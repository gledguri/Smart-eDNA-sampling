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del w:id="9026" w:author="Gledis Guri" w:date="2026-07-26T00:00:00Z">
        <w:r>
          <w:rPr>
            <w:rFonts w:ascii="Times New Roman" w:hAnsi="Times New Roman" w:cs="Times New Roman"/>
            <w:b/>
            <w:bCs/>
            <w:sz w:val="28"/>
            <w:szCs w:val="28"/>
          </w:rPr>
          <w:delText xml:space="preserve">Smart </w:delText>
        </w:r>
        <w:r>
          <w:rPr>
            <w:rFonts w:ascii="Times New Roman" w:hAnsi="Times New Roman" w:cs="Times New Roman"/>
            <w:b/>
            <w:bCs/>
            <w:sz w:val="28"/>
            <w:szCs w:val="28"/>
          </w:rPr>
          <w:delText xml:space="preserve">environmental </w:delText>
        </w:r>
        <w:r>
          <w:rPr>
            <w:rFonts w:ascii="Times New Roman" w:hAnsi="Times New Roman" w:cs="Times New Roman"/>
            <w:b/>
            <w:bCs/>
            <w:sz w:val="28"/>
            <w:szCs w:val="28"/>
          </w:rPr>
          <w:delText xml:space="preserve">DNA sampling strategies: </w:delText>
        </w:r>
        <w:r>
          <w:rPr>
            <w:rFonts w:ascii="Times New Roman" w:hAnsi="Times New Roman" w:cs="Times New Roman"/>
            <w:b/>
            <w:bCs/>
            <w:sz w:val="28"/>
            <w:szCs w:val="28"/>
          </w:rPr>
          <w:delText xml:space="preserve">S</w:delText>
        </w:r>
        <w:r>
          <w:rPr>
            <w:rFonts w:ascii="Times New Roman" w:hAnsi="Times New Roman" w:cs="Times New Roman"/>
            <w:b/>
            <w:bCs/>
            <w:sz w:val="28"/>
            <w:szCs w:val="28"/>
          </w:rPr>
          <w:delText xml:space="preserve">patial autocorrelation can guide efficient survey design</w:delText>
        </w:r>
      </w:del>
      <w:ins w:id="9027" w:author="Gledis Guri" w:date="2026-07-26T00:00:00Z">
        <w:r>
          <w:rPr>
            <w:rFonts w:ascii="Times New Roman" w:hAnsi="Times New Roman" w:cs="Times New Roman"/>
            <w:b/>
            <w:bCs/>
            <w:sz w:val="28"/>
            <w:szCs w:val="28"/>
          </w:rPr>
          <w:t xml:space="preserve">Spatial autocorrelation determines the sampling effort required to recover species distributions from environmental DNA</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pPr>
      <w:del w:id="9020" w:author="Gledis Guri" w:date="2026-07-26T00:00:00Z">
        <w:r>
          <w:delText xml:space="preserve">Designing sampling strategies that accurately capture spatial patterns of environmental DNA (eDNA) is increasingly critical for biodiversity monitoring.</w:delText>
        </w:r>
      </w:del>
      <w:ins w:id="9021" w:author="Gledis Guri" w:date="2026-07-26T00:00:00Z">
        <w:r>
          <w:t xml:space="preserve">How densely a region must be sampled to recover a species' spatial distribution is a general problem in ecology, and its answer depends on how strongly that distribution is structured in space. The problem is acute for environmental DNA (eDNA), which is increasingly the basis for broad-scale biodiversity monitoring but for which sampling effort is still largely set by logistical convention.</w:t>
        </w:r>
      </w:ins>
      <w:r>
        <w:t xml:space="preserve"> Because species abundance and eDNA signals are often spatially structured, accounting for spatial autocorrelation is important for robust distributional inference and sampling design evaluation. </w:t>
      </w:r>
      <w:del w:id="9022" w:author="Gledis Guri" w:date="2026-07-26T00:00:00Z">
        <w:r>
          <w:delText xml:space="preserve">We combined empirical fish eDNA data from the U.S. Pacific coast with simulated sampling scenarios to evaluate how sampling effort influences eDNA concentration and spatial distribution estimation in marine surveys.</w:delText>
        </w:r>
      </w:del>
      <w:ins w:id="9023" w:author="Gledis Guri" w:date="2026-07-26T00:00:00Z">
        <w:r>
          <w:t xml:space="preserve">Here we quantify how spatial autocorrelation governs the sampling effort needed to recover a spatial field, combining empirical fish eDNA data from the U.S. Pacific coast with simulated sampling scenarios spanning nearly two orders of magnitude in autocorrelation length-scale (25-1000 km).</w:t>
        </w:r>
      </w:ins>
      <w:r>
        <w:t xml:space="preserve">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 Prediction accuracy improved with higher spatial autocorrelation and increasing sampling density with the largest marginal gains in accuracy occurring in our </w:t>
      </w:r>
      <w:r w:rsidRPr="003B5D12">
        <w:t>particular use-case</w:t>
      </w:r>
      <w:r w:rsidRPr="003B5D12">
        <w:t xml:space="preserve"> at around 4-9 samples per 10000 km</w:t>
      </w:r>
      <w:r w:rsidRPr="004762FC">
        <w:rPr>
          <w:vertAlign w:val="superscript"/>
        </w:rPr>
        <w:t>2</w:t>
      </w:r>
      <w:r w:rsidR="00ED1A95" w:rsidRPr="00ED1A95">
        <w:t xml:space="preserve"> per depth layer across the five sampled depth strata</w:t>
      </w:r>
      <w:r w:rsidR="00ED1A95">
        <w:t>.</w:t>
      </w:r>
      <w:r w:rsidRPr="003B5D12">
        <w:t xml:space="preserve"> </w:t>
      </w:r>
      <w:r w:rsidR="00F81883">
        <w:t>Additionally, GP parameter recovery under reduced sampling effort showed diminishing returns, with little marginal gain past 6 samples per</w:t>
      </w:r>
      <w:r w:rsidR="00F81883" w:rsidRPr="003B5D12">
        <w:t xml:space="preserve"> </w:t>
      </w:r>
      <w:r w:rsidRPr="003B5D12">
        <w:t>10000 km</w:t>
      </w:r>
      <w:r w:rsidRPr="004762FC">
        <w:rPr>
          <w:vertAlign w:val="superscript"/>
        </w:rPr>
        <w:t>2</w:t>
      </w:r>
      <w:r>
        <w:t xml:space="preserve">. </w:t>
      </w:r>
      <w:del w:id="9024" w:author="Gledis Guri" w:date="2026-07-26T00:00:00Z">
        <w:r>
          <w:delText xml:space="preserve">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delText>
        </w:r>
      </w:del>
      <w:ins w:id="9025" w:author="Gledis Guri" w:date="2026-07-26T00:00:00Z">
        <w:r>
          <w:t xml:space="preserve">The effort required to recover a spatial field therefore depends jointly on the spatial structure of the target taxon and on the inferential objective, and these two objectives make conflicting demands on design: estimating mean concentration rewards broad coverage, whereas estimating autocorrelation requires a wide spread of inter-sample distances. Because both relationships are expressed as functions of a covariance parameter that can be estimated from data already in hand, they provide a quantitative and transferable basis for designing broad-extent eDNA surveys tailored to prediction, abundance indexing, and spatial ecological inference. The thresholds we report are derived over a domain of approximately 200,000 km2 and are intended for surveys of comparable extent rather than for fine-scale sampling designs.</w:t>
        </w:r>
      </w:ins>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lastRenderedPageBreak/>
        <w:t>Introduction</w:t>
      </w:r>
    </w:p>
    <w:p w14:paraId="12A3A315" w14:textId="0C5680B7" w:rsidR="00E656D3" w:rsidRDefault="00686350" w:rsidP="001643E6">
      <w:pPr>
        <w:pStyle w:val="BodyText"/>
        <w:spacing w:line="480" w:lineRule="auto"/>
      </w:pPr>
      <w:bookmarkStart w:id="3" w:name="OLE_LINK9"/>
      <w:r w:rsidRPr="00686350">
        <w:t>Appropriate sampling design plays a critical role in accurately assessing species distributions, forming the foundation for evidence-based ecological inference and resource management</w:t>
      </w:r>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E456BF">
        <w:fldChar w:fldCharType="begin"/>
      </w:r>
      <w:r w:rsidR="00EE63D1">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r>
      <w:r w:rsidR="00E456BF">
        <w:fldChar w:fldCharType="separate"/>
      </w:r>
      <w:r w:rsidR="00EE63D1">
        <w:rPr>
          <w:noProof/>
        </w:rPr>
        <w:t>(Fraser et al., 2007)</w:t>
      </w:r>
      <w:r w:rsidR="00E456BF">
        <w:fldChar w:fldCharType="end"/>
      </w:r>
      <w:r w:rsidR="00E656D3" w:rsidRPr="00E656D3">
        <w:t>, acoustic techniques</w:t>
      </w:r>
      <w:r w:rsidR="00236259">
        <w:t xml:space="preserve"> </w:t>
      </w:r>
      <w:r w:rsidR="00E456BF">
        <w:fldChar w:fldCharType="begin"/>
      </w:r>
      <w:r w:rsidR="00E456BF">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r>
      <w:r w:rsidR="00E456BF">
        <w:fldChar w:fldCharType="separate"/>
      </w:r>
      <w:r w:rsidR="00E456BF">
        <w:rPr>
          <w:noProof/>
        </w:rPr>
        <w:t>(Lees et al., 2021)</w:t>
      </w:r>
      <w:r w:rsidR="00E456BF">
        <w:fldChar w:fldCharType="end"/>
      </w:r>
      <w:r w:rsidR="00E656D3" w:rsidRPr="00E656D3">
        <w:t>, and direct visual observations</w:t>
      </w:r>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r w:rsidR="00B54981" w:rsidRPr="00B54981">
        <w:t xml:space="preserve"> </w:t>
      </w:r>
      <w:r w:rsidR="00B54981">
        <w:t>This process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Guri et al., 2024; Kirtane et al., 2021; Salter et al., </w:t>
      </w:r>
      <w:r w:rsidR="00E54BD9">
        <w:rPr>
          <w:noProof/>
        </w:rPr>
        <w:lastRenderedPageBreak/>
        <w:t>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r w:rsidR="00CE6B24">
        <w:t>.</w:t>
      </w:r>
      <w:r>
        <w:t xml:space="preserve"> </w:t>
      </w:r>
      <w:r w:rsidR="00CE6B24">
        <w:t>This fact motivates increased consideration of how to design and interpret surveys that collect eDNA.</w:t>
      </w:r>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0B7F3C">
        <w:t xml:space="preserve"> </w:t>
      </w:r>
      <w:r w:rsidR="000B7F3C">
        <w:fldChar w:fldCharType="begin"/>
      </w:r>
      <w:r w:rsidR="00AA6C90">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0B7F3C">
        <w:fldChar w:fldCharType="separate"/>
      </w:r>
      <w:r w:rsidR="003D1914">
        <w:rPr>
          <w:noProof/>
        </w:rPr>
        <w:t>(Tarugara et al., 2019; Thiele et al., 2023; Zhao et al., 2022)</w:t>
      </w:r>
      <w:r w:rsidR="000B7F3C">
        <w:fldChar w:fldCharType="end"/>
      </w:r>
      <w:r w:rsidRPr="00BF4A9D">
        <w:t>. This principle guides the development of cost-effective sampling strategies that maximize analytical power while minimizing operational expenditure</w:t>
      </w:r>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p>
    <w:p w14:paraId="0B0E1BF3" w14:textId="77777777" w:rsidR="00BF4A9D" w:rsidRDefault="00BF4A9D" w:rsidP="001643E6">
      <w:pPr>
        <w:pStyle w:val="BodyText"/>
        <w:spacing w:line="480" w:lineRule="auto"/>
      </w:pPr>
    </w:p>
    <w:p w14:paraId="3274EC05" w14:textId="12DCCF94" w:rsidR="00AD04EE" w:rsidRDefault="00AD04EE">
      <w:pPr>
        <w:pStyle w:val="BodyText"/>
        <w:spacing w:line="480" w:lineRule="auto"/>
        <w:rPr>
          <w:ins w:id="9002" w:author="Gledis Guri" w:date="2026-07-26T00:00:00Z"/>
        </w:rPr>
      </w:pPr>
      <w:ins w:id="9001" w:author="Gledis Guri" w:date="2026-07-26T00:00:00Z">
        <w:r>
          <w:t xml:space="preserve">The general dependence of sampling design on spatial structure is long established in geostatistics. Designs that minimise prediction error and designs that best estimate covariance parameters are largely antithetical, because prediction rewards even coverage of the domain whereas resolving the correlation length requires a wide spread of inter-sample distances, including closely spaced pairs (Zimmerman, 2006). What is rarely available to an ecologist planning a survey, however, is the translation of these principles into the effort a particular survey actually needs: a number of samples per unit area, for a taxon whose spatial structure can be estimated from data already in hand. That translation is especially lacking for spatially integrated signals such as eDNA, where the observed field reflects not only the distribution of organisms but also the transport and decay of genetic material, so that the effective length-scale of the observed field cannot be assumed </w:t>
        </w:r>
        <w:r>
          <w:rPr>
            <w:i/>
            <w:iCs/>
          </w:rPr>
          <w:t xml:space="preserve">a priori</w:t>
        </w:r>
        <w:r>
          <w:t xml:space="preserve">.</w:t>
        </w:r>
      </w:ins>
    </w:p>
    <w:p w14:paraId="7E9AEA33" w14:textId="7EDDD270" w:rsidR="00AD04EE" w:rsidRDefault="00AD04EE">
      <w:pPr>
        <w:pStyle w:val="BodyText"/>
        <w:spacing w:line="480" w:lineRule="auto"/>
        <w:rPr>
          <w:ins w:id="9003" w:author="Gledis Guri" w:date="2026-07-26T00:00:00Z"/>
        </w:rPr>
      </w:pPr>
    </w:p>
    <w:p w14:paraId="26B68E00" w14:textId="41E5E6C5" w:rsidR="00264629" w:rsidRDefault="00264629" w:rsidP="001643E6">
      <w:pPr>
        <w:pStyle w:val="BodyText"/>
        <w:spacing w:line="480" w:lineRule="auto"/>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BE4D8B" w:rsidRPr="00021267">
        <w:t>stochastic</w:t>
      </w:r>
      <w:r w:rsidR="00021267" w:rsidRPr="00021267">
        <w:t xml:space="preserve">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w:t>
      </w:r>
      <w:r w:rsidR="00133DD4" w:rsidRPr="00133DD4">
        <w:lastRenderedPageBreak/>
        <w:t xml:space="preserve">boosted regression trees (BRTs), random forests (RFs), and artificial neural networks (ANNs)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p>
    <w:p w14:paraId="21B56FD1" w14:textId="77777777" w:rsidR="00CE6B24" w:rsidRDefault="00CE6B24" w:rsidP="001643E6">
      <w:pPr>
        <w:pStyle w:val="BodyText"/>
        <w:spacing w:line="480" w:lineRule="auto"/>
      </w:pPr>
    </w:p>
    <w:p w14:paraId="5516F17C" w14:textId="19872C50" w:rsidR="0032076E" w:rsidRDefault="00D04708" w:rsidP="001643E6">
      <w:pPr>
        <w:pStyle w:val="BodyText"/>
        <w:spacing w:line="48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lastRenderedPageBreak/>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B74108" w:rsidP="001643E6">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643E6">
      <w:pPr>
        <w:pStyle w:val="FirstParagraph"/>
        <w:spacing w:line="48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B74108" w:rsidP="001643E6">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643E6">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del w:id="9016" w:author="Gledis Guri" w:date="2026-07-26T00:00:00Z">
        <w:r>
          <w:delText xml:space="preserve">Hence, i</w:delText>
        </w:r>
        <w:r>
          <w:delText xml:space="preserve">n this study, we </w:delText>
        </w:r>
        <w:r>
          <w:delText xml:space="preserve">assess </w:delText>
        </w:r>
        <w:r>
          <w:delText xml:space="preserve">how </w:delText>
        </w:r>
        <w:r>
          <w:delText xml:space="preserve">species </w:delText>
        </w:r>
        <w:r>
          <w:delText xml:space="preserve">spatial autocorrelation influence</w:delText>
        </w:r>
        <w:r>
          <w:delText xml:space="preserve">s</w:delText>
        </w:r>
        <w:r>
          <w:delText xml:space="preserve"> the efficiency of </w:delText>
        </w:r>
        <w:r>
          <w:delText xml:space="preserve">eDNA metabarcoding </w:delText>
        </w:r>
        <w:r>
          <w:delText xml:space="preserve">marine sampling strategies</w:delText>
        </w:r>
        <w:r>
          <w:delText xml:space="preserve">.</w:delText>
        </w:r>
      </w:del>
      <w:ins w:id="9017" w:author="Gledis Guri" w:date="2026-07-26T00:00:00Z">
        <w:r>
          <w:t xml:space="preserve">Hence, in this study, we ask how strongly the spatial autocorrelation of a distribution governs the sampling effort required to recover it, using marine fish eDNA as a model system.</w:t>
        </w:r>
      </w:ins>
      <w:r>
        <w:t xml:space="preserve">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w:t>
      </w:r>
      <w:r w:rsidR="00A24888">
        <w:t>i</w:t>
      </w:r>
      <w:r w:rsidR="00A24888">
        <w:t xml:space="preserve">)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 xml:space="preserve">By explicitly quantifying the </w:t>
      </w:r>
      <w:r w:rsidR="00D04708">
        <w:t>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del w:id="9018" w:author="Gledis Guri" w:date="2026-07-26T00:00:00Z">
        <w:r>
          <w:delText xml:space="preserve">offering a principled, quantitative foundation for designing efficient </w:delText>
        </w:r>
        <w:r>
          <w:delText xml:space="preserve">eDNA </w:delText>
        </w:r>
        <w:r>
          <w:delText xml:space="preserve">surveys.</w:delText>
        </w:r>
      </w:del>
      <w:ins w:id="9019" w:author="Gledis Guri" w:date="2026-07-26T00:00:00Z">
        <w:r>
          <w:t xml:space="preserve">offering a principled, quantitative foundation for designing efficient eDNA surveys. Because both the empirical and simulated fields span a domain of approximately 200,000 km2 with a latitudinal extent exceeding 1,000 km, the relationships we report are intended for broad-extent surveys of comparable scale, and we do not extend them to fine-scale designs operating over metres to hundreds of metres, where different sources of spatial variation and transport dominate.</w:t>
        </w:r>
      </w:ins>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071304" w:rsidRPr="00871E3F">
        <w:rPr>
          <w:i/>
          <w:iCs/>
        </w:rPr>
        <w:t xml:space="preserve">For species A, high sample density is necessary to approximate the true distribution because of its low spatial autocorrelation, while the pattern for species B is well </w:t>
      </w:r>
      <w:r w:rsidR="00071304" w:rsidRPr="00871E3F">
        <w:rPr>
          <w:i/>
          <w:iCs/>
        </w:rPr>
        <w:lastRenderedPageBreak/>
        <w:t xml:space="preserve">captured with fewer samples, with </w:t>
      </w:r>
      <w:r w:rsidR="00006E74" w:rsidRPr="00871E3F">
        <w:rPr>
          <w:i/>
          <w:iCs/>
        </w:rPr>
        <w:t>excessive sampling lead</w:t>
      </w:r>
      <w:r w:rsidR="00071304" w:rsidRPr="00871E3F">
        <w:rPr>
          <w:i/>
          <w:iCs/>
        </w:rPr>
        <w:t>ing</w:t>
      </w:r>
      <w:r w:rsidR="00006E74" w:rsidRPr="00871E3F">
        <w:rPr>
          <w:i/>
          <w:iCs/>
        </w:rPr>
        <w:t xml:space="preserve"> to redundant data (multiple samples that give the exact same information, thus wasting time and money)</w:t>
      </w:r>
      <w:r w:rsidR="00071304" w:rsidRPr="00871E3F">
        <w:rPr>
          <w:i/>
          <w:iCs/>
        </w:rPr>
        <w:t>.</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5" w:name="materials-and-methods"/>
      <w:bookmarkEnd w:id="2"/>
      <w:r>
        <w:t>Materials and methods</w:t>
      </w:r>
    </w:p>
    <w:p w14:paraId="6D460FDF" w14:textId="28F45267" w:rsidR="001B4F2A" w:rsidRDefault="003676DB" w:rsidP="001643E6">
      <w:pPr>
        <w:pStyle w:val="BodyText"/>
        <w:spacing w:line="480" w:lineRule="auto"/>
      </w:pPr>
      <w:bookmarkStart w:id="6"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1643E6">
      <w:pPr>
        <w:pStyle w:val="BodyText"/>
        <w:spacing w:line="480" w:lineRule="auto"/>
      </w:pPr>
    </w:p>
    <w:p w14:paraId="1FF8BFD3" w14:textId="5629A3D0" w:rsidR="000974AE" w:rsidRDefault="000974AE" w:rsidP="001643E6">
      <w:pPr>
        <w:pStyle w:val="Heading2"/>
        <w:spacing w:before="0" w:after="0" w:line="480" w:lineRule="auto"/>
      </w:pPr>
      <w:r>
        <w:t>Empirical eDNA data</w:t>
      </w:r>
    </w:p>
    <w:p w14:paraId="4E6F073F" w14:textId="2DE4467A"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 xml:space="preserve">(243–461 km UTM eastings; span = 218 km) </w:t>
      </w:r>
      <w:r w:rsidR="0046620B" w:rsidRPr="00F82035">
        <w:lastRenderedPageBreak/>
        <w:t>and from</w:t>
      </w:r>
      <w:r w:rsidR="0046620B">
        <w:t xml:space="preserve"> 38.36° - 48.46° N (4249 - 5367 km UTM northings; range 1118 km), corresponding to a region from central California to northern Washington. </w:t>
      </w:r>
      <w:r>
        <w:t xml:space="preserve">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3820AD87"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w:t>
      </w:r>
      <w:proofErr w:type="spellStart"/>
      <w:r>
        <w:t>MiSeq</w:t>
      </w:r>
      <w:proofErr w:type="spellEnd"/>
      <w:r>
        <w:t xml:space="preserve">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w:t>
      </w:r>
      <w:r w:rsidR="00232D1E">
        <w:t xml:space="preserv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sidR="00232D1E">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 xml:space="preserve">Clupea </w:t>
      </w:r>
      <w:proofErr w:type="spellStart"/>
      <w:r w:rsidR="00FC3664" w:rsidRPr="00FC3664">
        <w:rPr>
          <w:i/>
          <w:iCs/>
        </w:rPr>
        <w:t>pallasii</w:t>
      </w:r>
      <w:proofErr w:type="spellEnd"/>
      <w:r w:rsidR="00FC3664" w:rsidRPr="00FC3664">
        <w:t>), northern anchovy (</w:t>
      </w:r>
      <w:proofErr w:type="spellStart"/>
      <w:r w:rsidR="00FC3664" w:rsidRPr="00FC3664">
        <w:rPr>
          <w:i/>
          <w:iCs/>
        </w:rPr>
        <w:t>Engraulis</w:t>
      </w:r>
      <w:proofErr w:type="spellEnd"/>
      <w:r w:rsidR="00FC3664" w:rsidRPr="00FC3664">
        <w:rPr>
          <w:i/>
          <w:iCs/>
        </w:rPr>
        <w:t xml:space="preserve"> mordax</w:t>
      </w:r>
      <w:r w:rsidR="00FC3664" w:rsidRPr="00FC3664">
        <w:t xml:space="preserve">), northern </w:t>
      </w:r>
      <w:proofErr w:type="spellStart"/>
      <w:r w:rsidR="00FC3664" w:rsidRPr="00FC3664">
        <w:t>smoothtongue</w:t>
      </w:r>
      <w:proofErr w:type="spellEnd"/>
      <w:r w:rsidR="00FC3664" w:rsidRPr="00FC3664">
        <w:t xml:space="preserve"> (</w:t>
      </w:r>
      <w:proofErr w:type="spellStart"/>
      <w:r w:rsidR="00FC3664" w:rsidRPr="00FC3664">
        <w:rPr>
          <w:i/>
          <w:iCs/>
        </w:rPr>
        <w:t>Leuroglossus</w:t>
      </w:r>
      <w:proofErr w:type="spellEnd"/>
      <w:r w:rsidR="00FC3664" w:rsidRPr="00FC3664">
        <w:rPr>
          <w:i/>
          <w:iCs/>
        </w:rPr>
        <w:t xml:space="preserve"> </w:t>
      </w:r>
      <w:proofErr w:type="spellStart"/>
      <w:r w:rsidR="00FC3664" w:rsidRPr="00FC3664">
        <w:rPr>
          <w:i/>
          <w:iCs/>
        </w:rPr>
        <w:t>stilbius</w:t>
      </w:r>
      <w:proofErr w:type="spellEnd"/>
      <w:r w:rsidR="00FC3664" w:rsidRPr="00FC3664">
        <w:t>), Dover sole (</w:t>
      </w:r>
      <w:proofErr w:type="spellStart"/>
      <w:r w:rsidR="00FC3664" w:rsidRPr="00FC3664">
        <w:rPr>
          <w:i/>
          <w:iCs/>
        </w:rPr>
        <w:t>Microstomus</w:t>
      </w:r>
      <w:proofErr w:type="spellEnd"/>
      <w:r w:rsidR="00FC3664" w:rsidRPr="00FC3664">
        <w:rPr>
          <w:i/>
          <w:iCs/>
        </w:rPr>
        <w:t xml:space="preserve"> pacificus</w:t>
      </w:r>
      <w:r w:rsidR="00FC3664" w:rsidRPr="00FC3664">
        <w:t>), Pacific sardine (</w:t>
      </w:r>
      <w:r w:rsidR="00FC3664" w:rsidRPr="00FC3664">
        <w:rPr>
          <w:i/>
          <w:iCs/>
        </w:rPr>
        <w:t xml:space="preserve">Sardinops </w:t>
      </w:r>
      <w:proofErr w:type="spellStart"/>
      <w:r w:rsidR="00FC3664" w:rsidRPr="00FC3664">
        <w:rPr>
          <w:i/>
          <w:iCs/>
        </w:rPr>
        <w:t>sagax</w:t>
      </w:r>
      <w:proofErr w:type="spellEnd"/>
      <w:r w:rsidR="00FC3664" w:rsidRPr="00FC3664">
        <w:t>), Pacific chub mackerel (</w:t>
      </w:r>
      <w:proofErr w:type="spellStart"/>
      <w:r w:rsidR="00FC3664" w:rsidRPr="00FC3664">
        <w:rPr>
          <w:i/>
          <w:iCs/>
        </w:rPr>
        <w:t>Scomber</w:t>
      </w:r>
      <w:proofErr w:type="spellEnd"/>
      <w:r w:rsidR="00FC3664" w:rsidRPr="00FC3664">
        <w:rPr>
          <w:i/>
          <w:iCs/>
        </w:rPr>
        <w:t xml:space="preserve"> japonicus</w:t>
      </w:r>
      <w:r w:rsidR="00FC3664" w:rsidRPr="00FC3664">
        <w:t>), widow rockfish (</w:t>
      </w:r>
      <w:r w:rsidR="00FC3664" w:rsidRPr="00FC3664">
        <w:rPr>
          <w:i/>
          <w:iCs/>
        </w:rPr>
        <w:t xml:space="preserve">Sebastes </w:t>
      </w:r>
      <w:proofErr w:type="spellStart"/>
      <w:r w:rsidR="00FC3664" w:rsidRPr="00FC3664">
        <w:rPr>
          <w:i/>
          <w:iCs/>
        </w:rPr>
        <w:t>entomelas</w:t>
      </w:r>
      <w:proofErr w:type="spellEnd"/>
      <w:r w:rsidR="00FC3664" w:rsidRPr="00FC3664">
        <w:t xml:space="preserve">), northern </w:t>
      </w:r>
      <w:proofErr w:type="spellStart"/>
      <w:r w:rsidR="00FC3664" w:rsidRPr="00FC3664">
        <w:t>lampfish</w:t>
      </w:r>
      <w:proofErr w:type="spellEnd"/>
      <w:r w:rsidR="00FC3664" w:rsidRPr="00FC3664">
        <w:t xml:space="preserve"> (</w:t>
      </w:r>
      <w:proofErr w:type="spellStart"/>
      <w:r w:rsidR="00FC3664" w:rsidRPr="00FC3664">
        <w:rPr>
          <w:i/>
          <w:iCs/>
        </w:rPr>
        <w:t>Stenobrachius</w:t>
      </w:r>
      <w:proofErr w:type="spellEnd"/>
      <w:r w:rsidR="00FC3664" w:rsidRPr="00FC3664">
        <w:rPr>
          <w:i/>
          <w:iCs/>
        </w:rPr>
        <w:t xml:space="preserve"> </w:t>
      </w:r>
      <w:proofErr w:type="spellStart"/>
      <w:r w:rsidR="00FC3664" w:rsidRPr="00FC3664">
        <w:rPr>
          <w:i/>
          <w:iCs/>
        </w:rPr>
        <w:t>leucopsarus</w:t>
      </w:r>
      <w:proofErr w:type="spellEnd"/>
      <w:r w:rsidR="00FC3664" w:rsidRPr="00FC3664">
        <w:t>), longfin dragonfish (</w:t>
      </w:r>
      <w:proofErr w:type="spellStart"/>
      <w:r w:rsidR="00FC3664" w:rsidRPr="00FC3664">
        <w:rPr>
          <w:i/>
          <w:iCs/>
        </w:rPr>
        <w:t>Tactostoma</w:t>
      </w:r>
      <w:proofErr w:type="spellEnd"/>
      <w:r w:rsidR="00FC3664" w:rsidRPr="00FC3664">
        <w:rPr>
          <w:i/>
          <w:iCs/>
        </w:rPr>
        <w:t xml:space="preserve"> </w:t>
      </w:r>
      <w:proofErr w:type="spellStart"/>
      <w:r w:rsidR="00FC3664" w:rsidRPr="00FC3664">
        <w:rPr>
          <w:i/>
          <w:iCs/>
        </w:rPr>
        <w:lastRenderedPageBreak/>
        <w:t>macropus</w:t>
      </w:r>
      <w:proofErr w:type="spellEnd"/>
      <w:r w:rsidR="00FC3664" w:rsidRPr="00FC3664">
        <w:t xml:space="preserve">), </w:t>
      </w:r>
      <w:proofErr w:type="spellStart"/>
      <w:r w:rsidR="00FC3664" w:rsidRPr="00FC3664">
        <w:t>plainfin</w:t>
      </w:r>
      <w:proofErr w:type="spellEnd"/>
      <w:r w:rsidR="00FC3664" w:rsidRPr="00FC3664">
        <w:t xml:space="preserve"> midshipman (</w:t>
      </w:r>
      <w:proofErr w:type="spellStart"/>
      <w:r w:rsidR="00FC3664" w:rsidRPr="00FC3664">
        <w:rPr>
          <w:i/>
          <w:iCs/>
        </w:rPr>
        <w:t>Tarletonbeania</w:t>
      </w:r>
      <w:proofErr w:type="spellEnd"/>
      <w:r w:rsidR="00FC3664" w:rsidRPr="00FC3664">
        <w:rPr>
          <w:i/>
          <w:iCs/>
        </w:rPr>
        <w:t xml:space="preserve"> </w:t>
      </w:r>
      <w:proofErr w:type="spellStart"/>
      <w:r w:rsidR="00FC3664" w:rsidRPr="00FC3664">
        <w:rPr>
          <w:i/>
          <w:iCs/>
        </w:rPr>
        <w:t>crenularis</w:t>
      </w:r>
      <w:proofErr w:type="spellEnd"/>
      <w:r w:rsidR="00FC3664" w:rsidRPr="00FC3664">
        <w:t>), eulachon (</w:t>
      </w:r>
      <w:proofErr w:type="spellStart"/>
      <w:r w:rsidR="00FC3664" w:rsidRPr="00FC3664">
        <w:rPr>
          <w:i/>
          <w:iCs/>
        </w:rPr>
        <w:t>Thaleichthys</w:t>
      </w:r>
      <w:proofErr w:type="spellEnd"/>
      <w:r w:rsidR="00FC3664" w:rsidRPr="00FC3664">
        <w:rPr>
          <w:i/>
          <w:iCs/>
        </w:rPr>
        <w:t xml:space="preserve"> pacificus</w:t>
      </w:r>
      <w:r w:rsidR="00FC3664" w:rsidRPr="00FC3664">
        <w:t>), and Pacific jack mackerel (</w:t>
      </w:r>
      <w:r w:rsidR="00FC3664" w:rsidRPr="00FC3664">
        <w:rPr>
          <w:i/>
          <w:iCs/>
        </w:rPr>
        <w:t xml:space="preserve">Trachurus </w:t>
      </w:r>
      <w:proofErr w:type="spellStart"/>
      <w:r w:rsidR="00FC3664" w:rsidRPr="00FC3664">
        <w:rPr>
          <w:i/>
          <w:iCs/>
        </w:rPr>
        <w:t>symmetricus</w:t>
      </w:r>
      <w:proofErr w:type="spellEnd"/>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5CFD7908"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B74108"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B74108"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B74108"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lastRenderedPageBreak/>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w:t>
      </w:r>
      <w:del w:id="9014" w:author="Gledis Guri" w:date="2026-07-26T00:00:00Z">
        <w:r>
          <w:delText xml:space="preserve">These values were selected to represent </w:delText>
        </w:r>
        <w:r>
          <w:delText xml:space="preserve">differing</w:delText>
        </w:r>
        <w:r>
          <w:delText xml:space="preserve"> degrees of spatial autocorrelation observed in </w:delText>
        </w:r>
        <w:r>
          <w:delText xml:space="preserve">empirical</w:delText>
        </w:r>
        <w:r>
          <w:delText xml:space="preserve"> data.</w:delText>
        </w:r>
      </w:del>
      <w:ins w:id="9015" w:author="Gledis Guri" w:date="2026-07-26T00:00:00Z">
        <w:r>
          <w:t xml:space="preserve">These values were selected to represent differing degrees of spatial autocorrelation observed in empirical data, and to span the range of length-scales relevant to broad-extent regional surveys, from tens to roughly a thousand kilometres.</w:t>
        </w:r>
      </w:ins>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Similar to</w:t>
      </w:r>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 xml:space="preserve">were </w:t>
      </w:r>
      <w:r w:rsidR="00D04708">
        <w:t>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r w:rsidR="0063681B">
        <w:t xml:space="preserve"> </w:t>
      </w:r>
      <w:bookmarkStart w:id="8"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tractability. This choice is further 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616E8D">
        <w:t xml:space="preserve"> (</w:t>
      </w:r>
      <w:r w:rsidR="00322184">
        <w:rPr>
          <w:szCs w:val="36"/>
        </w:rPr>
        <w:t xml:space="preserve">Appendix S1: </w:t>
      </w:r>
      <w:r w:rsidR="00616E8D">
        <w:rPr>
          <w:szCs w:val="36"/>
        </w:rPr>
        <w:t>Table S1</w:t>
      </w:r>
      <w:r w:rsidR="00616E8D">
        <w:t>)</w:t>
      </w:r>
      <w:r w:rsidR="00C9230A" w:rsidRPr="00C9230A">
        <w:t>.</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8"/>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proofErr w:type="spellStart"/>
      <w:r w:rsidR="00C47431" w:rsidRPr="001B3530">
        <w:rPr>
          <w:i/>
          <w:iCs/>
        </w:rPr>
        <w:t>μ</w:t>
      </w:r>
      <w:r w:rsidR="00C47431" w:rsidRPr="001B3530">
        <w:rPr>
          <w:i/>
          <w:iCs/>
          <w:vertAlign w:val="subscript"/>
        </w:rPr>
        <w:t>d</w:t>
      </w:r>
      <w:proofErr w:type="spellEnd"/>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rsidRPr="00D71941">
        <w:t>.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1E0862D8" w14:textId="6D8AD382" w:rsidR="00F67F82" w:rsidRDefault="00904831" w:rsidP="001643E6">
      <w:pPr>
        <w:pStyle w:val="FirstParagraph"/>
        <w:spacing w:line="480" w:lineRule="auto"/>
      </w:pPr>
      <w:bookmarkStart w:id="10"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0"/>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B74108"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lastRenderedPageBreak/>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E01EE">
        <w:t xml:space="preserve"> (</w:t>
      </w:r>
      <w:r w:rsidR="00AE01EE">
        <w:rPr>
          <w:rStyle w:val="s2"/>
        </w:rPr>
        <w:t>Figure 2</w:t>
      </w:r>
      <w:r w:rsidR="00AE01EE">
        <w:t>)</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643E6">
      <w:pPr>
        <w:pStyle w:val="BodyText"/>
        <w:spacing w:line="480" w:lineRule="auto"/>
      </w:pPr>
      <w:bookmarkStart w:id="11" w:name="OLE_LINK7"/>
    </w:p>
    <w:p w14:paraId="566D1DFE" w14:textId="61D9D6C0"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w:t>
      </w:r>
      <w:r w:rsidR="0063455A" w:rsidRPr="0063455A">
        <w:lastRenderedPageBreak/>
        <w:t xml:space="preserve">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67C6944C"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r w:rsidR="00C412FE">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4" w:name="results"/>
      <w:bookmarkEnd w:id="5"/>
      <w:bookmarkEnd w:id="9"/>
      <w:bookmarkEnd w:id="13"/>
      <w:r>
        <w:lastRenderedPageBreak/>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5" w:name="fig:epsilon"/>
      <w:r w:rsidRPr="00762C7D">
        <w:rPr>
          <w:b/>
          <w:bCs w:val="0"/>
        </w:rPr>
        <w:t>Empirical data</w:t>
      </w:r>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6"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rsidR="005D2998" w:rsidRPr="005D2998">
        <w:t>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D85365" w:rsidRPr="00101BFB">
        <w:t xml:space="preserve"> (</w:t>
      </w:r>
      <w:r w:rsidR="00322184">
        <w:t xml:space="preserve">Appendix S1: </w:t>
      </w:r>
      <w:r w:rsidR="00D85365" w:rsidRPr="00101BFB">
        <w:t>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7" w:name="fig:epsilon_sp"/>
    </w:p>
    <w:p w14:paraId="5516F1CD" w14:textId="77777777" w:rsidR="0032076E" w:rsidRDefault="00D04708" w:rsidP="001643E6">
      <w:pPr>
        <w:pStyle w:val="Heading1"/>
        <w:spacing w:before="0" w:after="0" w:line="480" w:lineRule="auto"/>
      </w:pPr>
      <w:bookmarkStart w:id="18" w:name="discussion"/>
      <w:bookmarkEnd w:id="14"/>
      <w:bookmarkEnd w:id="17"/>
      <w:r>
        <w:t>Discussion</w:t>
      </w:r>
    </w:p>
    <w:p w14:paraId="5351486F" w14:textId="42A03E66" w:rsidR="00390A6F" w:rsidRDefault="00101BFB" w:rsidP="001643E6">
      <w:pPr>
        <w:pStyle w:val="p2"/>
        <w:spacing w:before="0" w:beforeAutospacing="0" w:after="0" w:afterAutospacing="0" w:line="480" w:lineRule="auto"/>
        <w:jc w:val="both"/>
      </w:pPr>
      <w:bookmarkStart w:id="1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lastRenderedPageBreak/>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rsidR="004961BF" w:rsidRPr="00693C81">
        <w:t xml:space="preserve">.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broad-scale biodiversity screenings might tolerate looser precision, allowing for even sparser sampling</w:t>
      </w:r>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 xml:space="preserve">50 km) require a denser sampling </w:t>
      </w:r>
      <w:r w:rsidR="006D0F2D" w:rsidRPr="006D0F2D">
        <w:lastRenderedPageBreak/>
        <w:t>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w:t>
      </w:r>
      <w:r w:rsidR="0017095B" w:rsidRPr="0017095B">
        <w:lastRenderedPageBreak/>
        <w:t>on 12 fish species, extending this conclusion to other taxa or ecosystems should be done with caution, and additional species may exhibit different scaling relationships.</w:t>
      </w:r>
    </w:p>
    <w:bookmarkEnd w:id="2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6A18C866" w:rsidR="00541A82" w:rsidRDefault="00541A82" w:rsidP="001643E6">
      <w:pPr>
        <w:pStyle w:val="p3"/>
        <w:spacing w:before="0" w:beforeAutospacing="0" w:after="0" w:afterAutospacing="0" w:line="480" w:lineRule="auto"/>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3A35CE">
        <w:rPr>
          <w:i/>
          <w:iCs/>
        </w:rPr>
        <w:t>μ</w:t>
      </w:r>
      <w:r w:rsidRPr="003A35CE">
        <w:rPr>
          <w:i/>
          <w:iCs/>
          <w:vertAlign w:val="subscript"/>
        </w:rPr>
        <w:t>d</w:t>
      </w:r>
      <w:proofErr w:type="spellEnd"/>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w:t>
      </w:r>
      <w:r w:rsidR="002820B7" w:rsidRPr="00BC5CC1">
        <w:lastRenderedPageBreak/>
        <w:t xml:space="preserve">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w:t>
      </w:r>
      <w:r w:rsidR="00F81883">
        <w:lastRenderedPageBreak/>
        <w:t xml:space="preserve">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B427B8" w:rsidRPr="00BC5CC1">
        <w:t>.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w:t>
      </w:r>
      <w:r w:rsidR="00690C1C" w:rsidRPr="00CC24BD">
        <w:lastRenderedPageBreak/>
        <w:t>(non-stationarity),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w:t>
      </w:r>
      <w:r w:rsidR="00CD4CE6" w:rsidRPr="00CC24BD">
        <w:lastRenderedPageBreak/>
        <w:t>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rsidR="00F3410A" w:rsidRPr="004507D0">
        <w:t>. DNA persistence times, particle dynamics, and water-mass stability can all vary with depth, potentially altering the effective smoothing of the eDNA field</w:t>
      </w:r>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22" w:name="OLE_LINK3"/>
      <w:r>
        <w:t xml:space="preserve">Spatial scale also sets an important boundary on the applicability of these results. </w:t>
      </w:r>
      <w:del w:id="9012" w:author="Gledis Guri" w:date="2026-07-26T00:00:00Z">
        <w:r>
          <w:delText xml:space="preserve">The relationships identified here are expected to hold most strongly when interpreted relative to the extent and resolution of the study domain, rather than as fixed thresholds transferable across all systems.</w:delText>
        </w:r>
      </w:del>
      <w:ins w:id="9013" w:author="Gledis Guri" w:date="2026-07-26T00:00:00Z">
        <w:r>
          <w:t xml:space="preserve">The relationships identified here are expected to hold most strongly when interpreted relative to the extent and resolution of the study domain, rather than as fixed thresholds transferable across all systems. Concretely, both our empirical and simulated fields span roughly 200,000 km2 with a latitudinal extent exceeding 1,000 km, and the length-scales we recover, from tens to hundreds of kilometres, remain small relative to that extent. The effort thresholds reported here should therefore transfer reasonably to other broad-extent surveys of comparable scale, such as regional shelf systems, large lakes, or basin-scale monitoring grids, but they are not intended for fine-scale designs operating over metres to hundreds of metres, where the dominant sources of spatial variation and the relevant transport processes differ.</w:t>
        </w:r>
      </w:ins>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EC343E">
        <w:rPr>
          <w:i/>
          <w:iCs/>
          <w:lang w:val="el-GR"/>
        </w:rPr>
        <w:t>μ</w:t>
      </w:r>
      <w:r w:rsidR="007B2115" w:rsidRPr="00EC343E">
        <w:rPr>
          <w:i/>
          <w:iCs/>
          <w:vertAlign w:val="subscript"/>
        </w:rPr>
        <w:t>d</w:t>
      </w:r>
      <w:r w:rsidR="00D34C42" w:rsidRPr="00CC24BD">
        <w:t xml:space="preserve"> is likely to </w:t>
      </w:r>
      <w:r w:rsidR="00D34C42" w:rsidRPr="00CC24BD">
        <w:t>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13520">
        <w:t xml:space="preserve"> </w:t>
      </w:r>
      <w:r w:rsidR="0065487C">
        <w:fldChar w:fldCharType="begin"/>
      </w:r>
      <w:r w:rsidR="00AA6C90">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65487C">
        <w:rPr>
          <w:noProof/>
        </w:rPr>
        <w:t>(Paciorek, 2010; Redfern et al., 2006)</w:t>
      </w:r>
      <w:r w:rsidR="0065487C">
        <w:fldChar w:fldCharType="end"/>
      </w:r>
      <w:r w:rsidR="007A5C24" w:rsidRPr="00CC24BD">
        <w:t xml:space="preserve"> By contrast, in a very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3" w:name="OLE_LINK1"/>
      <w:bookmarkEnd w:id="22"/>
      <w:r w:rsidRPr="00870EEE">
        <w:rPr>
          <w:rFonts w:ascii="Times New Roman" w:eastAsia="Times New Roman" w:hAnsi="Times New Roman" w:cs="Times New Roman"/>
          <w:b/>
          <w:bCs/>
        </w:rPr>
        <w:t xml:space="preserve">Implications for survey design and management applications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sidR="00D12FC8" w:rsidRPr="00D12FC8">
        <w:rPr>
          <w:rFonts w:ascii="Times New Roman" w:eastAsia="Times New Roman" w:hAnsi="Times New Roman" w:cs="Times New Roman"/>
        </w:rPr>
        <w:t xml:space="preserve">Such contrast is due to the GP parameter estimation is primarily concerned with establishing the covariance </w:t>
      </w:r>
      <w:r w:rsidR="00D12FC8" w:rsidRPr="00D12FC8">
        <w:rPr>
          <w:rFonts w:ascii="Times New Roman" w:eastAsia="Times New Roman" w:hAnsi="Times New Roman" w:cs="Times New Roman"/>
        </w:rPr>
        <w:lastRenderedPageBreak/>
        <w:t>structure (Eq. 1-2) while, prediction is subject to a two-fold requirement: first, it relies on the parameters derived from Eq. 1-2 being accurate, and second, on the density and proximity of the observed points (Eq.</w:t>
      </w:r>
      <w:r w:rsidR="002E6AE6">
        <w:rPr>
          <w:rFonts w:ascii="Times New Roman" w:eastAsia="Times New Roman" w:hAnsi="Times New Roman" w:cs="Times New Roman"/>
        </w:rPr>
        <w:t xml:space="preserve"> </w:t>
      </w:r>
      <w:r w:rsidR="00D12FC8" w:rsidRPr="00D12FC8">
        <w:rPr>
          <w:rFonts w:ascii="Times New Roman" w:eastAsia="Times New Roman" w:hAnsi="Times New Roman" w:cs="Times New Roman"/>
        </w:rPr>
        <w:t>3) from which the new data is extrapolated.</w:t>
      </w:r>
      <w:r w:rsidR="002E6AE6">
        <w:rPr>
          <w:rFonts w:ascii="Times New Roman" w:eastAsia="Times New Roman" w:hAnsi="Times New Roman" w:cs="Times New Roman"/>
        </w:rPr>
        <w:t xml:space="preserve"> </w:t>
      </w:r>
      <w:r w:rsidR="00F04F50" w:rsidRPr="00F04F50">
        <w:rPr>
          <w:rFonts w:ascii="Times New Roman" w:eastAsia="Times New Roman" w:hAnsi="Times New Roman" w:cs="Times New Roman"/>
        </w:rPr>
        <w: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t>
      </w:r>
      <w:r w:rsidR="001E33B9" w:rsidRPr="001E33B9">
        <w:rPr>
          <w:rFonts w:ascii="Times New Roman" w:eastAsia="Times New Roman" w:hAnsi="Times New Roman" w:cs="Times New Roman"/>
        </w:rPr>
        <w:t>while prediction accuracy was evaluated independently for each depth-specific spatial field, with no shared information among depths</w:t>
      </w:r>
      <w:r w:rsidR="00F04F50" w:rsidRPr="00F04F50">
        <w:rPr>
          <w:rFonts w:ascii="Times New Roman" w:eastAsia="Times New Roman" w:hAnsi="Times New Roman" w:cs="Times New Roman"/>
        </w:rPr>
        <w:t>.</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4"/>
    <w:p w14:paraId="0697FEC0" w14:textId="2EFD0B87"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del w:id="9010" w:author="Gledis Guri" w:date="2026-07-26T00:00:00Z">
        <w:r>
          <w:rPr>
            <w:rFonts w:ascii="Times New Roman" w:eastAsia="Times New Roman" w:hAnsi="Times New Roman" w:cs="Times New Roman"/>
          </w:rPr>
          <w:delText xml:space="preserve">Uniformly thinning </w:delText>
        </w:r>
        <w:r>
          <w:rPr>
            <w:rFonts w:ascii="Times New Roman" w:eastAsia="Times New Roman" w:hAnsi="Times New Roman" w:cs="Times New Roman"/>
          </w:rPr>
          <w:delText xml:space="preserve">an otherwise regular spatial design </w:delText>
        </w:r>
        <w:r>
          <w:rPr>
            <w:rFonts w:ascii="Times New Roman" w:eastAsia="Times New Roman" w:hAnsi="Times New Roman" w:cs="Times New Roman"/>
          </w:rPr>
          <w:delText xml:space="preserve">reduces</w:delText>
        </w:r>
      </w:del>
      <w:ins w:id="9011" w:author="Gledis Guri" w:date="2026-07-26T00:00:00Z">
        <w:r>
          <w:rPr>
            <w:rFonts w:ascii="Times New Roman" w:eastAsia="Times New Roman" w:hAnsi="Times New Roman" w:cs="Times New Roman"/>
          </w:rPr>
          <w:t xml:space="preserve">This tension is a general property of spatial designs rather than a feature peculiar to eDNA: designs that are optimal for prediction and designs that are optimal for covariance-parameter estimation have long been recognised as largely antithetical (Zimmerman, 2006). What our results add is the magnitude of that tension for a spatially integrated eDNA field, and the sampling densities at which each objective ceases to improve. Uniformly thinning an otherwise regular spatial design reduces</w:t>
        </w:r>
      </w:ins>
      <w:r>
        <w:rPr>
          <w:rFonts w:ascii="Times New Roman" w:eastAsia="Times New Roman" w:hAnsi="Times New Roman" w:cs="Times New Roman"/>
        </w:rPr>
        <w:t xml:space="preserve">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r>
        <w:lastRenderedPageBreak/>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8E6BDE">
        <w:rPr>
          <w:i/>
          <w:iCs/>
          <w:lang w:val="el-GR"/>
        </w:rPr>
        <w:t>μ</w:t>
      </w:r>
      <w:r w:rsidR="002E285D" w:rsidRPr="007954AF">
        <w:rPr>
          <w:lang w:val="el-GR"/>
        </w:rPr>
        <w:t xml:space="preserve">, </w:t>
      </w:r>
      <w:r w:rsidR="002E285D" w:rsidRPr="008E6BDE">
        <w:rPr>
          <w:i/>
          <w:iCs/>
          <w:lang w:val="el-GR"/>
        </w:rPr>
        <w:t>ρ</w:t>
      </w:r>
      <w:r w:rsidR="002E285D" w:rsidRPr="007954AF">
        <w:rPr>
          <w:lang w:val="el-GR"/>
        </w:rPr>
        <w:t xml:space="preserve">, </w:t>
      </w:r>
      <w:r w:rsidR="002E285D" w:rsidRPr="008E6BDE">
        <w:rPr>
          <w:i/>
          <w:iCs/>
          <w:lang w:val="el-GR"/>
        </w:rPr>
        <w:t>α</w:t>
      </w:r>
      <w:r w:rsidR="002E285D" w:rsidRPr="007954AF">
        <w:rPr>
          <w:lang w:val="el-GR"/>
        </w:rPr>
        <w:t xml:space="preserve">, </w:t>
      </w:r>
      <w:r w:rsidR="002E285D" w:rsidRPr="008E6BDE">
        <w:rPr>
          <w:i/>
          <w:iCs/>
          <w:lang w:val="el-GR"/>
        </w:rPr>
        <w:t>σ</w:t>
      </w:r>
      <w:r w:rsidR="002E285D" w:rsidRPr="007954AF">
        <w:rPr>
          <w:lang w:val="el-GR"/>
        </w:rPr>
        <w:t xml:space="preserve">, </w:t>
      </w:r>
      <w:r w:rsidR="002E285D" w:rsidRPr="007954AF">
        <w:t xml:space="preserve">and </w:t>
      </w:r>
      <w:r w:rsidR="002E285D" w:rsidRPr="008E6BDE">
        <w:rPr>
          <w:i/>
          <w:iCs/>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1643E6">
      <w:pPr>
        <w:pStyle w:val="p2"/>
        <w:spacing w:before="0" w:beforeAutospacing="0" w:after="0" w:afterAutospacing="0" w:line="480" w:lineRule="auto"/>
        <w:jc w:val="both"/>
      </w:pPr>
    </w:p>
    <w:p w14:paraId="64B35C11" w14:textId="77777777" w:rsidR="00A318B1" w:rsidRPr="000D2BF7" w:rsidRDefault="00A318B1" w:rsidP="001643E6">
      <w:pPr>
        <w:pStyle w:val="Heading3"/>
        <w:spacing w:before="0" w:after="0" w:line="480" w:lineRule="auto"/>
        <w:jc w:val="both"/>
        <w:rPr>
          <w:i w:val="0"/>
          <w:iCs/>
        </w:rPr>
      </w:pPr>
      <w:r w:rsidRPr="000D2BF7">
        <w:rPr>
          <w:i w:val="0"/>
          <w:iCs/>
        </w:rPr>
        <w:t>Conclusions</w:t>
      </w:r>
    </w:p>
    <w:p w14:paraId="33C97E38" w14:textId="174F5CC5" w:rsidR="003A4273" w:rsidRPr="00187296" w:rsidRDefault="00915163" w:rsidP="001643E6">
      <w:pPr>
        <w:pStyle w:val="p3"/>
        <w:spacing w:before="0" w:beforeAutospacing="0" w:after="0" w:afterAutospacing="0" w:line="480" w:lineRule="auto"/>
        <w:jc w:val="both"/>
      </w:pPr>
      <w:del w:id="9006" w:author="Gledis Guri" w:date="2026-07-26T00:00:00Z">
        <w:r>
          <w:delText xml:space="preserve">This study shows that the effectiveness of marine eDNA sampling depends strongly on spatial autocorrelation and on the specific goals of the survey.</w:delText>
        </w:r>
      </w:del>
      <w:ins w:id="9007" w:author="Gledis Guri" w:date="2026-07-26T00:00:00Z">
        <w:r>
          <w:t xml:space="preserve">This study shows that the sampling effort needed to recover a spatial field depends strongly and predictably on the autocorrelation of that field and on the specific goals of the survey, and that eDNA surveys are no exception.</w:t>
        </w:r>
      </w:ins>
      <w:r>
        <w:t xml:space="preserve">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t xml:space="preserve">, since appropriate effort depends on the taxa and the ecological question being addressed. </w:t>
      </w:r>
      <w:del w:id="9008" w:author="Gledis Guri" w:date="2026-07-26T00:00:00Z">
        <w:r>
          <w:delText xml:space="preserve">Overall, the study provides a practical framework for designing more efficient and purpose-specific eDNA surveys.</w:delText>
        </w:r>
      </w:del>
      <w:ins w:id="9009" w:author="Gledis Guri" w:date="2026-07-26T00:00:00Z">
        <w:r>
          <w:t xml:space="preserve">Overall, the study connects a general principle of spatial ecology, that the information carried by a sample is set by how far the underlying field remains correlated, to a quantitative and transferable rule for designing broad-extent eDNA surveys.</w:t>
        </w:r>
      </w:ins>
    </w:p>
    <w:p w14:paraId="07D5FE49" w14:textId="77777777" w:rsidR="002877EE" w:rsidRDefault="003A4273" w:rsidP="001643E6">
      <w:pPr>
        <w:spacing w:after="0" w:line="480" w:lineRule="auto"/>
      </w:pPr>
      <w:r>
        <w:br w:type="page"/>
      </w:r>
      <w:bookmarkStart w:id="25" w:name="fig:mu_rho_N"/>
      <w:bookmarkStart w:id="26" w:name="appendix"/>
      <w:bookmarkEnd w:id="18"/>
      <w:bookmarkEnd w:id="1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5"/>
    <w:bookmarkEnd w:id="26"/>
    <w:p w14:paraId="7443A33A" w14:textId="77777777" w:rsidR="00937D72" w:rsidRPr="00937D72" w:rsidRDefault="00F553D1" w:rsidP="001643E6">
      <w:pPr>
        <w:pStyle w:val="Bibliography"/>
      </w:pPr>
      <w:r w:rsidRPr="007A589B">
        <w:fldChar w:fldCharType="begin"/>
      </w:r>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p>
    <w:p w14:paraId="61D9D7F0" w14:textId="77777777" w:rsidR="00937D72" w:rsidRPr="00937D72" w:rsidRDefault="00937D72" w:rsidP="001643E6">
      <w:pPr>
        <w:pStyle w:val="Bibliography"/>
      </w:pPr>
      <w:r w:rsidRPr="00937D72">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lastRenderedPageBreak/>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lastRenderedPageBreak/>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lastRenderedPageBreak/>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lastRenderedPageBreak/>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lastRenderedPageBreak/>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lastRenderedPageBreak/>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lastRenderedPageBreak/>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1F276222" w14:textId="46720349" w:rsidR="00AD04EE" w:rsidRDefault="00AD04EE">
      <w:pPr>
        <w:pStyle w:val="Bibliography"/>
        <w:rPr>
          <w:ins w:id="9005" w:author="Gledis Guri" w:date="2026-07-26T00:00:00Z"/>
        </w:rPr>
      </w:pPr>
      <w:ins w:id="9004" w:author="Gledis Guri" w:date="2026-07-26T00:00:00Z">
        <w:r>
          <w:t xml:space="preserve">Zimmerman, D. L. (2006). Optimal network design for spatial prediction, covariance parameter estimation, and empirical prediction. </w:t>
        </w:r>
        <w:r>
          <w:rPr>
            <w:i/>
            <w:iCs/>
          </w:rPr>
          <w:t xml:space="preserve">Environmetrics</w:t>
        </w:r>
        <w:r>
          <w:t xml:space="preserve">, </w:t>
        </w:r>
        <w:r>
          <w:rPr>
            <w:i/>
            <w:iCs/>
          </w:rPr>
          <w:t xml:space="preserve">17</w:t>
        </w:r>
        <w:r>
          <w:t xml:space="preserve">(6), 635-652. https://doi.org/10.1002/env.769</w:t>
        </w:r>
      </w:ins>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16E47" w14:textId="77777777" w:rsidR="00B74108" w:rsidRDefault="00B74108" w:rsidP="009A2297">
      <w:pPr>
        <w:spacing w:after="0"/>
      </w:pPr>
      <w:r>
        <w:separator/>
      </w:r>
    </w:p>
  </w:endnote>
  <w:endnote w:type="continuationSeparator" w:id="0">
    <w:p w14:paraId="2D5B728D" w14:textId="77777777" w:rsidR="00B74108" w:rsidRDefault="00B74108"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5695C" w14:textId="77777777" w:rsidR="00B74108" w:rsidRDefault="00B74108" w:rsidP="009A2297">
      <w:pPr>
        <w:spacing w:after="0"/>
      </w:pPr>
      <w:r>
        <w:separator/>
      </w:r>
    </w:p>
  </w:footnote>
  <w:footnote w:type="continuationSeparator" w:id="0">
    <w:p w14:paraId="431561C2" w14:textId="77777777" w:rsidR="00B74108" w:rsidRDefault="00B74108"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42</Pages>
  <Words>37457</Words>
  <Characters>213506</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250463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25</cp:revision>
  <cp:lastPrinted>2026-04-15T23:13:00Z</cp:lastPrinted>
  <dcterms:created xsi:type="dcterms:W3CDTF">2026-07-02T19:48:00Z</dcterms:created>
  <dcterms:modified xsi:type="dcterms:W3CDTF">2026-07-03T20:57:00Z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