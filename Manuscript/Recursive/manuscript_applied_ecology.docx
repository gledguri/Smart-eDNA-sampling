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EC53F" w14:textId="77777777"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del w:id="1" w:author="Claude" w:date="2026-07-28T12:00:00Z">
        <w:r>
          <w:rPr>
            <w:rFonts w:ascii="Times New Roman" w:hAnsi="Times New Roman" w:cs="Times New Roman"/>
            <w:b/>
            <w:bCs/>
            <w:sz w:val="28"/>
            <w:szCs w:val="28"/>
          </w:rPr>
          <w:delText>Smart environmental DNA sampling strategies: Spatial autocorrelation can guide efficient survey design</w:delText>
        </w:r>
      </w:del>
      <w:ins w:id="2" w:author="Claude" w:date="2026-07-28T12:00:00Z">
        <w:r>
          <w:rPr>
            <w:rFonts w:ascii="Times New Roman" w:hAnsi="Times New Roman" w:cs="Times New Roman"/>
            <w:b/>
            <w:bCs/>
            <w:sz w:val="28"/>
            <w:szCs w:val="28"/>
          </w:rPr>
          <w:t>Spatial autocorrelation determines the sampling effort needed for cost-effective environmental DNA monitoring of marine fishes</w:t>
        </w:r>
      </w:ins>
    </w:p>
    <w:p w14:paraId="73D0304E" w14:textId="77777777" w:rsidR="008B73BD" w:rsidRDefault="00000000">
      <w:pPr>
        <w:pStyle w:val="Author"/>
        <w:spacing w:after="0" w:line="480" w:lineRule="auto"/>
        <w:rPr>
          <w:ins w:id="3" w:author="Claude" w:date="2026-07-28T12:00:00Z"/>
        </w:rPr>
      </w:pPr>
      <w:ins w:id="4" w:author="Claude" w:date="2026-07-28T12:00:00Z">
        <w:r>
          <w:rPr>
            <w:rFonts w:ascii="Times New Roman" w:hAnsi="Times New Roman" w:cs="Times New Roman"/>
            <w:b/>
            <w:bCs/>
          </w:rPr>
          <w:t>Running headline:</w:t>
        </w:r>
        <w:r>
          <w:rPr>
            <w:rFonts w:ascii="Times New Roman" w:hAnsi="Times New Roman" w:cs="Times New Roman"/>
          </w:rPr>
          <w:t xml:space="preserve"> Efficient eDNA survey design</w:t>
        </w:r>
      </w:ins>
    </w:p>
    <w:p w14:paraId="4521B9A2" w14:textId="77777777" w:rsidR="00AD04EE" w:rsidRDefault="00AD04EE" w:rsidP="00AD04EE">
      <w:pPr>
        <w:pStyle w:val="Author"/>
        <w:spacing w:after="0" w:line="480" w:lineRule="auto"/>
        <w:jc w:val="left"/>
        <w:rPr>
          <w:rFonts w:ascii="Times New Roman" w:hAnsi="Times New Roman" w:cs="Times New Roman"/>
        </w:rPr>
      </w:pPr>
    </w:p>
    <w:p w14:paraId="39DB5B16" w14:textId="77777777" w:rsidR="00AD04EE" w:rsidRPr="00C40337" w:rsidRDefault="00AD04EE" w:rsidP="00AD04EE">
      <w:pPr>
        <w:pStyle w:val="Author"/>
        <w:spacing w:after="0" w:line="480" w:lineRule="auto"/>
        <w:jc w:val="left"/>
        <w:rPr>
          <w:rFonts w:ascii="Times New Roman" w:hAnsi="Times New Roman" w:cs="Times New Roman"/>
        </w:rPr>
      </w:pPr>
      <w:commentRangeStart w:id="5"/>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Pr="00C40337">
        <w:rPr>
          <w:rFonts w:ascii="Times New Roman" w:hAnsi="Times New Roman" w:cs="Times New Roman"/>
        </w:rPr>
        <w:t>,</w:t>
      </w:r>
      <w:r>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rPr>
        <w:t xml:space="preserve">, </w:t>
      </w:r>
      <w:r>
        <w:rPr>
          <w:rFonts w:ascii="Times New Roman" w:hAnsi="Times New Roman" w:cs="Times New Roman"/>
        </w:rPr>
        <w:t xml:space="preserve">Andrew </w:t>
      </w:r>
      <w:r w:rsidRPr="00C40337">
        <w:rPr>
          <w:rFonts w:ascii="Times New Roman" w:hAnsi="Times New Roman" w:cs="Times New Roman"/>
        </w:rPr>
        <w:t>O</w:t>
      </w:r>
      <w:r>
        <w:rPr>
          <w:rFonts w:ascii="Times New Roman" w:hAnsi="Times New Roman" w:cs="Times New Roman"/>
        </w:rPr>
        <w:t>.</w:t>
      </w:r>
      <w:r w:rsidRPr="00C40337">
        <w:rPr>
          <w:rFonts w:ascii="Times New Roman" w:hAnsi="Times New Roman" w:cs="Times New Roman"/>
        </w:rPr>
        <w:t xml:space="preserve"> Shelton</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Pr="00C40337">
        <w:rPr>
          <w:rFonts w:ascii="Times New Roman" w:hAnsi="Times New Roman" w:cs="Times New Roman"/>
        </w:rPr>
        <w:t xml:space="preserve">, Owen </w:t>
      </w:r>
      <w:r>
        <w:rPr>
          <w:rFonts w:ascii="Times New Roman" w:hAnsi="Times New Roman" w:cs="Times New Roman"/>
        </w:rPr>
        <w:t xml:space="preserve">R. </w:t>
      </w:r>
      <w:r w:rsidRPr="00C40337">
        <w:rPr>
          <w:rFonts w:ascii="Times New Roman" w:hAnsi="Times New Roman" w:cs="Times New Roman"/>
        </w:rPr>
        <w:t>Liu</w:t>
      </w:r>
      <w:r>
        <w:rPr>
          <w:rFonts w:ascii="Times New Roman" w:hAnsi="Times New Roman" w:cs="Times New Roman"/>
          <w:vertAlign w:val="superscript"/>
        </w:rPr>
        <w:t>3</w:t>
      </w:r>
      <w:r>
        <w:rPr>
          <w:rFonts w:ascii="Times New Roman" w:hAnsi="Times New Roman" w:cs="Times New Roman"/>
        </w:rPr>
        <w:t>,</w:t>
      </w:r>
      <w:r w:rsidRPr="00C40337">
        <w:rPr>
          <w:rFonts w:ascii="Times New Roman" w:hAnsi="Times New Roman" w:cs="Times New Roman"/>
        </w:rPr>
        <w:t xml:space="preserve"> 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commentRangeEnd w:id="5"/>
      <w:r w:rsidRPr="00C40337">
        <w:rPr>
          <w:rStyle w:val="CommentReference"/>
          <w:rFonts w:ascii="Times New Roman" w:hAnsi="Times New Roman" w:cs="Times New Roman"/>
          <w:sz w:val="24"/>
          <w:szCs w:val="24"/>
        </w:rPr>
        <w:commentReference w:id="5"/>
      </w:r>
    </w:p>
    <w:p w14:paraId="2F422FAA" w14:textId="77777777" w:rsidR="00AD04EE" w:rsidRPr="00C40337" w:rsidRDefault="00AD04EE" w:rsidP="00AD04EE">
      <w:pPr>
        <w:pStyle w:val="Heading1"/>
        <w:spacing w:before="0" w:after="0" w:line="480" w:lineRule="auto"/>
        <w:rPr>
          <w:rFonts w:cs="Times New Roman"/>
        </w:rPr>
      </w:pPr>
      <w:bookmarkStart w:id="6" w:name="section"/>
    </w:p>
    <w:tbl>
      <w:tblPr>
        <w:tblStyle w:val="Table"/>
        <w:tblW w:w="0" w:type="auto"/>
        <w:tblLook w:val="0000" w:firstRow="0" w:lastRow="0" w:firstColumn="0" w:lastColumn="0" w:noHBand="0" w:noVBand="0"/>
      </w:tblPr>
      <w:tblGrid>
        <w:gridCol w:w="336"/>
        <w:gridCol w:w="9024"/>
      </w:tblGrid>
      <w:tr w:rsidR="00AD04EE" w:rsidRPr="00C40337" w14:paraId="1FBC0DC6" w14:textId="77777777" w:rsidTr="005E3113">
        <w:tc>
          <w:tcPr>
            <w:tcW w:w="0" w:type="auto"/>
          </w:tcPr>
          <w:p w14:paraId="192B49FA" w14:textId="77777777" w:rsidR="00AD04EE" w:rsidRPr="00C40337" w:rsidRDefault="00AD04EE" w:rsidP="005E3113">
            <w:pPr>
              <w:pStyle w:val="Compact"/>
              <w:spacing w:line="480" w:lineRule="auto"/>
            </w:pPr>
            <w:r w:rsidRPr="00C40337">
              <w:t>1</w:t>
            </w:r>
          </w:p>
        </w:tc>
        <w:tc>
          <w:tcPr>
            <w:tcW w:w="0" w:type="auto"/>
          </w:tcPr>
          <w:p w14:paraId="2CC1BEA8" w14:textId="77777777" w:rsidR="00AD04EE" w:rsidRPr="00C40337" w:rsidRDefault="00AD04EE" w:rsidP="005E3113">
            <w:pPr>
              <w:pStyle w:val="Compact"/>
              <w:spacing w:line="480" w:lineRule="auto"/>
            </w:pPr>
            <w:r w:rsidRPr="00C40337">
              <w:t>School of Marine and Environmental Affairs, University of Washington, Seattle, Washington, USA</w:t>
            </w:r>
          </w:p>
        </w:tc>
      </w:tr>
      <w:tr w:rsidR="00AD04EE" w:rsidRPr="00C40337" w14:paraId="16487664" w14:textId="77777777" w:rsidTr="005E3113">
        <w:tc>
          <w:tcPr>
            <w:tcW w:w="0" w:type="auto"/>
          </w:tcPr>
          <w:p w14:paraId="0C691723" w14:textId="77777777" w:rsidR="00AD04EE" w:rsidRPr="00C40337" w:rsidRDefault="00AD04EE" w:rsidP="005E3113">
            <w:pPr>
              <w:pStyle w:val="Compact"/>
              <w:spacing w:line="480" w:lineRule="auto"/>
            </w:pPr>
            <w:r w:rsidRPr="00C40337">
              <w:t>2</w:t>
            </w:r>
          </w:p>
        </w:tc>
        <w:tc>
          <w:tcPr>
            <w:tcW w:w="0" w:type="auto"/>
          </w:tcPr>
          <w:p w14:paraId="36A941A7" w14:textId="77777777" w:rsidR="00AD04EE" w:rsidRPr="00C40337" w:rsidRDefault="00AD04EE" w:rsidP="005E3113">
            <w:pPr>
              <w:pStyle w:val="Compact"/>
              <w:spacing w:line="480" w:lineRule="auto"/>
            </w:pPr>
            <w:r w:rsidRPr="00C40337">
              <w:t>Conservation Biology Division, Northwest Fisheries Science Center, NOAA Fisheries,</w:t>
            </w:r>
            <w:r>
              <w:t xml:space="preserve"> </w:t>
            </w:r>
            <w:r w:rsidRPr="005E765B">
              <w:t>Montlake Blvd E. Seattle, Washington, USA</w:t>
            </w:r>
          </w:p>
        </w:tc>
      </w:tr>
      <w:tr w:rsidR="00AD04EE" w:rsidRPr="00C40337" w14:paraId="279227C7" w14:textId="77777777" w:rsidTr="005E3113">
        <w:tc>
          <w:tcPr>
            <w:tcW w:w="0" w:type="auto"/>
          </w:tcPr>
          <w:p w14:paraId="74F2A22E" w14:textId="77777777" w:rsidR="00AD04EE" w:rsidRPr="00C40337" w:rsidRDefault="00AD04EE" w:rsidP="005E3113">
            <w:pPr>
              <w:pStyle w:val="Compact"/>
              <w:spacing w:line="480" w:lineRule="auto"/>
            </w:pPr>
            <w:r>
              <w:t>3</w:t>
            </w:r>
          </w:p>
        </w:tc>
        <w:tc>
          <w:tcPr>
            <w:tcW w:w="0" w:type="auto"/>
          </w:tcPr>
          <w:p w14:paraId="1B44C655" w14:textId="77777777" w:rsidR="00AD04EE" w:rsidRDefault="00AD04EE" w:rsidP="005E3113">
            <w:pPr>
              <w:pStyle w:val="Compact"/>
              <w:spacing w:line="480" w:lineRule="auto"/>
            </w:pPr>
            <w:r>
              <w:t>School of Aquatic and Fishery Sciences, University of Washington, Seattle, Washington, USA</w:t>
            </w:r>
          </w:p>
          <w:p w14:paraId="38797BE1" w14:textId="77777777" w:rsidR="00AD04EE" w:rsidRPr="00C40337" w:rsidRDefault="00AD04EE" w:rsidP="005E3113">
            <w:pPr>
              <w:pStyle w:val="Compact"/>
              <w:spacing w:line="480" w:lineRule="auto"/>
            </w:pPr>
          </w:p>
        </w:tc>
      </w:tr>
      <w:tr w:rsidR="00AD04EE" w:rsidRPr="00C40337" w14:paraId="71401C63" w14:textId="77777777" w:rsidTr="005E3113">
        <w:tc>
          <w:tcPr>
            <w:tcW w:w="0" w:type="auto"/>
          </w:tcPr>
          <w:p w14:paraId="2D0CCA3F" w14:textId="77777777" w:rsidR="00AD04EE" w:rsidRPr="00C40337" w:rsidRDefault="00AD04EE" w:rsidP="005E3113">
            <w:pPr>
              <w:pStyle w:val="Compact"/>
              <w:spacing w:line="480" w:lineRule="auto"/>
            </w:pPr>
          </w:p>
        </w:tc>
        <w:tc>
          <w:tcPr>
            <w:tcW w:w="0" w:type="auto"/>
          </w:tcPr>
          <w:p w14:paraId="5EB79B44" w14:textId="77777777" w:rsidR="00AD04EE" w:rsidRPr="00C40337" w:rsidRDefault="00AD04EE" w:rsidP="005E3113">
            <w:pPr>
              <w:pStyle w:val="Compact"/>
              <w:spacing w:line="480" w:lineRule="auto"/>
              <w:rPr>
                <w:b/>
              </w:rPr>
            </w:pPr>
            <w:r w:rsidRPr="00C40337">
              <w:t xml:space="preserve">corresponding author </w:t>
            </w:r>
            <w:hyperlink r:id="rId15" w:history="1">
              <w:r w:rsidRPr="00C40337">
                <w:rPr>
                  <w:rStyle w:val="Hyperlink"/>
                  <w:rFonts w:cs="Times New Roman"/>
                  <w:b/>
                </w:rPr>
                <w:t>gguri@uw.edu</w:t>
              </w:r>
            </w:hyperlink>
          </w:p>
          <w:p w14:paraId="44CC6B60" w14:textId="77777777" w:rsidR="00AD04EE" w:rsidRPr="00C40337" w:rsidRDefault="00AD04EE" w:rsidP="005E3113">
            <w:pPr>
              <w:pStyle w:val="Compact"/>
              <w:spacing w:line="480" w:lineRule="auto"/>
            </w:pPr>
          </w:p>
        </w:tc>
      </w:tr>
      <w:bookmarkEnd w:id="6"/>
    </w:tbl>
    <w:p w14:paraId="7708CA06" w14:textId="77777777" w:rsidR="00AD04EE" w:rsidRDefault="00AD04EE">
      <w:pPr>
        <w:rPr>
          <w:rFonts w:ascii="Times New Roman" w:eastAsiaTheme="majorEastAsia" w:hAnsi="Times New Roman" w:cstheme="majorBidi"/>
          <w:b/>
          <w:sz w:val="28"/>
          <w:szCs w:val="40"/>
        </w:rPr>
      </w:pPr>
      <w:r>
        <w:br w:type="page"/>
      </w:r>
    </w:p>
    <w:p w14:paraId="5516F176" w14:textId="5E08148A" w:rsidR="0032076E" w:rsidRDefault="00D04708" w:rsidP="001643E6">
      <w:pPr>
        <w:pStyle w:val="Heading1"/>
        <w:spacing w:before="0" w:after="0" w:line="480" w:lineRule="auto"/>
      </w:pPr>
      <w:r>
        <w:lastRenderedPageBreak/>
        <w:t>Abstract</w:t>
      </w:r>
    </w:p>
    <w:p w14:paraId="76C1BD25" w14:textId="3791E391" w:rsidR="00D477E6" w:rsidRDefault="003B5D12" w:rsidP="001643E6">
      <w:pPr>
        <w:pStyle w:val="BodyText"/>
        <w:spacing w:line="480" w:lineRule="auto"/>
        <w:rPr>
          <w:del w:id="7" w:author="Claude" w:date="2026-07-28T12:00:00Z"/>
        </w:rPr>
      </w:pPr>
      <w:del w:id="8" w:author="Claude" w:date="2026-07-28T12:00:00Z">
        <w:r w:rsidRPr="003B5D12">
          <w:delText>Designing sampling strategies that accurately capture spatial patterns of environmental DNA (eDNA) is increasingly critical for biodiversity monitoring. Because species abundance and eDNA signals are often spatially structured, accounting for spatial autocorrelation is important for robust distributional inference and sampling design evaluation. We combined empirical fish eDNA data from the U.S. Pacific coast with simulated sampling scenarios to evaluate how sampling effort influences eDNA concentration and spatial distribution estimation in marine surveys. Gaussian Process (GP) models were fitted to eDNA concentration as a function of spatial location and depth for 12 species, yielding species-specific spatial parameters. These empirically derived parameters were then used to generate synthetic spatial fields with varying degrees of spatial autocorrelation. Using both simulated and empirical data, we evaluated how progressive reductions in sampling effort affect predictive performance and GP parameter recovery, identifying effort thresholds that maximize inference accuracy and efficiency. Prediction accuracy improved with higher spatial autocorrelation and increasing sampling density with the largest marginal gains in accuracy occurring in our particular use-case at around 4-9 samples per 10000 km</w:delText>
        </w:r>
        <w:r w:rsidRPr="004762FC">
          <w:rPr>
            <w:vertAlign w:val="superscript"/>
          </w:rPr>
          <w:delText>2</w:delText>
        </w:r>
        <w:r w:rsidR="00ED1A95" w:rsidRPr="00ED1A95">
          <w:delText xml:space="preserve"> per depth layer across the five sampled depth strata</w:delText>
        </w:r>
        <w:r w:rsidR="00ED1A95">
          <w:delText>.</w:delText>
        </w:r>
        <w:r w:rsidRPr="003B5D12">
          <w:delText xml:space="preserve"> </w:delText>
        </w:r>
        <w:r w:rsidR="00F81883">
          <w:delText>Additionally, GP parameter recovery under reduced sampling effort showed diminishing returns, with little marginal gain past 6 samples per</w:delText>
        </w:r>
        <w:r w:rsidR="00F81883" w:rsidRPr="003B5D12">
          <w:delText xml:space="preserve"> </w:delText>
        </w:r>
        <w:r w:rsidRPr="003B5D12">
          <w:delText>10000 km</w:delText>
        </w:r>
        <w:r w:rsidRPr="004762FC">
          <w:rPr>
            <w:vertAlign w:val="superscript"/>
          </w:rPr>
          <w:delText>2</w:delText>
        </w:r>
        <w:r w:rsidRPr="003B5D12">
          <w:delText>. Optimal eDNA sampling effort depends on the spatial structure of the target taxon and the inferential objective of the survey, but here we suggest a quantitative framework for designing cost-effective eDNA surveys tailored to prediction, abundance indexing, and spatial ecological inference.</w:delText>
        </w:r>
      </w:del>
    </w:p>
    <w:p w14:paraId="4BEA7CD7" w14:textId="77777777" w:rsidR="008B73BD" w:rsidRDefault="00000000">
      <w:pPr>
        <w:pStyle w:val="BodyText"/>
        <w:spacing w:line="480" w:lineRule="auto"/>
        <w:rPr>
          <w:ins w:id="9" w:author="Claude" w:date="2026-07-28T12:00:00Z"/>
        </w:rPr>
      </w:pPr>
      <w:commentRangeStart w:id="10"/>
      <w:ins w:id="11" w:author="Claude" w:date="2026-07-28T12:00:00Z">
        <w:r>
          <w:t>1. Environmental DNA (eDNA) surveys are increasingly used to monitor marine biodiversity, yet managers have little quantitative guidance on how many samples to collect. Because ship time is costly, it matters where extra sampling stops improving the information used for decisions; and because species differ in patchiness, no single sample size serves all.</w:t>
        </w:r>
      </w:ins>
      <w:commentRangeEnd w:id="10"/>
      <w:r>
        <w:rPr>
          <w:rStyle w:val="CommentReference"/>
          <w:sz w:val="24"/>
          <w:szCs w:val="24"/>
        </w:rPr>
        <w:commentReference w:id="10"/>
      </w:r>
    </w:p>
    <w:p w14:paraId="68DFF186" w14:textId="77777777" w:rsidR="008B73BD" w:rsidRDefault="00000000">
      <w:pPr>
        <w:pStyle w:val="BodyText"/>
        <w:spacing w:line="480" w:lineRule="auto"/>
        <w:rPr>
          <w:ins w:id="12" w:author="Claude" w:date="2026-07-28T12:00:00Z"/>
        </w:rPr>
      </w:pPr>
      <w:ins w:id="13" w:author="Claude" w:date="2026-07-28T12:00:00Z">
        <w:r>
          <w:t>2. We combined eDNA metabarcoding data for 12 fish species from 358 stations and five depth strata along the U.S. West Coast with 200 simulated spatial fields spanning autocorrelation length-scales (</w:t>
        </w:r>
        <w:r>
          <w:rPr>
            <w:i/>
            <w:iCs/>
          </w:rPr>
          <w:t>ρ</w:t>
        </w:r>
        <w:r>
          <w:t>) of 25–1000 km. Bayesian Gaussian process (GP) models estimated species-specific spatial structure, and datasets were progressively thinned to quantify how reduced effort degrades prediction and parameter recovery.</w:t>
        </w:r>
      </w:ins>
    </w:p>
    <w:p w14:paraId="724180E9" w14:textId="77777777" w:rsidR="008B73BD" w:rsidRDefault="00000000">
      <w:pPr>
        <w:pStyle w:val="BodyText"/>
        <w:spacing w:line="480" w:lineRule="auto"/>
        <w:rPr>
          <w:ins w:id="14" w:author="Claude" w:date="2026-07-28T12:00:00Z"/>
        </w:rPr>
      </w:pPr>
      <w:ins w:id="15" w:author="Claude" w:date="2026-07-28T12:00:00Z">
        <w:r>
          <w:t xml:space="preserve">3. Prediction error declined non-linearly with sampling density and with increasing </w:t>
        </w:r>
        <w:r>
          <w:rPr>
            <w:i/>
            <w:iCs/>
          </w:rPr>
          <w:t>ρ</w:t>
        </w:r>
        <w:r>
          <w:t>, and the two interacted. Coefficients of a log–log error model fitted separately to simulated and field data agreed closely, indicating that the simulations reproduced real eDNA fields.</w:t>
        </w:r>
      </w:ins>
    </w:p>
    <w:p w14:paraId="55FB65AD" w14:textId="77777777" w:rsidR="008B73BD" w:rsidRDefault="00000000">
      <w:pPr>
        <w:pStyle w:val="BodyText"/>
        <w:spacing w:line="480" w:lineRule="auto"/>
        <w:rPr>
          <w:ins w:id="16" w:author="Claude" w:date="2026-07-28T12:00:00Z"/>
        </w:rPr>
      </w:pPr>
      <w:ins w:id="17" w:author="Claude" w:date="2026-07-28T12:00:00Z">
        <w:r>
          <w:t>4. Marginal gains became negligible at 4–5 samples per 10,000 km</w:t>
        </w:r>
        <w:r>
          <w:rPr>
            <w:vertAlign w:val="superscript"/>
          </w:rPr>
          <w:t>2</w:t>
        </w:r>
        <w:r>
          <w:t xml:space="preserve"> per depth layer for smoothly distributed species (</w:t>
        </w:r>
        <w:r>
          <w:rPr>
            <w:i/>
            <w:iCs/>
          </w:rPr>
          <w:t>ρ</w:t>
        </w:r>
        <w:r>
          <w:t xml:space="preserve"> &gt; 500 km), whereas patchily distributed species (</w:t>
        </w:r>
        <w:r>
          <w:rPr>
            <w:i/>
            <w:iCs/>
          </w:rPr>
          <w:t>ρ</w:t>
        </w:r>
        <w:r>
          <w:t xml:space="preserve"> &lt; 50 km) required 8–11 samples per 10,000 km</w:t>
        </w:r>
        <w:r>
          <w:rPr>
            <w:vertAlign w:val="superscript"/>
          </w:rPr>
          <w:t>2</w:t>
        </w:r>
        <w:r>
          <w:t xml:space="preserve"> — over twice the effort for equal precision.</w:t>
        </w:r>
      </w:ins>
    </w:p>
    <w:p w14:paraId="2878816E" w14:textId="77777777" w:rsidR="008B73BD" w:rsidRDefault="00000000">
      <w:pPr>
        <w:pStyle w:val="BodyText"/>
        <w:spacing w:line="480" w:lineRule="auto"/>
        <w:rPr>
          <w:ins w:id="18" w:author="Claude" w:date="2026-07-28T12:00:00Z"/>
        </w:rPr>
      </w:pPr>
      <w:ins w:id="19" w:author="Claude" w:date="2026-07-28T12:00:00Z">
        <w:r>
          <w:t xml:space="preserve">5. The inferential objective mattered as much as the effort: depth-specific means, which underpin abundance indices, were recovered reliably under sparse sampling, whereas </w:t>
        </w:r>
        <w:r>
          <w:rPr>
            <w:i/>
            <w:iCs/>
          </w:rPr>
          <w:t>ρ</w:t>
        </w:r>
        <w:r>
          <w:t xml:space="preserve"> required denser designs spanning a wide range of distances, stabilising above ~6 samples per 10,000 km</w:t>
        </w:r>
        <w:r>
          <w:rPr>
            <w:vertAlign w:val="superscript"/>
          </w:rPr>
          <w:t>2</w:t>
        </w:r>
        <w:r>
          <w:t>.</w:t>
        </w:r>
      </w:ins>
    </w:p>
    <w:p w14:paraId="320A1BCC" w14:textId="77777777" w:rsidR="008B73BD" w:rsidRDefault="00000000">
      <w:pPr>
        <w:pStyle w:val="BodyText"/>
        <w:spacing w:line="480" w:lineRule="auto"/>
        <w:rPr>
          <w:ins w:id="20" w:author="Claude" w:date="2026-07-28T12:00:00Z"/>
        </w:rPr>
      </w:pPr>
      <w:ins w:id="21" w:author="Claude" w:date="2026-07-28T12:00:00Z">
        <w:r>
          <w:t xml:space="preserve">6. </w:t>
        </w:r>
        <w:r>
          <w:rPr>
            <w:i/>
            <w:iCs/>
          </w:rPr>
          <w:t>Synthesis and applications</w:t>
        </w:r>
        <w:r>
          <w:t xml:space="preserve">. Optimal eDNA sampling effort depends on the patchiness of the target taxon and on the purpose of the survey. Our error model can be inverted to convert a required precision and a prior estimate of spatial autocorrelation into a minimum sampling density, letting survey designers allocate ship time before a cruise. Across the California Current, 4–9 samples per </w:t>
        </w:r>
        <w:r>
          <w:lastRenderedPageBreak/>
          <w:t>10,000 km</w:t>
        </w:r>
        <w:r>
          <w:rPr>
            <w:vertAlign w:val="superscript"/>
          </w:rPr>
          <w:t>2</w:t>
        </w:r>
        <w:r>
          <w:t xml:space="preserve"> per depth layer spanned the point of diminishing returns, modestly above the existing eDNA and CalCOFI grids (3.6 and 3.4 samples per 10,000 km</w:t>
        </w:r>
        <w:r>
          <w:rPr>
            <w:vertAlign w:val="superscript"/>
          </w:rPr>
          <w:t>2</w:t>
        </w:r>
        <w:r>
          <w:t>). Programmes producing abundance indices for stock assessment can operate near current effort; those mapping fine-scale distributions need denser designs including clusters of closely spaced stations.</w:t>
        </w:r>
      </w:ins>
    </w:p>
    <w:p w14:paraId="4345CD1D" w14:textId="77777777" w:rsidR="003B5D12" w:rsidRPr="00915163" w:rsidRDefault="003B5D12" w:rsidP="001643E6">
      <w:pPr>
        <w:pStyle w:val="BodyText"/>
        <w:spacing w:line="480" w:lineRule="auto"/>
      </w:pPr>
    </w:p>
    <w:p w14:paraId="5516F177" w14:textId="548551F0" w:rsidR="0032076E" w:rsidRDefault="00D04708" w:rsidP="001643E6">
      <w:pPr>
        <w:pStyle w:val="FirstParagraph"/>
        <w:spacing w:line="480" w:lineRule="auto"/>
      </w:pPr>
      <w:r>
        <w:rPr>
          <w:b/>
        </w:rPr>
        <w:t>Keywords</w:t>
      </w:r>
      <w:del w:id="22" w:author="Claude" w:date="2026-07-28T12:00:00Z">
        <w:r>
          <w:delText>: eDNA, metabarcoding, fish, spatial, gaussian process, Bayesian</w:delText>
        </w:r>
      </w:del>
      <w:ins w:id="23" w:author="Claude" w:date="2026-07-28T12:00:00Z">
        <w:r>
          <w:t>: biodiversity monitoring, environmental DNA, fisheries management, Gaussian process, metabarcoding, sampling design, spatial autocorrelation, survey cost-effectiveness</w:t>
        </w:r>
      </w:ins>
    </w:p>
    <w:p w14:paraId="6B62DA99" w14:textId="77777777" w:rsidR="00D477E6" w:rsidRPr="00D477E6" w:rsidRDefault="00D477E6" w:rsidP="001643E6">
      <w:pPr>
        <w:pStyle w:val="BodyText"/>
        <w:spacing w:line="480" w:lineRule="auto"/>
      </w:pPr>
    </w:p>
    <w:p w14:paraId="5516F178" w14:textId="77777777" w:rsidR="0032076E" w:rsidRDefault="00D04708" w:rsidP="001643E6">
      <w:pPr>
        <w:pStyle w:val="Heading1"/>
        <w:spacing w:before="0" w:after="0" w:line="480" w:lineRule="auto"/>
      </w:pPr>
      <w:bookmarkStart w:id="24" w:name="introduction"/>
      <w:bookmarkEnd w:id="0"/>
      <w:r>
        <w:t>Introduction</w:t>
      </w:r>
    </w:p>
    <w:p w14:paraId="12A3A315" w14:textId="0C5680B7" w:rsidR="00E656D3" w:rsidRDefault="00686350" w:rsidP="001643E6">
      <w:pPr>
        <w:pStyle w:val="BodyText"/>
        <w:spacing w:line="480" w:lineRule="auto"/>
      </w:pPr>
      <w:bookmarkStart w:id="25" w:name="OLE_LINK9"/>
      <w:ins w:id="26" w:author="Claude" w:date="2026-07-28T12:00:00Z">
        <w:r>
          <w:t xml:space="preserve">Biodiversity monitoring programmes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 </w:t>
        </w:r>
      </w:ins>
      <w:r w:rsidRPr="00686350">
        <w:t>Appropriate sampling design plays a critical role in accurately assessing species distributions, forming the foundation for evidence-based ecological inference and resource management</w:t>
      </w:r>
      <w:r w:rsidR="00D829D6">
        <w:t xml:space="preserve"> </w:t>
      </w:r>
      <w:r w:rsidR="00F8348C">
        <w:fldChar w:fldCharType="begin"/>
      </w:r>
      <w:r w:rsidR="00E456BF">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F8348C">
        <w:fldChar w:fldCharType="separate"/>
      </w:r>
      <w:r w:rsidR="00E456BF">
        <w:rPr>
          <w:noProof/>
        </w:rPr>
        <w:t>(Yoccoz et al., 2001)</w:t>
      </w:r>
      <w:r w:rsidR="00F8348C">
        <w:fldChar w:fldCharType="end"/>
      </w:r>
      <w:r>
        <w:t xml:space="preserve">. </w:t>
      </w:r>
      <w:r w:rsidR="00E656D3" w:rsidRPr="00E656D3">
        <w:t>Across ecological systems, indices of abundance and distribution are commonly derived from a range of survey approaches, including capture-based methods</w:t>
      </w:r>
      <w:r w:rsidR="009A606B">
        <w:t xml:space="preserve"> </w:t>
      </w:r>
      <w:r w:rsidR="00E456BF">
        <w:fldChar w:fldCharType="begin"/>
      </w:r>
      <w:r w:rsidR="00EE63D1">
        <w:instrText xml:space="preserve"> ADDIN ZOTERO_ITEM CSL_CITATION {"citationID":"qPdNnLnl","properties":{"unsorted":false,"formattedCitation":"(Fraser et al., 2007)","plainCitation":"(Fraser et al., 2007)","noteIndex":0},"citationItems":[{"id":100,"uris":["http://zotero.org/users/9456007/items/8B9RI9RW"],"itemData":{"id":100,"type":"article-journal","abstract":"Abstract\n            Fraser, H. M., Greenstreet, S. P. R., and Piet, G. J. 2007. Taking account of catchability in groundfish survey trawls: implications for estimating demersal fish biomass. – ICES Journal of Marine Science, 64. Groundfish surveys are a key component of current scientific data monitoring and data-collection activities undertaken in support of fisheries management. Recent requirements to develop and implement an ecosystem approach to management are placing increasing and varied demands on such datasets. Successfully incorporating ecosystem and environmental objectives within fisheries management will, for example, require greater understanding of foodweb trophodynamics, which in turn requires detailed information on the abundance and distribution of fish predators and prey species on spatial scales hitherto rarely considered. However, no trawl gear catches all the fish in its path, so density estimates provided by such trawl samples do not reflect true densities of fish. Catchability in a trawl gear is affected by many factors and varies both between species and between different sized conspecifics, and therefore has the capacity to confound our understanding of predator–prey interactions and of the relative abundance of different species and size classes of fish at any point in time or space. To overcome such problems, estimates of the catchability of each size class of each species sampled in a given survey are required for trawl sample densities to be raised to the actual densities of fish present at each location sampled. Here, we present a method for estimating catchability coefficients for 1-cm size classes of fish species sampled by the Grande Overture Vertical trawl during the third quarter ICES International Bottom Trawl Survey. The catchability coefficients obtained are applied to survey data collected between 1998 and 2004 to examine annual variation in actual abundance of the demersal fish assemblage in the North Sea.","citation-key":"fraser2007","container-title":"ICES Journal of Marine Science","DOI":"10.1093/icesjms/fsm145","ISSN":"1095-9289, 1054-3139","issue":"9","language":"en","note":"101 citations (Crossref/DOI) [2026-01-20]\n97 citations (Crossref/DOI) [2025-10-27]\n117 citations (Semantic Scholar/DOI) [2023-09-28]","page":"1800-1819","source":"DOI.org (Crossref)","title":"Taking account of catchability in groundfish survey trawls: implications for estimating demersal fish biomass","title-short":"Taking account of catchability in groundfish survey trawls","volume":"64","author":[{"family":"Fraser","given":"Helen M."},{"family":"Greenstreet","given":"Simon P. R."},{"family":"Piet","given":"Gerjan J."}],"issued":{"date-parts":[["2007",12,1]]}}}],"schema":"https://github.com/citation-style-language/schema/raw/master/csl-citation.json"} </w:instrText>
      </w:r>
      <w:r w:rsidR="00E456BF">
        <w:fldChar w:fldCharType="separate"/>
      </w:r>
      <w:r w:rsidR="00EE63D1">
        <w:rPr>
          <w:noProof/>
        </w:rPr>
        <w:t>(Fraser et al., 2007)</w:t>
      </w:r>
      <w:r w:rsidR="00E456BF">
        <w:fldChar w:fldCharType="end"/>
      </w:r>
      <w:r w:rsidR="00E656D3" w:rsidRPr="00E656D3">
        <w:t>, acoustic techniques</w:t>
      </w:r>
      <w:r w:rsidR="00236259">
        <w:t xml:space="preserve"> </w:t>
      </w:r>
      <w:r w:rsidR="00E456BF">
        <w:fldChar w:fldCharType="begin"/>
      </w:r>
      <w:r w:rsidR="00E456BF">
        <w:instrText xml:space="preserve"> ADDIN ZOTERO_ITEM CSL_CITATION {"citationID":"NwFmU0X1","properties":{"unsorted":false,"formattedCitation":"(Lees et al., 2021)","plainCitation":"(Lees et al., 2021)","noteIndex":0},"citationItems":[{"id":729,"uris":["http://zotero.org/users/9456007/items/ZNYZ43LY"],"itemData":{"id":729,"type":"article-journal","citation-key":"lees2021","container-title":"Reviews in Fish Biology and Fisheries","DOI":"10.1007/s11160-020-09626-8","ISSN":"0960-3166, 1573-5184","issue":"1","journalAbbreviation":"Rev Fish Biol Fisheries","language":"en","note":"32 citations (Crossref/DOI) [2026-01-20]\n32 citations (Crossref/DOI) [2025-10-27]\n12 citations (Crossref) [2023-10-02]\n0 citations (Semantic Scholar/DOI) [2023-10-01]","page":"25-51","source":"DOI.org (Crossref)","title":"Estimating demographic parameters for fisheries management using acoustic telemetry","volume":"31","author":[{"family":"Lees","given":"K. J."},{"family":"MacNeil","given":"M. A."},{"family":"Hedges","given":"K. J."},{"family":"Hussey","given":"N. E."}],"issued":{"date-parts":[["2021",3]]}}}],"schema":"https://github.com/citation-style-language/schema/raw/master/csl-citation.json"} </w:instrText>
      </w:r>
      <w:r w:rsidR="00E456BF">
        <w:fldChar w:fldCharType="separate"/>
      </w:r>
      <w:r w:rsidR="00E456BF">
        <w:rPr>
          <w:noProof/>
        </w:rPr>
        <w:t>(Lees et al., 2021)</w:t>
      </w:r>
      <w:r w:rsidR="00E456BF">
        <w:fldChar w:fldCharType="end"/>
      </w:r>
      <w:r w:rsidR="00E656D3" w:rsidRPr="00E656D3">
        <w:t>, and direct visual observations</w:t>
      </w:r>
      <w:r w:rsidR="0097055C">
        <w:t xml:space="preserve"> </w:t>
      </w:r>
      <w:r w:rsidR="00EE63D1">
        <w:fldChar w:fldCharType="begin"/>
      </w:r>
      <w:r w:rsidR="00EE63D1">
        <w:instrText xml:space="preserve"> ADDIN ZOTERO_ITEM CSL_CITATION {"citationID":"a9yIDDsZ","properties":{"unsorted":false,"formattedCitation":"(Ip et al., 2025)","plainCitation":"(Ip et al., 2025)","noteIndex":0},"citationItems":[{"id":4338,"uris":["http://zotero.org/users/9456007/items/HM4EJPWS"],"itemData":{"id":4338,"type":"article-journal","abstract":"Abstract\n            \n              Water and air are generally treated as separate reservoirs of environmental DNA (eDNA) derived from the species resident in those respective environmental compartments. However, it is likely that eDNA routinely crosses the air–water boundary in both directions as a result of deposition, evaporation, or other processes. Here, we systematically tested methods of sampling eDNA at the air–water interface, showing for the first time that aquatic life can be consistently detected under standardized field conditions from passive air samples. We deployed four simple air samplers — three different kinds of filters and one open tray of deionized water — alongside paired water samples and visual counts over a six-week peak run of Coho salmon (\n              Oncorhynchus kisutch\n              ) at a local spawning stream. We then quantified eDNA concentrations in both air and water (air: copies/cm\n              2\n              /day; water: copies/L) using quantitative PCR, to estimate (1) the concentration of target eDNA in air vs. water, and (2) the capture performance of each filter type. Passive air collectors captured quantitative airborne eDNA signals that covaried with salmon counts, despite air eDNA concentrations being approximately 25,000 times more dilute than water, although eDNA recovery varied with sampler design and orientation. We show the air–water interface can be a quantifiable source of aquatic genetic information in this system using simple, passive samplers that do not require electricity, making them appealing for biomonitoring in remote or resource-limited settings. This work points the way to using airborne eDNA as a promising pathway for biological information critical to conservation, resource management, and public-health protection.","citation-key":"ip2025","container-title":"Scientific Reports","DOI":"10.1038/s41598-025-26293-6","ISSN":"2045-2322","issue":"1","journalAbbreviation":"Sci Rep","language":"en","note":"0 citations (Crossref/DOI) [2026-01-20]","page":"42245","source":"DOI.org (Crossref)","title":"Passive air sampling detects environmental DNA transfer from water into air","volume":"15","author":[{"family":"Ip","given":"Yin Cheong Aden"},{"family":"Guri","given":"Gledis"},{"family":"Allan","given":"Elizabeth Andruszkiewicz"},{"family":"Kelly","given":"Ryan P."}],"issued":{"date-parts":[["2025",11,26]]}}}],"schema":"https://github.com/citation-style-language/schema/raw/master/csl-citation.json"} </w:instrText>
      </w:r>
      <w:r w:rsidR="00EE63D1">
        <w:fldChar w:fldCharType="separate"/>
      </w:r>
      <w:r w:rsidR="00EE63D1">
        <w:rPr>
          <w:noProof/>
        </w:rPr>
        <w:t>(Ip et al., 2025)</w:t>
      </w:r>
      <w:r w:rsidR="00EE63D1">
        <w:fldChar w:fldCharType="end"/>
      </w:r>
      <w:r w:rsidR="00E656D3" w:rsidRPr="00E656D3">
        <w:t xml:space="preserve">. All of these approaches </w:t>
      </w:r>
      <w:r w:rsidR="00B54981">
        <w:t xml:space="preserve">require a sample size appropriate for reliably estimating population parameters including abundance, demographic structure, and spatial distribution patterns </w:t>
      </w:r>
      <w:r w:rsidR="00EE63D1">
        <w:fldChar w:fldCharType="begin"/>
      </w:r>
      <w:r w:rsidR="008A6B47">
        <w:instrText xml:space="preserve"> ADDIN ZOTERO_ITEM CSL_CITATION {"citationID":"JT2BNIfj","properties":{"unsorted":false,"formattedCitation":"(Guillera\\uc0\\u8208{}Arroita &amp; Lahoz\\uc0\\u8208{}Monfort, 2012; Yoccoz et al., 2001)","plainCitation":"(Guillera‐Arroita &amp; Lahoz‐Monfort, 2012; Yoccoz et al., 2001)","noteIndex":0},"citationItems":[{"id":4701,"uris":["http://zotero.org/users/9456007/items/Q8Y9WZPF"],"itemData":{"id":4701,"type":"article-journal","abstract":"Summary\n            \n              1.\n               Studies aimed at estimating species site occupancy while accounting for imperfect detection are common in ecology and conservation. Often there is interest in assessing whether occupancy differs between two samples, for example, two points in time, areas or habitats. To ensure that meaningful results are obtained in such studies, attention has to be paid to their design, and power analysis is a useful means to accomplish this.\n            \n            \n              2.\n               We provide tools for conducting power analysis in studies aimed at detecting occupancy differences under imperfect detection and explore associated design trade‐offs. We derive a formula in closed form that conveniently allows determining the sample size required to detect a difference in occupancy with a given power. Because this formula is based on asymptotic approximations, we use simulations to assess its performance, at the same time comparing that of different significance tests.\n            \n            \n              3.\n               We show that the closed‐formula performs well in a wide range of scenarios, providing a useful lower sample size bound. For the simulated scenarios, a Wald test on the probability scale was the most powerful test among those evaluated.\n            \n            \n              4.\n               We found that choosing the number of repeat visits based on existing recommendations for single‐season studies will often be a good approach in terms of minimizing the effort required to achieve a given power.\n            \n            \n              5.\n               We demonstrate that our results and discussion are applicable regardless of whether independence or Markovian dependence is assumed in the occupancy status of sites between seasons, and illustrate their utility when designing to detect a trend in multiple‐season studies.\n            \n            \n              6.\n               Assessing differences in species occupancy is relevant in many ecological and conservation applications. For the outcome of these monitoring efforts to be meaningful and so to avoid wasting the often limited resources, survey design has to be carefully addressed to ensure that the relevant differences can be indeed detected and that this is achieved in the most efficient way. Here, we provide guidance and tools of immediate practical use for the design of such studies, including code to conduct power analysis.","citation-key":"guillera-arroita2012","container-title":"Methods in Ecology and Evolution","DOI":"10.1111/j.2041-210X.2012.00225.x","ISSN":"2041-210X, 2041-210X","issue":"5","journalAbbreviation":"Methods Ecol Evol","language":"en","license":"http://onlinelibrary.wiley.com/termsAndConditions#vor","page":"860-869","source":"DOI.org (Crossref)","title":"Designing studies to detect differences in species occupancy: power analysis under imperfect detection","title-short":"Designing studies to detect differences in species occupancy","volume":"3","author":[{"family":"Guillera‐Arroita","given":"Gurutzeta"},{"family":"Lahoz‐Monfort","given":"José J."}],"issued":{"date-parts":[["2012",10]]}}},{"id":4699,"uris":["http://zotero.org/users/9456007/items/6HQLU6XX"],"itemData":{"id":4699,"type":"article-journal","citation-key":"yoccoz2001","container-title":"Trends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EE63D1">
        <w:fldChar w:fldCharType="separate"/>
      </w:r>
      <w:r w:rsidR="008A6B47" w:rsidRPr="008A6B47">
        <w:rPr>
          <w:rFonts w:cs="Times New Roman"/>
        </w:rPr>
        <w:t>(Guillera‐Arroita &amp; Lahoz‐Monfort, 2012; Yoccoz et al., 2001)</w:t>
      </w:r>
      <w:r w:rsidR="00EE63D1">
        <w:fldChar w:fldCharType="end"/>
      </w:r>
      <w:r w:rsidR="00B54981" w:rsidRPr="00B54981">
        <w:t xml:space="preserve"> </w:t>
      </w:r>
      <w:r w:rsidR="00B54981">
        <w:t>This process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ins w:id="27" w:author="Claude" w:date="2026-07-28T12:00:00Z">
        <w:r>
          <w:t xml:space="preserve"> In practice the binding constraint is rarely statistical </w:t>
        </w:r>
        <w:r>
          <w:lastRenderedPageBreak/>
          <w:t>power in the abstract but the cost of the platform: vessel charter, ship days and personnel dominate the budget of most marine surveys, so an instruction to sample more is actionable only when it is accompanied by a defensible stopping point.</w:t>
        </w:r>
      </w:ins>
    </w:p>
    <w:bookmarkEnd w:id="25"/>
    <w:p w14:paraId="25688A63" w14:textId="77777777" w:rsidR="00D477E6" w:rsidRDefault="00D477E6" w:rsidP="001643E6">
      <w:pPr>
        <w:pStyle w:val="BodyText"/>
        <w:spacing w:line="480" w:lineRule="auto"/>
      </w:pPr>
    </w:p>
    <w:p w14:paraId="0267C06D" w14:textId="47BC6680" w:rsidR="00CE6B24" w:rsidRDefault="0066533A" w:rsidP="001643E6">
      <w:pPr>
        <w:pStyle w:val="BodyText"/>
        <w:spacing w:line="480" w:lineRule="auto"/>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In contrast to traditional survey techniques that are typically species-specific or require separate sampling efforts for different taxa, eDNA enables simultaneous, multi-species detection from a single sample</w:t>
      </w:r>
      <w:r w:rsidR="00344228">
        <w:t xml:space="preserve"> </w:t>
      </w:r>
      <w:r w:rsidR="00FA3259">
        <w:fldChar w:fldCharType="begin"/>
      </w:r>
      <w:r w:rsidR="00A45D3E">
        <w:instrText xml:space="preserve"> ADDIN ZOTERO_ITEM CSL_CITATION {"citationID":"lt5RtBFP","properties":{"unsorted":false,"formattedCitation":"(Guri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FA3259">
        <w:fldChar w:fldCharType="separate"/>
      </w:r>
      <w:r w:rsidR="00A45D3E">
        <w:rPr>
          <w:noProof/>
        </w:rPr>
        <w:t>(Guri et al., 2024)</w:t>
      </w:r>
      <w:r w:rsidR="00FA3259">
        <w:fldChar w:fldCharType="end"/>
      </w:r>
      <w:r>
        <w:t xml:space="preserve">. This holistic approach </w:t>
      </w:r>
      <w:r w:rsidR="003004DE">
        <w:t>promises</w:t>
      </w:r>
      <w:r>
        <w:t xml:space="preserve"> a more comprehensive assessment of community composition while substantially reducing field effort and </w:t>
      </w:r>
      <w:r w:rsidR="00100A8A" w:rsidRPr="00100A8A">
        <w:t>impacts on sampled organisms</w:t>
      </w:r>
      <w:r w:rsidR="00A0357E">
        <w:t xml:space="preserve"> </w:t>
      </w:r>
      <w:r w:rsidR="00A45D3E">
        <w:fldChar w:fldCharType="begin"/>
      </w:r>
      <w:r w:rsidR="00A45D3E">
        <w:instrText xml:space="preserve"> ADDIN ZOTERO_ITEM CSL_CITATION {"citationID":"YMIJg3yk","properties":{"unsorted":false,"formattedCitation":"(Guri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A45D3E">
        <w:fldChar w:fldCharType="separate"/>
      </w:r>
      <w:r w:rsidR="00A45D3E">
        <w:rPr>
          <w:noProof/>
        </w:rPr>
        <w:t>(Guri et al., 2023)</w:t>
      </w:r>
      <w:r w:rsidR="00A45D3E">
        <w:fldChar w:fldCharType="end"/>
      </w:r>
      <w:r w:rsidR="00C72FBD">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Additionally, while conventional methods detect organisms directly at the point of capture or observation, eDNA signals integrate information from surrounding areas through processes of DNA transport and decay</w:t>
      </w:r>
      <w:r w:rsidR="00E54BD9">
        <w:t xml:space="preserve"> </w:t>
      </w:r>
      <w:r w:rsidR="00E54BD9">
        <w:fldChar w:fldCharType="begin"/>
      </w:r>
      <w:r w:rsidR="00BC0903">
        <w:instrText xml:space="preserve"> ADDIN ZOTERO_ITEM CSL_CITATION {"citationID":"pCxsImNf","properties":{"unsorted":false,"formattedCitation":"(Brand\\uc0\\u227{}o-Dias et al., 2025; Z. Li et al., 2026)","plainCitation":"(Brandão-Dias et al., 2025; Z. Li et al., 2026)","noteIndex":0},"citationItems":[{"id":4275,"uris":["http://zotero.org/users/9456007/items/U8Y2U7U9"],"itemData":{"id":4275,"type":"article-journal","abstract":"Abstract\n            \n              Detections of environmental nucleic acids (eNA), such as DNA and RNA, are powerful tools for monitoring biodiversity. Yet, precise interpretation of these indirect detections requires understanding of eNAs persistence. We conducted a decay experiment to track degradation of six eNA components derived from the bottlenose dolphin\n              Tursiops truncatus\n              : mitochondrial eDNA of varying lengths, ribosomal eRNA, and messenger eRNA. Target eNAs were quantified over seven days via digital droplet PCR (ddPCR). Decay followed a biphasic exponential model with rapid initial loss (~ 24 h at 15 °C), followed by slower degradation. Mitochondrial messenger eRNA was least stable, disappearing within four hours. Ribosomal eRNA persisted longer but degraded slightly faster than its eDNA counterpart (decay rate λ₁ = 0.236 vs. 0.165 h⁻¹). Longest eDNA fragments decayed more rapidly (λ₁ = 0.190 h\n              −1\n              ) than shorter ones (λ₁ = 0.114 h\n              −1\n              ). These findings support using eDNA fragment length as a proxy for degradation and reinforce that combining multiple eNA components with distinct stabilities can provide a molecular clock to infer eNA age. This approach improves the spatiotemporal resolution of eNA-based monitoring, particularly for rare cetaceans that act as point sources. We also emphasize the importance of explicitly distinguishing between RNA types (ribosomal vs. messenger) in environmental studies, given their divergent stability and interpretability.","citation-key":"dias2025","container-title":"Scientific Reports","DOI":"10.1038/s41598-025-12916-5","ISSN":"2045-2322","issue":"1","journalAbbreviation":"Sci Rep","language":"en","license":"All rights reserved","note":"3 citations (Crossref/DOI) [2026-01-20]\n1 citations (Crossref/DOI) [2025-12-02]\n0 citations (Crossref/DOI) [2025-10-27]","page":"26791","source":"DOI.org (Crossref)","title":"Differential decay of multiple environmental nucleic acid components","volume":"15","author":[{"family":"Brandão-Dias","given":"Pedro Fp"},{"family":"Shaffer","given":"Megan"},{"family":"Guri","given":"Gledis"},{"family":"Parsons","given":"Kim M."},{"family":"Kelly","given":"Ryan P."},{"family":"Allan","given":"Elizabeth Andruszkiewicz"}],"issued":{"date-parts":[["2025",7,23]]}}},{"id":4483,"uris":["http://zotero.org/users/9456007/items/EMABUDWV"],"itemData":{"id":4483,"type":"article-journal","citation-key":"li2026","container-title":"Environmental Science &amp; Technology","DOI":"10.1021/acs.est.5c11071","ISSN":"0013-936X, 1520-5851","issue":"4","journalAbbreviation":"Environ. Sci. Technol.","language":"en","license":"https://creativecommons.org/licenses/by-nc-nd/4.0/","page":"3519-3531","source":"DOI.org (Crossref)","title":"Tracing Environmental DNA Transport in a Large Lake with Synthetic DNA Microparticles and Hydrodynamic Modeling","volume":"60","author":[{"family":"Li","given":"Zeyu"},{"family":"Ramón","given":"Cintia L."},{"family":"Bogdanowicz","given":"Steve"},{"family":"Koeberle","given":"Alexander L."},{"family":"Wang","given":"Dong"},{"family":"Rueda","given":"Francisco J."},{"family":"Cowen","given":"Edwin A."},{"family":"Walter","given":"M. Todd"},{"family":"Sethi","given":"Suresh A."},{"family":"Lodge","given":"David M."},{"family":"Luo","given":"Dan"},{"family":"Andrés","given":"Jose A."}],"issued":{"date-parts":[["2026",2,3]]}}}],"schema":"https://github.com/citation-style-language/schema/raw/master/csl-citation.json"} </w:instrText>
      </w:r>
      <w:r w:rsidR="00E54BD9">
        <w:fldChar w:fldCharType="separate"/>
      </w:r>
      <w:r w:rsidR="00BC0903" w:rsidRPr="00BC0903">
        <w:rPr>
          <w:rFonts w:cs="Times New Roman"/>
        </w:rPr>
        <w:t>(Brandão-Dias et al., 2025; Z. Li et al., 2026)</w:t>
      </w:r>
      <w:r w:rsidR="00E54BD9">
        <w:fldChar w:fldCharType="end"/>
      </w:r>
      <w:r>
        <w:t>. This spatial integration effect means that adjacent eDNA samples may contain overlapping information</w:t>
      </w:r>
      <w:r w:rsidR="00CE6B24">
        <w:t xml:space="preserve"> beyond what would be expected from species distribution patterns alone</w:t>
      </w:r>
      <w:r w:rsidR="00B44103">
        <w:t xml:space="preserve"> </w:t>
      </w:r>
      <w:r w:rsidR="00864D91">
        <w:fldChar w:fldCharType="begin"/>
      </w:r>
      <w:r w:rsidR="00FF5201">
        <w:instrText xml:space="preserve"> ADDIN ZOTERO_ITEM CSL_CITATION {"citationID":"x7oX1nzI","properties":{"unsorted":false,"formattedCitation":"(Guri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864D91">
        <w:fldChar w:fldCharType="separate"/>
      </w:r>
      <w:r w:rsidR="00FF5201">
        <w:rPr>
          <w:noProof/>
        </w:rPr>
        <w:t>(Guri et al., 2024)</w:t>
      </w:r>
      <w:r w:rsidR="00864D91">
        <w:fldChar w:fldCharType="end"/>
      </w:r>
      <w:r w:rsidR="00CE6B24">
        <w:t>.</w:t>
      </w:r>
      <w:r>
        <w:t xml:space="preserve"> </w:t>
      </w:r>
      <w:r w:rsidR="00CE6B24">
        <w:t>This fact motivates increased consideration of how to design and interpret surveys that collect eDNA.</w:t>
      </w:r>
      <w:ins w:id="28" w:author="Claude" w:date="2026-07-28T12:00:00Z">
        <w:r>
          <w:t xml:space="preserve"> Because agencies are now evaluating eDNA as an operational component of biodiversity assessment rather </w:t>
        </w:r>
        <w:r>
          <w:lastRenderedPageBreak/>
          <w:t>than as an exploratory tool, explicit and defensible guidance on how much to sample has become a prerequisite for uptake rather than a refinement of it.</w:t>
        </w:r>
      </w:ins>
    </w:p>
    <w:p w14:paraId="2A2BAAFC" w14:textId="77777777" w:rsidR="00BF4A9D" w:rsidRDefault="00BF4A9D" w:rsidP="001643E6">
      <w:pPr>
        <w:pStyle w:val="BodyText"/>
        <w:spacing w:line="480" w:lineRule="auto"/>
      </w:pPr>
    </w:p>
    <w:p w14:paraId="204E2337" w14:textId="5C12154E" w:rsidR="00BF4A9D" w:rsidRDefault="00BF4A9D" w:rsidP="001643E6">
      <w:pPr>
        <w:pStyle w:val="BodyText"/>
        <w:spacing w:line="480" w:lineRule="auto"/>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rsidRPr="00BF4A9D">
        <w:t xml:space="preserve">. The optimal sampling </w:t>
      </w:r>
      <w:r w:rsidR="00B44103">
        <w:t xml:space="preserve">effort </w:t>
      </w:r>
      <w:r w:rsidRPr="00BF4A9D">
        <w:t>occurs at the point where incremental improvements in precision or information content become disproportionately small relative to the required investment of resources and effort</w:t>
      </w:r>
      <w:r w:rsidR="000B7F3C">
        <w:t xml:space="preserve"> </w:t>
      </w:r>
      <w:r w:rsidR="000B7F3C">
        <w:fldChar w:fldCharType="begin"/>
      </w:r>
      <w:r w:rsidR="00AA6C90">
        <w:instrText xml:space="preserve"> ADDIN ZOTERO_ITEM CSL_CITATION {"citationID":"t1tiN2DQ","properties":{"unsorted":false,"formattedCitation":"(Tarugara et al., 2019; Thiele et al., 2023; Zhao et al., 2022)","plainCitation":"(Tarugara et al., 2019; Thiele et al., 2023; Zhao et al., 2022)","noteIndex":0},"citationItems":[{"id":4556,"uris":["http://zotero.org/users/9456007/items/VU5KM5NB"],"itemData":{"id":4556,"type":"article-journal","citation-key":"tarugara2019","container-title":"Global Ecology and Conservation","DOI":"10.1016/j.gecco.2019.e00627","ISSN":"23519894","journalAbbreviation":"Global Ecology and Conservation","language":"en","page":"e00627","source":"DOI.org (Crossref)","title":"Cost-benefit analysis of increasing sampling effort in a baited-camera trap survey of an African leopard (Panthera pardus) population","volume":"18","author":[{"family":"Tarugara","given":"Allan"},{"family":"Clegg","given":"Bruce W."},{"family":"Gandiwa","given":"Edson"},{"family":"Muposhi","given":"Victor K."}],"issued":{"date-parts":[["2019",4]]}}},{"id":4551,"uris":["http://zotero.org/users/9456007/items/4VSM38HD"],"itemData":{"id":4551,"type":"article-journal","abstract":"Abstract\n            \n              Context\n              Declining biodiversity in agricultural landscapes has increased the need for research and monitoring of insect abundance and diversity at the landscape level.\n            \n            \n              Objectives\n              We investigated the accuracy of different spatial sampling designs in estimating landscape-level abundance and species richness of carabids in agricultural landscapes and, further, which sample size per landscape section was required and whether dominating land use or landscape subdivision affected accuracy and required sample size.\n            \n            \n              Methods\n              We developed a simulation model that created raster maps of agricultural landscapes, compiled local carabid communities (species composition and abundances) within raster cells and simulated the sampling of carabids with pitfall traps using different spatial sampling designs and sample sizes between 4 and 49 sampling points per landscape section. Spatial sampling designs included random, systematic grid-based, stratified and clustered schemes.\n            \n            \n              Results\n              To estimate landscape-level abundance, area-proportional stratified random sampling was most accurate followed by systematic grid-based designs. A sample size of 25 appeared to be the best trade-off between accuracy and sampling cost. Accuracy was not affected substantially by landscape characteristics in most cases. With respect to species richness, all designs except for clustered sampling had comparable accuracies, but even 49 samples were not sufficient to detect 80% of the species.\n            \n            \n              Conclusion\n              Systematic grid-based designs are generally recommendable for sampling of carabids in agricultural landscapes and, in case a carabid-specific habitat classification is available, area-proportional stratified random sampling provides optimal accuracy for estimating landscape-level abundance. For assessment of species richness, large sample size is more important than spatial sampling design.","citation-key":"thiele2023","container-title":"Landscape Ecology","DOI":"10.1007/s10980-023-01605-1","ISSN":"0921-2973, 1572-9761","issue":"4","journalAbbreviation":"Landsc Ecol","language":"en","page":"919-932","source":"DOI.org (Crossref)","title":"Efficiency of spatial sampling designs in estimating abundance and species richness of carabids at the landscape level","volume":"38","author":[{"family":"Thiele","given":"Jan"},{"family":"Schulte Auf’M Erley","given":"Gunda"},{"family":"Glemnitz","given":"Michael"},{"family":"Gabriel","given":"Doreen"}],"issued":{"date-parts":[["2023",4]]}}},{"id":4255,"uris":["http://zotero.org/users/9456007/items/3S288ECW"],"itemData":{"id":4255,"type":"article-journal","abstract":"Abstract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0B7F3C">
        <w:fldChar w:fldCharType="separate"/>
      </w:r>
      <w:r w:rsidR="003D1914">
        <w:rPr>
          <w:noProof/>
        </w:rPr>
        <w:t>(Tarugara et al., 2019; Thiele et al., 2023; Zhao et al., 2022)</w:t>
      </w:r>
      <w:r w:rsidR="000B7F3C">
        <w:fldChar w:fldCharType="end"/>
      </w:r>
      <w:r w:rsidRPr="00BF4A9D">
        <w:t>. This principle guides the development of cost-effective sampling strategies that maximize analytical power while minimizing operational expenditure</w:t>
      </w:r>
      <w:r w:rsidR="00BC0903" w:rsidRPr="00BC0903">
        <w:t xml:space="preserve"> </w:t>
      </w:r>
      <w:r w:rsidR="00BC0903">
        <w:fldChar w:fldCharType="begin"/>
      </w:r>
      <w:r w:rsidR="00BC0903">
        <w:instrText xml:space="preserve"> ADDIN ZOTERO_ITEM CSL_CITATION {"citationID":"VcWK5AAW","properties":{"unsorted":false,"formattedCitation":"(Muradian et al., 2019)","plainCitation":"(Muradian et al., 2019)","noteIndex":0},"citationItems":[{"id":4557,"uris":["http://zotero.org/users/9456007/items/JJTIRCKM"],"itemData":{"id":4557,"type":"article-journal","abstract":"Abstract\n            Fisheries surveys are required to assess the status of fish populations but are rarely evaluated to determine which data provide most information for least cost. We develop such a method focused on Pacific herring (Clupea pallasii) in Prince William Sound, Alaska. This population collapsed in 1992–93 and an intensive monitoring programme has been developed to assess why herring have not yet recovered, including the development of a Bayesian stock assessment model. We conducted a Monte-Carlo simulation study that calculated the deterioration in assessment performance when each survey was excluded, which allowed us to assess the trade-off between cost and improvement in model performance from including each survey data. For $10,000 a year the disease survey reduces bias and imprecision in current biomass by 34% on average, increases model reliability by 22%, and decreases by 31% the probability of a false management conclusion related to regulating the fishery. For $350,000 a year the diver survey reduces bias and imprecision by 12%, increases model reliability by 6%, and decreases the probability of a false management conclusion by 23%. The framework presented here can be used in other fisheries to weigh the costs and benefits of alternative sampling programmes in estimating current biomass.","citation-key":"muradian2019","container-title":"ICES Journal of Marine Science","DOI":"10.1093/icesjms/fsz163","ISSN":"1054-3139, 1095-9289","issue":"7","language":"en","license":"https://academic.oup.com/journals/pages/open_access/funder_policies/chorus/standard_publication_model","page":"2102-2113","source":"DOI.org (Crossref)","title":"A framework for assessing which sampling programmes provide the best trade-off between accuracy and cost of data in stock assessments","volume":"76","author":[{"family":"Muradian","given":"Melissa L"},{"family":"Branch","given":"Trevor A"},{"family":"Punt","given":"André E"}],"editor":[{"family":"Kotwicki","given":"Stan"}],"issued":{"date-parts":[["2019",12,1]]}}}],"schema":"https://github.com/citation-style-language/schema/raw/master/csl-citation.json"} </w:instrText>
      </w:r>
      <w:r w:rsidR="00BC0903">
        <w:fldChar w:fldCharType="separate"/>
      </w:r>
      <w:r w:rsidR="00BC0903">
        <w:rPr>
          <w:noProof/>
        </w:rPr>
        <w:t>(Muradian et al., 2019)</w:t>
      </w:r>
      <w:r w:rsidR="00BC0903">
        <w:fldChar w:fldCharType="end"/>
      </w:r>
      <w:r w:rsidRPr="00BF4A9D">
        <w:t>.</w:t>
      </w:r>
      <w:ins w:id="29" w:author="Claude" w:date="2026-07-28T12:00:00Z">
        <w:r>
          <w:t xml:space="preserve"> For marine eDNA surveys in particular, the cost of an additional sample is usually dominated by the vessel time needed to reach a station rather than by laboratory processing, so the practical design question is how few stations suffice rather than how many replicates can be afforded at each.</w:t>
        </w:r>
      </w:ins>
    </w:p>
    <w:p w14:paraId="0B0E1BF3" w14:textId="77777777" w:rsidR="00BF4A9D" w:rsidRDefault="00BF4A9D" w:rsidP="001643E6">
      <w:pPr>
        <w:pStyle w:val="BodyText"/>
        <w:spacing w:line="480" w:lineRule="auto"/>
      </w:pPr>
    </w:p>
    <w:p w14:paraId="26B68E00" w14:textId="41E5E6C5" w:rsidR="00264629" w:rsidRDefault="00264629" w:rsidP="001643E6">
      <w:pPr>
        <w:pStyle w:val="BodyText"/>
        <w:spacing w:line="480" w:lineRule="auto"/>
      </w:pPr>
      <w:r w:rsidRPr="00D74919">
        <w:t>Species</w:t>
      </w:r>
      <w:r>
        <w:t xml:space="preserve"> </w:t>
      </w:r>
      <w:r w:rsidRPr="00D74919">
        <w:t xml:space="preserve">distribution </w:t>
      </w:r>
      <w:r>
        <w:t xml:space="preserve">inferences can be performed with a variety of mathematical frameworks, including </w:t>
      </w:r>
      <w:del w:id="30" w:author="Claude" w:date="2026-07-28T12:00:00Z">
        <w:r>
          <w:delText>spline‑based generalized additive models (GAMs), hierarchical stochastic partial differential equation (SPDE) models fitted using integrated nested Laplace approximation (INLA), conventional linear or additive regressions, spatial autoregressive structures, kernel‑based methods such as Gaussian processes (GP) and an expanding class of machine learning methods such as boosted regression trees (BRTs), random forests (RFs), and artificial neural networks (ANNs)</w:delText>
        </w:r>
      </w:del>
      <w:ins w:id="31" w:author="Claude" w:date="2026-07-28T12:00:00Z">
        <w:r>
          <w:t>generalized additive models, hierarchical SPDE models fitted with INLA, spatial autoregressive models, kernel-based methods such as Gaussian processes (GP), and machine-learning approaches</w:t>
        </w:r>
      </w:ins>
      <w:r>
        <w:t xml:space="preserve"> </w:t>
      </w:r>
      <w:r w:rsidR="005123FE">
        <w:fldChar w:fldCharType="begin"/>
      </w:r>
      <w:r w:rsidR="00387956">
        <w:instrText xml:space="preserve"> ADDIN ZOTERO_ITEM CSL_CITATION {"citationID":"UX75ZWQf","properties":{"unsorted":false,"formattedCitation":"(Dormann et al., 2007; Elith et al., 2008; Guisan &amp; Zimmermann, 2000; Lek &amp; Gu\\uc0\\u233{}gan, 1999; Lezama-Ochoa et al., 2020; X. Li &amp; Wang, 2013)","plainCitation":"(Dormann et al., 2007; Elith et al., 2008; Guisan &amp; Zimmermann, 2000; Lek &amp; Guégan, 1999; Lezama-Ochoa et al., 2020; X. Li &amp; Wang, 2013)","noteIndex":0},"citationItems":[{"id":4661,"uris":["http://zotero.org/users/9456007/items/W4T7RSPM"],"itemData":{"id":4661,"type":"article-journal","citation-key":"elith2008","container-title":"Journal of Animal Ecology","DOI":"10.1111/j.1365-2656.2008.01390.x","ISSN":"0021-8790, 1365-2656","issue":"4","journalAbbreviation":"Journal of Animal Ecology","language":"en","license":"http://onlinelibrary.wiley.com/termsAndConditions#vor","page":"802-813","source":"DOI.org (Crossref)","title":"A working guide to boosted regression trees","volume":"77","author":[{"family":"Elith","given":"J."},{"family":"Leathwick","given":"J. R."},{"family":"Hastie","given":"T."}],"issued":{"date-parts":[["2008",7]]}}},{"id":4651,"uris":["http://zotero.org/users/9456007/items/J6857QG6"],"itemData":{"id":4651,"type":"article-journal","abstract":"Species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M."},{"family":"Wilson","given":"Robert"}],"issued":{"date-parts":[["2007",10]]}}},{"id":4647,"uris":["http://zotero.org/users/9456007/items/IACRPDB5"],"itemData":{"id":4647,"type":"article-journal","citation-key":"guisan2000","container-title":"Ecological Modelling","DOI":"10.1016/S0304-3800(00)00354-9","ISSN":"03043800","issue":"2-3","journalAbbreviation":"Ecological Modelling","language":"en","license":"https://www.elsevier.com/tdm/userlicense/1.0/","page":"147-186","source":"DOI.org (Crossref)","title":"Predictive habitat distribution models in ecology","volume":"135","author":[{"family":"Guisan","given":"Antoine"},{"family":"Zimmermann","given":"Niklaus E."}],"issued":{"date-parts":[["2000",12]]}}},{"id":4664,"uris":["http://zotero.org/users/9456007/items/R7NVWJHQ"],"itemData":{"id":4664,"type":"article-journal","citation-key":"lek1999","container-title":"Ecological Modelling","DOI":"10.1016/S0304-3800(99)00092-7","ISSN":"03043800","issue":"2-3","journalAbbreviation":"Ecological Modelling","language":"en","license":"https://www.elsevier.com/tdm/userlicense/1.0/","page":"65-73","source":"DOI.org (Crossref)","title":"Artificial neural networks as a tool in ecological modelling, an introduction","volume":"120","author":[{"family":"Lek","given":"Sovan"},{"family":"Guégan","given":"J.F."}],"issued":{"date-parts":[["1999",8]]}}},{"id":4648,"uris":["http://zotero.org/users/9456007/items/HH9SULZH"],"itemData":{"id":4648,"type":"article-journal","abstract":"Abstract\n            \n              To protect the most vulnerable marine species it is essential to have an understanding of their spatiotemporal distributions. In recent decades, Bayesian statistics have been successfully used to quantify uncertainty surrounding identified areas of interest for bycatch species. However, conventional simulation-based approaches are often computationally intensive. To address this issue, in this study, an alternative Bayesian approach (Integrated Nested Laplace Approximation with Stochastic Partial Differential Equation, INLA-SPDE) is used to predict the occurrence of\n              Mobula mobular\n              species in the eastern Pacific Ocean (EPO). Specifically, a Generalized Additive Model is implemented to analyze data from the Inter-American Tropical Tuna Commission’s (IATTC) tropical tuna purse-seine fishery observer bycatch database (2005–2015). The INLA-SPDE approach had the potential to predict both the areas of importance in the EPO, that are already known for this species, and the more marginal hotspots, such as the Gulf of California and the Equatorial area which are not identified using other habitat models. Some drawbacks were identified with the INLA-SPDE database, including the difficulties of dealing with categorical variables and triangulating effectively to analyze spatial data. Despite these challenges, we conclude that INLA approach method is an useful complementary and/or alternative approach to traditional ones when modeling bycatch data to inform accurately management decisions.","citation-key":"lezama-ochoa2020","container-title":"Scientific Reports","DOI":"10.1038/s41598-020-73879-3","ISSN":"2045-2322","issue":"1","journalAbbreviation":"Sci Rep","language":"en","page":"18822","source":"DOI.org (Crossref)","title":"Using a Bayesian modelling approach (INLA-SPDE) to predict the occurrence of the Spinetail Devil Ray (Mobular mobular)","volume":"10","author":[{"family":"Lezama-Ochoa","given":"Nerea"},{"family":"Pennino","given":"Maria Grazia"},{"family":"Hall","given":"Martin A."},{"family":"Lopez","given":"Jon"},{"family":"Murua","given":"Hilario"}],"issued":{"date-parts":[["2020",11,2]]}}},{"id":4663,"uris":["http://zotero.org/users/9456007/items/C5PH9ELJ"],"itemData":{"id":4663,"type":"article-journal","abstract":"Abstract\n            Species distribution models have been used extensively in many fields, including climate change biology, landscape ecology and conservation biology. In the past 3 decades, a number of new models have been proposed, yet researchers still find it difficult to select appropriate models for data and objectives. In this review, we aim to provide insight into the prevailing species distribution models for newcomers in the field of modelling. We compared 11 popular models, including regression models (the generalized linear model, the generalized additive model, the multivariate adaptive regression splines model and hierarchical modelling), classification models (mixture discriminant analysis, the generalized boosting model, and classification and regression tree analysis) and complex models (artificial neural network, random forest, genetic algorithm for rule set production and maximum entropy approaches). Our objectives are: (i) to compare the strengths and weaknesses of the models, their characteristics and identify suitable situations for their use (in terms of data type and species–environment relationships) and (ii) to provide guidelines for model application, including 3 steps: model selection, model formulation and parameter estimation.","citation-key":"li2013","container-title":"Integrative Zoology","DOI":"10.1111/1749-4877.12000","ISSN":"1749-4877, 1749-4877","issue":"2","journalAbbreviation":"Integrative Zoology","language":"en","page":"124-135","source":"DOI.org (Crossref)","title":"Applying various algorithms for species distribution modelling","volume":"8","author":[{"family":"Li","given":"Xinhai"},{"family":"Wang","given":"Yuan"}],"issued":{"date-parts":[["2013",6]]}}}],"schema":"https://github.com/citation-style-language/schema/raw/master/csl-citation.json"} </w:instrText>
      </w:r>
      <w:r w:rsidR="005123FE">
        <w:fldChar w:fldCharType="separate"/>
      </w:r>
      <w:r w:rsidR="00387956" w:rsidRPr="00387956">
        <w:rPr>
          <w:rFonts w:cs="Times New Roman"/>
        </w:rPr>
        <w:t>(Dormann et al., 2007; Elith et al., 2008; Guisan &amp; Zimmermann, 2000; Lek &amp; Guégan, 1999; Lezama-Ochoa et al., 2020; X. Li &amp; Wang, 2013)</w:t>
      </w:r>
      <w:r w:rsidR="005123FE">
        <w:fldChar w:fldCharType="end"/>
      </w:r>
      <w:r w:rsidRPr="00D74919">
        <w:t xml:space="preserve">. </w:t>
      </w:r>
      <w:r w:rsidRPr="00E303CB">
        <w:t xml:space="preserve">In ecological and fisheries research, Gaussian Process (GP) models have been widely adopted </w:t>
      </w:r>
      <w:r>
        <w:t xml:space="preserve">due to </w:t>
      </w:r>
      <w:r w:rsidRPr="00E303CB">
        <w:t xml:space="preserve">their covariance </w:t>
      </w:r>
      <w:r w:rsidRPr="00E303CB">
        <w:lastRenderedPageBreak/>
        <w:t>parameters</w:t>
      </w:r>
      <w:r>
        <w:t xml:space="preserve"> which has</w:t>
      </w:r>
      <w:r w:rsidRPr="00E303CB">
        <w:t xml:space="preserve"> clear ecological interpretations and provide a flexible, non‑parametric way to capture spatial and environmental smooths</w:t>
      </w:r>
      <w:r>
        <w:t xml:space="preserve"> </w:t>
      </w:r>
      <w:r w:rsidR="00F86CCF">
        <w:fldChar w:fldCharType="begin"/>
      </w:r>
      <w:r w:rsidR="008F35CC">
        <w:instrText xml:space="preserve"> ADDIN ZOTERO_ITEM CSL_CITATION {"citationID":"eLLQaNTL","properties":{"unsorted":false,"formattedCitation":"(Lewy &amp; Kristensen, 2009; Nielsen et al., 2016)","plainCitation":"(Lewy &amp; Kristensen, 2009; Nielsen et al., 2016)","noteIndex":0},"citationItems":[{"id":4492,"uris":["http://zotero.org/users/9456007/items/S4LRVKV4"],"itemData":{"id":4492,"type":"article-journal","abstract":"The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id":4494,"uris":["http://zotero.org/users/9456007/items/A6TMEM34"],"itemData":{"id":4494,"type":"article-journal","citation-key":"nielsen2016","container-title":"PLOS ONE","DOI":"10.1371/journal.pone.0148722","ISSN":"1932-6203","issue":"2","journalAbbreviation":"PLoS ONE","language":"en","page":"e0148722","source":"DOI.org (Crossref)","title":"A Statistical Model for Estimation of Fish Density Including Correlation in Size, Space, Time and between Species from Research Survey Data","title-short":"Correction","volume":"11","author":[{"family":"Nielsen","given":"J. Rasmus"},{"family":"Kristensen","given":"Kasper"},{"family":"Lewy","given":"Peter"},{"family":"Bastardie","given":"Francois"}],"issued":{"date-parts":[["2016",2,3]]}}}],"schema":"https://github.com/citation-style-language/schema/raw/master/csl-citation.json"} </w:instrText>
      </w:r>
      <w:r w:rsidR="00F86CCF">
        <w:fldChar w:fldCharType="separate"/>
      </w:r>
      <w:r w:rsidR="008F35CC">
        <w:rPr>
          <w:noProof/>
        </w:rPr>
        <w:t>(Lewy &amp; Kristensen, 2009; Nielsen et al., 2016)</w:t>
      </w:r>
      <w:r w:rsidR="00F86CCF">
        <w:fldChar w:fldCharType="end"/>
      </w:r>
      <w:r w:rsidR="008F35CC">
        <w:t xml:space="preserve"> </w:t>
      </w:r>
      <w:ins w:id="32" w:author="Claude" w:date="2026-07-28T12:00:00Z">
        <w:r>
          <w:t>Because our aim is to give survey designers an interpretable rule of thumb rather than to compare model families, we use GPs throughout and treat their covariance parameters as the quantities that a survey must be designed to estimate.</w:t>
        </w:r>
      </w:ins>
    </w:p>
    <w:p w14:paraId="21B56FD1" w14:textId="77777777" w:rsidR="00CE6B24" w:rsidRDefault="00CE6B24" w:rsidP="001643E6">
      <w:pPr>
        <w:pStyle w:val="BodyText"/>
        <w:spacing w:line="480" w:lineRule="auto"/>
      </w:pPr>
    </w:p>
    <w:p w14:paraId="48D93BD9" w14:textId="74E71922" w:rsidR="008B73BD" w:rsidRDefault="00000000">
      <w:pPr>
        <w:pStyle w:val="BodyText"/>
        <w:spacing w:line="480" w:lineRule="auto"/>
        <w:rPr>
          <w:ins w:id="33" w:author="Claude" w:date="2026-07-28T12:00:00Z"/>
        </w:rPr>
      </w:pPr>
      <w:ins w:id="34" w:author="Claude" w:date="2026-07-28T12:00:00Z">
        <w:r>
          <w:t>Two properties of a species’ spatial distribution determine how densely it must be sampled. The first is the distance over which the distribution remains similar to itself — its spatial autocorrelation, or length-scale (</w:t>
        </w:r>
        <w:r>
          <w:rPr>
            <w:i/>
            <w:iCs/>
          </w:rPr>
          <w:t>ρ</w:t>
        </w:r>
        <w:r>
          <w:t>); the second is how much of the observed variation is spatially structured rather than unstructured noise</w:t>
        </w:r>
      </w:ins>
      <w:r w:rsidR="00F01631">
        <w:t xml:space="preserve"> (untested here)</w:t>
      </w:r>
      <w:ins w:id="35" w:author="Claude" w:date="2026-07-28T12:00:00Z">
        <w:r>
          <w:t xml:space="preserve">. A species with a </w:t>
        </w:r>
      </w:ins>
      <w:r w:rsidR="00F01631">
        <w:t>high</w:t>
      </w:r>
      <w:ins w:id="36" w:author="Claude" w:date="2026-07-28T12:00:00Z">
        <w:r>
          <w:t xml:space="preserve"> length-scale changes gradually across a survey domain and can be reconstructed from widely spaced stations, whereas a species with a </w:t>
        </w:r>
      </w:ins>
      <w:r w:rsidR="00F01631">
        <w:t>small</w:t>
      </w:r>
      <w:ins w:id="37" w:author="Claude" w:date="2026-07-28T12:00:00Z">
        <w:r>
          <w:t xml:space="preserve"> length-scale changes abruptly, so that stations placed further apart than that scale carry effectively independent information and leave the intervening area unresolved (Figure 1). We formalise these ideas with a Gaussian process model (described in Materials and methods) and use its length-scale parameter as the single quantity summarising how demanding a species is to survey.</w:t>
        </w:r>
      </w:ins>
    </w:p>
    <w:p w14:paraId="5516F17C" w14:textId="19872C50" w:rsidR="0032076E" w:rsidRDefault="00D04708" w:rsidP="001643E6">
      <w:pPr>
        <w:pStyle w:val="BodyText"/>
        <w:spacing w:line="480" w:lineRule="auto"/>
        <w:rPr>
          <w:del w:id="38" w:author="Claude" w:date="2026-07-28T12:00:00Z"/>
        </w:rPr>
      </w:pPr>
      <w:del w:id="39" w:author="Claude" w:date="2026-07-28T12:00:00Z">
        <w:r>
          <w:delText>This approach is grounded in the assumption that species distributions and abundances change in a smooth and continuous manner</w:delText>
        </w:r>
        <w:r w:rsidR="00207177">
          <w:delText xml:space="preserve"> across space (or other covariates)</w:delText>
        </w:r>
        <w:r>
          <w:delText>, reflecting correlated responses to spatial, environmental, and biological covariates</w:delText>
        </w:r>
        <w:r w:rsidR="00003A5F">
          <w:delText xml:space="preserve"> </w:delText>
        </w:r>
        <w:r w:rsidR="008F35CC">
          <w:rPr>
            <w:bCs w:val="0"/>
          </w:rPr>
          <w:fldChar w:fldCharType="begin"/>
        </w:r>
        <w:r w:rsidR="008F35CC">
          <w:del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delInstrText>
        </w:r>
        <w:r w:rsidR="008F35CC">
          <w:rPr>
            <w:bCs w:val="0"/>
          </w:rPr>
          <w:fldChar w:fldCharType="separate"/>
        </w:r>
        <w:r w:rsidR="008F35CC">
          <w:rPr>
            <w:noProof/>
          </w:rPr>
          <w:delText>(Lewy &amp; Kristensen, 2009)</w:delText>
        </w:r>
        <w:r w:rsidR="008F35CC">
          <w:rPr>
            <w:bCs w:val="0"/>
          </w:rPr>
          <w:fldChar w:fldCharType="end"/>
        </w:r>
        <w:r>
          <w:delText>.</w:delText>
        </w:r>
        <w:r w:rsidR="00353F64">
          <w:delText xml:space="preserve"> </w:delText>
        </w:r>
        <w:r w:rsidR="009D2167" w:rsidRPr="005126D7">
          <w:delText>G</w:delText>
        </w:r>
        <w:r w:rsidR="009D2167">
          <w:delText>P</w:delText>
        </w:r>
        <w:r w:rsidR="009D2167" w:rsidRPr="005126D7">
          <w:delText xml:space="preserve"> models are appropriate only to the extent that their underlying smoothness assumptions are </w:delText>
        </w:r>
        <w:r w:rsidR="00525775" w:rsidRPr="005126D7">
          <w:delText>met and</w:delText>
        </w:r>
        <w:r w:rsidR="009D2167" w:rsidRPr="005126D7">
          <w:delText xml:space="preserve"> may therefore perform poorly in systems characterized by sharp boundaries or abrupt, non-smooth variation in space or covariate relationships.</w:delText>
        </w:r>
        <w:r w:rsidR="009D2167">
          <w:delText xml:space="preserve"> </w:delText>
        </w:r>
        <w:r>
          <w:delText>At the core</w:delText>
        </w:r>
        <w:r w:rsidR="00353F64">
          <w:delText xml:space="preserve">, </w:delText>
        </w:r>
        <w:r w:rsidR="00CD3E18">
          <w:delText xml:space="preserve">in simple terms, </w:delText>
        </w:r>
        <w:r w:rsidR="007566A0">
          <w:delText xml:space="preserve">GPs posit that </w:delText>
        </w:r>
        <w:r>
          <w:delText xml:space="preserve">observations made at </w:delText>
        </w:r>
        <w:r w:rsidR="0067503E">
          <w:delText xml:space="preserve">proximate </w:delText>
        </w:r>
        <w:r>
          <w:delText>locations or covariate</w:delText>
        </w:r>
        <w:r w:rsidR="0067503E">
          <w:delText xml:space="preserve"> values</w:delText>
        </w:r>
        <w:r>
          <w:delText xml:space="preserve"> should </w:delText>
        </w:r>
        <w:r w:rsidR="00A422E3">
          <w:delText xml:space="preserve">be </w:delText>
        </w:r>
        <w:r>
          <w:delText>similar</w:delText>
        </w:r>
        <w:r w:rsidR="00655E33">
          <w:delText xml:space="preserve"> </w:delText>
        </w:r>
        <w:r w:rsidR="008F35CC">
          <w:rPr>
            <w:bCs w:val="0"/>
          </w:rPr>
          <w:fldChar w:fldCharType="begin"/>
        </w:r>
        <w:r w:rsidR="00387956">
          <w:del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delInstrText>
        </w:r>
        <w:r w:rsidR="008F35CC">
          <w:rPr>
            <w:bCs w:val="0"/>
          </w:rPr>
          <w:fldChar w:fldCharType="separate"/>
        </w:r>
        <w:r w:rsidR="00387956">
          <w:rPr>
            <w:noProof/>
          </w:rPr>
          <w:delText>(Dormann et al., 2007)</w:delText>
        </w:r>
        <w:r w:rsidR="008F35CC">
          <w:rPr>
            <w:bCs w:val="0"/>
          </w:rPr>
          <w:fldChar w:fldCharType="end"/>
        </w:r>
        <w:r w:rsidR="007F4A1D">
          <w:delText xml:space="preserve">. </w:delText>
        </w:r>
        <w:r w:rsidR="00A422E3">
          <w:delText xml:space="preserve">Generally, the similarity among observations </w:delText>
        </w:r>
        <w:r>
          <w:delText>is quantified through a covariance function</w:delText>
        </w:r>
        <w:r w:rsidR="00373AC6">
          <w:delText xml:space="preserve"> (</w:delText>
        </w:r>
        <w:r>
          <w:delText>or kernel</w:delText>
        </w:r>
        <w:r w:rsidR="00373AC6">
          <w:delText>)</w:delText>
        </w:r>
        <w:r>
          <w:delText xml:space="preserve">, which governs the </w:delText>
        </w:r>
        <w:r w:rsidR="00350360" w:rsidRPr="00350360">
          <w:delText xml:space="preserve">covariance </w:delText>
        </w:r>
        <w:r w:rsidR="00EC3CE6">
          <w:delText xml:space="preserve">change </w:delText>
        </w:r>
        <w:r>
          <w:delText xml:space="preserve">between two points </w:delText>
        </w:r>
        <w:r w:rsidR="00F059D3" w:rsidRPr="00F059D3">
          <w:rPr>
            <w:i/>
            <w:iCs/>
          </w:rPr>
          <w:delText>x</w:delText>
        </w:r>
        <w:r>
          <w:delText xml:space="preserve"> and </w:delText>
        </w:r>
        <w:r w:rsidR="00F059D3" w:rsidRPr="00F059D3">
          <w:rPr>
            <w:i/>
            <w:iCs/>
          </w:rPr>
          <w:delText>x</w:delText>
        </w:r>
        <w:r w:rsidR="00F059D3">
          <w:rPr>
            <w:i/>
            <w:iCs/>
          </w:rPr>
          <w:delText xml:space="preserve">' </w:delText>
        </w:r>
        <w:r>
          <w:delText>with increasing distance.</w:delText>
        </w:r>
        <w:r w:rsidR="00A422E3">
          <w:delText xml:space="preserve"> </w:delText>
        </w:r>
        <w:r w:rsidR="00E33EA0" w:rsidRPr="00E33EA0">
          <w:delText xml:space="preserve">Although this distance can be defined in terms of spatial location, environmental covariates, or both, </w:delText>
        </w:r>
        <w:r w:rsidR="00074790">
          <w:delText xml:space="preserve">in this study we </w:delText>
        </w:r>
        <w:r w:rsidR="00E33EA0" w:rsidRPr="00E33EA0">
          <w:delText>focus on</w:delText>
        </w:r>
        <w:r w:rsidR="00074790">
          <w:delText>ly</w:delText>
        </w:r>
        <w:r w:rsidR="00C053C4">
          <w:delText xml:space="preserve"> on</w:delText>
        </w:r>
        <w:r w:rsidR="00E33EA0" w:rsidRPr="00E33EA0">
          <w:delText xml:space="preserve"> spatial </w:delText>
        </w:r>
        <w:r w:rsidR="00A60478">
          <w:delText>covariance</w:delText>
        </w:r>
        <w:r w:rsidR="00E33EA0" w:rsidRPr="00E33EA0">
          <w:delText>.</w:delText>
        </w:r>
        <w:r w:rsidR="00E33EA0">
          <w:delText xml:space="preserve"> </w:delText>
        </w:r>
        <w:r w:rsidR="007566A0">
          <w:delText xml:space="preserve">For exponential and squared-exponential covariance functions, a single parameter known as the length-scale controls how correlation changes with distance. </w:delText>
        </w:r>
        <w:r>
          <w:delText xml:space="preserve">Large length-scales </w:delText>
        </w:r>
        <w:r w:rsidR="00DF3574">
          <w:delText>mean that</w:delText>
        </w:r>
        <w:r w:rsidR="007566A0">
          <w:delText xml:space="preserve"> </w:delText>
        </w:r>
        <w:r>
          <w:delText xml:space="preserve">nearby points </w:delText>
        </w:r>
        <w:r w:rsidR="00DF3574">
          <w:delText xml:space="preserve">are </w:delText>
        </w:r>
        <w:r>
          <w:delText xml:space="preserve">highly correlated, whereas small length-scales imply </w:delText>
        </w:r>
        <w:r w:rsidR="007566A0">
          <w:delText xml:space="preserve">a </w:delText>
        </w:r>
        <w:r>
          <w:delText xml:space="preserve">rapid </w:delText>
        </w:r>
        <w:r w:rsidR="007566A0">
          <w:delText xml:space="preserve">decline in </w:delText>
        </w:r>
        <w:r>
          <w:delText xml:space="preserve">correlation </w:delText>
        </w:r>
        <w:r w:rsidR="007566A0">
          <w:delText>with distance</w:delText>
        </w:r>
        <w:r>
          <w:delText xml:space="preserve">. </w:delText>
        </w:r>
        <w:r w:rsidR="00EA4F75">
          <w:delText>We assert that many species can be well described using relatively simple covariance models</w:delText>
        </w:r>
        <w:r w:rsidR="005B37A0" w:rsidRPr="005B37A0">
          <w:delText xml:space="preserve"> </w:delText>
        </w:r>
        <w:r w:rsidR="00AC6083">
          <w:rPr>
            <w:bCs w:val="0"/>
          </w:rPr>
          <w:fldChar w:fldCharType="begin"/>
        </w:r>
        <w:r w:rsidR="00AC6083">
          <w:del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delInstrText>
        </w:r>
        <w:r w:rsidR="00AC6083">
          <w:rPr>
            <w:bCs w:val="0"/>
          </w:rPr>
          <w:fldChar w:fldCharType="separate"/>
        </w:r>
        <w:r w:rsidR="00AC6083">
          <w:rPr>
            <w:noProof/>
          </w:rPr>
          <w:delText>(Thorson et al., 2015)</w:delText>
        </w:r>
        <w:r w:rsidR="00AC6083">
          <w:rPr>
            <w:bCs w:val="0"/>
          </w:rPr>
          <w:fldChar w:fldCharType="end"/>
        </w:r>
        <w:r w:rsidR="00EA4F75">
          <w:delText xml:space="preserve">. </w:delText>
        </w:r>
        <w:r w:rsidR="004F7F89">
          <w:delText>Specifically,</w:delText>
        </w:r>
        <w:r w:rsidR="00EA4F75">
          <w:delText xml:space="preserve"> we use an isotropic, squared exponential covariance model for the </w:delText>
        </w:r>
        <w:r>
          <w:delText>distribution of a species</w:delText>
        </w:r>
        <w:r w:rsidR="0044189E">
          <w:delText xml:space="preserve">. Let </w:delText>
        </w:r>
        <w:r w:rsidR="0044189E" w:rsidRPr="0088579E">
          <w:rPr>
            <w:i/>
            <w:iCs/>
          </w:rPr>
          <w:delText>X</w:delText>
        </w:r>
        <w:r w:rsidR="00EA4F75">
          <w:delText xml:space="preserve"> </w:delText>
        </w:r>
        <w:r w:rsidR="0044189E">
          <w:delText>{</w:delText>
        </w:r>
        <w:r w:rsidR="0044189E" w:rsidRPr="0044189E">
          <w:rPr>
            <w:i/>
            <w:iCs/>
          </w:rPr>
          <w:delText>x</w:delText>
        </w:r>
        <w:r w:rsidR="0044189E" w:rsidRPr="0044189E">
          <w:rPr>
            <w:i/>
            <w:iCs/>
            <w:vertAlign w:val="subscript"/>
          </w:rPr>
          <w:delText>1</w:delText>
        </w:r>
        <w:r w:rsidR="0044189E">
          <w:delText>,</w:delText>
        </w:r>
        <w:r w:rsidR="0044189E" w:rsidRPr="0044189E">
          <w:rPr>
            <w:i/>
            <w:iCs/>
          </w:rPr>
          <w:delText>x</w:delText>
        </w:r>
        <w:r w:rsidR="0044189E" w:rsidRPr="0044189E">
          <w:rPr>
            <w:i/>
            <w:iCs/>
            <w:vertAlign w:val="subscript"/>
          </w:rPr>
          <w:delText>2</w:delText>
        </w:r>
        <w:r w:rsidR="0044189E">
          <w:delText>,…</w:delText>
        </w:r>
        <w:r w:rsidR="0044189E" w:rsidRPr="0044189E">
          <w:rPr>
            <w:i/>
            <w:iCs/>
          </w:rPr>
          <w:delText>x</w:delText>
        </w:r>
        <w:r w:rsidR="00CA17E1">
          <w:rPr>
            <w:i/>
            <w:iCs/>
            <w:vertAlign w:val="subscript"/>
          </w:rPr>
          <w:delText>N</w:delText>
        </w:r>
        <w:r w:rsidR="0044189E">
          <w:delText xml:space="preserve">} be the set of </w:delText>
        </w:r>
        <w:r w:rsidR="00180919">
          <w:rPr>
            <w:i/>
            <w:iCs/>
          </w:rPr>
          <w:delText>N</w:delText>
        </w:r>
        <w:r w:rsidR="0044189E">
          <w:delText xml:space="preserve"> observed spatial locations. </w:delText>
        </w:r>
        <w:r w:rsidR="0044189E" w:rsidRPr="0044189E">
          <w:delText>The</w:delText>
        </w:r>
        <w:r w:rsidR="0067503E">
          <w:delText>n</w:delText>
        </w:r>
        <w:r w:rsidR="0044189E" w:rsidRPr="0044189E">
          <w:delText xml:space="preserve"> species </w:delText>
        </w:r>
        <w:r w:rsidR="00D56D34">
          <w:delText xml:space="preserve">(eDNA) </w:delText>
        </w:r>
        <w:r w:rsidR="0044189E" w:rsidRPr="0044189E">
          <w:delText>abundance or density</w:delText>
        </w:r>
        <w:r w:rsidR="0044189E">
          <w:delText xml:space="preserve"> </w:delText>
        </w:r>
        <w:r w:rsidR="0044189E" w:rsidRPr="0088579E">
          <w:rPr>
            <w:i/>
            <w:iCs/>
          </w:rPr>
          <w:delText>Y</w:delText>
        </w:r>
        <w:r w:rsidR="0044189E">
          <w:delText xml:space="preserve"> across all sampled locations </w:delText>
        </w:r>
        <w:r w:rsidR="00CA17E1">
          <w:delText>(</w:delText>
        </w:r>
        <w:r w:rsidR="00CA17E1" w:rsidRPr="00350F57">
          <w:rPr>
            <w:i/>
            <w:iCs/>
          </w:rPr>
          <w:delText>X</w:delText>
        </w:r>
        <w:r w:rsidR="00CA17E1">
          <w:delText xml:space="preserve">) </w:delText>
        </w:r>
        <w:r w:rsidR="0044189E">
          <w:delText>is modeled as</w:delText>
        </w:r>
        <w:r w:rsidR="0067503E">
          <w:delText>,</w:delText>
        </w:r>
      </w:del>
    </w:p>
    <w:p w14:paraId="65601BFB" w14:textId="1C66EE13" w:rsidR="00506C1B" w:rsidRPr="007664E1" w:rsidRDefault="00000000" w:rsidP="001643E6">
      <w:pPr>
        <w:pStyle w:val="BodyText"/>
        <w:spacing w:line="480" w:lineRule="auto"/>
        <w:rPr>
          <w:del w:id="40" w:author="Claude" w:date="2026-07-28T12:00:00Z"/>
          <w:rFonts w:eastAsiaTheme="minorEastAsia"/>
        </w:rPr>
      </w:pPr>
      <m:oMathPara>
        <m:oMath>
          <m:eqArr>
            <m:eqArrPr>
              <m:maxDist m:val="1"/>
              <m:ctrlPr>
                <w:del w:id="41" w:author="Claude" w:date="2026-07-28T12:00:00Z">
                  <w:rPr>
                    <w:rFonts w:ascii="Cambria Math" w:hAnsi="Cambria Math"/>
                  </w:rPr>
                </w:del>
              </m:ctrlPr>
            </m:eqArrPr>
            <m:e>
              <m:r>
                <w:del w:id="42" w:author="Claude" w:date="2026-07-28T12:00:00Z">
                  <w:rPr>
                    <w:rFonts w:ascii="Cambria Math" w:hAnsi="Cambria Math"/>
                  </w:rPr>
                  <m:t>Y</m:t>
                </w:del>
              </m:r>
              <m:r>
                <w:del w:id="43" w:author="Claude" w:date="2026-07-28T12:00:00Z">
                  <m:rPr>
                    <m:sty m:val="p"/>
                  </m:rPr>
                  <w:rPr>
                    <w:rFonts w:ascii="Cambria Math" w:hAnsi="Cambria Math"/>
                  </w:rPr>
                  <m:t>∼</m:t>
                </w:del>
              </m:r>
              <m:r>
                <w:del w:id="44" w:author="Claude" w:date="2026-07-28T12:00:00Z">
                  <w:rPr>
                    <w:rFonts w:ascii="Cambria Math" w:hAnsi="Cambria Math"/>
                  </w:rPr>
                  <m:t>MVN</m:t>
                </w:del>
              </m:r>
              <m:d>
                <m:dPr>
                  <m:ctrlPr>
                    <w:del w:id="45" w:author="Claude" w:date="2026-07-28T12:00:00Z">
                      <w:rPr>
                        <w:rFonts w:ascii="Cambria Math" w:hAnsi="Cambria Math"/>
                      </w:rPr>
                    </w:del>
                  </m:ctrlPr>
                </m:dPr>
                <m:e>
                  <m:r>
                    <w:del w:id="46" w:author="Claude" w:date="2026-07-28T12:00:00Z">
                      <w:rPr>
                        <w:rFonts w:ascii="Cambria Math" w:hAnsi="Cambria Math"/>
                      </w:rPr>
                      <m:t>μ</m:t>
                    </w:del>
                  </m:r>
                  <m:r>
                    <w:del w:id="47" w:author="Claude" w:date="2026-07-28T12:00:00Z">
                      <m:rPr>
                        <m:sty m:val="p"/>
                      </m:rPr>
                      <w:rPr>
                        <w:rFonts w:ascii="Cambria Math" w:hAnsi="Cambria Math"/>
                      </w:rPr>
                      <m:t>,</m:t>
                    </w:del>
                  </m:r>
                  <m:r>
                    <w:del w:id="48" w:author="Claude" w:date="2026-07-28T12:00:00Z">
                      <m:rPr>
                        <m:sty m:val="bi"/>
                      </m:rPr>
                      <w:rPr>
                        <w:rFonts w:ascii="Cambria Math" w:hAnsi="Cambria Math"/>
                      </w:rPr>
                      <m:t>K</m:t>
                    </w:del>
                  </m:r>
                  <m:r>
                    <w:del w:id="49" w:author="Claude" w:date="2026-07-28T12:00:00Z">
                      <m:rPr>
                        <m:sty m:val="p"/>
                      </m:rPr>
                      <w:rPr>
                        <w:rFonts w:ascii="Cambria Math" w:hAnsi="Cambria Math"/>
                      </w:rPr>
                      <m:t>+</m:t>
                    </w:del>
                  </m:r>
                  <m:sSup>
                    <m:sSupPr>
                      <m:ctrlPr>
                        <w:del w:id="50" w:author="Claude" w:date="2026-07-28T12:00:00Z">
                          <w:rPr>
                            <w:rFonts w:ascii="Cambria Math" w:hAnsi="Cambria Math"/>
                          </w:rPr>
                        </w:del>
                      </m:ctrlPr>
                    </m:sSupPr>
                    <m:e>
                      <m:r>
                        <w:del w:id="51" w:author="Claude" w:date="2026-07-28T12:00:00Z">
                          <w:rPr>
                            <w:rFonts w:ascii="Cambria Math" w:hAnsi="Cambria Math"/>
                          </w:rPr>
                          <m:t>σ</m:t>
                        </w:del>
                      </m:r>
                    </m:e>
                    <m:sup>
                      <m:r>
                        <w:del w:id="52" w:author="Claude" w:date="2026-07-28T12:00:00Z">
                          <m:rPr>
                            <m:sty m:val="p"/>
                          </m:rPr>
                          <w:rPr>
                            <w:rFonts w:ascii="Cambria Math" w:hAnsi="Cambria Math"/>
                          </w:rPr>
                          <m:t>2</m:t>
                        </w:del>
                      </m:r>
                    </m:sup>
                  </m:sSup>
                  <m:r>
                    <w:del w:id="53" w:author="Claude" w:date="2026-07-28T12:00:00Z">
                      <m:rPr>
                        <m:sty m:val="bi"/>
                      </m:rPr>
                      <w:rPr>
                        <w:rFonts w:ascii="Cambria Math" w:hAnsi="Cambria Math"/>
                      </w:rPr>
                      <m:t>I</m:t>
                    </w:del>
                  </m:r>
                </m:e>
              </m:d>
              <m:r>
                <w:del w:id="54" w:author="Claude" w:date="2026-07-28T12:00:00Z">
                  <m:rPr>
                    <m:sty m:val="p"/>
                  </m:rPr>
                  <w:rPr>
                    <w:rFonts w:ascii="Cambria Math" w:hAnsi="Cambria Math"/>
                  </w:rPr>
                  <m:t>,#1</m:t>
                </w:del>
              </m:r>
            </m:e>
          </m:eqArr>
        </m:oMath>
      </m:oMathPara>
    </w:p>
    <w:p w14:paraId="13DBCC8A" w14:textId="766808D6" w:rsidR="007664E1" w:rsidRPr="007664E1" w:rsidRDefault="007664E1" w:rsidP="001643E6">
      <w:pPr>
        <w:pStyle w:val="FirstParagraph"/>
        <w:spacing w:line="480" w:lineRule="auto"/>
        <w:rPr>
          <w:del w:id="55" w:author="Claude" w:date="2026-07-28T12:00:00Z"/>
        </w:rPr>
      </w:pPr>
      <w:del w:id="56" w:author="Claude" w:date="2026-07-28T12:00:00Z">
        <w:r>
          <w:delText xml:space="preserve">where </w:delText>
        </w:r>
        <w:r w:rsidR="0044189E" w:rsidRPr="0088579E">
          <w:rPr>
            <w:i/>
            <w:iCs/>
            <w:lang w:val="el-GR"/>
          </w:rPr>
          <w:delText>μ</w:delText>
        </w:r>
        <w:r w:rsidR="0044189E">
          <w:rPr>
            <w:lang w:val="el-GR"/>
          </w:rPr>
          <w:delText xml:space="preserve"> </w:delText>
        </w:r>
        <w:r w:rsidR="0044189E">
          <w:delText xml:space="preserve">is the </w:delText>
        </w:r>
        <w:r>
          <w:delText xml:space="preserve">global mean abundance, </w:delText>
        </w:r>
        <w:r>
          <w:rPr>
            <w:lang w:val="el-GR"/>
          </w:rPr>
          <w:delText>σ</w:delText>
        </w:r>
        <w:r w:rsidRPr="00F00310">
          <w:rPr>
            <w:rFonts w:eastAsiaTheme="minorEastAsia"/>
            <w:vertAlign w:val="superscript"/>
          </w:rPr>
          <w:delText>2</w:delText>
        </w:r>
        <w:r>
          <w:delText xml:space="preserve"> is the non-spatial variance, </w:delText>
        </w:r>
        <w:r w:rsidRPr="007664E1">
          <w:rPr>
            <w:b/>
            <w:i/>
            <w:iCs/>
          </w:rPr>
          <w:delText>I</w:delText>
        </w:r>
        <w:r>
          <w:delText xml:space="preserve"> is an n x n identity matrix</w:delText>
        </w:r>
        <w:r w:rsidR="00705D45">
          <w:delText xml:space="preserve"> and </w:delText>
        </w:r>
        <w:r w:rsidRPr="007664E1">
          <w:rPr>
            <w:b/>
            <w:i/>
            <w:iCs/>
          </w:rPr>
          <w:delText>K</w:delText>
        </w:r>
        <w:r w:rsidR="00771760">
          <w:rPr>
            <w:b/>
            <w:i/>
            <w:iCs/>
          </w:rPr>
          <w:delText>(</w:delText>
        </w:r>
        <w:r w:rsidR="00771760" w:rsidRPr="00771760">
          <w:rPr>
            <w:i/>
            <w:iCs/>
          </w:rPr>
          <w:delText>X,X</w:delText>
        </w:r>
        <w:r w:rsidR="00771760">
          <w:rPr>
            <w:b/>
            <w:i/>
            <w:iCs/>
          </w:rPr>
          <w:delText>)</w:delText>
        </w:r>
        <w:r>
          <w:delText xml:space="preserve"> </w:delText>
        </w:r>
        <w:r w:rsidR="00705D45">
          <w:delText>is the</w:delText>
        </w:r>
        <w:r>
          <w:delText xml:space="preserve"> </w:delText>
        </w:r>
        <w:bookmarkStart w:id="57" w:name="OLE_LINK10"/>
        <w:r>
          <w:delText>covaria</w:delText>
        </w:r>
        <w:r w:rsidR="008766A3">
          <w:delText>nce</w:delText>
        </w:r>
        <w:r w:rsidR="00705D45">
          <w:delText xml:space="preserve"> </w:delText>
        </w:r>
        <w:bookmarkEnd w:id="57"/>
        <w:r w:rsidR="00705D45">
          <w:delText>matrix whose (</w:delText>
        </w:r>
        <w:r w:rsidR="00705D45" w:rsidRPr="00CE0914">
          <w:rPr>
            <w:i/>
            <w:iCs/>
          </w:rPr>
          <w:delText>i</w:delText>
        </w:r>
        <w:r w:rsidR="00705D45" w:rsidRPr="00CE0914">
          <w:delText>,</w:delText>
        </w:r>
        <w:r w:rsidR="00705D45" w:rsidRPr="00CE0914">
          <w:rPr>
            <w:i/>
            <w:iCs/>
          </w:rPr>
          <w:delText>j</w:delText>
        </w:r>
        <w:r w:rsidR="00705D45">
          <w:delText>)</w:delText>
        </w:r>
        <w:r w:rsidR="00705D45" w:rsidRPr="00705D45">
          <w:rPr>
            <w:vertAlign w:val="superscript"/>
          </w:rPr>
          <w:delText>th</w:delText>
        </w:r>
        <w:r w:rsidR="00705D45">
          <w:delText xml:space="preserve"> entry </w:delText>
        </w:r>
        <w:r w:rsidR="00CE0914">
          <w:delText>i</w:delText>
        </w:r>
        <w:r w:rsidR="00705D45" w:rsidRPr="00705D45">
          <w:delText>s given by the squared exponential kernel</w:delText>
        </w:r>
        <w:r w:rsidR="00705D45">
          <w:delText xml:space="preserve"> function</w:delText>
        </w:r>
        <w:r w:rsidR="0067503E">
          <w:delText>,</w:delText>
        </w:r>
      </w:del>
    </w:p>
    <w:p w14:paraId="5516F17D" w14:textId="3E455AF7" w:rsidR="0032076E" w:rsidRPr="00D2585C" w:rsidRDefault="00000000" w:rsidP="001643E6">
      <w:pPr>
        <w:pStyle w:val="BodyText"/>
        <w:spacing w:line="480" w:lineRule="auto"/>
        <w:rPr>
          <w:del w:id="58" w:author="Claude" w:date="2026-07-28T12:00:00Z"/>
          <w:rFonts w:eastAsiaTheme="minorEastAsia"/>
        </w:rPr>
      </w:pPr>
      <m:oMathPara>
        <m:oMathParaPr>
          <m:jc m:val="center"/>
        </m:oMathParaPr>
        <m:oMath>
          <m:eqArr>
            <m:eqArrPr>
              <m:maxDist m:val="1"/>
              <m:ctrlPr>
                <w:del w:id="59" w:author="Claude" w:date="2026-07-28T12:00:00Z">
                  <w:rPr>
                    <w:rFonts w:ascii="Cambria Math" w:hAnsi="Cambria Math"/>
                  </w:rPr>
                </w:del>
              </m:ctrlPr>
            </m:eqArrPr>
            <m:e>
              <m:r>
                <w:del w:id="60" w:author="Claude" w:date="2026-07-28T12:00:00Z">
                  <m:rPr>
                    <m:sty m:val="bi"/>
                  </m:rPr>
                  <w:rPr>
                    <w:rFonts w:ascii="Cambria Math" w:hAnsi="Cambria Math"/>
                  </w:rPr>
                  <m:t>K</m:t>
                </w:del>
              </m:r>
              <m:r>
                <w:del w:id="61" w:author="Claude" w:date="2026-07-28T12:00:00Z">
                  <m:rPr>
                    <m:sty m:val="p"/>
                  </m:rPr>
                  <w:rPr>
                    <w:rFonts w:ascii="Cambria Math" w:hAnsi="Cambria Math"/>
                  </w:rPr>
                  <m:t>(</m:t>
                </w:del>
              </m:r>
              <m:r>
                <w:del w:id="62" w:author="Claude" w:date="2026-07-28T12:00:00Z">
                  <w:rPr>
                    <w:rFonts w:ascii="Cambria Math" w:hAnsi="Cambria Math"/>
                  </w:rPr>
                  <m:t>X</m:t>
                </w:del>
              </m:r>
              <m:r>
                <w:del w:id="63" w:author="Claude" w:date="2026-07-28T12:00:00Z">
                  <m:rPr>
                    <m:sty m:val="p"/>
                  </m:rPr>
                  <w:rPr>
                    <w:rFonts w:ascii="Cambria Math" w:hAnsi="Cambria Math"/>
                  </w:rPr>
                  <m:t>,</m:t>
                </w:del>
              </m:r>
              <m:r>
                <w:del w:id="64" w:author="Claude" w:date="2026-07-28T12:00:00Z">
                  <w:rPr>
                    <w:rFonts w:ascii="Cambria Math" w:hAnsi="Cambria Math"/>
                  </w:rPr>
                  <m:t>X</m:t>
                </w:del>
              </m:r>
              <m:r>
                <w:del w:id="65" w:author="Claude" w:date="2026-07-28T12:00:00Z">
                  <m:rPr>
                    <m:sty m:val="p"/>
                  </m:rPr>
                  <w:rPr>
                    <w:rFonts w:ascii="Cambria Math" w:hAnsi="Cambria Math"/>
                  </w:rPr>
                  <m:t xml:space="preserve">) = </m:t>
                </w:del>
              </m:r>
              <m:r>
                <w:del w:id="66" w:author="Claude" w:date="2026-07-28T12:00:00Z">
                  <w:rPr>
                    <w:rFonts w:ascii="Cambria Math" w:hAnsi="Cambria Math"/>
                  </w:rPr>
                  <m:t>k</m:t>
                </w:del>
              </m:r>
              <m:d>
                <m:dPr>
                  <m:ctrlPr>
                    <w:del w:id="67" w:author="Claude" w:date="2026-07-28T12:00:00Z">
                      <w:rPr>
                        <w:rFonts w:ascii="Cambria Math" w:hAnsi="Cambria Math"/>
                      </w:rPr>
                    </w:del>
                  </m:ctrlPr>
                </m:dPr>
                <m:e>
                  <m:sSub>
                    <m:sSubPr>
                      <m:ctrlPr>
                        <w:del w:id="68" w:author="Claude" w:date="2026-07-28T12:00:00Z">
                          <w:rPr>
                            <w:rFonts w:ascii="Cambria Math" w:hAnsi="Cambria Math"/>
                          </w:rPr>
                        </w:del>
                      </m:ctrlPr>
                    </m:sSubPr>
                    <m:e>
                      <m:r>
                        <w:del w:id="69" w:author="Claude" w:date="2026-07-28T12:00:00Z">
                          <w:rPr>
                            <w:rFonts w:ascii="Cambria Math" w:hAnsi="Cambria Math"/>
                          </w:rPr>
                          <m:t>x</m:t>
                        </w:del>
                      </m:r>
                    </m:e>
                    <m:sub>
                      <m:r>
                        <w:del w:id="70" w:author="Claude" w:date="2026-07-28T12:00:00Z">
                          <w:rPr>
                            <w:rFonts w:ascii="Cambria Math" w:hAnsi="Cambria Math"/>
                          </w:rPr>
                          <m:t>i</m:t>
                        </w:del>
                      </m:r>
                    </m:sub>
                  </m:sSub>
                  <m:r>
                    <w:del w:id="71" w:author="Claude" w:date="2026-07-28T12:00:00Z">
                      <m:rPr>
                        <m:sty m:val="p"/>
                      </m:rPr>
                      <w:rPr>
                        <w:rFonts w:ascii="Cambria Math" w:hAnsi="Cambria Math"/>
                      </w:rPr>
                      <m:t>,</m:t>
                    </w:del>
                  </m:r>
                  <m:sSub>
                    <m:sSubPr>
                      <m:ctrlPr>
                        <w:del w:id="72" w:author="Claude" w:date="2026-07-28T12:00:00Z">
                          <w:rPr>
                            <w:rFonts w:ascii="Cambria Math" w:hAnsi="Cambria Math"/>
                          </w:rPr>
                        </w:del>
                      </m:ctrlPr>
                    </m:sSubPr>
                    <m:e>
                      <m:r>
                        <w:del w:id="73" w:author="Claude" w:date="2026-07-28T12:00:00Z">
                          <w:rPr>
                            <w:rFonts w:ascii="Cambria Math" w:hAnsi="Cambria Math"/>
                          </w:rPr>
                          <m:t>x</m:t>
                        </w:del>
                      </m:r>
                    </m:e>
                    <m:sub>
                      <m:r>
                        <w:del w:id="74" w:author="Claude" w:date="2026-07-28T12:00:00Z">
                          <w:rPr>
                            <w:rFonts w:ascii="Cambria Math" w:hAnsi="Cambria Math"/>
                          </w:rPr>
                          <m:t>j</m:t>
                        </w:del>
                      </m:r>
                    </m:sub>
                  </m:sSub>
                </m:e>
              </m:d>
              <m:r>
                <w:del w:id="75" w:author="Claude" w:date="2026-07-28T12:00:00Z">
                  <m:rPr>
                    <m:sty m:val="p"/>
                  </m:rPr>
                  <w:rPr>
                    <w:rFonts w:ascii="Cambria Math" w:hAnsi="Cambria Math"/>
                  </w:rPr>
                  <m:t>=</m:t>
                </w:del>
              </m:r>
              <m:sSup>
                <m:sSupPr>
                  <m:ctrlPr>
                    <w:del w:id="76" w:author="Claude" w:date="2026-07-28T12:00:00Z">
                      <w:rPr>
                        <w:rFonts w:ascii="Cambria Math" w:hAnsi="Cambria Math"/>
                      </w:rPr>
                    </w:del>
                  </m:ctrlPr>
                </m:sSupPr>
                <m:e>
                  <m:r>
                    <w:del w:id="77" w:author="Claude" w:date="2026-07-28T12:00:00Z">
                      <w:rPr>
                        <w:rFonts w:ascii="Cambria Math" w:hAnsi="Cambria Math"/>
                      </w:rPr>
                      <m:t>α</m:t>
                    </w:del>
                  </m:r>
                </m:e>
                <m:sup>
                  <m:r>
                    <w:del w:id="78" w:author="Claude" w:date="2026-07-28T12:00:00Z">
                      <m:rPr>
                        <m:sty m:val="p"/>
                      </m:rPr>
                      <w:rPr>
                        <w:rFonts w:ascii="Cambria Math" w:hAnsi="Cambria Math"/>
                      </w:rPr>
                      <m:t>2</m:t>
                    </w:del>
                  </m:r>
                </m:sup>
              </m:sSup>
              <m:r>
                <w:del w:id="79" w:author="Claude" w:date="2026-07-28T12:00:00Z">
                  <m:rPr>
                    <m:sty m:val="p"/>
                  </m:rPr>
                  <w:rPr>
                    <w:rFonts w:ascii="Cambria Math" w:hAnsi="Cambria Math"/>
                  </w:rPr>
                  <m:t>exp</m:t>
                </w:del>
              </m:r>
              <m:d>
                <m:dPr>
                  <m:ctrlPr>
                    <w:del w:id="80" w:author="Claude" w:date="2026-07-28T12:00:00Z">
                      <w:rPr>
                        <w:rFonts w:ascii="Cambria Math" w:hAnsi="Cambria Math"/>
                      </w:rPr>
                    </w:del>
                  </m:ctrlPr>
                </m:dPr>
                <m:e>
                  <m:r>
                    <w:del w:id="81" w:author="Claude" w:date="2026-07-28T12:00:00Z">
                      <m:rPr>
                        <m:sty m:val="p"/>
                      </m:rPr>
                      <w:rPr>
                        <w:rFonts w:ascii="Cambria Math" w:hAnsi="Cambria Math"/>
                      </w:rPr>
                      <m:t>-</m:t>
                    </w:del>
                  </m:r>
                  <m:f>
                    <m:fPr>
                      <m:ctrlPr>
                        <w:del w:id="82" w:author="Claude" w:date="2026-07-28T12:00:00Z">
                          <w:rPr>
                            <w:rFonts w:ascii="Cambria Math" w:hAnsi="Cambria Math"/>
                          </w:rPr>
                        </w:del>
                      </m:ctrlPr>
                    </m:fPr>
                    <m:num>
                      <m:r>
                        <w:del w:id="83" w:author="Claude" w:date="2026-07-28T12:00:00Z">
                          <m:rPr>
                            <m:sty m:val="p"/>
                          </m:rPr>
                          <w:rPr>
                            <w:rFonts w:ascii="Cambria Math" w:hAnsi="Cambria Math"/>
                          </w:rPr>
                          <m:t>(</m:t>
                        </w:del>
                      </m:r>
                      <m:sSub>
                        <m:sSubPr>
                          <m:ctrlPr>
                            <w:del w:id="84" w:author="Claude" w:date="2026-07-28T12:00:00Z">
                              <w:rPr>
                                <w:rFonts w:ascii="Cambria Math" w:hAnsi="Cambria Math"/>
                              </w:rPr>
                            </w:del>
                          </m:ctrlPr>
                        </m:sSubPr>
                        <m:e>
                          <m:r>
                            <w:del w:id="85" w:author="Claude" w:date="2026-07-28T12:00:00Z">
                              <w:rPr>
                                <w:rFonts w:ascii="Cambria Math" w:hAnsi="Cambria Math"/>
                              </w:rPr>
                              <m:t>x</m:t>
                            </w:del>
                          </m:r>
                        </m:e>
                        <m:sub>
                          <m:r>
                            <w:del w:id="86" w:author="Claude" w:date="2026-07-28T12:00:00Z">
                              <w:rPr>
                                <w:rFonts w:ascii="Cambria Math" w:hAnsi="Cambria Math"/>
                              </w:rPr>
                              <m:t>i</m:t>
                            </w:del>
                          </m:r>
                        </m:sub>
                      </m:sSub>
                      <m:r>
                        <w:del w:id="87" w:author="Claude" w:date="2026-07-28T12:00:00Z">
                          <m:rPr>
                            <m:sty m:val="p"/>
                          </m:rPr>
                          <w:rPr>
                            <w:rFonts w:ascii="Cambria Math" w:hAnsi="Cambria Math"/>
                          </w:rPr>
                          <m:t>-</m:t>
                        </w:del>
                      </m:r>
                      <m:sSub>
                        <m:sSubPr>
                          <m:ctrlPr>
                            <w:del w:id="88" w:author="Claude" w:date="2026-07-28T12:00:00Z">
                              <w:rPr>
                                <w:rFonts w:ascii="Cambria Math" w:hAnsi="Cambria Math"/>
                              </w:rPr>
                            </w:del>
                          </m:ctrlPr>
                        </m:sSubPr>
                        <m:e>
                          <m:r>
                            <w:del w:id="89" w:author="Claude" w:date="2026-07-28T12:00:00Z">
                              <w:rPr>
                                <w:rFonts w:ascii="Cambria Math" w:hAnsi="Cambria Math"/>
                              </w:rPr>
                              <m:t>x</m:t>
                            </w:del>
                          </m:r>
                        </m:e>
                        <m:sub>
                          <m:r>
                            <w:del w:id="90" w:author="Claude" w:date="2026-07-28T12:00:00Z">
                              <w:rPr>
                                <w:rFonts w:ascii="Cambria Math" w:hAnsi="Cambria Math"/>
                              </w:rPr>
                              <m:t>j</m:t>
                            </w:del>
                          </m:r>
                        </m:sub>
                      </m:sSub>
                      <m:sSup>
                        <m:sSupPr>
                          <m:ctrlPr>
                            <w:del w:id="91" w:author="Claude" w:date="2026-07-28T12:00:00Z">
                              <w:rPr>
                                <w:rFonts w:ascii="Cambria Math" w:hAnsi="Cambria Math"/>
                              </w:rPr>
                            </w:del>
                          </m:ctrlPr>
                        </m:sSupPr>
                        <m:e>
                          <m:r>
                            <w:del w:id="92" w:author="Claude" w:date="2026-07-28T12:00:00Z">
                              <m:rPr>
                                <m:sty m:val="p"/>
                              </m:rPr>
                              <w:rPr>
                                <w:rFonts w:ascii="Cambria Math" w:hAnsi="Cambria Math"/>
                              </w:rPr>
                              <m:t>)</m:t>
                            </w:del>
                          </m:r>
                        </m:e>
                        <m:sup>
                          <m:r>
                            <w:del w:id="93" w:author="Claude" w:date="2026-07-28T12:00:00Z">
                              <m:rPr>
                                <m:sty m:val="p"/>
                              </m:rPr>
                              <w:rPr>
                                <w:rFonts w:ascii="Cambria Math" w:hAnsi="Cambria Math"/>
                              </w:rPr>
                              <m:t>2</m:t>
                            </w:del>
                          </m:r>
                        </m:sup>
                      </m:sSup>
                    </m:num>
                    <m:den>
                      <m:r>
                        <w:del w:id="94" w:author="Claude" w:date="2026-07-28T12:00:00Z">
                          <m:rPr>
                            <m:sty m:val="p"/>
                          </m:rPr>
                          <w:rPr>
                            <w:rFonts w:ascii="Cambria Math" w:hAnsi="Cambria Math"/>
                          </w:rPr>
                          <m:t>2</m:t>
                        </w:del>
                      </m:r>
                      <m:sSup>
                        <m:sSupPr>
                          <m:ctrlPr>
                            <w:del w:id="95" w:author="Claude" w:date="2026-07-28T12:00:00Z">
                              <w:rPr>
                                <w:rFonts w:ascii="Cambria Math" w:hAnsi="Cambria Math"/>
                              </w:rPr>
                            </w:del>
                          </m:ctrlPr>
                        </m:sSupPr>
                        <m:e>
                          <m:r>
                            <w:del w:id="96" w:author="Claude" w:date="2026-07-28T12:00:00Z">
                              <w:rPr>
                                <w:rFonts w:ascii="Cambria Math" w:hAnsi="Cambria Math"/>
                              </w:rPr>
                              <m:t>ρ</m:t>
                            </w:del>
                          </m:r>
                        </m:e>
                        <m:sup>
                          <m:r>
                            <w:del w:id="97" w:author="Claude" w:date="2026-07-28T12:00:00Z">
                              <m:rPr>
                                <m:sty m:val="p"/>
                              </m:rPr>
                              <w:rPr>
                                <w:rFonts w:ascii="Cambria Math" w:hAnsi="Cambria Math"/>
                              </w:rPr>
                              <m:t>2</m:t>
                            </w:del>
                          </m:r>
                        </m:sup>
                      </m:sSup>
                    </m:den>
                  </m:f>
                </m:e>
              </m:d>
              <m:r>
                <w:del w:id="98" w:author="Claude" w:date="2026-07-28T12:00:00Z">
                  <m:rPr>
                    <m:sty m:val="p"/>
                  </m:rPr>
                  <w:rPr>
                    <w:rFonts w:ascii="Cambria Math" w:hAnsi="Cambria Math"/>
                  </w:rPr>
                  <m:t>#2</m:t>
                </w:del>
              </m:r>
            </m:e>
          </m:eqArr>
        </m:oMath>
      </m:oMathPara>
    </w:p>
    <w:p w14:paraId="542737E3" w14:textId="2F20C39F" w:rsidR="00286ADA" w:rsidRDefault="00D04708" w:rsidP="001643E6">
      <w:pPr>
        <w:pStyle w:val="FirstParagraph"/>
        <w:spacing w:line="480" w:lineRule="auto"/>
        <w:rPr>
          <w:del w:id="99" w:author="Claude" w:date="2026-07-28T12:00:00Z"/>
        </w:rPr>
      </w:pPr>
      <w:del w:id="100" w:author="Claude" w:date="2026-07-28T12:00:00Z">
        <w:r>
          <w:delText xml:space="preserve">where </w:delText>
        </w:r>
        <w:r w:rsidR="00F00310" w:rsidRPr="007664E1">
          <w:rPr>
            <w:i/>
            <w:iCs/>
            <w:lang w:val="el-GR"/>
          </w:rPr>
          <w:delText>α</w:delText>
        </w:r>
        <w:r w:rsidR="00F00310">
          <w:rPr>
            <w:vertAlign w:val="superscript"/>
          </w:rPr>
          <w:delText>2</w:delText>
        </w:r>
        <w:r>
          <w:delText xml:space="preserve"> is the amplitude</w:delText>
        </w:r>
        <w:r w:rsidR="00ED70B9" w:rsidRPr="00ED70B9">
          <w:delText xml:space="preserve"> (i.e., the marginal variance of the spatial process, controlling the overall magnitude of variation in abundance)</w:delText>
        </w:r>
        <w:r>
          <w:delText xml:space="preserve">, </w:delText>
        </w:r>
        <w:r w:rsidR="007664E1" w:rsidRPr="007664E1">
          <w:rPr>
            <w:i/>
            <w:iCs/>
            <w:lang w:val="el-GR"/>
          </w:rPr>
          <w:delText>ρ</w:delText>
        </w:r>
        <w:r>
          <w:delText xml:space="preserve"> is the length-scale parameter (in </w:delText>
        </w:r>
        <w:r w:rsidR="007801CF" w:rsidRPr="007801CF">
          <w:rPr>
            <w:i/>
            <w:iCs/>
          </w:rPr>
          <w:delText>x</w:delText>
        </w:r>
        <w:r w:rsidR="00CE0914" w:rsidRPr="00CE0914">
          <w:rPr>
            <w:i/>
            <w:iCs/>
            <w:vertAlign w:val="subscript"/>
          </w:rPr>
          <w:delText>i</w:delText>
        </w:r>
        <w:r w:rsidR="007801CF" w:rsidRPr="007801CF">
          <w:delText>-</w:delText>
        </w:r>
        <w:r w:rsidR="007801CF" w:rsidRPr="007801CF">
          <w:rPr>
            <w:i/>
            <w:iCs/>
          </w:rPr>
          <w:delText>x</w:delText>
        </w:r>
        <w:r w:rsidR="00CE0914" w:rsidRPr="00CE0914">
          <w:rPr>
            <w:i/>
            <w:iCs/>
            <w:vertAlign w:val="subscript"/>
          </w:rPr>
          <w:delText>j</w:delText>
        </w:r>
        <w:r>
          <w:delText xml:space="preserve"> units</w:delText>
        </w:r>
        <w:r w:rsidR="007801CF">
          <w:delText xml:space="preserve">; hereafter </w:delText>
        </w:r>
        <w:r w:rsidR="007801CF" w:rsidRPr="007801CF">
          <w:delText>spatial autocorrelation</w:delText>
        </w:r>
        <w:r>
          <w:delText xml:space="preserve">). Species with small </w:delText>
        </w:r>
        <w:r w:rsidR="00AC47EE">
          <w:delText xml:space="preserve">spatial </w:delText>
        </w:r>
        <w:r>
          <w:delText>autocorrelation (</w:delText>
        </w:r>
        <w:r w:rsidR="007664E1" w:rsidRPr="007664E1">
          <w:rPr>
            <w:i/>
            <w:iCs/>
            <w:lang w:val="el-GR"/>
          </w:rPr>
          <w:delText>ρ</w:delText>
        </w:r>
        <w:r>
          <w:delText xml:space="preserve">) values exhibit abundance patterns that vary sharply across space </w:delText>
        </w:r>
        <w:r w:rsidR="00C702F6">
          <w:delText>(</w:delText>
        </w:r>
        <w:r w:rsidR="00C702F6" w:rsidRPr="00C702F6">
          <w:delText>Figure 1</w:delText>
        </w:r>
        <w:r w:rsidR="00C702F6">
          <w:delText>)</w:delText>
        </w:r>
        <w:r>
          <w:delText xml:space="preserve">. </w:delText>
        </w:r>
      </w:del>
    </w:p>
    <w:p w14:paraId="18ECF99A" w14:textId="77777777" w:rsidR="00AD411F" w:rsidRPr="00AD411F" w:rsidRDefault="00AD411F" w:rsidP="001643E6">
      <w:pPr>
        <w:pStyle w:val="BodyText"/>
        <w:spacing w:line="480" w:lineRule="auto"/>
      </w:pPr>
    </w:p>
    <w:p w14:paraId="5516F180" w14:textId="744FA11A" w:rsidR="0032076E" w:rsidRDefault="00FB27EA" w:rsidP="001643E6">
      <w:pPr>
        <w:pStyle w:val="BodyText"/>
        <w:spacing w:line="480" w:lineRule="auto"/>
      </w:pPr>
      <w:r>
        <w:t>K</w:t>
      </w:r>
      <w:r w:rsidR="00222B88">
        <w:t>nowledge of</w:t>
      </w:r>
      <w:r w:rsidR="00D04708">
        <w:t xml:space="preserve"> </w:t>
      </w:r>
      <w:r w:rsidR="00AE1698" w:rsidRPr="00F71AC9">
        <w:t>species</w:t>
      </w:r>
      <w:r w:rsidR="00F905C7">
        <w:t xml:space="preserve">-specific </w:t>
      </w:r>
      <w:r w:rsidR="00D04708" w:rsidRPr="00F71AC9">
        <w:t>spatial autocorrelation</w:t>
      </w:r>
      <w:r w:rsidR="00C31296" w:rsidRPr="00F71AC9">
        <w:t xml:space="preserve"> </w:t>
      </w:r>
      <w:r w:rsidR="00D04708" w:rsidRPr="00F71AC9">
        <w:t xml:space="preserve">can provide a quantitative basis for </w:t>
      </w:r>
      <w:r w:rsidR="00222B88" w:rsidRPr="00F71AC9">
        <w:t xml:space="preserve">informing </w:t>
      </w:r>
      <w:r w:rsidR="00D04708" w:rsidRPr="00F71AC9">
        <w:t>sampling effort</w:t>
      </w:r>
      <w:r w:rsidR="00BE245B">
        <w:t xml:space="preserve">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rsidR="00C31296" w:rsidRPr="00F71AC9">
        <w:t>. Specifically, s</w:t>
      </w:r>
      <w:r w:rsidR="00D04708" w:rsidRPr="00F71AC9">
        <w:t xml:space="preserve">pecies </w:t>
      </w:r>
      <w:r w:rsidR="00126047">
        <w:t xml:space="preserve">with </w:t>
      </w:r>
      <w:r w:rsidR="00D04708" w:rsidRPr="00F71AC9">
        <w:t>high spatial autocorrelation</w:t>
      </w:r>
      <w:r w:rsidR="00D04708">
        <w:t xml:space="preserve"> should require fewer samples to capture their distribution patterns due to their extended spatial coherence</w:t>
      </w:r>
      <w:r w:rsidR="00020F2C">
        <w:t xml:space="preserve"> (Figure </w:t>
      </w:r>
      <w:r w:rsidR="00BC5693">
        <w:t>1</w:t>
      </w:r>
      <w:r w:rsidR="00020F2C">
        <w:t>)</w:t>
      </w:r>
      <w:r w:rsidR="00E92698">
        <w:t xml:space="preserve"> and vice-versa</w:t>
      </w:r>
      <w:r w:rsidR="000757FC">
        <w:t xml:space="preserve"> </w:t>
      </w:r>
      <w:r w:rsidR="001365D9">
        <w:fldChar w:fldCharType="begin"/>
      </w:r>
      <w:r w:rsidR="001365D9">
        <w:instrText xml:space="preserve"> ADDIN ZOTERO_ITEM CSL_CITATION {"citationID":"TrNSAadd","properties":{"unsorted":false,"formattedCitation":"(Wagner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1365D9">
        <w:fldChar w:fldCharType="separate"/>
      </w:r>
      <w:r w:rsidR="001365D9">
        <w:rPr>
          <w:noProof/>
        </w:rPr>
        <w:t>(Wagner &amp; Fortin, 2005)</w:t>
      </w:r>
      <w:r w:rsidR="001365D9">
        <w:fldChar w:fldCharType="end"/>
      </w:r>
      <w:r w:rsidR="00D04708">
        <w:t xml:space="preserve">. </w:t>
      </w:r>
      <w:r w:rsidR="00C416FB">
        <w:t>Hence, i</w:t>
      </w:r>
      <w:r w:rsidR="00D04708">
        <w:t xml:space="preserve">n this study, we </w:t>
      </w:r>
      <w:r w:rsidR="004B6CC9">
        <w:t xml:space="preserve">assess </w:t>
      </w:r>
      <w:r w:rsidR="00D04708">
        <w:t xml:space="preserve">how </w:t>
      </w:r>
      <w:r w:rsidR="00A24888">
        <w:t xml:space="preserve">species </w:t>
      </w:r>
      <w:r w:rsidR="00D04708">
        <w:t>spatial autocorrelation influence</w:t>
      </w:r>
      <w:r w:rsidR="004B6CC9">
        <w:t>s</w:t>
      </w:r>
      <w:r w:rsidR="00D04708">
        <w:t xml:space="preserve"> the efficiency of </w:t>
      </w:r>
      <w:r w:rsidR="00EB403D">
        <w:t xml:space="preserve">eDNA metabarcoding </w:t>
      </w:r>
      <w:r w:rsidR="00D04708">
        <w:t>marine sampling strategies</w:t>
      </w:r>
      <w:r w:rsidR="00E501C2">
        <w:t>. We us</w:t>
      </w:r>
      <w:r w:rsidR="004B6CC9">
        <w:t>e</w:t>
      </w:r>
      <w:r w:rsidR="00E501C2">
        <w:t xml:space="preserve"> both simulated and </w:t>
      </w:r>
      <w:r w:rsidR="004B6CC9">
        <w:t xml:space="preserve">empirical </w:t>
      </w:r>
      <w:r w:rsidR="00E501C2">
        <w:t xml:space="preserve">eDNA data for </w:t>
      </w:r>
      <w:r w:rsidR="00E501C2">
        <w:lastRenderedPageBreak/>
        <w:t xml:space="preserve">species that differ in their patterns of spatial </w:t>
      </w:r>
      <w:r w:rsidR="0028513F">
        <w:t xml:space="preserve">distributions to </w:t>
      </w:r>
      <w:r w:rsidR="00D04708">
        <w:t>quantify the effect of</w:t>
      </w:r>
      <w:r w:rsidR="00251B03">
        <w:t xml:space="preserve"> species spatial autocorrelation and</w:t>
      </w:r>
      <w:r w:rsidR="00D04708">
        <w:t xml:space="preserve"> sampling effort on</w:t>
      </w:r>
      <w:r w:rsidR="0028513F">
        <w:t xml:space="preserve"> estimating</w:t>
      </w:r>
      <w:r w:rsidR="00D04708">
        <w:t xml:space="preserve"> </w:t>
      </w:r>
      <w:r w:rsidR="00A24888">
        <w:t xml:space="preserve">(i) </w:t>
      </w:r>
      <w:r w:rsidR="00741A6A" w:rsidRPr="00741A6A">
        <w:t>the predictive accuracy of species distribution models</w:t>
      </w:r>
      <w:r>
        <w:t xml:space="preserve"> </w:t>
      </w:r>
      <w:del w:id="101" w:author="Claude" w:date="2026-07-28T12:00:00Z">
        <w:r>
          <w:delText>and (ii) the accuracy of GP parameter estimation.</w:delText>
        </w:r>
      </w:del>
      <w:ins w:id="102" w:author="Claude" w:date="2026-07-28T12:00:00Z">
        <w:r>
          <w:t>and (ii) the accuracy of GP parameter estimation, and (iii) to translate both into sampling-density recommendations that can be applied directly by operational monitoring programmes.</w:t>
        </w:r>
      </w:ins>
      <w:r>
        <w:t xml:space="preserve"> </w:t>
      </w:r>
      <w:r w:rsidR="00683868" w:rsidRPr="00683868">
        <w:t>Although the GP framework can incorporate a wide array of covariates</w:t>
      </w:r>
      <w:r w:rsidR="00683868">
        <w:t xml:space="preserve">, i.e., </w:t>
      </w:r>
      <w:r w:rsidR="00683868" w:rsidRPr="00683868">
        <w:t>temperature, salinity, bathymetry, and biotic interactions</w:t>
      </w:r>
      <w:r w:rsidR="00683868">
        <w:t xml:space="preserve">, </w:t>
      </w:r>
      <w:r w:rsidR="00683868" w:rsidRPr="00683868">
        <w:t>this study focuses exclusively on spatial coordinates.</w:t>
      </w:r>
      <w:r w:rsidR="00683868">
        <w:t xml:space="preserve"> </w:t>
      </w:r>
      <w:r w:rsidR="00D04708">
        <w:t>By explicitly quantifying the trade-off between spatial autocorrelation, sampl</w:t>
      </w:r>
      <w:r w:rsidR="00B320D5">
        <w:t>ing effort</w:t>
      </w:r>
      <w:r w:rsidR="00D04708">
        <w:t xml:space="preserve">, and prediction accuracy, </w:t>
      </w:r>
      <w:r w:rsidR="0028513F">
        <w:t>we can</w:t>
      </w:r>
      <w:r w:rsidR="00D04708">
        <w:t xml:space="preserve"> identify thresholds of sampling effort that maximize information gain and minimize redundancy</w:t>
      </w:r>
      <w:r w:rsidR="00273825">
        <w:t>,</w:t>
      </w:r>
      <w:r w:rsidR="001F72E9">
        <w:t xml:space="preserve"> </w:t>
      </w:r>
      <w:r w:rsidR="00D04708">
        <w:t xml:space="preserve">offering a principled, quantitative foundation for designing efficient </w:t>
      </w:r>
      <w:r w:rsidR="00497D73">
        <w:t xml:space="preserve">eDNA </w:t>
      </w:r>
      <w:r w:rsidR="00D04708">
        <w:t>surveys.</w:t>
      </w:r>
      <w:ins w:id="103" w:author="Claude" w:date="2026-07-28T12:00:00Z">
        <w:r>
          <w:t xml:space="preserve"> Our objective is deliberately operational: to produce guidance that a survey planner can apply before a cruise, using only a prior estimate of the spatial autocorrelation of the target taxa and a statement of the precision the survey must deliver, and to make clear that the required effort differs depending on whether the survey is intended to generate abundance indices or to map distributions.</w:t>
        </w:r>
      </w:ins>
    </w:p>
    <w:p w14:paraId="406949DD" w14:textId="77777777" w:rsidR="00286ADA" w:rsidRDefault="00286ADA" w:rsidP="001643E6">
      <w:pPr>
        <w:pStyle w:val="BodyText"/>
        <w:spacing w:line="480" w:lineRule="auto"/>
      </w:pPr>
    </w:p>
    <w:p w14:paraId="4723CA1B" w14:textId="7E84112C" w:rsidR="006E5251" w:rsidRDefault="0025394F" w:rsidP="001643E6">
      <w:pPr>
        <w:pStyle w:val="BodyText"/>
        <w:spacing w:line="480" w:lineRule="auto"/>
      </w:pPr>
      <w:r>
        <w:rPr>
          <w:noProof/>
        </w:rPr>
        <w:lastRenderedPageBreak/>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7ABD70CA" w:rsidR="007D49E0" w:rsidRPr="00871E3F" w:rsidRDefault="00B65A9C" w:rsidP="001643E6">
      <w:pPr>
        <w:pStyle w:val="BodyText"/>
        <w:spacing w:line="480" w:lineRule="auto"/>
        <w:rPr>
          <w:i/>
          <w:iCs/>
        </w:rPr>
      </w:pPr>
      <w:r w:rsidRPr="00871E3F">
        <w:rPr>
          <w:i/>
          <w:iCs/>
        </w:rPr>
        <w:t xml:space="preserve">Figure 1. Conceptual figure illustrating how sampling density affects reconstruction of spatial concentration patterns across </w:t>
      </w:r>
      <w:r w:rsidR="00DF45D1" w:rsidRPr="00871E3F">
        <w:rPr>
          <w:i/>
          <w:iCs/>
        </w:rPr>
        <w:t>different</w:t>
      </w:r>
      <w:r w:rsidRPr="00871E3F">
        <w:rPr>
          <w:i/>
          <w:iCs/>
        </w:rPr>
        <w:t xml:space="preserve"> spatial structures. Panel A shows a patchy </w:t>
      </w:r>
      <w:r w:rsidR="007A5A7E" w:rsidRPr="00871E3F">
        <w:rPr>
          <w:i/>
          <w:iCs/>
        </w:rPr>
        <w:t xml:space="preserve">species </w:t>
      </w:r>
      <w:r w:rsidRPr="00871E3F">
        <w:rPr>
          <w:i/>
          <w:iCs/>
        </w:rPr>
        <w:t>distribution in space, whereas panel B shows a smooth distribution in space, along a one-dimensional spatial transect (x-axis; space in km units). In the top row of each panel, the solid black line represents the true underlying concentration distribution</w:t>
      </w:r>
      <w:r w:rsidR="00C75E34" w:rsidRPr="00871E3F">
        <w:rPr>
          <w:i/>
          <w:iCs/>
        </w:rPr>
        <w:t xml:space="preserve"> whereas the</w:t>
      </w:r>
      <w:r w:rsidRPr="00871E3F">
        <w:rPr>
          <w:i/>
          <w:iCs/>
        </w:rPr>
        <w:t xml:space="preserve"> middle and bottom rows show reconstructions </w:t>
      </w:r>
      <w:r w:rsidR="00F51361" w:rsidRPr="00871E3F">
        <w:rPr>
          <w:i/>
          <w:iCs/>
        </w:rPr>
        <w:t xml:space="preserve">of </w:t>
      </w:r>
      <w:r w:rsidR="00D265B9" w:rsidRPr="00871E3F">
        <w:rPr>
          <w:i/>
          <w:iCs/>
        </w:rPr>
        <w:t xml:space="preserve">concentration distribution (red dashed line) </w:t>
      </w:r>
      <w:r w:rsidRPr="00871E3F">
        <w:rPr>
          <w:i/>
          <w:iCs/>
        </w:rPr>
        <w:t>based on a low number of samples and a high number of samples, respectively. Green circles indicate discrete observation points</w:t>
      </w:r>
      <w:r w:rsidR="00D265B9" w:rsidRPr="00871E3F">
        <w:rPr>
          <w:i/>
          <w:iCs/>
        </w:rPr>
        <w:t xml:space="preserve">. </w:t>
      </w:r>
      <w:r w:rsidR="00071304" w:rsidRPr="00871E3F">
        <w:rPr>
          <w:i/>
          <w:iCs/>
        </w:rPr>
        <w:t xml:space="preserve">For species A, high sample density is necessary to approximate the true distribution because of its low spatial autocorrelation, while the pattern for species B is well captured with fewer samples, with </w:t>
      </w:r>
      <w:r w:rsidR="00006E74" w:rsidRPr="00871E3F">
        <w:rPr>
          <w:i/>
          <w:iCs/>
        </w:rPr>
        <w:t>excessive sampling lead</w:t>
      </w:r>
      <w:r w:rsidR="00071304" w:rsidRPr="00871E3F">
        <w:rPr>
          <w:i/>
          <w:iCs/>
        </w:rPr>
        <w:t>ing</w:t>
      </w:r>
      <w:r w:rsidR="00006E74" w:rsidRPr="00871E3F">
        <w:rPr>
          <w:i/>
          <w:iCs/>
        </w:rPr>
        <w:t xml:space="preserve"> to redundant data (multiple samples that give the exact same information, thus wasting time and money)</w:t>
      </w:r>
      <w:r w:rsidR="00071304" w:rsidRPr="00871E3F">
        <w:rPr>
          <w:i/>
          <w:iCs/>
        </w:rPr>
        <w:t>.</w:t>
      </w:r>
      <w:r w:rsidR="00966BB9" w:rsidRPr="00871E3F">
        <w:rPr>
          <w:i/>
          <w:iCs/>
        </w:rPr>
        <w:t xml:space="preserve"> </w:t>
      </w:r>
    </w:p>
    <w:p w14:paraId="10CBF52C" w14:textId="77777777" w:rsidR="00006E74" w:rsidRPr="00006E74" w:rsidRDefault="00006E74" w:rsidP="001643E6">
      <w:pPr>
        <w:pStyle w:val="BodyText"/>
        <w:spacing w:line="480" w:lineRule="auto"/>
      </w:pPr>
    </w:p>
    <w:p w14:paraId="5516F181" w14:textId="77777777" w:rsidR="0032076E" w:rsidRDefault="00D04708" w:rsidP="001643E6">
      <w:pPr>
        <w:pStyle w:val="Heading1"/>
        <w:spacing w:before="0" w:after="0" w:line="480" w:lineRule="auto"/>
      </w:pPr>
      <w:bookmarkStart w:id="104" w:name="materials-and-methods"/>
      <w:bookmarkEnd w:id="24"/>
      <w:r>
        <w:lastRenderedPageBreak/>
        <w:t>Materials and methods</w:t>
      </w:r>
    </w:p>
    <w:p w14:paraId="6D460FDF" w14:textId="28F45267" w:rsidR="001B4F2A" w:rsidRDefault="003676DB" w:rsidP="001643E6">
      <w:pPr>
        <w:pStyle w:val="BodyText"/>
        <w:spacing w:line="480" w:lineRule="auto"/>
      </w:pPr>
      <w:bookmarkStart w:id="105" w:name="simulated-edna-data"/>
      <w:r>
        <w:t>W</w:t>
      </w:r>
      <w:r w:rsidR="00F82C02" w:rsidRPr="00F82C02">
        <w:t>e evaluated how sampling effort influences the recovery of marine eDNA spatial patterns by integrating empirical observations with simulation-based analyses within a common GP framework.</w:t>
      </w:r>
      <w:r w:rsidR="002609C5" w:rsidRPr="002609C5">
        <w:t xml:space="preserve"> We first analyzed a real-world eDNA metabarcoding dataset collected across 358 stations and five depth strata along the U.S. West Coast to characterize species-specific spatial structure and depth-specific mean </w:t>
      </w:r>
      <w:r w:rsidR="001B4F2A">
        <w:t xml:space="preserve">eDNA </w:t>
      </w:r>
      <w:r w:rsidR="002609C5" w:rsidRPr="002609C5">
        <w:t>concentration patterns.</w:t>
      </w:r>
      <w:r w:rsidR="001B4F2A" w:rsidRPr="001B4F2A">
        <w:t xml:space="preserve"> We then used the range of parameter values informed by these empirical estimates to simulate new spatial eDNA fields across the same study domain, but at a much higher sampling resolution than was available in the field dataset.</w:t>
      </w:r>
      <w:r w:rsidR="001B4F2A">
        <w:t xml:space="preserve"> </w:t>
      </w:r>
      <w:r w:rsidR="001B4F2A" w:rsidRPr="001B4F2A">
        <w:t>For both empirical and simulated data, we evaluated how reduced sampling effort affected spatial prediction accuracy and the recovery of GP parameters through systematic thinning analyses.</w:t>
      </w:r>
      <w:r w:rsidR="001B4F2A">
        <w:t xml:space="preserve"> </w:t>
      </w:r>
      <w:del w:id="106" w:author="Claude" w:date="2026-07-28T12:00:00Z">
        <w:r>
          <w:delText>By combining empirical and simulation-based evaluation, this framework allowed us to assess sampling efficiency beyond the limits of the empirical dataset alone (restricted to 358 observations) and thus to evaluate the sampling effort required for reliable inference across a broader range of effort.</w:delText>
        </w:r>
      </w:del>
    </w:p>
    <w:p w14:paraId="04ECAC86" w14:textId="77777777" w:rsidR="001B4F2A" w:rsidRDefault="001B4F2A" w:rsidP="001643E6">
      <w:pPr>
        <w:pStyle w:val="BodyText"/>
        <w:spacing w:line="480" w:lineRule="auto"/>
      </w:pPr>
    </w:p>
    <w:p w14:paraId="7648A723" w14:textId="77777777" w:rsidR="008B73BD" w:rsidRDefault="00000000">
      <w:pPr>
        <w:pStyle w:val="Heading2"/>
        <w:spacing w:before="0" w:after="0" w:line="480" w:lineRule="auto"/>
        <w:rPr>
          <w:ins w:id="107" w:author="Claude" w:date="2026-07-28T12:00:00Z"/>
        </w:rPr>
      </w:pPr>
      <w:commentRangeStart w:id="108"/>
      <w:ins w:id="109" w:author="Claude" w:date="2026-07-28T12:00:00Z">
        <w:r>
          <w:t>Modelling framework: Gaussian processes</w:t>
        </w:r>
      </w:ins>
      <w:commentRangeEnd w:id="108"/>
      <w:r>
        <w:rPr>
          <w:rStyle w:val="CommentReference"/>
          <w:sz w:val="24"/>
          <w:szCs w:val="32"/>
        </w:rPr>
        <w:commentReference w:id="108"/>
      </w:r>
    </w:p>
    <w:p w14:paraId="3E978DEF" w14:textId="77777777" w:rsidR="008B73BD" w:rsidRDefault="00000000">
      <w:pPr>
        <w:pStyle w:val="BodyText"/>
        <w:spacing w:line="480" w:lineRule="auto"/>
        <w:rPr>
          <w:ins w:id="110" w:author="Claude" w:date="2026-07-28T12:00:00Z"/>
        </w:rPr>
      </w:pPr>
      <w:ins w:id="111" w:author="Claude" w:date="2026-07-28T12:00:00Z">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rsidR="009D2167" w:rsidRPr="005126D7">
          <w:t>G</w:t>
        </w:r>
        <w:r w:rsidR="009D2167">
          <w:t>P</w:t>
        </w:r>
        <w:r w:rsidR="009D2167" w:rsidRPr="005126D7">
          <w:t xml:space="preserve"> models are appropriate only to the extent that their underlying smoothness assumptions are </w:t>
        </w:r>
        <w:r w:rsidR="00525775" w:rsidRPr="005126D7">
          <w:t>met and</w:t>
        </w:r>
        <w:r w:rsidR="009D2167" w:rsidRPr="005126D7">
          <w:t xml:space="preserve"> may therefore perform poorly in systems characterized by sharp boundaries or abrupt, non-smooth variation in space or covariate relationships.</w:t>
        </w:r>
        <w:r w:rsidR="009D2167">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A422E3">
          <w:t xml:space="preserve">Generally, the similarity among observations </w:t>
        </w:r>
        <w:r>
          <w:t>is quantified through a covariance function</w:t>
        </w:r>
        <w:r w:rsidR="00373AC6">
          <w:t xml:space="preserve"> (</w:t>
        </w:r>
        <w:r>
          <w:t>or kernel</w:t>
        </w:r>
        <w:r w:rsidR="00373AC6">
          <w:t>)</w:t>
        </w:r>
        <w:r>
          <w:t xml:space="preserve">, which governs the </w:t>
        </w:r>
        <w:r w:rsidR="00350360" w:rsidRPr="00350360">
          <w:t xml:space="preserve">covariance </w:t>
        </w:r>
        <w:r w:rsidR="00EC3CE6">
          <w:t xml:space="preserve">change </w:t>
        </w:r>
        <w:r>
          <w:t xml:space="preserve">between two points </w:t>
        </w:r>
        <w:r w:rsidR="00F059D3" w:rsidRPr="00F059D3">
          <w:rPr>
            <w:i/>
            <w:iCs/>
          </w:rPr>
          <w:t>x</w:t>
        </w:r>
        <w:r>
          <w:t xml:space="preserve"> and </w:t>
        </w:r>
        <w:r w:rsidR="00F059D3" w:rsidRPr="00F059D3">
          <w:rPr>
            <w:i/>
            <w:iCs/>
          </w:rPr>
          <w:t>x</w:t>
        </w:r>
        <w:r w:rsidR="00F059D3">
          <w:rPr>
            <w:i/>
            <w:iCs/>
          </w:rPr>
          <w:t xml:space="preserve">' </w:t>
        </w:r>
        <w:r>
          <w:t>with increasing distance.</w:t>
        </w:r>
        <w:r w:rsidR="00A422E3">
          <w:t xml:space="preserve"> </w:t>
        </w:r>
        <w:r w:rsidR="00E33EA0" w:rsidRPr="00E33EA0">
          <w:t xml:space="preserve">Although this distance can be defined in terms of spatial location, environmental </w:t>
        </w:r>
        <w:r w:rsidR="00E33EA0" w:rsidRPr="00E33EA0">
          <w:lastRenderedPageBreak/>
          <w:t xml:space="preserve">covariates, or both, </w:t>
        </w:r>
        <w:r w:rsidR="00074790">
          <w:t xml:space="preserve">in this study we </w:t>
        </w:r>
        <w:r w:rsidR="00E33EA0" w:rsidRPr="00E33EA0">
          <w:t>focus on</w:t>
        </w:r>
        <w:r w:rsidR="00074790">
          <w:t>ly</w:t>
        </w:r>
        <w:r w:rsidR="00C053C4">
          <w:t xml:space="preserve"> on</w:t>
        </w:r>
        <w:r w:rsidR="00E33EA0" w:rsidRPr="00E33EA0">
          <w:t xml:space="preserve"> spatial </w:t>
        </w:r>
        <w:r w:rsidR="00A60478">
          <w:t>covariance</w:t>
        </w:r>
        <w:r w:rsidR="00E33EA0" w:rsidRPr="00E33EA0">
          <w:t>.</w:t>
        </w:r>
        <w:r w:rsidR="00E33EA0">
          <w:t xml:space="preserve"> </w:t>
        </w:r>
        <w:r w:rsidR="007566A0">
          <w:t xml:space="preserve">For exponential and squared-exponential covariance functions, a single parameter known as the length-scale controls how correlation changes with distance. </w:t>
        </w:r>
        <w:r>
          <w:t xml:space="preserve">Large length-scales </w:t>
        </w:r>
        <w:r w:rsidR="00DF3574">
          <w:t>mean that</w:t>
        </w:r>
        <w:r w:rsidR="007566A0">
          <w:t xml:space="preserve"> </w:t>
        </w:r>
        <w:r>
          <w:t xml:space="preserve">nearby points </w:t>
        </w:r>
        <w:r w:rsidR="00DF3574">
          <w:t xml:space="preserve">are </w:t>
        </w:r>
        <w:r>
          <w:t xml:space="preserve">highly correlated, whereas small length-scales imply </w:t>
        </w:r>
        <w:r w:rsidR="007566A0">
          <w:t xml:space="preserve">a </w:t>
        </w:r>
        <w:r>
          <w:t xml:space="preserve">rapid </w:t>
        </w:r>
        <w:r w:rsidR="007566A0">
          <w:t xml:space="preserve">decline in </w:t>
        </w:r>
        <w:r>
          <w:t xml:space="preserve">correlation </w:t>
        </w:r>
        <w:r w:rsidR="007566A0">
          <w:t>with distance</w:t>
        </w:r>
        <w:r>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r w:rsidR="0044189E" w:rsidRPr="0044189E">
          <w:rPr>
            <w:i/>
            <w:iCs/>
          </w:rPr>
          <w:t>x</w:t>
        </w:r>
        <w:r w:rsidR="00CA17E1">
          <w:rPr>
            <w:i/>
            <w:iCs/>
            <w:vertAlign w:val="subscript"/>
          </w:rPr>
          <w:t>N</w:t>
        </w:r>
        <w:r w:rsidR="0044189E">
          <w:t xml:space="preserve">} be the set of </w:t>
        </w:r>
        <w:r w:rsidR="00180919">
          <w:rPr>
            <w:i/>
            <w:iCs/>
          </w:rPr>
          <w:t>N</w:t>
        </w:r>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ins>
    </w:p>
    <w:p w14:paraId="572CD427" w14:textId="77777777" w:rsidR="008B73BD" w:rsidRDefault="00000000">
      <w:pPr>
        <w:pStyle w:val="BodyText"/>
        <w:spacing w:line="480" w:lineRule="auto"/>
        <w:rPr>
          <w:ins w:id="112" w:author="Claude" w:date="2026-07-28T12:00:00Z"/>
          <w:rFonts w:eastAsiaTheme="minorEastAsia"/>
        </w:rPr>
      </w:pPr>
      <m:oMathPara>
        <m:oMath>
          <m:eqArr>
            <m:eqArrPr>
              <m:maxDist m:val="1"/>
              <m:ctrlPr>
                <w:ins w:id="113" w:author="Claude" w:date="2026-07-28T12:00:00Z">
                  <w:rPr>
                    <w:rFonts w:ascii="Cambria Math" w:hAnsi="Cambria Math"/>
                  </w:rPr>
                </w:ins>
              </m:ctrlPr>
            </m:eqArrPr>
            <m:e>
              <m:r>
                <w:ins w:id="114" w:author="Claude" w:date="2026-07-28T12:00:00Z">
                  <w:rPr>
                    <w:rFonts w:ascii="Cambria Math" w:hAnsi="Cambria Math"/>
                  </w:rPr>
                  <m:t>Y</m:t>
                </w:ins>
              </m:r>
              <m:r>
                <w:ins w:id="115" w:author="Claude" w:date="2026-07-28T12:00:00Z">
                  <m:rPr>
                    <m:sty m:val="p"/>
                  </m:rPr>
                  <w:rPr>
                    <w:rFonts w:ascii="Cambria Math" w:hAnsi="Cambria Math"/>
                  </w:rPr>
                  <m:t>∼</m:t>
                </w:ins>
              </m:r>
              <m:r>
                <w:ins w:id="116" w:author="Claude" w:date="2026-07-28T12:00:00Z">
                  <w:rPr>
                    <w:rFonts w:ascii="Cambria Math" w:hAnsi="Cambria Math"/>
                  </w:rPr>
                  <m:t>MVN</m:t>
                </w:ins>
              </m:r>
              <m:d>
                <m:dPr>
                  <m:ctrlPr>
                    <w:ins w:id="117" w:author="Claude" w:date="2026-07-28T12:00:00Z">
                      <w:rPr>
                        <w:rFonts w:ascii="Cambria Math" w:hAnsi="Cambria Math"/>
                      </w:rPr>
                    </w:ins>
                  </m:ctrlPr>
                </m:dPr>
                <m:e>
                  <m:r>
                    <w:ins w:id="118" w:author="Claude" w:date="2026-07-28T12:00:00Z">
                      <w:rPr>
                        <w:rFonts w:ascii="Cambria Math" w:hAnsi="Cambria Math"/>
                      </w:rPr>
                      <m:t>μ</m:t>
                    </w:ins>
                  </m:r>
                  <m:r>
                    <w:ins w:id="119" w:author="Claude" w:date="2026-07-28T12:00:00Z">
                      <m:rPr>
                        <m:sty m:val="p"/>
                      </m:rPr>
                      <w:rPr>
                        <w:rFonts w:ascii="Cambria Math" w:hAnsi="Cambria Math"/>
                      </w:rPr>
                      <m:t>,</m:t>
                    </w:ins>
                  </m:r>
                  <m:r>
                    <w:ins w:id="120" w:author="Claude" w:date="2026-07-28T12:00:00Z">
                      <m:rPr>
                        <m:sty m:val="bi"/>
                      </m:rPr>
                      <w:rPr>
                        <w:rFonts w:ascii="Cambria Math" w:hAnsi="Cambria Math"/>
                      </w:rPr>
                      <m:t>K</m:t>
                    </w:ins>
                  </m:r>
                  <m:r>
                    <w:ins w:id="121" w:author="Claude" w:date="2026-07-28T12:00:00Z">
                      <m:rPr>
                        <m:sty m:val="p"/>
                      </m:rPr>
                      <w:rPr>
                        <w:rFonts w:ascii="Cambria Math" w:hAnsi="Cambria Math"/>
                      </w:rPr>
                      <m:t>+</m:t>
                    </w:ins>
                  </m:r>
                  <m:sSup>
                    <m:sSupPr>
                      <m:ctrlPr>
                        <w:ins w:id="122" w:author="Claude" w:date="2026-07-28T12:00:00Z">
                          <w:rPr>
                            <w:rFonts w:ascii="Cambria Math" w:hAnsi="Cambria Math"/>
                          </w:rPr>
                        </w:ins>
                      </m:ctrlPr>
                    </m:sSupPr>
                    <m:e>
                      <m:r>
                        <w:ins w:id="123" w:author="Claude" w:date="2026-07-28T12:00:00Z">
                          <w:rPr>
                            <w:rFonts w:ascii="Cambria Math" w:hAnsi="Cambria Math"/>
                          </w:rPr>
                          <m:t>σ</m:t>
                        </w:ins>
                      </m:r>
                    </m:e>
                    <m:sup>
                      <m:r>
                        <w:ins w:id="124" w:author="Claude" w:date="2026-07-28T12:00:00Z">
                          <m:rPr>
                            <m:sty m:val="p"/>
                          </m:rPr>
                          <w:rPr>
                            <w:rFonts w:ascii="Cambria Math" w:hAnsi="Cambria Math"/>
                          </w:rPr>
                          <m:t>2</m:t>
                        </w:ins>
                      </m:r>
                    </m:sup>
                  </m:sSup>
                  <m:r>
                    <w:ins w:id="125" w:author="Claude" w:date="2026-07-28T12:00:00Z">
                      <m:rPr>
                        <m:sty m:val="bi"/>
                      </m:rPr>
                      <w:rPr>
                        <w:rFonts w:ascii="Cambria Math" w:hAnsi="Cambria Math"/>
                      </w:rPr>
                      <m:t>I</m:t>
                    </w:ins>
                  </m:r>
                </m:e>
              </m:d>
              <m:r>
                <w:ins w:id="126" w:author="Claude" w:date="2026-07-28T12:00:00Z">
                  <m:rPr>
                    <m:sty m:val="p"/>
                  </m:rPr>
                  <w:rPr>
                    <w:rFonts w:ascii="Cambria Math" w:hAnsi="Cambria Math"/>
                  </w:rPr>
                  <m:t>,#1</m:t>
                </w:ins>
              </m:r>
            </m:e>
          </m:eqArr>
        </m:oMath>
      </m:oMathPara>
    </w:p>
    <w:p w14:paraId="5BBDE52B" w14:textId="77777777" w:rsidR="008B73BD" w:rsidRDefault="00000000">
      <w:pPr>
        <w:pStyle w:val="FirstParagraph"/>
        <w:spacing w:line="480" w:lineRule="auto"/>
        <w:rPr>
          <w:ins w:id="127" w:author="Claude" w:date="2026-07-28T12:00:00Z"/>
        </w:rPr>
      </w:pPr>
      <w:ins w:id="128" w:author="Claude" w:date="2026-07-28T12:00:00Z">
        <w:r>
          <w:t xml:space="preserve">where </w:t>
        </w:r>
        <w:r w:rsidR="0044189E" w:rsidRPr="0088579E">
          <w:rPr>
            <w:i/>
            <w:iCs/>
            <w:lang w:val="el-GR"/>
          </w:rPr>
          <w:t>μ</w:t>
        </w:r>
        <w:r w:rsidR="0044189E">
          <w:rPr>
            <w:lang w:val="el-GR"/>
          </w:rPr>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is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r w:rsidR="00705D45" w:rsidRPr="00CE0914">
          <w:rPr>
            <w:i/>
            <w:iCs/>
          </w:rPr>
          <w:t>i</w:t>
        </w:r>
        <w:r w:rsidR="00705D45" w:rsidRPr="00CE0914">
          <w:t>,</w:t>
        </w:r>
        <w:r w:rsidR="00705D45" w:rsidRPr="00CE0914">
          <w:rPr>
            <w:i/>
            <w:iCs/>
          </w:rPr>
          <w:t>j</w:t>
        </w:r>
        <w:r w:rsidR="00705D45">
          <w:t>)</w:t>
        </w:r>
        <w:r w:rsidR="00705D45" w:rsidRPr="00705D45">
          <w:rPr>
            <w:vertAlign w:val="superscript"/>
          </w:rPr>
          <w:t>th</w:t>
        </w:r>
        <w:r w:rsidR="00705D45">
          <w:t xml:space="preserve"> entry </w:t>
        </w:r>
        <w:r w:rsidR="00CE0914">
          <w:t>i</w:t>
        </w:r>
        <w:r w:rsidR="00705D45" w:rsidRPr="00705D45">
          <w:t>s given by the squared exponential kernel</w:t>
        </w:r>
        <w:r w:rsidR="00705D45">
          <w:t xml:space="preserve"> function</w:t>
        </w:r>
        <w:r w:rsidR="0067503E">
          <w:t>,</w:t>
        </w:r>
      </w:ins>
    </w:p>
    <w:p w14:paraId="1F0D8BE6" w14:textId="77777777" w:rsidR="008B73BD" w:rsidRDefault="00000000">
      <w:pPr>
        <w:pStyle w:val="BodyText"/>
        <w:spacing w:line="480" w:lineRule="auto"/>
        <w:rPr>
          <w:ins w:id="129" w:author="Claude" w:date="2026-07-28T12:00:00Z"/>
          <w:rFonts w:eastAsiaTheme="minorEastAsia"/>
        </w:rPr>
      </w:pPr>
      <m:oMathPara>
        <m:oMathParaPr>
          <m:jc m:val="center"/>
        </m:oMathParaPr>
        <m:oMath>
          <m:eqArr>
            <m:eqArrPr>
              <m:maxDist m:val="1"/>
              <m:ctrlPr>
                <w:ins w:id="130" w:author="Claude" w:date="2026-07-28T12:00:00Z">
                  <w:rPr>
                    <w:rFonts w:ascii="Cambria Math" w:hAnsi="Cambria Math"/>
                  </w:rPr>
                </w:ins>
              </m:ctrlPr>
            </m:eqArrPr>
            <m:e>
              <m:r>
                <w:ins w:id="131" w:author="Claude" w:date="2026-07-28T12:00:00Z">
                  <m:rPr>
                    <m:sty m:val="bi"/>
                  </m:rPr>
                  <w:rPr>
                    <w:rFonts w:ascii="Cambria Math" w:hAnsi="Cambria Math"/>
                  </w:rPr>
                  <m:t>K</m:t>
                </w:ins>
              </m:r>
              <m:r>
                <w:ins w:id="132" w:author="Claude" w:date="2026-07-28T12:00:00Z">
                  <m:rPr>
                    <m:sty m:val="p"/>
                  </m:rPr>
                  <w:rPr>
                    <w:rFonts w:ascii="Cambria Math" w:hAnsi="Cambria Math"/>
                  </w:rPr>
                  <m:t>(</m:t>
                </w:ins>
              </m:r>
              <m:r>
                <w:ins w:id="133" w:author="Claude" w:date="2026-07-28T12:00:00Z">
                  <w:rPr>
                    <w:rFonts w:ascii="Cambria Math" w:hAnsi="Cambria Math"/>
                  </w:rPr>
                  <m:t>X</m:t>
                </w:ins>
              </m:r>
              <m:r>
                <w:ins w:id="134" w:author="Claude" w:date="2026-07-28T12:00:00Z">
                  <m:rPr>
                    <m:sty m:val="p"/>
                  </m:rPr>
                  <w:rPr>
                    <w:rFonts w:ascii="Cambria Math" w:hAnsi="Cambria Math"/>
                  </w:rPr>
                  <m:t>,</m:t>
                </w:ins>
              </m:r>
              <m:r>
                <w:ins w:id="135" w:author="Claude" w:date="2026-07-28T12:00:00Z">
                  <w:rPr>
                    <w:rFonts w:ascii="Cambria Math" w:hAnsi="Cambria Math"/>
                  </w:rPr>
                  <m:t>X</m:t>
                </w:ins>
              </m:r>
              <m:r>
                <w:ins w:id="136" w:author="Claude" w:date="2026-07-28T12:00:00Z">
                  <m:rPr>
                    <m:sty m:val="p"/>
                  </m:rPr>
                  <w:rPr>
                    <w:rFonts w:ascii="Cambria Math" w:hAnsi="Cambria Math"/>
                  </w:rPr>
                  <m:t xml:space="preserve">) = </m:t>
                </w:ins>
              </m:r>
              <m:r>
                <w:ins w:id="137" w:author="Claude" w:date="2026-07-28T12:00:00Z">
                  <w:rPr>
                    <w:rFonts w:ascii="Cambria Math" w:hAnsi="Cambria Math"/>
                  </w:rPr>
                  <m:t>k</m:t>
                </w:ins>
              </m:r>
              <m:d>
                <m:dPr>
                  <m:ctrlPr>
                    <w:ins w:id="138" w:author="Claude" w:date="2026-07-28T12:00:00Z">
                      <w:rPr>
                        <w:rFonts w:ascii="Cambria Math" w:hAnsi="Cambria Math"/>
                      </w:rPr>
                    </w:ins>
                  </m:ctrlPr>
                </m:dPr>
                <m:e>
                  <m:sSub>
                    <m:sSubPr>
                      <m:ctrlPr>
                        <w:ins w:id="139" w:author="Claude" w:date="2026-07-28T12:00:00Z">
                          <w:rPr>
                            <w:rFonts w:ascii="Cambria Math" w:hAnsi="Cambria Math"/>
                          </w:rPr>
                        </w:ins>
                      </m:ctrlPr>
                    </m:sSubPr>
                    <m:e>
                      <m:r>
                        <w:ins w:id="140" w:author="Claude" w:date="2026-07-28T12:00:00Z">
                          <w:rPr>
                            <w:rFonts w:ascii="Cambria Math" w:hAnsi="Cambria Math"/>
                          </w:rPr>
                          <m:t>x</m:t>
                        </w:ins>
                      </m:r>
                    </m:e>
                    <m:sub>
                      <m:r>
                        <w:ins w:id="141" w:author="Claude" w:date="2026-07-28T12:00:00Z">
                          <w:rPr>
                            <w:rFonts w:ascii="Cambria Math" w:hAnsi="Cambria Math"/>
                          </w:rPr>
                          <m:t>i</m:t>
                        </w:ins>
                      </m:r>
                    </m:sub>
                  </m:sSub>
                  <m:r>
                    <w:ins w:id="142" w:author="Claude" w:date="2026-07-28T12:00:00Z">
                      <m:rPr>
                        <m:sty m:val="p"/>
                      </m:rPr>
                      <w:rPr>
                        <w:rFonts w:ascii="Cambria Math" w:hAnsi="Cambria Math"/>
                      </w:rPr>
                      <m:t>,</m:t>
                    </w:ins>
                  </m:r>
                  <m:sSub>
                    <m:sSubPr>
                      <m:ctrlPr>
                        <w:ins w:id="143" w:author="Claude" w:date="2026-07-28T12:00:00Z">
                          <w:rPr>
                            <w:rFonts w:ascii="Cambria Math" w:hAnsi="Cambria Math"/>
                          </w:rPr>
                        </w:ins>
                      </m:ctrlPr>
                    </m:sSubPr>
                    <m:e>
                      <m:r>
                        <w:ins w:id="144" w:author="Claude" w:date="2026-07-28T12:00:00Z">
                          <w:rPr>
                            <w:rFonts w:ascii="Cambria Math" w:hAnsi="Cambria Math"/>
                          </w:rPr>
                          <m:t>x</m:t>
                        </w:ins>
                      </m:r>
                    </m:e>
                    <m:sub>
                      <m:r>
                        <w:ins w:id="145" w:author="Claude" w:date="2026-07-28T12:00:00Z">
                          <w:rPr>
                            <w:rFonts w:ascii="Cambria Math" w:hAnsi="Cambria Math"/>
                          </w:rPr>
                          <m:t>j</m:t>
                        </w:ins>
                      </m:r>
                    </m:sub>
                  </m:sSub>
                </m:e>
              </m:d>
              <m:r>
                <w:ins w:id="146" w:author="Claude" w:date="2026-07-28T12:00:00Z">
                  <m:rPr>
                    <m:sty m:val="p"/>
                  </m:rPr>
                  <w:rPr>
                    <w:rFonts w:ascii="Cambria Math" w:hAnsi="Cambria Math"/>
                  </w:rPr>
                  <m:t>=</m:t>
                </w:ins>
              </m:r>
              <m:sSup>
                <m:sSupPr>
                  <m:ctrlPr>
                    <w:ins w:id="147" w:author="Claude" w:date="2026-07-28T12:00:00Z">
                      <w:rPr>
                        <w:rFonts w:ascii="Cambria Math" w:hAnsi="Cambria Math"/>
                      </w:rPr>
                    </w:ins>
                  </m:ctrlPr>
                </m:sSupPr>
                <m:e>
                  <m:r>
                    <w:ins w:id="148" w:author="Claude" w:date="2026-07-28T12:00:00Z">
                      <w:rPr>
                        <w:rFonts w:ascii="Cambria Math" w:hAnsi="Cambria Math"/>
                      </w:rPr>
                      <m:t>α</m:t>
                    </w:ins>
                  </m:r>
                </m:e>
                <m:sup>
                  <m:r>
                    <w:ins w:id="149" w:author="Claude" w:date="2026-07-28T12:00:00Z">
                      <m:rPr>
                        <m:sty m:val="p"/>
                      </m:rPr>
                      <w:rPr>
                        <w:rFonts w:ascii="Cambria Math" w:hAnsi="Cambria Math"/>
                      </w:rPr>
                      <m:t>2</m:t>
                    </w:ins>
                  </m:r>
                </m:sup>
              </m:sSup>
              <m:r>
                <w:ins w:id="150" w:author="Claude" w:date="2026-07-28T12:00:00Z">
                  <m:rPr>
                    <m:sty m:val="p"/>
                  </m:rPr>
                  <w:rPr>
                    <w:rFonts w:ascii="Cambria Math" w:hAnsi="Cambria Math"/>
                  </w:rPr>
                  <m:t>exp</m:t>
                </w:ins>
              </m:r>
              <m:d>
                <m:dPr>
                  <m:ctrlPr>
                    <w:ins w:id="151" w:author="Claude" w:date="2026-07-28T12:00:00Z">
                      <w:rPr>
                        <w:rFonts w:ascii="Cambria Math" w:hAnsi="Cambria Math"/>
                      </w:rPr>
                    </w:ins>
                  </m:ctrlPr>
                </m:dPr>
                <m:e>
                  <m:r>
                    <w:ins w:id="152" w:author="Claude" w:date="2026-07-28T12:00:00Z">
                      <m:rPr>
                        <m:sty m:val="p"/>
                      </m:rPr>
                      <w:rPr>
                        <w:rFonts w:ascii="Cambria Math" w:hAnsi="Cambria Math"/>
                      </w:rPr>
                      <m:t>-</m:t>
                    </w:ins>
                  </m:r>
                  <m:f>
                    <m:fPr>
                      <m:ctrlPr>
                        <w:ins w:id="153" w:author="Claude" w:date="2026-07-28T12:00:00Z">
                          <w:rPr>
                            <w:rFonts w:ascii="Cambria Math" w:hAnsi="Cambria Math"/>
                          </w:rPr>
                        </w:ins>
                      </m:ctrlPr>
                    </m:fPr>
                    <m:num>
                      <m:r>
                        <w:ins w:id="154" w:author="Claude" w:date="2026-07-28T12:00:00Z">
                          <m:rPr>
                            <m:sty m:val="p"/>
                          </m:rPr>
                          <w:rPr>
                            <w:rFonts w:ascii="Cambria Math" w:hAnsi="Cambria Math"/>
                          </w:rPr>
                          <m:t>(</m:t>
                        </w:ins>
                      </m:r>
                      <m:sSub>
                        <m:sSubPr>
                          <m:ctrlPr>
                            <w:ins w:id="155" w:author="Claude" w:date="2026-07-28T12:00:00Z">
                              <w:rPr>
                                <w:rFonts w:ascii="Cambria Math" w:hAnsi="Cambria Math"/>
                              </w:rPr>
                            </w:ins>
                          </m:ctrlPr>
                        </m:sSubPr>
                        <m:e>
                          <m:r>
                            <w:ins w:id="156" w:author="Claude" w:date="2026-07-28T12:00:00Z">
                              <w:rPr>
                                <w:rFonts w:ascii="Cambria Math" w:hAnsi="Cambria Math"/>
                              </w:rPr>
                              <m:t>x</m:t>
                            </w:ins>
                          </m:r>
                        </m:e>
                        <m:sub>
                          <m:r>
                            <w:ins w:id="157" w:author="Claude" w:date="2026-07-28T12:00:00Z">
                              <w:rPr>
                                <w:rFonts w:ascii="Cambria Math" w:hAnsi="Cambria Math"/>
                              </w:rPr>
                              <m:t>i</m:t>
                            </w:ins>
                          </m:r>
                        </m:sub>
                      </m:sSub>
                      <m:r>
                        <w:ins w:id="158" w:author="Claude" w:date="2026-07-28T12:00:00Z">
                          <m:rPr>
                            <m:sty m:val="p"/>
                          </m:rPr>
                          <w:rPr>
                            <w:rFonts w:ascii="Cambria Math" w:hAnsi="Cambria Math"/>
                          </w:rPr>
                          <m:t>-</m:t>
                        </w:ins>
                      </m:r>
                      <m:sSub>
                        <m:sSubPr>
                          <m:ctrlPr>
                            <w:ins w:id="159" w:author="Claude" w:date="2026-07-28T12:00:00Z">
                              <w:rPr>
                                <w:rFonts w:ascii="Cambria Math" w:hAnsi="Cambria Math"/>
                              </w:rPr>
                            </w:ins>
                          </m:ctrlPr>
                        </m:sSubPr>
                        <m:e>
                          <m:r>
                            <w:ins w:id="160" w:author="Claude" w:date="2026-07-28T12:00:00Z">
                              <w:rPr>
                                <w:rFonts w:ascii="Cambria Math" w:hAnsi="Cambria Math"/>
                              </w:rPr>
                              <m:t>x</m:t>
                            </w:ins>
                          </m:r>
                        </m:e>
                        <m:sub>
                          <m:r>
                            <w:ins w:id="161" w:author="Claude" w:date="2026-07-28T12:00:00Z">
                              <w:rPr>
                                <w:rFonts w:ascii="Cambria Math" w:hAnsi="Cambria Math"/>
                              </w:rPr>
                              <m:t>j</m:t>
                            </w:ins>
                          </m:r>
                        </m:sub>
                      </m:sSub>
                      <m:sSup>
                        <m:sSupPr>
                          <m:ctrlPr>
                            <w:ins w:id="162" w:author="Claude" w:date="2026-07-28T12:00:00Z">
                              <w:rPr>
                                <w:rFonts w:ascii="Cambria Math" w:hAnsi="Cambria Math"/>
                              </w:rPr>
                            </w:ins>
                          </m:ctrlPr>
                        </m:sSupPr>
                        <m:e>
                          <m:r>
                            <w:ins w:id="163" w:author="Claude" w:date="2026-07-28T12:00:00Z">
                              <m:rPr>
                                <m:sty m:val="p"/>
                              </m:rPr>
                              <w:rPr>
                                <w:rFonts w:ascii="Cambria Math" w:hAnsi="Cambria Math"/>
                              </w:rPr>
                              <m:t>)</m:t>
                            </w:ins>
                          </m:r>
                        </m:e>
                        <m:sup>
                          <m:r>
                            <w:ins w:id="164" w:author="Claude" w:date="2026-07-28T12:00:00Z">
                              <m:rPr>
                                <m:sty m:val="p"/>
                              </m:rPr>
                              <w:rPr>
                                <w:rFonts w:ascii="Cambria Math" w:hAnsi="Cambria Math"/>
                              </w:rPr>
                              <m:t>2</m:t>
                            </w:ins>
                          </m:r>
                        </m:sup>
                      </m:sSup>
                    </m:num>
                    <m:den>
                      <m:r>
                        <w:ins w:id="165" w:author="Claude" w:date="2026-07-28T12:00:00Z">
                          <m:rPr>
                            <m:sty m:val="p"/>
                          </m:rPr>
                          <w:rPr>
                            <w:rFonts w:ascii="Cambria Math" w:hAnsi="Cambria Math"/>
                          </w:rPr>
                          <m:t>2</m:t>
                        </w:ins>
                      </m:r>
                      <m:sSup>
                        <m:sSupPr>
                          <m:ctrlPr>
                            <w:ins w:id="166" w:author="Claude" w:date="2026-07-28T12:00:00Z">
                              <w:rPr>
                                <w:rFonts w:ascii="Cambria Math" w:hAnsi="Cambria Math"/>
                              </w:rPr>
                            </w:ins>
                          </m:ctrlPr>
                        </m:sSupPr>
                        <m:e>
                          <m:r>
                            <w:ins w:id="167" w:author="Claude" w:date="2026-07-28T12:00:00Z">
                              <w:rPr>
                                <w:rFonts w:ascii="Cambria Math" w:hAnsi="Cambria Math"/>
                              </w:rPr>
                              <m:t>ρ</m:t>
                            </w:ins>
                          </m:r>
                        </m:e>
                        <m:sup>
                          <m:r>
                            <w:ins w:id="168" w:author="Claude" w:date="2026-07-28T12:00:00Z">
                              <m:rPr>
                                <m:sty m:val="p"/>
                              </m:rPr>
                              <w:rPr>
                                <w:rFonts w:ascii="Cambria Math" w:hAnsi="Cambria Math"/>
                              </w:rPr>
                              <m:t>2</m:t>
                            </w:ins>
                          </m:r>
                        </m:sup>
                      </m:sSup>
                    </m:den>
                  </m:f>
                </m:e>
              </m:d>
              <m:r>
                <w:ins w:id="169" w:author="Claude" w:date="2026-07-28T12:00:00Z">
                  <m:rPr>
                    <m:sty m:val="p"/>
                  </m:rPr>
                  <w:rPr>
                    <w:rFonts w:ascii="Cambria Math" w:hAnsi="Cambria Math"/>
                  </w:rPr>
                  <m:t>#2</m:t>
                </w:ins>
              </m:r>
            </m:e>
          </m:eqArr>
        </m:oMath>
      </m:oMathPara>
    </w:p>
    <w:p w14:paraId="4FC91F01" w14:textId="77777777" w:rsidR="008B73BD" w:rsidRDefault="00000000">
      <w:pPr>
        <w:pStyle w:val="FirstParagraph"/>
        <w:spacing w:line="480" w:lineRule="auto"/>
        <w:rPr>
          <w:ins w:id="170" w:author="Claude" w:date="2026-07-28T12:00:00Z"/>
        </w:rPr>
      </w:pPr>
      <w:ins w:id="171" w:author="Claude" w:date="2026-07-28T12:00:00Z">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r w:rsidR="007801CF" w:rsidRPr="007801CF">
          <w:rPr>
            <w:i/>
            <w:iCs/>
          </w:rPr>
          <w:t>x</w:t>
        </w:r>
        <w:r w:rsidR="00CE0914" w:rsidRPr="00CE0914">
          <w:rPr>
            <w:i/>
            <w:iCs/>
            <w:vertAlign w:val="subscript"/>
          </w:rPr>
          <w:t>j</w:t>
        </w:r>
        <w:r>
          <w:t xml:space="preserve"> units</w:t>
        </w:r>
        <w:r w:rsidR="007801CF">
          <w:t xml:space="preserve">; hereafter </w:t>
        </w:r>
        <w:r w:rsidR="007801CF" w:rsidRPr="007801CF">
          <w:t>spatial autocorrelation</w:t>
        </w:r>
        <w:r>
          <w:t xml:space="preserve">). Species with small </w:t>
        </w:r>
        <w:r w:rsidR="00AC47EE">
          <w:t xml:space="preserve">spatial </w:t>
        </w:r>
        <w:r>
          <w:t>autocorrelation (</w:t>
        </w:r>
        <w:r w:rsidR="007664E1" w:rsidRPr="007664E1">
          <w:rPr>
            <w:i/>
            <w:iCs/>
            <w:lang w:val="el-GR"/>
          </w:rPr>
          <w:t>ρ</w:t>
        </w:r>
        <w:r>
          <w:t xml:space="preserve">) values exhibit abundance patterns that vary sharply across space </w:t>
        </w:r>
        <w:r w:rsidR="00C702F6">
          <w:t>(</w:t>
        </w:r>
        <w:r w:rsidR="00C702F6" w:rsidRPr="00C702F6">
          <w:t>Figure 1</w:t>
        </w:r>
        <w:r w:rsidR="00C702F6">
          <w:t>)</w:t>
        </w:r>
        <w:r>
          <w:t xml:space="preserve">. </w:t>
        </w:r>
      </w:ins>
    </w:p>
    <w:p w14:paraId="1FF8BFD3" w14:textId="5629A3D0" w:rsidR="000974AE" w:rsidRDefault="000974AE" w:rsidP="001643E6">
      <w:pPr>
        <w:pStyle w:val="Heading2"/>
        <w:spacing w:before="0" w:after="0" w:line="480" w:lineRule="auto"/>
      </w:pPr>
      <w:r>
        <w:t>Empirical eDNA data</w:t>
      </w:r>
    </w:p>
    <w:p w14:paraId="4E6F073F" w14:textId="2DE4467A" w:rsidR="000974AE" w:rsidRDefault="000974AE" w:rsidP="001643E6">
      <w:pPr>
        <w:pStyle w:val="FirstParagraph"/>
        <w:spacing w:line="480" w:lineRule="auto"/>
      </w:pPr>
      <w:r>
        <w:t>Environmental DNA samples were collected during the Joint U.S.-Canada Integrated Ecosystem and Pacific Hake Acoustic-Trawl Survey aboard the NOAA ship Bell M. Shimada in summer 2019 (de Blois 2020)</w:t>
      </w:r>
      <w:r w:rsidR="0046620B">
        <w:t>.</w:t>
      </w:r>
      <w:r w:rsidR="0046620B" w:rsidRPr="0046620B">
        <w:t xml:space="preserve"> </w:t>
      </w:r>
      <w:r w:rsidR="0046620B" w:rsidRPr="00F82035">
        <w:t>Sampling spanned a broad latitudinal and longitudinal gradient along the U.S. West Coast, extending from</w:t>
      </w:r>
      <w:r w:rsidR="0046620B">
        <w:t xml:space="preserve"> 123.53° to 125.93° W </w:t>
      </w:r>
      <w:r w:rsidR="0046620B" w:rsidRPr="00F82035">
        <w:t>(243–461 km UTM eastings; span = 218 km) and from</w:t>
      </w:r>
      <w:r w:rsidR="0046620B">
        <w:t xml:space="preserve"> 38.36° - 48.46° N (4249 - 5367 km UTM northings; range 1118 km), corresponding to a </w:t>
      </w:r>
      <w:r w:rsidR="0046620B">
        <w:lastRenderedPageBreak/>
        <w:t xml:space="preserve">region from central California to northern Washington. </w:t>
      </w:r>
      <w:r>
        <w:t xml:space="preserve">At each site, seawater (10 L) was collected using Niskin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 xml:space="preserve">m pore size) to capture suspended eDNA. Filters were preserved and DNA was extracted using a phase-lock phenol-chloroform protocol, following established methods </w:t>
      </w:r>
      <w:r w:rsidR="00FB75C5">
        <w:fldChar w:fldCharType="begin"/>
      </w:r>
      <w:r w:rsidR="00FB75C5">
        <w:instrText xml:space="preserve"> ADDIN ZOTERO_ITEM CSL_CITATION {"citationID":"qZ3lBBhL","properties":{"unsorted":false,"formattedCitation":"(Ram\\uc0\\u243{}n-Laca et al., 2021; Shelton et al., 2022)","plainCitation":"(Ramón-Laca et al., 2021; Shelton et al., 2022)","noteIndex":0},"citationItems":[{"id":3711,"uris":["http://zotero.org/users/9456007/items/NXJBJH4P"],"itemData":{"id":3711,"type":"article-journal","abstract":"While the number of published marine studies using environmental DNA (eDNA) has increased substantially in recent years, marine fish surveys are still scarce. To examine the potential for eDNA to support marine fisheries monitoring surveys, we optimized an eDNA isolation method, developed a multispecies assay and tested it on eDNA samples collected along the Pacific coast of the United States. Four commercial DNA extraction kits that exploit the capability of the nucleic acids binding a solid phase (two using a silica matrix and two magnetic beads) as well an organic separation method were tested. A species-specific multiplex qPCR assay was developed and tested to simultaneously target Pacific hake (\n              Merluccius productus\n              ), Pacific lamprey (\n              Entosphenus tridentatus\n              ) and eulachon (\n              Thaleichthys pacificus\n              ). The specificity of the assay was tested in silico, in vitro and in natura. Environmental DNA isolation using phenol:chloroform:isoamyl purification with a phase lock was optimized and yielded the highest amount of total and target DNA and was used to extract 46 marine water samples for the detection of the three species of interest. The multiplex qPCR assay used in the quantification process was also optimized to provide convenience and accuracy. Pacific hake was present in 44% of the eDNA samples while the other two species were absent. Here, we present a complete workflow for the simultaneous detection and quantification of multiple marine fish species using eDNA. This workflow supports large-scale at-sea sampling efforts with preservation at ambient temperatures and has demonstrated DNA extraction efficiency and reliability. The multiplex qPCR assay is shown to be sensitive and specific for the purposes of simultaneously monitoring the relative abundance of multiple targeted fish species.","citation-key":"ramon-laca2021","container-title":"PLOS ONE","DOI":"10.1371/journal.pone.0257773","ISSN":"1932-6203","issue":"9","journalAbbreviation":"PLoS ONE","language":"en","note":"19 citations (Crossref/DOI) [2026-01-20]\n16 citations (Crossref/DOI) [2025-10-27]","page":"e0257773","source":"DOI.org (Crossref)","title":"A workflow for the relative quantification of multiple fish species from oceanic water samples using environmental DNA (eDNA) to support large-scale fishery surveys","volume":"16","author":[{"family":"Ramón-Laca","given":"Ana"},{"family":"Wells","given":"Abigail"},{"family":"Park","given":"Linda"}],"editor":[{"family":"Doi","given":"Hideyuki"}],"issued":{"date-parts":[["2021",9,27]]}}},{"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FB75C5">
        <w:fldChar w:fldCharType="separate"/>
      </w:r>
      <w:r w:rsidR="00FB75C5" w:rsidRPr="00FB75C5">
        <w:rPr>
          <w:rFonts w:cs="Times New Roman"/>
        </w:rPr>
        <w:t>(Ramón-Laca et al., 2021; Shelton et al., 2022)</w:t>
      </w:r>
      <w:r w:rsidR="00FB75C5">
        <w:fldChar w:fldCharType="end"/>
      </w:r>
      <w:r>
        <w:t>.</w:t>
      </w:r>
    </w:p>
    <w:p w14:paraId="1475DAF9" w14:textId="77777777" w:rsidR="000974AE" w:rsidRDefault="000974AE" w:rsidP="001643E6">
      <w:pPr>
        <w:pStyle w:val="BodyText"/>
        <w:spacing w:line="480" w:lineRule="auto"/>
      </w:pPr>
    </w:p>
    <w:p w14:paraId="5902B6BB" w14:textId="3820AD87" w:rsidR="00E05D8F" w:rsidRDefault="000974AE" w:rsidP="001643E6">
      <w:pPr>
        <w:pStyle w:val="BodyText"/>
        <w:spacing w:line="480" w:lineRule="auto"/>
      </w:pPr>
      <w:r>
        <w:t>Samples underwent PCR amplification using the MiFish U universal primer set</w:t>
      </w:r>
      <w:r w:rsidR="002F6B9D">
        <w:t xml:space="preserve"> </w:t>
      </w:r>
      <w:r w:rsidR="002F6B9D">
        <w:fldChar w:fldCharType="begin"/>
      </w:r>
      <w:r w:rsidR="00AA6C90">
        <w:instrText xml:space="preserve"> ADDIN ZOTERO_ITEM CSL_CITATION {"citationID":"oQ58iqqn","properties":{"unsorted":false,"formattedCitation":"(Miya et al., 2015)","plainCitation":"(Miya et al., 2015)","noteIndex":0},"citationItems":[{"id":348,"uris":["http://zotero.org/users/9456007/items/7BIU8GAX"],"itemData":{"id":348,"type":"article-journal","abstract":"We developed a set of universal PCR primers (MiFish-U/E) for metabarcoding environmental DNA (eDNA) from fishes. Primers were designed using aligned whole mitochondrial genome (mitogenome) sequences from 880 species, supplemented by partial mitogenome sequences from 160 elasmobranchs (sharks and rays). The primers target a hypervariable region of the 12S rRNA gene (163–185 bp), which contains sufficient information to identify fishes to taxonomic family, genus and species except for some closely related congeners. To test versatility of the primers across a diverse range of fishes, we sampled eDNA from four tanks in the Okinawa Churaumi Aquarium with known species compositions, prepared dual-indexed libraries and performed paired-end sequencing of the region using high-throughput next-generation sequencing technologies. Out of the 180 marine fish species contained in the four tanks with reference sequences in a custom database, we detected 168 species (93.3%) distributed across 59 families and 123 genera. These fishes are not only taxonomically diverse, ranging from sharks and rays to higher teleosts, but are also greatly varied in their ecology, including both pelagic and benthic species living in shallow coastal to deep waters. We also sampled natural seawaters around coral reefs near the aquarium and detected 93 fish species using this approach. Of the 93 species, 64 were not detected in the four aquarium tanks, rendering the total number of species detected to 232 (from 70 families and 152 genera). The metabarcoding approach presented here is non-invasive, more efficient, more cost-effective and more sensitive than the traditional survey methods. It has the potential to serve as an alternative (or complementary) tool for biodiversity monitoring that revolutionizes natural resource management and ecological studies of fish communities on larger spatial and temporal scales.","citation-key":"miya2015a","container-title":"Royal Society Open Science","DOI":"10.1098/rsos.150088","ISSN":"20545703","note":"1164 citations (Crossref/DOI) [2026-01-20]\n1095 citations (Crossref/DOI) [2025-10-27]","PMID":"26587265","title":"MiFish, a set of universal PCR primers for metabarcoding environmental DNA from fishes: Detection of more than 230 subtropical marine species","author":[{"family":"Miya","given":"M."},{"family":"Sato","given":"Y."},{"family":"Fukunaga","given":"T."},{"family":"Sado","given":"T."},{"family":"Poulsen","given":"J. Y."},{"family":"Sato","given":"K."},{"family":"Minamoto","given":"T."},{"family":"Yamamoto","given":"S."},{"family":"Yamanaka","given":"H."},{"family":"Araki","given":"H."},{"family":"Kondoh","given":"M."},{"family":"Iwasaki","given":"W."}],"issued":{"date-parts":[["2015"]]}}}],"schema":"https://github.com/citation-style-language/schema/raw/master/csl-citation.json"} </w:instrText>
      </w:r>
      <w:r w:rsidR="002F6B9D">
        <w:fldChar w:fldCharType="separate"/>
      </w:r>
      <w:r w:rsidR="00AA6C90">
        <w:rPr>
          <w:noProof/>
        </w:rPr>
        <w:t>(Miya et al., 2015)</w:t>
      </w:r>
      <w:r w:rsidR="002F6B9D">
        <w:fldChar w:fldCharType="end"/>
      </w:r>
      <w:r>
        <w:t xml:space="preserve">, targeting a 170 bp fragment of the mitochondrial 12S rRNA gene and thereafter sequenced on an Illumina MiSeq platform (2x150 bp paired-end) at the University of Washington Genomics Core. Raw sequence reads were processed using the DADA2 pipeline </w:t>
      </w:r>
      <w:r w:rsidR="00AA6C90">
        <w:fldChar w:fldCharType="begin"/>
      </w:r>
      <w:r w:rsidR="00AA6C90">
        <w:instrText xml:space="preserve"> ADDIN ZOTERO_ITEM CSL_CITATION {"citationID":"Vj6oMyOP","properties":{"unsorted":false,"formattedCitation":"(Callahan et al., 2016)","plainCitation":"(Callahan et al., 2016)","noteIndex":0},"citationItems":[{"id":3708,"uris":["http://zotero.org/users/9456007/items/Z3Z2FXPP"],"itemData":{"id":3708,"type":"article-journal","citation-key":"callahan2016","container-title":"Nature Methods","DOI":"10.1038/nmeth.3869","ISSN":"1548-7091, 1548-7105","issue":"7","journalAbbreviation":"Nat Methods","language":"en","note":"28980 citations (Crossref/DOI) [2026-01-20]\n27353 citations (Crossref/DOI) [2025-10-27]\n27353 citations (Crossref/DOI) [2025-10-27]\n27353 citations (Crossref/DOI) [2025-10-27]","page":"581-583","source":"DOI.org (Crossref)","title":"DADA2: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AA6C90">
        <w:fldChar w:fldCharType="separate"/>
      </w:r>
      <w:r w:rsidR="00AA6C90">
        <w:rPr>
          <w:noProof/>
        </w:rPr>
        <w:t>(Callahan et al., 2016)</w:t>
      </w:r>
      <w:r w:rsidR="00AA6C90">
        <w:fldChar w:fldCharType="end"/>
      </w:r>
      <w:r>
        <w:t xml:space="preserve"> to generate amplicon sequence variants (ASVs), which were taxonomically assigned using a custom reference database from NCBI GenBank and BOLD Systems. The same set of samples were used to estimate hake eDNA concentration using qPCR (see more</w:t>
      </w:r>
      <w:r w:rsidR="00232D1E">
        <w:t xml:space="preserve"> </w:t>
      </w:r>
      <w:r w:rsidR="00232D1E">
        <w:fldChar w:fldCharType="begin"/>
      </w:r>
      <w:r w:rsidR="00387956">
        <w:instrText xml:space="preserve"> ADDIN ZOTERO_ITEM CSL_CITATION {"citationID":"H7tL89zp","properties":{"unsorted":false,"formattedCitation":"(Guri et al., 2025)","plainCitation":"(Guri et al., 2025)","dontUpdate":true,"noteIndex":0},"citationItems":[{"id":4730,"uris":["http://zotero.org/users/9456007/items/HQXX6EZM"],"itemData":{"id":4730,"type":"article","abstract":"Abstract\n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232D1E">
        <w:fldChar w:fldCharType="separate"/>
      </w:r>
      <w:r w:rsidR="00232D1E">
        <w:rPr>
          <w:noProof/>
        </w:rPr>
        <w:t>Guri et al., 2025</w:t>
      </w:r>
      <w:r w:rsidR="00232D1E">
        <w:fldChar w:fldCharType="end"/>
      </w:r>
      <w:r>
        <w:t xml:space="preserve">). </w:t>
      </w:r>
      <w:r w:rsidRPr="005A6DEF">
        <w:t>Species-specific eDNA concentrations were estimated by jointly modeling ASV read counts, a mock community to correct for amplification bias, and qPCR measurements of Pacific hake to estimate absolute eDNA abundance for 12 fish species</w:t>
      </w:r>
      <w:r w:rsidR="00FB75C5">
        <w:t xml:space="preserve"> </w:t>
      </w:r>
      <w:r w:rsidR="00FB75C5">
        <w:fldChar w:fldCharType="begin"/>
      </w:r>
      <w:r w:rsidR="00FB75C5">
        <w:instrText xml:space="preserve"> ADDIN ZOTERO_ITEM CSL_CITATION {"citationID":"0nFHkra4","properties":{"unsorted":false,"formattedCitation":"(Guri et al., 2024, 2025)","plainCitation":"(Guri et al., 2024, 2025)","noteIndex":0},"citationItems":[{"id":619,"uris":["http://zotero.org/users/9456007/items/HEWRJKJD"],"itemData":{"id":619,"type":"article-journal","abstract":"Abstract\n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FB75C5">
        <w:fldChar w:fldCharType="separate"/>
      </w:r>
      <w:r w:rsidR="00FB75C5">
        <w:rPr>
          <w:noProof/>
        </w:rPr>
        <w:t>(Guri et al., 2024, 2025)</w:t>
      </w:r>
      <w:r w:rsidR="00FB75C5">
        <w:fldChar w:fldCharType="end"/>
      </w:r>
      <w:r w:rsidRPr="005A6DEF">
        <w:t>.</w:t>
      </w:r>
      <w:r w:rsidR="00527630">
        <w:t xml:space="preserve"> </w:t>
      </w:r>
      <w:r w:rsidR="00FC3664" w:rsidRPr="00FC3664">
        <w:t>The focal assemblage comprised a mixture of pelagic, mesopelagic, and demersal taxa characteristic of the California Current ecosystem, including Pacific herring (</w:t>
      </w:r>
      <w:r w:rsidR="00FC3664" w:rsidRPr="00FC3664">
        <w:rPr>
          <w:i/>
          <w:iCs/>
        </w:rPr>
        <w:t>Clupea pallasii</w:t>
      </w:r>
      <w:r w:rsidR="00FC3664" w:rsidRPr="00FC3664">
        <w:t>), northern anchovy (</w:t>
      </w:r>
      <w:r w:rsidR="00FC3664" w:rsidRPr="00FC3664">
        <w:rPr>
          <w:i/>
          <w:iCs/>
        </w:rPr>
        <w:t>Engraulis mordax</w:t>
      </w:r>
      <w:r w:rsidR="00FC3664" w:rsidRPr="00FC3664">
        <w:t>), northern smoothtongue (</w:t>
      </w:r>
      <w:r w:rsidR="00FC3664" w:rsidRPr="00FC3664">
        <w:rPr>
          <w:i/>
          <w:iCs/>
        </w:rPr>
        <w:t>Leuroglossus stilbius</w:t>
      </w:r>
      <w:r w:rsidR="00FC3664" w:rsidRPr="00FC3664">
        <w:t>), Dover sole (</w:t>
      </w:r>
      <w:r w:rsidR="00FC3664" w:rsidRPr="00FC3664">
        <w:rPr>
          <w:i/>
          <w:iCs/>
        </w:rPr>
        <w:t>Microstomus pacificus</w:t>
      </w:r>
      <w:r w:rsidR="00FC3664" w:rsidRPr="00FC3664">
        <w:t>), Pacific sardine (</w:t>
      </w:r>
      <w:r w:rsidR="00FC3664" w:rsidRPr="00FC3664">
        <w:rPr>
          <w:i/>
          <w:iCs/>
        </w:rPr>
        <w:t>Sardinops sagax</w:t>
      </w:r>
      <w:r w:rsidR="00FC3664" w:rsidRPr="00FC3664">
        <w:t>), Pacific chub mackerel (</w:t>
      </w:r>
      <w:r w:rsidR="00FC3664" w:rsidRPr="00FC3664">
        <w:rPr>
          <w:i/>
          <w:iCs/>
        </w:rPr>
        <w:t>Scomber japonicus</w:t>
      </w:r>
      <w:r w:rsidR="00FC3664" w:rsidRPr="00FC3664">
        <w:t>), widow rockfish (</w:t>
      </w:r>
      <w:r w:rsidR="00FC3664" w:rsidRPr="00FC3664">
        <w:rPr>
          <w:i/>
          <w:iCs/>
        </w:rPr>
        <w:t>Sebastes entomelas</w:t>
      </w:r>
      <w:r w:rsidR="00FC3664" w:rsidRPr="00FC3664">
        <w:t>), northern lampfish (</w:t>
      </w:r>
      <w:r w:rsidR="00FC3664" w:rsidRPr="00FC3664">
        <w:rPr>
          <w:i/>
          <w:iCs/>
        </w:rPr>
        <w:t>Stenobrachius leucopsarus</w:t>
      </w:r>
      <w:r w:rsidR="00FC3664" w:rsidRPr="00FC3664">
        <w:t>), longfin dragonfish (</w:t>
      </w:r>
      <w:r w:rsidR="00FC3664" w:rsidRPr="00FC3664">
        <w:rPr>
          <w:i/>
          <w:iCs/>
        </w:rPr>
        <w:t>Tactostoma macropus</w:t>
      </w:r>
      <w:r w:rsidR="00FC3664" w:rsidRPr="00FC3664">
        <w:t>), plainfin midshipman (</w:t>
      </w:r>
      <w:r w:rsidR="00FC3664" w:rsidRPr="00FC3664">
        <w:rPr>
          <w:i/>
          <w:iCs/>
        </w:rPr>
        <w:t>Tarletonbeania crenularis</w:t>
      </w:r>
      <w:r w:rsidR="00FC3664" w:rsidRPr="00FC3664">
        <w:t>), eulachon (</w:t>
      </w:r>
      <w:r w:rsidR="00FC3664" w:rsidRPr="00FC3664">
        <w:rPr>
          <w:i/>
          <w:iCs/>
        </w:rPr>
        <w:t>Thaleichthys pacificus</w:t>
      </w:r>
      <w:r w:rsidR="00FC3664" w:rsidRPr="00FC3664">
        <w:t xml:space="preserve">), </w:t>
      </w:r>
      <w:r w:rsidR="00FC3664" w:rsidRPr="00FC3664">
        <w:lastRenderedPageBreak/>
        <w:t>and Pacific jack mackerel (</w:t>
      </w:r>
      <w:r w:rsidR="00FC3664" w:rsidRPr="00FC3664">
        <w:rPr>
          <w:i/>
          <w:iCs/>
        </w:rPr>
        <w:t>Trachurus symmetricus</w:t>
      </w:r>
      <w:r w:rsidR="00FC3664" w:rsidRPr="00FC3664">
        <w:t>).</w:t>
      </w:r>
      <w:r w:rsidR="00FC3664">
        <w:t xml:space="preserve"> </w:t>
      </w:r>
      <w:r w:rsidR="00E36663">
        <w:t xml:space="preserve">The final </w:t>
      </w:r>
      <w:r w:rsidR="00BD0F30">
        <w:t xml:space="preserve">empirical </w:t>
      </w:r>
      <w:r w:rsidR="00E36663">
        <w:t>dataset include</w:t>
      </w:r>
      <w:r w:rsidR="000A685B">
        <w:t>d</w:t>
      </w:r>
      <w:r w:rsidR="00E36663">
        <w:t xml:space="preserve"> eDNA measurements (in log copies/L) from 358 spatially distributed sampling among the reported depth layers.</w:t>
      </w:r>
    </w:p>
    <w:p w14:paraId="56FCDECE" w14:textId="77777777" w:rsidR="00162082" w:rsidRDefault="00162082" w:rsidP="001643E6">
      <w:pPr>
        <w:pStyle w:val="BodyText"/>
        <w:spacing w:line="480" w:lineRule="auto"/>
      </w:pPr>
    </w:p>
    <w:p w14:paraId="3369C701" w14:textId="688C77DF" w:rsidR="00A15ACC" w:rsidRPr="008D73E1" w:rsidRDefault="00162082" w:rsidP="001643E6">
      <w:pPr>
        <w:pStyle w:val="BodyText"/>
        <w:spacing w:line="480" w:lineRule="auto"/>
      </w:pPr>
      <w:r w:rsidRPr="00CF5B2C">
        <w:rPr>
          <w:b/>
          <w:bCs w:val="0"/>
        </w:rPr>
        <w:t>Estimation of species-specific spatial structure</w:t>
      </w:r>
    </w:p>
    <w:p w14:paraId="6CD5011B" w14:textId="5CFD7908" w:rsidR="00D94C80" w:rsidRDefault="0039223E" w:rsidP="001643E6">
      <w:pPr>
        <w:pStyle w:val="BodyText"/>
        <w:spacing w:line="480" w:lineRule="auto"/>
      </w:pPr>
      <w:r>
        <w:t xml:space="preserve">After the </w:t>
      </w:r>
      <w:r w:rsidRPr="006A2F1A">
        <w:t xml:space="preserve">acquisition of the </w:t>
      </w:r>
      <w:r w:rsidR="000A685B" w:rsidRPr="000A685B">
        <w:t>empirical</w:t>
      </w:r>
      <w:r w:rsidR="000A685B">
        <w:t xml:space="preserve"> data</w:t>
      </w:r>
      <w:r w:rsidRPr="006A2F1A">
        <w:t xml:space="preserve">, we obtained </w:t>
      </w:r>
      <w:r w:rsidR="00D2547E">
        <w:t xml:space="preserve">log </w:t>
      </w:r>
      <w:r w:rsidRPr="006A2F1A">
        <w:t>eDNA concentration values (</w:t>
      </w:r>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r w:rsidR="00B30D2B" w:rsidRPr="00B30D2B">
        <w:t xml:space="preserve"> = 358</w:t>
      </w:r>
      <w:r w:rsidR="009177BC">
        <w:t>)</w:t>
      </w:r>
      <w:r w:rsidRPr="006A2F1A">
        <w:t>. We then used the GP model (Eq. 1–2) to infer the underlying spatial structure and learn key parameters governing the spatial field, including the depth-specific mean (</w:t>
      </w:r>
      <w:r w:rsidRPr="001B3530">
        <w:rPr>
          <w:i/>
          <w:iCs/>
        </w:rPr>
        <w:t>μ</w:t>
      </w:r>
      <w:r w:rsidRPr="001B3530">
        <w:rPr>
          <w:i/>
          <w:iCs/>
          <w:vertAlign w:val="subscript"/>
        </w:rPr>
        <w:t>d</w:t>
      </w:r>
      <w:r w:rsidRPr="006A2F1A">
        <w:t xml:space="preserve">), </w:t>
      </w:r>
      <w:r>
        <w:t xml:space="preserve">spatial autocorrelation </w:t>
      </w:r>
      <w:r w:rsidRPr="006A2F1A">
        <w:t>(</w:t>
      </w:r>
      <w:r w:rsidRPr="001B3530">
        <w:rPr>
          <w:i/>
          <w:iCs/>
        </w:rPr>
        <w:t>ρ</w:t>
      </w:r>
      <w:r w:rsidRPr="006A2F1A">
        <w:t>), amplitude (</w:t>
      </w:r>
      <w:r w:rsidRPr="001B3530">
        <w:rPr>
          <w:i/>
          <w:iCs/>
        </w:rPr>
        <w:t>α</w:t>
      </w:r>
      <w:r w:rsidR="00350ED5">
        <w:rPr>
          <w:i/>
          <w:iCs/>
          <w:vertAlign w:val="superscript"/>
        </w:rPr>
        <w:t>2</w:t>
      </w:r>
      <w:r w:rsidR="00D8163B" w:rsidRPr="001E644C">
        <w:t xml:space="preserve">; </w:t>
      </w:r>
      <w:r w:rsidR="001E644C" w:rsidRPr="001E644C">
        <w:t>a scaling parameter that reflects the magnitude of spatially structured variability in the signal over the length scale</w:t>
      </w:r>
      <w:r w:rsidRPr="006A2F1A">
        <w:t xml:space="preserve">), and </w:t>
      </w:r>
      <w:r>
        <w:t>non-spatial variance</w:t>
      </w:r>
      <w:r w:rsidRPr="006A2F1A">
        <w:t xml:space="preserve"> (</w:t>
      </w:r>
      <w:r w:rsidRPr="001B3530">
        <w:rPr>
          <w:i/>
          <w:iCs/>
        </w:rPr>
        <w:t>σ</w:t>
      </w:r>
      <w:r w:rsidR="00350ED5">
        <w:rPr>
          <w:i/>
          <w:iCs/>
          <w:vertAlign w:val="superscript"/>
        </w:rPr>
        <w:t>2</w:t>
      </w:r>
      <w:r w:rsidRPr="006A2F1A">
        <w:t>)</w:t>
      </w:r>
      <w:r>
        <w:t xml:space="preserve">. Additionally, we </w:t>
      </w:r>
      <w:r w:rsidRPr="006A2F1A">
        <w:t xml:space="preserve">used </w:t>
      </w:r>
      <w:r>
        <w:t xml:space="preserve">the model </w:t>
      </w:r>
      <w:r w:rsidR="002A222B">
        <w:t xml:space="preserve">to </w:t>
      </w:r>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r w:rsidR="002B1A11">
        <w:t>)</w:t>
      </w:r>
      <w:r w:rsidR="0046181E">
        <w:t xml:space="preserve">, </w:t>
      </w:r>
      <w:r w:rsidR="001109C4">
        <w:t>as 18,916 discrete point estimates</w:t>
      </w:r>
      <w:r w:rsidR="0046181E">
        <w:t>,</w:t>
      </w:r>
      <w:r w:rsidR="001109C4">
        <w:t xml:space="preserve"> </w:t>
      </w:r>
      <w:r w:rsidR="00D94C80" w:rsidRPr="00192DF5">
        <w:t>representing the centroids of approximately 8 × 8 km spatial cells</w:t>
      </w:r>
      <w:r w:rsidR="00D94C80">
        <w:t xml:space="preserve"> </w:t>
      </w:r>
      <w:r w:rsidR="00D94C80" w:rsidRPr="00192DF5">
        <w:t>distributed across five depth layers</w:t>
      </w:r>
      <w:r w:rsidR="00D94C80">
        <w:t>. The number of points differed among depth layers (4,000, 4,000, 4,000, 3,622, and 3,294 points, respectively) because deeper layers covered a smaller spatial extent than shallower layers</w:t>
      </w:r>
      <w:r w:rsidR="003B0195">
        <w:t xml:space="preserve"> due to bathymetry</w:t>
      </w:r>
      <w:r w:rsidR="00D94C80">
        <w:t>.</w:t>
      </w:r>
    </w:p>
    <w:p w14:paraId="52C40E28" w14:textId="42986C15" w:rsidR="00AA6F77" w:rsidRDefault="00AA6F77" w:rsidP="001643E6">
      <w:pPr>
        <w:pStyle w:val="BodyText"/>
        <w:spacing w:line="480" w:lineRule="auto"/>
      </w:pPr>
    </w:p>
    <w:p w14:paraId="584735BD" w14:textId="16A724B0" w:rsidR="007A35C1" w:rsidRDefault="00E0592E" w:rsidP="001643E6">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3EE58840" w14:textId="427E9B98" w:rsidR="007A35C1" w:rsidRDefault="00000000" w:rsidP="001643E6">
      <w:pPr>
        <w:spacing w:after="0" w:line="48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1643E6">
      <w:pPr>
        <w:pStyle w:val="p1"/>
        <w:spacing w:before="0" w:beforeAutospacing="0" w:after="0" w:afterAutospacing="0" w:line="480" w:lineRule="auto"/>
        <w:jc w:val="both"/>
      </w:pPr>
    </w:p>
    <w:p w14:paraId="26EBE0D5" w14:textId="6F433914" w:rsidR="003939B7" w:rsidRDefault="003939B7" w:rsidP="001643E6">
      <w:pPr>
        <w:pStyle w:val="Heading2"/>
        <w:spacing w:before="0" w:after="0" w:line="480" w:lineRule="auto"/>
      </w:pPr>
      <w:r>
        <w:t>Estimating sampling efficiency on prediction accuracy</w:t>
      </w:r>
    </w:p>
    <w:p w14:paraId="53B3148B" w14:textId="5A5E6EFE" w:rsidR="005E3F20" w:rsidRPr="004834A6" w:rsidRDefault="005E3F20" w:rsidP="001643E6">
      <w:pPr>
        <w:pStyle w:val="p1"/>
        <w:spacing w:before="0" w:beforeAutospacing="0" w:after="0" w:afterAutospacing="0" w:line="480" w:lineRule="auto"/>
        <w:jc w:val="both"/>
        <w:rPr>
          <w:rStyle w:val="s2"/>
        </w:rPr>
      </w:pPr>
      <w:r w:rsidRPr="008C6514">
        <w:t xml:space="preserve">To evaluate how sampling effort </w:t>
      </w:r>
      <w:r>
        <w:t>(</w:t>
      </w:r>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r>
        <w:t xml:space="preserve">to fixed sample sizes </w:t>
      </w:r>
      <w:r>
        <w:rPr>
          <w:rStyle w:val="s1"/>
        </w:rPr>
        <w:t>(</w:t>
      </w:r>
      <w:r>
        <w:rPr>
          <w:rStyle w:val="s2"/>
        </w:rPr>
        <w:t>N = 330, 300, 260, 220,</w:t>
      </w:r>
      <w:r>
        <w:rPr>
          <w:rStyle w:val="s1"/>
        </w:rPr>
        <w:t xml:space="preserve"> and </w:t>
      </w:r>
      <w:r>
        <w:rPr>
          <w:rStyle w:val="s2"/>
        </w:rPr>
        <w:t>150</w:t>
      </w:r>
      <w:r w:rsidR="00254D82">
        <w:rPr>
          <w:rStyle w:val="s2"/>
        </w:rPr>
        <w:t>; Figure 2B</w:t>
      </w:r>
      <w:r>
        <w:rPr>
          <w:rStyle w:val="s2"/>
        </w:rPr>
        <w:t>).</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with </w:t>
      </w:r>
      <w:r w:rsidR="007E6DD0" w:rsidRPr="00FB072C">
        <w:rPr>
          <w:i/>
          <w:iCs/>
        </w:rPr>
        <w:t>Z</w:t>
      </w:r>
      <w:r w:rsidR="00920328">
        <w:t xml:space="preserve">, </w:t>
      </w:r>
      <w:r w:rsidR="007E6DD0">
        <w:rPr>
          <w:i/>
          <w:iCs/>
        </w:rPr>
        <w:t>Y</w:t>
      </w:r>
      <w:r w:rsidR="007E6DD0">
        <w:rPr>
          <w:i/>
          <w:iCs/>
          <w:vertAlign w:val="subscript"/>
        </w:rPr>
        <w:t>E</w:t>
      </w:r>
      <w:r w:rsidR="007E6DD0">
        <w:t xml:space="preserve"> with </w:t>
      </w:r>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with </w:t>
      </w:r>
      <w:r w:rsidR="00920328">
        <w:rPr>
          <w:i/>
          <w:iCs/>
        </w:rPr>
        <w:t>X</w:t>
      </w:r>
      <w:r w:rsidR="00920328">
        <w:t xml:space="preserve"> </w:t>
      </w:r>
      <w:r w:rsidR="007E6DD0">
        <w:t xml:space="preserve">in Eq. 3. </w:t>
      </w:r>
      <w:r w:rsidR="007E6DD0" w:rsidRPr="00596EE8">
        <w:t>This framework enables direct, like-for-like comparisons of reconstructed fields across sampling intensities</w:t>
      </w:r>
      <w:r w:rsidR="008019A3">
        <w:t xml:space="preserve"> since the predicted </w:t>
      </w:r>
      <w:r w:rsidR="002A222B">
        <w:t>field</w:t>
      </w:r>
      <w:r w:rsidR="008019A3">
        <w:t xml:space="preserve"> is the same (</w:t>
      </w:r>
      <w:r w:rsidR="008019A3" w:rsidRPr="002E117D">
        <w:rPr>
          <w:i/>
          <w:iCs/>
        </w:rPr>
        <w:t>Q</w:t>
      </w:r>
      <w:r w:rsidR="008019A3">
        <w:t>)</w:t>
      </w:r>
      <w:r w:rsidR="007E6DD0" w:rsidRPr="00596EE8">
        <w:t>.</w:t>
      </w:r>
      <w:r w:rsidR="004834A6">
        <w:t xml:space="preserve"> </w:t>
      </w:r>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000000" w:rsidP="001643E6">
      <w:pPr>
        <w:pStyle w:val="p1"/>
        <w:spacing w:before="0" w:beforeAutospacing="0" w:after="0" w:afterAutospacing="0" w:line="48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F0A249B" w14:textId="00C00BD0" w:rsidR="005E3F20" w:rsidRDefault="005E3F20" w:rsidP="001643E6">
      <w:pPr>
        <w:pStyle w:val="p1"/>
        <w:spacing w:before="0" w:beforeAutospacing="0" w:after="0" w:afterAutospacing="0" w:line="480" w:lineRule="auto"/>
        <w:jc w:val="both"/>
      </w:pPr>
      <w:r w:rsidRPr="00A67FA1">
        <w:rPr>
          <w:rStyle w:val="s2"/>
        </w:rPr>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p>
    <w:p w14:paraId="22A1CB9C" w14:textId="77777777" w:rsidR="0039223E" w:rsidRDefault="0039223E" w:rsidP="001643E6">
      <w:pPr>
        <w:pStyle w:val="BodyText"/>
        <w:spacing w:line="480" w:lineRule="auto"/>
      </w:pPr>
    </w:p>
    <w:p w14:paraId="182BD2A3" w14:textId="0BD682B7" w:rsidR="008C05CD" w:rsidRDefault="008C05CD" w:rsidP="001643E6">
      <w:pPr>
        <w:pStyle w:val="p1"/>
        <w:spacing w:before="0" w:beforeAutospacing="0" w:after="0" w:afterAutospacing="0" w:line="480" w:lineRule="auto"/>
        <w:jc w:val="both"/>
      </w:pPr>
      <w:r>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643C6DFC" w14:textId="02EBF24A" w:rsidR="008C05CD" w:rsidRPr="001F75CE" w:rsidRDefault="00000000"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6A959840" w:rsidR="008A5961" w:rsidRDefault="008C05CD" w:rsidP="001643E6">
      <w:pPr>
        <w:pStyle w:val="BodyText"/>
        <w:spacing w:line="480" w:lineRule="auto"/>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 xml:space="preserve">for </w:t>
      </w:r>
      <w:r w:rsidR="008A5961" w:rsidRPr="008A5961">
        <w:lastRenderedPageBreak/>
        <w:t>each thinning intensity</w:t>
      </w:r>
      <w:r w:rsidR="002A222B">
        <w:t xml:space="preserve"> to</w:t>
      </w:r>
      <w:r w:rsidR="008A5961" w:rsidRPr="008A5961">
        <w:t xml:space="preserve"> mitigate the effects of sampling stochasticity on our prediction accuracy estimates</w:t>
      </w:r>
      <w:r w:rsidR="008A5961">
        <w:t>.</w:t>
      </w:r>
    </w:p>
    <w:p w14:paraId="1BF23A1D" w14:textId="60194420" w:rsidR="008C05CD" w:rsidRDefault="008C05CD" w:rsidP="001643E6">
      <w:pPr>
        <w:pStyle w:val="BodyText"/>
        <w:spacing w:line="480" w:lineRule="auto"/>
      </w:pPr>
      <w:r>
        <w:t xml:space="preserve"> </w:t>
      </w:r>
    </w:p>
    <w:p w14:paraId="37453850" w14:textId="77777777" w:rsidR="0047549D" w:rsidRDefault="0047549D" w:rsidP="001643E6">
      <w:pPr>
        <w:pStyle w:val="Heading2"/>
        <w:spacing w:before="0" w:after="0" w:line="480" w:lineRule="auto"/>
      </w:pPr>
      <w:r>
        <w:t>Simulated eDNA data</w:t>
      </w:r>
    </w:p>
    <w:p w14:paraId="3908C333" w14:textId="344FBE6A" w:rsidR="00895A6B" w:rsidRDefault="00B62303" w:rsidP="001643E6">
      <w:pPr>
        <w:pStyle w:val="BodyText"/>
        <w:spacing w:line="480" w:lineRule="auto"/>
      </w:pPr>
      <w:r w:rsidRPr="00B62303">
        <w:t xml:space="preserve">To extend inference beyond the sampling </w:t>
      </w:r>
      <w:r>
        <w:t>effort</w:t>
      </w:r>
      <w:r w:rsidRPr="00B62303">
        <w:t xml:space="preserve"> limitations </w:t>
      </w:r>
      <w:r w:rsidR="007649BA">
        <w:t>(</w:t>
      </w:r>
      <w:r w:rsidR="007649BA" w:rsidRPr="007649BA">
        <w:rPr>
          <w:i/>
          <w:iCs/>
        </w:rPr>
        <w:t>N</w:t>
      </w:r>
      <w:r w:rsidR="007649BA">
        <w:t xml:space="preserve"> = 358) </w:t>
      </w:r>
      <w:r w:rsidRPr="00B62303">
        <w:t>of the empirical data</w:t>
      </w:r>
      <w:r w:rsidR="00740607">
        <w:t>set</w:t>
      </w:r>
      <w:r w:rsidRPr="00B62303">
        <w:t>,</w:t>
      </w:r>
      <w:r w:rsidR="00916555" w:rsidRPr="00916555">
        <w:t xml:space="preserve"> we conducted </w:t>
      </w:r>
      <w:r w:rsidR="00916555">
        <w:t xml:space="preserve">a series of simulations. </w:t>
      </w:r>
      <w:r w:rsidR="00431D87" w:rsidRPr="00431D87">
        <w:t xml:space="preserve">We generated </w:t>
      </w:r>
      <w:r w:rsidR="00431D87" w:rsidRPr="00740607">
        <w:rPr>
          <w:i/>
          <w:iCs/>
        </w:rPr>
        <w:t>in</w:t>
      </w:r>
      <w:r w:rsidR="00740607">
        <w:rPr>
          <w:i/>
          <w:iCs/>
        </w:rPr>
        <w:t>-</w:t>
      </w:r>
      <w:r w:rsidR="00431D87" w:rsidRPr="00740607">
        <w:rPr>
          <w:i/>
          <w:iCs/>
        </w:rPr>
        <w:t>silico</w:t>
      </w:r>
      <w:r w:rsidR="00431D87" w:rsidRPr="00431D87">
        <w:t xml:space="preserve"> eDNA concentration data</w:t>
      </w:r>
      <w:r w:rsidR="00945EDE">
        <w:t xml:space="preserve"> using the GP model (Eq. 1-2)</w:t>
      </w:r>
      <w:r w:rsidR="00431D87" w:rsidRPr="00431D87">
        <w:t xml:space="preserve"> across the same spatial domain and prediction grid (</w:t>
      </w:r>
      <w:r w:rsidR="00431D87" w:rsidRPr="00431D87">
        <w:rPr>
          <w:i/>
          <w:iCs/>
        </w:rPr>
        <w:t>Q</w:t>
      </w:r>
      <w:r w:rsidR="00431D87" w:rsidRPr="00431D87">
        <w:t xml:space="preserve">) used </w:t>
      </w:r>
      <w:r w:rsidR="00740607">
        <w:t>in</w:t>
      </w:r>
      <w:r w:rsidR="00431D87" w:rsidRPr="00431D87">
        <w:t xml:space="preserve"> the empirical analysis.</w:t>
      </w:r>
    </w:p>
    <w:p w14:paraId="5351B402" w14:textId="77777777" w:rsidR="00895A6B" w:rsidRDefault="00895A6B" w:rsidP="001643E6">
      <w:pPr>
        <w:pStyle w:val="BodyText"/>
        <w:spacing w:line="480" w:lineRule="auto"/>
      </w:pPr>
    </w:p>
    <w:p w14:paraId="6B5D7D7D" w14:textId="2C09E0CC" w:rsidR="004242D5" w:rsidRDefault="00D46036" w:rsidP="001643E6">
      <w:pPr>
        <w:pStyle w:val="BodyText"/>
        <w:spacing w:line="480" w:lineRule="auto"/>
      </w:pPr>
      <w:r w:rsidRPr="00D46036">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across ten levels: 25, 50, 75, 100, 200, 300, 400, 500, 800, and 1000 km</w:t>
      </w:r>
      <w:r w:rsidR="004837D4">
        <w:t xml:space="preserve"> (</w:t>
      </w:r>
      <w:r w:rsidR="0079593E" w:rsidRPr="0079593E">
        <w:rPr>
          <w:szCs w:val="36"/>
        </w:rPr>
        <w:t>Appendix S1:</w:t>
      </w:r>
      <w:r w:rsidR="0079593E">
        <w:rPr>
          <w:szCs w:val="36"/>
        </w:rPr>
        <w:t xml:space="preserve"> </w:t>
      </w:r>
      <w:r w:rsidR="004837D4">
        <w:rPr>
          <w:szCs w:val="36"/>
        </w:rPr>
        <w:t>Table S1)</w:t>
      </w:r>
      <w:r w:rsidRPr="00D46036">
        <w:t xml:space="preserve">. These values were selected to represent </w:t>
      </w:r>
      <w:r w:rsidR="003A6403">
        <w:t>differing</w:t>
      </w:r>
      <w:r w:rsidRPr="00D46036">
        <w:t xml:space="preserve"> degrees of spatial autocorrelation observed in </w:t>
      </w:r>
      <w:r w:rsidR="004C5337" w:rsidRPr="004C5337">
        <w:t>empirical</w:t>
      </w:r>
      <w:r w:rsidRPr="00D46036">
        <w:t xml:space="preserve"> data. For each </w:t>
      </w:r>
      <w:r w:rsidR="003A6403">
        <w:t xml:space="preserve">value </w:t>
      </w:r>
      <w:r w:rsidRPr="00D46036">
        <w:t xml:space="preserve">of </w:t>
      </w:r>
      <w:r w:rsidR="005D0A22" w:rsidRPr="005D0A22">
        <w:rPr>
          <w:i/>
          <w:iCs/>
          <w:lang w:val="el-GR"/>
        </w:rPr>
        <w:t>ρ</w:t>
      </w:r>
      <w:r w:rsidR="005D0A22" w:rsidRPr="00D46036">
        <w:t xml:space="preserve"> </w:t>
      </w:r>
      <w:r w:rsidRPr="00D46036">
        <w:t xml:space="preserve">we generated </w:t>
      </w:r>
      <w:r w:rsidR="0068039E">
        <w:t xml:space="preserve">(arbitrarily) </w:t>
      </w:r>
      <w:r w:rsidRPr="00D46036">
        <w:t>20 independent replicate spatial fields, resulting in a total of 200 simulated datasets</w:t>
      </w:r>
      <w:r w:rsidR="003C4FC4">
        <w:t xml:space="preserve"> </w:t>
      </w:r>
      <w:r w:rsidR="003C4FC4" w:rsidRPr="000461C1">
        <w:rPr>
          <w:rFonts w:eastAsiaTheme="minorEastAsia"/>
        </w:rPr>
        <w:t xml:space="preserve">(10 </w:t>
      </w:r>
      <m:oMath>
        <m:r>
          <w:rPr>
            <w:rFonts w:ascii="Cambria Math" w:hAnsi="Cambria Math"/>
          </w:rPr>
          <m:t>ρ</m:t>
        </m:r>
      </m:oMath>
      <w:r w:rsidR="003C4FC4" w:rsidRPr="000461C1">
        <w:rPr>
          <w:rFonts w:eastAsiaTheme="minorEastAsia"/>
        </w:rPr>
        <w:t xml:space="preserve"> levels × 20 replicates</w:t>
      </w:r>
      <w:r w:rsidR="002C6985">
        <w:rPr>
          <w:rFonts w:eastAsiaTheme="minorEastAsia"/>
        </w:rPr>
        <w:t xml:space="preserve">; </w:t>
      </w:r>
      <w:r w:rsidR="00982787" w:rsidRPr="00982787">
        <w:rPr>
          <w:szCs w:val="36"/>
        </w:rPr>
        <w:t>Appendix S1:</w:t>
      </w:r>
      <w:r w:rsidR="00982787">
        <w:rPr>
          <w:szCs w:val="36"/>
        </w:rPr>
        <w:t xml:space="preserve"> </w:t>
      </w:r>
      <w:r w:rsidR="002C6985">
        <w:rPr>
          <w:szCs w:val="36"/>
        </w:rPr>
        <w:t>Table S1</w:t>
      </w:r>
      <w:r w:rsidR="003C4FC4" w:rsidRPr="000461C1">
        <w:rPr>
          <w:rFonts w:eastAsiaTheme="minorEastAsia"/>
        </w:rPr>
        <w:t>)</w:t>
      </w:r>
      <w:r w:rsidR="003C4FC4">
        <w:rPr>
          <w:rFonts w:eastAsiaTheme="minorEastAsia"/>
        </w:rPr>
        <w:t>.</w:t>
      </w:r>
      <w:r w:rsidR="00895A6B">
        <w:t xml:space="preserve"> </w:t>
      </w:r>
      <w:r w:rsidR="004C5337">
        <w:t xml:space="preserve">Similar to </w:t>
      </w:r>
      <w:r w:rsidR="00237B5F">
        <w:t xml:space="preserve">GP inference </w:t>
      </w:r>
      <w:r w:rsidR="00607BF6">
        <w:t xml:space="preserve">of the </w:t>
      </w:r>
      <w:r w:rsidR="004C5337">
        <w:t>empirical data</w:t>
      </w:r>
      <w:r w:rsidR="00202E65">
        <w:t>,</w:t>
      </w:r>
      <w:r w:rsidR="004C5337">
        <w:t xml:space="preserve"> </w:t>
      </w:r>
      <w:r w:rsidR="00202E65">
        <w:t xml:space="preserve">within </w:t>
      </w:r>
      <w:r w:rsidR="002704E3">
        <w:t>each</w:t>
      </w:r>
      <w:r w:rsidR="0065046F" w:rsidRPr="00AA096F">
        <w:t xml:space="preserve"> simulation, </w:t>
      </w:r>
      <w:r w:rsidR="00202E65" w:rsidRPr="00202E65">
        <w:rPr>
          <w:i/>
          <w:iCs/>
        </w:rPr>
        <w:t>ρ</w:t>
      </w:r>
      <w:r w:rsidR="00202E65">
        <w:rPr>
          <w:lang w:val="el-GR"/>
        </w:rPr>
        <w:t xml:space="preserve"> </w:t>
      </w:r>
      <w:r w:rsidR="0065046F" w:rsidRPr="00AA096F">
        <w:t>was held constant across depth</w:t>
      </w:r>
      <w:r w:rsidR="00EE38B3">
        <w:t xml:space="preserve"> layers</w:t>
      </w:r>
      <w:r w:rsidR="0065046F" w:rsidRPr="00AA096F">
        <w:t xml:space="preserve">, </w:t>
      </w:r>
      <w:r w:rsidR="00607BF6">
        <w:t xml:space="preserve">but each layer </w:t>
      </w:r>
      <w:r w:rsidR="0065046F" w:rsidRPr="00AA096F">
        <w:t>had a separate mean</w:t>
      </w:r>
      <w:r w:rsidR="0065046F">
        <w:t xml:space="preserve"> </w:t>
      </w:r>
      <w:r w:rsidR="000C1D95">
        <w:t>(</w:t>
      </w:r>
      <w:r w:rsidR="000C1D95">
        <w:rPr>
          <w:lang w:val="el-GR"/>
        </w:rPr>
        <w:t>μ</w:t>
      </w:r>
      <w:r w:rsidR="000C1D95" w:rsidRPr="000C1D95">
        <w:rPr>
          <w:vertAlign w:val="subscript"/>
        </w:rPr>
        <w:t>d</w:t>
      </w:r>
      <w:r w:rsidR="000C1D95">
        <w:t xml:space="preserve">) </w:t>
      </w:r>
      <w:r w:rsidR="0065046F" w:rsidRPr="00AA096F">
        <w:t>drawn randomly from a normal distribution with mean of 0 and a standard deviation of 3.</w:t>
      </w:r>
      <w:r w:rsidR="0065046F">
        <w:t xml:space="preserve"> </w:t>
      </w:r>
      <w:r w:rsidR="00B7212C">
        <w:t>W</w:t>
      </w:r>
      <w:r w:rsidR="000C1D95" w:rsidRPr="000C1D95">
        <w:t>e focused only on spatial autocorrelation</w:t>
      </w:r>
      <w:r w:rsidR="00D23D4E">
        <w:t xml:space="preserve"> across latitude and longitude</w:t>
      </w:r>
      <w:r w:rsidR="00EA4F22">
        <w:rPr>
          <w:lang w:val="el-GR"/>
        </w:rPr>
        <w:t xml:space="preserve">, </w:t>
      </w:r>
      <w:r w:rsidR="00EA4F22">
        <w:t>allowing</w:t>
      </w:r>
      <w:r w:rsidR="009315C7">
        <w:t xml:space="preserve"> the eDNA concentration at each depth to be independent</w:t>
      </w:r>
      <w:r w:rsidR="000C1D95" w:rsidRPr="000C1D95">
        <w:t>.</w:t>
      </w:r>
      <w:r w:rsidR="000C1D95">
        <w:t xml:space="preserve"> </w:t>
      </w:r>
      <w:r w:rsidR="000C1D95" w:rsidRPr="000C1D95">
        <w:t>Although incorporating dependence among depths may better reflect ecological structure, doing so would substantially increase model complexity and make the results more difficult to interpret.</w:t>
      </w:r>
      <w:r w:rsidR="000C1D95">
        <w:t xml:space="preserve"> </w:t>
      </w:r>
      <w:bookmarkStart w:id="172" w:name="OLE_LINK11"/>
      <w:r w:rsidR="00023927">
        <w:t>The a</w:t>
      </w:r>
      <w:r w:rsidR="00D04708">
        <w:t>mplitude (</w:t>
      </w:r>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r w:rsidR="00AF2D8F">
        <w:t xml:space="preserve"> </w:t>
      </w:r>
      <w:r w:rsidR="00D04708">
        <w:t>were fixed at 4 and 3</w:t>
      </w:r>
      <w:r w:rsidR="00B82ACF">
        <w:t>,</w:t>
      </w:r>
      <w:r w:rsidR="00D04708">
        <w:t xml:space="preserve"> </w:t>
      </w:r>
      <w:r w:rsidR="007C65F2">
        <w:t>respectively</w:t>
      </w:r>
      <w:r w:rsidR="00B82ACF">
        <w:t>,</w:t>
      </w:r>
      <w:r w:rsidR="007C65F2">
        <w:t xml:space="preserve"> </w:t>
      </w:r>
      <w:r w:rsidR="00E21848">
        <w:t xml:space="preserve">to mirror </w:t>
      </w:r>
      <w:r w:rsidR="007C65F2">
        <w:t xml:space="preserve">parameter </w:t>
      </w:r>
      <w:r w:rsidR="00D04708">
        <w:t xml:space="preserve">estimates in </w:t>
      </w:r>
      <w:r w:rsidR="003F0FD0">
        <w:t xml:space="preserve">the </w:t>
      </w:r>
      <w:r w:rsidR="007112A5">
        <w:t>empirical</w:t>
      </w:r>
      <w:r w:rsidR="003F0FD0">
        <w:t xml:space="preserve"> data</w:t>
      </w:r>
      <w:r w:rsidR="00D04708">
        <w:t>.</w:t>
      </w:r>
      <w:bookmarkEnd w:id="172"/>
      <w:r w:rsidR="004D2E90">
        <w:t xml:space="preserve"> </w:t>
      </w:r>
      <w:r w:rsidR="0063681B">
        <w:t xml:space="preserve"> </w:t>
      </w:r>
      <w:bookmarkStart w:id="173" w:name="OLE_LINK12"/>
      <w:del w:id="174" w:author="Claude" w:date="2026-07-28T12:00:00Z">
        <w:r>
          <w:delText xml:space="preserve">Fixing </w:delText>
        </w:r>
        <w:r>
          <w:rPr>
            <w:i/>
            <w:iCs/>
            <w:lang w:val="el-GR"/>
          </w:rPr>
          <w:delText>α</w:delText>
        </w:r>
        <w:r>
          <w:rPr>
            <w:i/>
            <w:iCs/>
            <w:vertAlign w:val="superscript"/>
          </w:rPr>
          <w:delText>2</w:delText>
        </w:r>
        <w:r>
          <w:delText xml:space="preserve"> reduced the number of parameter combinations of simulations and maintained computational tractability. This choice is further supported by the empirical data, where estimated </w:delText>
        </w:r>
        <w:r>
          <w:rPr>
            <w:i/>
            <w:iCs/>
            <w:lang w:val="el-GR"/>
          </w:rPr>
          <w:delText>α</w:delText>
        </w:r>
        <w:r>
          <w:rPr>
            <w:i/>
            <w:iCs/>
            <w:vertAlign w:val="superscript"/>
          </w:rPr>
          <w:delText>2</w:delText>
        </w:r>
        <w:r>
          <w:delText xml:space="preserve"> values ranged between 2 and 4 across species, indicating that fixing </w:delText>
        </w:r>
        <w:r>
          <w:rPr>
            <w:i/>
            <w:iCs/>
            <w:lang w:val="el-GR"/>
          </w:rPr>
          <w:delText>α</w:delText>
        </w:r>
        <w:r>
          <w:rPr>
            <w:i/>
            <w:iCs/>
            <w:vertAlign w:val="superscript"/>
          </w:rPr>
          <w:delText>2</w:delText>
        </w:r>
        <w:r>
          <w:delText xml:space="preserve"> at 4 remains within a realistic range (</w:delText>
        </w:r>
        <w:r>
          <w:rPr>
            <w:szCs w:val="36"/>
          </w:rPr>
          <w:delText>Appendix S1: Table S1</w:delText>
        </w:r>
        <w:r>
          <w:delText xml:space="preserve">). In contrast </w:delText>
        </w:r>
        <w:r>
          <w:rPr>
            <w:i/>
            <w:iCs/>
            <w:lang w:val="el-GR"/>
          </w:rPr>
          <w:delText>σ</w:delText>
        </w:r>
        <w:r>
          <w:rPr>
            <w:i/>
            <w:iCs/>
            <w:vertAlign w:val="superscript"/>
          </w:rPr>
          <w:delText>2</w:delText>
        </w:r>
        <w:r>
          <w:delText xml:space="preserve"> represents the method-specific measurement uncertainty and therefore reflecting a shared observation process across species.</w:delText>
        </w:r>
      </w:del>
      <w:ins w:id="175" w:author="Claude" w:date="2026-07-28T12:00:00Z">
        <w:r>
          <w:t xml:space="preserve">Fixing these parameters reduced the number of simulated combinations while remaining within the empirical </w:t>
        </w:r>
        <w:r>
          <w:lastRenderedPageBreak/>
          <w:t>range of α2 (2–4; Appendix S1: Table S1); σ2 represents method-specific measurement uncertainty and is therefore shared across species.</w:t>
        </w:r>
      </w:ins>
    </w:p>
    <w:bookmarkEnd w:id="173"/>
    <w:p w14:paraId="5A754501" w14:textId="77777777" w:rsidR="00180245" w:rsidRDefault="00180245" w:rsidP="001643E6">
      <w:pPr>
        <w:pStyle w:val="BodyText"/>
        <w:spacing w:line="480" w:lineRule="auto"/>
      </w:pPr>
    </w:p>
    <w:p w14:paraId="3144ED2B" w14:textId="34CDFDCF" w:rsidR="00640CD9" w:rsidRDefault="00180245" w:rsidP="001643E6">
      <w:pPr>
        <w:pStyle w:val="BodyText"/>
        <w:spacing w:line="480" w:lineRule="auto"/>
      </w:pPr>
      <w:r>
        <w:t xml:space="preserve">Given the large number of </w:t>
      </w:r>
      <w:r w:rsidR="00CA0A3C" w:rsidRPr="00CA0A3C">
        <w:t>projected</w:t>
      </w:r>
      <w:r w:rsidR="00CA0A3C">
        <w:rPr>
          <w:i/>
          <w:iCs/>
        </w:rPr>
        <w:t xml:space="preserve"> </w:t>
      </w:r>
      <w:r>
        <w:t>eDNA points (</w:t>
      </w:r>
      <w:r w:rsidRPr="002362C0">
        <w:rPr>
          <w:i/>
          <w:iCs/>
        </w:rPr>
        <w:t>Q</w:t>
      </w:r>
      <w:r>
        <w:t xml:space="preserve">), fitting a GP model using all locations (≈ 20,000 input values) was computationally prohibitive. </w:t>
      </w:r>
      <w:r w:rsidR="00AD0717" w:rsidRPr="00AD0717">
        <w:t>To overcome this, we established a baseline for our analysis by randomly selecting a subset of 4,000 sampling points from each of the 200 simulated datasets.</w:t>
      </w:r>
      <w:r w:rsidR="00D71941">
        <w:t xml:space="preserve"> </w:t>
      </w:r>
      <w:r w:rsidR="00640CD9" w:rsidRPr="00640CD9">
        <w:t xml:space="preserve">This subset served as the </w:t>
      </w:r>
      <w:r w:rsidR="00640CD9">
        <w:t>“</w:t>
      </w:r>
      <w:r w:rsidR="00640CD9" w:rsidRPr="00640CD9">
        <w:t>complete</w:t>
      </w:r>
      <w:r w:rsidR="00640CD9">
        <w:t>”</w:t>
      </w:r>
      <w:r w:rsidR="00640CD9" w:rsidRPr="00640CD9">
        <w:t xml:space="preserve"> observation dataset (</w:t>
      </w:r>
      <w:r w:rsidR="00640CD9" w:rsidRPr="001C5725">
        <w:rPr>
          <w:i/>
          <w:iCs/>
        </w:rPr>
        <w:t>Y</w:t>
      </w:r>
      <w:r w:rsidR="00640CD9" w:rsidRPr="00640CD9">
        <w:t xml:space="preserve">) </w:t>
      </w:r>
      <w:r w:rsidR="00D209C7">
        <w:t>and its covariate (</w:t>
      </w:r>
      <w:r w:rsidR="00D209C7" w:rsidRPr="00D209C7">
        <w:rPr>
          <w:i/>
          <w:iCs/>
        </w:rPr>
        <w:t>X</w:t>
      </w:r>
      <w:r w:rsidR="00D209C7" w:rsidRPr="00D209C7">
        <w:t>)</w:t>
      </w:r>
      <w:r w:rsidR="00D209C7">
        <w:rPr>
          <w:i/>
          <w:iCs/>
        </w:rPr>
        <w:t xml:space="preserve"> </w:t>
      </w:r>
      <w:r w:rsidR="00640CD9" w:rsidRPr="00640CD9">
        <w:t>for each simulation run. Following a procedure identical to that used for the empirical data, we first fit the GP model (Eq. 1–2) to each complete simulated dataset (</w:t>
      </w:r>
      <w:r w:rsidR="00640CD9" w:rsidRPr="001C5725">
        <w:rPr>
          <w:i/>
          <w:iCs/>
        </w:rPr>
        <w:t>Y</w:t>
      </w:r>
      <w:r w:rsidR="00640CD9" w:rsidRPr="00640CD9">
        <w:t xml:space="preserve">) </w:t>
      </w:r>
      <w:r w:rsidR="0099337B">
        <w:t>and covariate (</w:t>
      </w:r>
      <w:r w:rsidR="0099337B" w:rsidRPr="0099337B">
        <w:rPr>
          <w:i/>
          <w:iCs/>
        </w:rPr>
        <w:t>X</w:t>
      </w:r>
      <w:r w:rsidR="0099337B">
        <w:t xml:space="preserve">) </w:t>
      </w:r>
      <w:r w:rsidR="00640CD9" w:rsidRPr="00640CD9">
        <w:t xml:space="preserve">to infer its governing parameters </w:t>
      </w:r>
      <w:r w:rsidR="00C47431">
        <w:t>(</w:t>
      </w:r>
      <w:r w:rsidR="00C47431" w:rsidRPr="001B3530">
        <w:rPr>
          <w:i/>
          <w:iCs/>
        </w:rPr>
        <w:t>μ</w:t>
      </w:r>
      <w:r w:rsidR="00C47431" w:rsidRPr="001B3530">
        <w:rPr>
          <w:i/>
          <w:iCs/>
          <w:vertAlign w:val="subscript"/>
        </w:rPr>
        <w:t>d</w:t>
      </w:r>
      <w:r w:rsidR="00C47431">
        <w:t xml:space="preserve">, </w:t>
      </w:r>
      <w:r w:rsidR="00C47431" w:rsidRPr="001B3530">
        <w:rPr>
          <w:i/>
          <w:iCs/>
        </w:rPr>
        <w:t>ρ</w:t>
      </w:r>
      <w:r w:rsidR="00C47431">
        <w:t xml:space="preserve">, </w:t>
      </w:r>
      <w:r w:rsidR="00C47431" w:rsidRPr="001B3530">
        <w:rPr>
          <w:i/>
          <w:iCs/>
        </w:rPr>
        <w:t>α</w:t>
      </w:r>
      <w:r w:rsidR="0099337B" w:rsidRPr="0099337B">
        <w:rPr>
          <w:i/>
          <w:iCs/>
          <w:vertAlign w:val="superscript"/>
        </w:rPr>
        <w:t>2</w:t>
      </w:r>
      <w:r w:rsidR="00C47431">
        <w:t xml:space="preserve">, and </w:t>
      </w:r>
      <w:r w:rsidR="00C47431" w:rsidRPr="001B3530">
        <w:rPr>
          <w:i/>
          <w:iCs/>
        </w:rPr>
        <w:t>σ</w:t>
      </w:r>
      <w:r w:rsidR="0099337B">
        <w:rPr>
          <w:i/>
          <w:iCs/>
          <w:vertAlign w:val="superscript"/>
        </w:rPr>
        <w:t>2</w:t>
      </w:r>
      <w:r w:rsidR="00640CD9" w:rsidRPr="00640CD9">
        <w:t xml:space="preserve">) and </w:t>
      </w:r>
      <w:r w:rsidR="00C535D8">
        <w:t>thereafter</w:t>
      </w:r>
      <w:r w:rsidR="00640CD9" w:rsidRPr="00640CD9">
        <w:t xml:space="preserve"> predict eDNA concentrations (</w:t>
      </w:r>
      <w:r w:rsidR="00640CD9" w:rsidRPr="001C5725">
        <w:rPr>
          <w:i/>
          <w:iCs/>
        </w:rPr>
        <w:t>Z</w:t>
      </w:r>
      <w:r w:rsidR="00640CD9" w:rsidRPr="00640CD9">
        <w:t>) across the full spatial grid (</w:t>
      </w:r>
      <w:r w:rsidR="00640CD9" w:rsidRPr="001C5725">
        <w:rPr>
          <w:i/>
          <w:iCs/>
        </w:rPr>
        <w:t>Q</w:t>
      </w:r>
      <w:r w:rsidR="00640CD9" w:rsidRPr="00640CD9">
        <w:t>)</w:t>
      </w:r>
      <w:r w:rsidR="008E4574">
        <w:t xml:space="preserve"> using Eq. 3</w:t>
      </w:r>
      <w:r w:rsidR="00640CD9" w:rsidRPr="00640CD9">
        <w:t>.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r w:rsidR="00B95C1A">
        <w:t xml:space="preserve"> (</w:t>
      </w:r>
      <w:r w:rsidR="00B95C1A">
        <w:rPr>
          <w:rStyle w:val="s2"/>
        </w:rPr>
        <w:t>Figure 2A)</w:t>
      </w:r>
      <w:r w:rsidR="00640CD9" w:rsidRPr="00640CD9">
        <w:t>.</w:t>
      </w:r>
    </w:p>
    <w:p w14:paraId="48B145CE" w14:textId="77777777" w:rsidR="00640CD9" w:rsidRDefault="00640CD9" w:rsidP="001643E6">
      <w:pPr>
        <w:pStyle w:val="BodyText"/>
        <w:spacing w:line="480" w:lineRule="auto"/>
      </w:pPr>
    </w:p>
    <w:p w14:paraId="56A96515" w14:textId="651AE397" w:rsidR="00B11167" w:rsidRDefault="00D71941" w:rsidP="001643E6">
      <w:pPr>
        <w:pStyle w:val="BodyText"/>
        <w:spacing w:line="480" w:lineRule="auto"/>
      </w:pPr>
      <w:r>
        <w:t>T</w:t>
      </w:r>
      <w:r w:rsidRPr="00D71941">
        <w:t>o evaluate how sampling effort influences prediction accuracy</w:t>
      </w:r>
      <w:r>
        <w:t xml:space="preserve"> on the simulated data</w:t>
      </w:r>
      <w:r w:rsidRPr="00D71941">
        <w:t xml:space="preserve">, we generated a series of reduced-effort observation datasets </w:t>
      </w:r>
      <w:r w:rsidR="00955B15">
        <w:t>(</w:t>
      </w:r>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by randomly 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to progressively smaller sample sizes (N = 2000, 1000, 600, 358, 330, 300, 260, 220, and 150</w:t>
      </w:r>
      <w:r w:rsidR="00490862">
        <w:t xml:space="preserve">; </w:t>
      </w:r>
      <w:r w:rsidR="00490862">
        <w:rPr>
          <w:rStyle w:val="s2"/>
        </w:rPr>
        <w:t>Figure 2A</w:t>
      </w:r>
      <w:r w:rsidRPr="00D71941">
        <w:t xml:space="preserve">). </w:t>
      </w:r>
      <w:r w:rsidR="003A49B0" w:rsidRPr="003A49B0">
        <w:t>Following the same procedure used for the empirical data, we fit the GP model</w:t>
      </w:r>
      <w:r w:rsidR="003A49B0">
        <w:t xml:space="preserve"> (Eq. 1-</w:t>
      </w:r>
      <w:r w:rsidR="005130A3">
        <w:t>3</w:t>
      </w:r>
      <w:r w:rsidR="003A49B0">
        <w:t>)</w:t>
      </w:r>
      <w:r w:rsidR="00C30246" w:rsidRPr="00C30246">
        <w:t xml:space="preserve"> </w:t>
      </w:r>
      <w:r w:rsidRPr="00D71941">
        <w:t>to</w:t>
      </w:r>
      <w:r w:rsidR="00B7045F">
        <w:t xml:space="preserve"> estimate the </w:t>
      </w:r>
      <w:r w:rsidR="00B7045F" w:rsidRPr="00640CD9">
        <w:t>governing parameters</w:t>
      </w:r>
      <w:r w:rsidRPr="00D71941">
        <w:t xml:space="preserve"> </w:t>
      </w:r>
      <w:r w:rsidR="00B7045F">
        <w:t xml:space="preserve">and </w:t>
      </w:r>
      <w:r w:rsidRPr="00D71941">
        <w:t xml:space="preserve">generate an effort-specific spatial prediction </w:t>
      </w:r>
      <w:r w:rsidR="0096274C" w:rsidRPr="00D71941">
        <w:t>(</w:t>
      </w:r>
      <w:r w:rsidR="0096274C" w:rsidRPr="0096274C">
        <w:rPr>
          <w:i/>
          <w:iCs/>
        </w:rPr>
        <w:t>S</w:t>
      </w:r>
      <w:r w:rsidR="0096274C" w:rsidRPr="0096274C">
        <w:rPr>
          <w:i/>
          <w:iCs/>
          <w:vertAlign w:val="subscript"/>
        </w:rPr>
        <w:t>E</w:t>
      </w:r>
      <w:r w:rsidR="0096274C" w:rsidRPr="00D71941">
        <w:t>)</w:t>
      </w:r>
      <w:r w:rsidR="00B7045F">
        <w:t xml:space="preserve"> on the </w:t>
      </w:r>
      <w:r w:rsidR="00B7045F" w:rsidRPr="00640CD9">
        <w:t>full spatial grid (</w:t>
      </w:r>
      <w:r w:rsidR="00B7045F" w:rsidRPr="00B7045F">
        <w:rPr>
          <w:i/>
          <w:iCs/>
        </w:rPr>
        <w:t>Q</w:t>
      </w:r>
      <w:r w:rsidR="00B7045F" w:rsidRPr="00640CD9">
        <w:t>)</w:t>
      </w:r>
      <w:r w:rsidRPr="00D71941">
        <w:t xml:space="preserve">. We then 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w:t>
      </w:r>
      <w:r w:rsidRPr="00450784">
        <w:rPr>
          <w:i/>
          <w:iCs/>
        </w:rPr>
        <w:t>Z)</w:t>
      </w:r>
      <w:r w:rsidRPr="00D71941">
        <w:t xml:space="preserve"> and the reduced-effort field (</w:t>
      </w:r>
      <w:r w:rsidR="005310E1" w:rsidRPr="0096274C">
        <w:rPr>
          <w:i/>
          <w:iCs/>
        </w:rPr>
        <w:t>S</w:t>
      </w:r>
      <w:r w:rsidR="005310E1" w:rsidRPr="0096274C">
        <w:rPr>
          <w:i/>
          <w:iCs/>
          <w:vertAlign w:val="subscript"/>
        </w:rPr>
        <w:t>E</w:t>
      </w:r>
      <w:r w:rsidRPr="00D71941">
        <w:t>), as defined in Eq</w:t>
      </w:r>
      <w:r w:rsidR="005310E1">
        <w:t xml:space="preserve">. </w:t>
      </w:r>
      <w:r w:rsidRPr="00D71941">
        <w:t>5</w:t>
      </w:r>
      <w:r w:rsidR="00490862">
        <w:t xml:space="preserve"> (</w:t>
      </w:r>
      <w:r w:rsidR="00490862">
        <w:rPr>
          <w:rStyle w:val="s2"/>
        </w:rPr>
        <w:t>Figure 2A</w:t>
      </w:r>
      <w:r w:rsidR="00490862">
        <w:t>)</w:t>
      </w:r>
      <w:r w:rsidRPr="00D71941">
        <w:t>. This approach allowed us to directly assess the interplay between sampling density, spatial autocorrelation, and the ability to accurately reconstruct the underlying eDNA field.</w:t>
      </w:r>
      <w:bookmarkStart w:id="176" w:name="statistical-inference"/>
      <w:bookmarkEnd w:id="105"/>
    </w:p>
    <w:p w14:paraId="7487C35D" w14:textId="77777777" w:rsidR="00BB5672" w:rsidRDefault="00BB5672" w:rsidP="001643E6">
      <w:pPr>
        <w:pStyle w:val="BodyText"/>
        <w:spacing w:line="480" w:lineRule="auto"/>
      </w:pPr>
    </w:p>
    <w:p w14:paraId="4CFA0088" w14:textId="1C314B50" w:rsidR="00BB5672" w:rsidRDefault="00BB5672" w:rsidP="001643E6">
      <w:pPr>
        <w:pStyle w:val="BodyText"/>
        <w:spacing w:line="480" w:lineRule="auto"/>
      </w:pPr>
      <w:r>
        <w:t xml:space="preserve">Additionally, to evaluate the influence of sampling effort on GP parameter estimation, we compared the </w:t>
      </w:r>
      <w:r w:rsidR="001B0E72">
        <w:t xml:space="preserve">estimated parameters </w:t>
      </w:r>
      <w:r w:rsidR="00F35716">
        <w:t>(</w:t>
      </w:r>
      <w:r w:rsidR="00F35716" w:rsidRPr="0005416C">
        <w:rPr>
          <w:i/>
          <w:iCs/>
          <w:lang w:val="el-GR"/>
        </w:rPr>
        <w:t>ρ</w:t>
      </w:r>
      <w:r w:rsidR="00F35716">
        <w:rPr>
          <w:lang w:val="el-GR"/>
        </w:rPr>
        <w:t xml:space="preserve">, </w:t>
      </w:r>
      <w:r w:rsidR="00F35716" w:rsidRPr="0005416C">
        <w:rPr>
          <w:i/>
          <w:iCs/>
          <w:lang w:val="el-GR"/>
        </w:rPr>
        <w:t>μ</w:t>
      </w:r>
      <w:r w:rsidR="00F35716" w:rsidRPr="0005416C">
        <w:rPr>
          <w:i/>
          <w:iCs/>
          <w:vertAlign w:val="subscript"/>
        </w:rPr>
        <w:t>d</w:t>
      </w:r>
      <w:r w:rsidR="00F35716">
        <w:rPr>
          <w:lang w:val="el-GR"/>
        </w:rPr>
        <w:t xml:space="preserve">, </w:t>
      </w:r>
      <w:r w:rsidR="0005416C" w:rsidRPr="0005416C">
        <w:rPr>
          <w:i/>
          <w:iCs/>
          <w:lang w:val="el-GR"/>
        </w:rPr>
        <w:t>σ</w:t>
      </w:r>
      <w:r w:rsidR="0005416C" w:rsidRPr="0005416C">
        <w:rPr>
          <w:i/>
          <w:iCs/>
          <w:vertAlign w:val="superscript"/>
        </w:rPr>
        <w:t>2</w:t>
      </w:r>
      <w:r w:rsidR="0005416C">
        <w:rPr>
          <w:lang w:val="el-GR"/>
        </w:rPr>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w:t>
      </w:r>
      <w:r w:rsidR="00F96E8D">
        <w:t>s</w:t>
      </w:r>
      <w:r w:rsidR="006739D4">
        <w:t xml:space="preserve"> (</w:t>
      </w:r>
      <w:r w:rsidR="006739D4" w:rsidRPr="003124D1">
        <w:rPr>
          <w:i/>
          <w:iCs/>
        </w:rPr>
        <w:t>X</w:t>
      </w:r>
      <w:r w:rsidR="006739D4" w:rsidRPr="003124D1">
        <w:rPr>
          <w:i/>
          <w:iCs/>
          <w:vertAlign w:val="subscript"/>
        </w:rPr>
        <w:t>E</w:t>
      </w:r>
      <w:r w:rsidR="006739D4">
        <w:t>)</w:t>
      </w:r>
      <w:r w:rsidR="001B0E72">
        <w:t xml:space="preserve"> </w:t>
      </w:r>
      <w:r>
        <w:t xml:space="preserve">to the true values used to generate the simulated fields. </w:t>
      </w:r>
      <w:r w:rsidRPr="009F5EDA">
        <w:t xml:space="preserve">Differences between estimated and </w:t>
      </w:r>
      <w:r w:rsidR="00486E70">
        <w:t>simulated</w:t>
      </w:r>
      <w:r w:rsidRPr="009F5EDA">
        <w:t xml:space="preserve"> parameter values were quantified using the root mean squared error (</w:t>
      </w:r>
      <w:r w:rsidR="00247B17">
        <w:t>hereafter</w:t>
      </w:r>
      <w:r w:rsidR="00E428C6">
        <w:rPr>
          <w:lang w:val="el-GR"/>
        </w:rPr>
        <w:t xml:space="preserve"> τ</w:t>
      </w:r>
      <w:r w:rsidRPr="009F5EDA">
        <w:t xml:space="preserve">). </w:t>
      </w:r>
      <w:r w:rsidR="00C30AD9">
        <w:t>This allowed us to quantify how reliably different sampling effort (</w:t>
      </w:r>
      <w:r w:rsidR="00C30AD9" w:rsidRPr="00601EEA">
        <w:rPr>
          <w:i/>
          <w:iCs/>
        </w:rPr>
        <w:t>E</w:t>
      </w:r>
      <w:r w:rsidR="00C30AD9">
        <w:t>) recovered the underlying governing parameters of GP models.</w:t>
      </w:r>
    </w:p>
    <w:p w14:paraId="3F904544" w14:textId="77777777" w:rsidR="00B11167" w:rsidRDefault="00B11167" w:rsidP="001643E6">
      <w:pPr>
        <w:pStyle w:val="BodyText"/>
        <w:spacing w:line="480" w:lineRule="auto"/>
      </w:pPr>
    </w:p>
    <w:p w14:paraId="4BD01BB9" w14:textId="5E5A0C21" w:rsidR="00792AAF" w:rsidRPr="009E1270" w:rsidRDefault="00B11167" w:rsidP="001643E6">
      <w:pPr>
        <w:pStyle w:val="BodyText"/>
        <w:spacing w:line="480" w:lineRule="auto"/>
      </w:pPr>
      <w:r w:rsidRPr="00BF6F31">
        <w:rPr>
          <w:b/>
          <w:bCs w:val="0"/>
        </w:rPr>
        <w:t>Regression analysis of prediction error</w:t>
      </w:r>
    </w:p>
    <w:p w14:paraId="1E0862D8" w14:textId="6D8AD382" w:rsidR="00F67F82" w:rsidRDefault="00904831" w:rsidP="001643E6">
      <w:pPr>
        <w:pStyle w:val="FirstParagraph"/>
        <w:spacing w:line="480" w:lineRule="auto"/>
      </w:pPr>
      <w:bookmarkStart w:id="177" w:name="OLE_LINK6"/>
      <w:r w:rsidRPr="00904831">
        <w:t>After quantifying prediction error for the empirical and simulated datasets, we next asked how the two key drivers</w:t>
      </w:r>
      <w:r w:rsidR="00F65D5F">
        <w:t xml:space="preserve"> (i.e., </w:t>
      </w:r>
      <w:r w:rsidRPr="00904831">
        <w:t xml:space="preserve">sampling </w:t>
      </w:r>
      <w:r w:rsidR="00F65D5F">
        <w:t>effort</w:t>
      </w:r>
      <w:r w:rsidRPr="00904831">
        <w:t xml:space="preserve"> and spatial autocorrelation</w:t>
      </w:r>
      <w:r w:rsidR="00F65D5F">
        <w:t xml:space="preserve">) </w:t>
      </w:r>
      <w:r w:rsidRPr="00904831">
        <w:t xml:space="preserve">jointly shape that error. By fitting a simple log‑linear model to </w:t>
      </w:r>
      <w:r w:rsidR="00C17112">
        <w:t>each</w:t>
      </w:r>
      <w:r w:rsidRPr="00904831">
        <w:t xml:space="preserve"> </w:t>
      </w:r>
      <w:r w:rsidR="00EF4E5D">
        <w:t xml:space="preserve">dataset </w:t>
      </w:r>
      <w:r w:rsidR="00730F4E" w:rsidRPr="00730F4E">
        <w:t xml:space="preserve">separately </w:t>
      </w:r>
      <w:r w:rsidR="00EF4E5D">
        <w:t>(</w:t>
      </w:r>
      <w:r w:rsidR="00106A43">
        <w:rPr>
          <w:lang w:val="el-GR"/>
        </w:rPr>
        <w:t>ε</w:t>
      </w:r>
      <w:r w:rsidR="00106A43" w:rsidRPr="004A7175">
        <w:rPr>
          <w:vertAlign w:val="subscript"/>
        </w:rPr>
        <w:t>1</w:t>
      </w:r>
      <w:r w:rsidR="00106A43">
        <w:t xml:space="preserve"> and </w:t>
      </w:r>
      <w:r w:rsidR="00106A43">
        <w:rPr>
          <w:lang w:val="el-GR"/>
        </w:rPr>
        <w:t>ε</w:t>
      </w:r>
      <w:r w:rsidR="00106A43" w:rsidRPr="004A7175">
        <w:rPr>
          <w:vertAlign w:val="subscript"/>
        </w:rPr>
        <w:t>2</w:t>
      </w:r>
      <w:r w:rsidR="00106A43">
        <w:t xml:space="preserve"> respectively</w:t>
      </w:r>
      <w:r w:rsidR="000A3533">
        <w:t xml:space="preserve"> for empirical and simulation</w:t>
      </w:r>
      <w:r w:rsidR="00EF4E5D">
        <w:t>)</w:t>
      </w:r>
      <w:r w:rsidRPr="00904831">
        <w:t xml:space="preserve">, we were able to isolate the individual contributions of each factor and </w:t>
      </w:r>
      <w:r w:rsidR="00164CCE">
        <w:t>compare between the two data</w:t>
      </w:r>
      <w:r w:rsidR="006354DD">
        <w:t>sets</w:t>
      </w:r>
      <w:r w:rsidRPr="00904831">
        <w:t xml:space="preserve">. </w:t>
      </w:r>
    </w:p>
    <w:bookmarkEnd w:id="177"/>
    <w:p w14:paraId="58DABC85" w14:textId="77777777" w:rsidR="00F65D5F" w:rsidRPr="00F65D5F" w:rsidRDefault="00F65D5F" w:rsidP="001643E6">
      <w:pPr>
        <w:pStyle w:val="BodyText"/>
        <w:spacing w:line="480" w:lineRule="auto"/>
      </w:pPr>
    </w:p>
    <w:p w14:paraId="4B1FC85F" w14:textId="088A87AA" w:rsidR="007D39EF" w:rsidRPr="007D39EF" w:rsidRDefault="007D39EF" w:rsidP="001643E6">
      <w:pPr>
        <w:pStyle w:val="FirstParagraph"/>
        <w:spacing w:line="480" w:lineRule="auto"/>
      </w:pPr>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r w:rsidR="00E364A6" w:rsidRPr="00E364A6">
        <w:rPr>
          <w:i/>
          <w:iCs/>
        </w:rPr>
        <w:t xml:space="preserve">lm </w:t>
      </w:r>
      <w:r w:rsidR="00E364A6" w:rsidRPr="00E364A6">
        <w:t>function</w:t>
      </w:r>
      <w:r w:rsidR="00E364A6">
        <w:t xml:space="preserve">) in R </w:t>
      </w:r>
      <w:r w:rsidR="000E3B51">
        <w:t>as follows:</w:t>
      </w:r>
    </w:p>
    <w:p w14:paraId="3D8098E3" w14:textId="2A74997C" w:rsidR="00124CBE" w:rsidRPr="00124CBE" w:rsidRDefault="00000000"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1643E6">
      <w:pPr>
        <w:pStyle w:val="BodyText"/>
        <w:spacing w:line="480" w:lineRule="auto"/>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3B127CBD" w14:textId="77777777" w:rsidR="00966400" w:rsidRDefault="00966400" w:rsidP="001643E6">
      <w:pPr>
        <w:pStyle w:val="BodyText"/>
        <w:spacing w:line="480" w:lineRule="auto"/>
      </w:pPr>
    </w:p>
    <w:p w14:paraId="12B2A826" w14:textId="4C57DF21" w:rsidR="00DC0E33" w:rsidRPr="00450784" w:rsidRDefault="00095871" w:rsidP="001643E6">
      <w:pPr>
        <w:pStyle w:val="BodyText"/>
        <w:spacing w:line="480" w:lineRule="auto"/>
      </w:pPr>
      <w:r w:rsidRPr="00173E36">
        <w:rPr>
          <w:b/>
          <w:bCs w:val="0"/>
        </w:rPr>
        <w:t xml:space="preserve">Comparison of prediction </w:t>
      </w:r>
      <w:r w:rsidR="0065738A" w:rsidRPr="00173E36">
        <w:rPr>
          <w:b/>
          <w:bCs w:val="0"/>
        </w:rPr>
        <w:t>accuracy</w:t>
      </w:r>
      <w:r w:rsidRPr="00173E36">
        <w:rPr>
          <w:b/>
          <w:bCs w:val="0"/>
        </w:rPr>
        <w:t xml:space="preserve"> between</w:t>
      </w:r>
      <w:r w:rsidR="003329B8" w:rsidRPr="00173E36">
        <w:rPr>
          <w:b/>
          <w:bCs w:val="0"/>
        </w:rPr>
        <w:t xml:space="preserve"> empirical</w:t>
      </w:r>
      <w:r w:rsidR="0065738A" w:rsidRPr="00173E36">
        <w:rPr>
          <w:b/>
          <w:bCs w:val="0"/>
        </w:rPr>
        <w:t xml:space="preserve"> </w:t>
      </w:r>
      <w:r w:rsidRPr="00173E36">
        <w:rPr>
          <w:b/>
          <w:bCs w:val="0"/>
        </w:rPr>
        <w:t xml:space="preserve">and </w:t>
      </w:r>
      <w:r w:rsidR="003329B8" w:rsidRPr="00173E36">
        <w:rPr>
          <w:b/>
          <w:bCs w:val="0"/>
        </w:rPr>
        <w:t>simulations</w:t>
      </w:r>
    </w:p>
    <w:p w14:paraId="7CFF2A39" w14:textId="2C8842F2" w:rsidR="00AD3A27" w:rsidRDefault="00DB2CB7" w:rsidP="001643E6">
      <w:pPr>
        <w:pStyle w:val="BodyText"/>
        <w:spacing w:line="480" w:lineRule="auto"/>
      </w:pPr>
      <w:commentRangeStart w:id="178"/>
      <w:r>
        <w:lastRenderedPageBreak/>
        <w:t xml:space="preserve">Due to the gap in sampling effort between field data and simulation datasets, </w:t>
      </w:r>
      <w:r w:rsidR="00A309E9" w:rsidRPr="00A309E9">
        <w:t>prediction accuracy was benchmarked</w:t>
      </w:r>
      <w:r w:rsidR="00A309E9">
        <w:t xml:space="preserve"> at different sampling effort</w:t>
      </w:r>
      <w:r>
        <w:t>. The empirical benchmark (</w:t>
      </w:r>
      <w:r w:rsidR="002A2798" w:rsidRPr="00CA09FB">
        <w:rPr>
          <w:i/>
          <w:iCs/>
        </w:rPr>
        <w:t>ε₁</w:t>
      </w:r>
      <w:r>
        <w:t xml:space="preserve">) was determined by the </w:t>
      </w:r>
      <w:r w:rsidR="00AD3A27">
        <w:t>sampling</w:t>
      </w:r>
      <w:r>
        <w:t xml:space="preserve"> effort of </w:t>
      </w:r>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CA09FB">
        <w:rPr>
          <w:i/>
          <w:iCs/>
        </w:rPr>
        <w:t>ε</w:t>
      </w:r>
      <w:r w:rsidR="002A2798" w:rsidRPr="00CA09FB">
        <w:rPr>
          <w:i/>
          <w:iCs/>
          <w:vertAlign w:val="subscript"/>
        </w:rPr>
        <w:t>2</w:t>
      </w:r>
      <w:r>
        <w:t xml:space="preserve">) was benchmarked against </w:t>
      </w:r>
      <w:r w:rsidR="00AD3A27" w:rsidRPr="00966400">
        <w:t>a much larger set</w:t>
      </w:r>
      <w:r w:rsidR="00AD3A27">
        <w:t xml:space="preserve"> of sampling effort </w:t>
      </w:r>
      <w:r w:rsidRPr="008A2651">
        <w:rPr>
          <w:i/>
          <w:iCs/>
        </w:rPr>
        <w:t>N</w:t>
      </w:r>
      <w:r w:rsidR="008A2651">
        <w:t xml:space="preserve"> </w:t>
      </w:r>
      <w:r>
        <w:t>=</w:t>
      </w:r>
      <w:r w:rsidR="008A2651">
        <w:t xml:space="preserve"> </w:t>
      </w:r>
      <w:r>
        <w:t xml:space="preserve">4,000 samples. </w:t>
      </w:r>
      <w:r w:rsidR="00AD3A27" w:rsidRPr="00D36B91">
        <w:t>Consequently</w:t>
      </w:r>
      <w:r w:rsidR="00AD3A27" w:rsidRPr="00852B43">
        <w:t>, prediction accuracy</w:t>
      </w:r>
      <w:r w:rsidR="00AD3A27">
        <w:t xml:space="preserve"> </w:t>
      </w:r>
      <w:r w:rsidR="00AD3A27">
        <w:rPr>
          <w:lang w:val="el-GR"/>
        </w:rPr>
        <w:t>ε</w:t>
      </w:r>
      <w:r w:rsidR="00AD3A27" w:rsidRPr="00700CCC">
        <w:rPr>
          <w:vertAlign w:val="subscript"/>
        </w:rPr>
        <w:t>1</w:t>
      </w:r>
      <w:r w:rsidR="00AD3A27" w:rsidRPr="00852B43">
        <w:t xml:space="preserve"> in the empirical and</w:t>
      </w:r>
      <w:r w:rsidR="00AD3A27">
        <w:t xml:space="preserve"> </w:t>
      </w:r>
      <w:r w:rsidR="00AD3A27" w:rsidRPr="00311B63">
        <w:rPr>
          <w:i/>
          <w:iCs/>
          <w:lang w:val="el-GR"/>
        </w:rPr>
        <w:t>ε</w:t>
      </w:r>
      <w:r w:rsidR="00AD3A27" w:rsidRPr="00311B63">
        <w:rPr>
          <w:i/>
          <w:iCs/>
          <w:vertAlign w:val="subscript"/>
          <w:lang w:val="el-GR"/>
        </w:rPr>
        <w:t>2</w:t>
      </w:r>
      <w:r w:rsidR="00AD3A27">
        <w:rPr>
          <w:lang w:val="el-GR"/>
        </w:rPr>
        <w:t xml:space="preserve"> </w:t>
      </w:r>
      <w:r w:rsidR="00AD3A27">
        <w:t>in</w:t>
      </w:r>
      <w:r w:rsidR="00AD3A27" w:rsidRPr="00852B43">
        <w:t xml:space="preserve"> </w:t>
      </w:r>
      <w:r w:rsidR="00AD3A27">
        <w:t xml:space="preserve">the </w:t>
      </w:r>
      <w:r w:rsidR="00AD3A27" w:rsidRPr="00852B43">
        <w:t xml:space="preserve">simulation </w:t>
      </w:r>
      <w:r w:rsidR="00AD3A27">
        <w:t>datasets</w:t>
      </w:r>
      <w:r w:rsidR="00AD3A27" w:rsidRPr="00852B43">
        <w:t xml:space="preserve"> was evaluated against different reference benchmarks</w:t>
      </w:r>
      <w:r w:rsidR="00AD3A27">
        <w:t xml:space="preserve"> </w:t>
      </w:r>
      <w:r w:rsidR="00AD3A27" w:rsidRPr="00117CD3">
        <w:t>and is therefore not directly comparable</w:t>
      </w:r>
      <w:r w:rsidR="00AE01EE">
        <w:t xml:space="preserve"> (</w:t>
      </w:r>
      <w:r w:rsidR="00AE01EE">
        <w:rPr>
          <w:rStyle w:val="s2"/>
        </w:rPr>
        <w:t>Figure 2</w:t>
      </w:r>
      <w:r w:rsidR="00AE01EE">
        <w:t>)</w:t>
      </w:r>
      <w:r w:rsidR="00AD3A27" w:rsidRPr="00852B43">
        <w:t>.</w:t>
      </w:r>
      <w:r w:rsidR="00AD3A27">
        <w:t xml:space="preserve"> </w:t>
      </w:r>
      <w:r w:rsidR="00AD3A27" w:rsidRPr="001F10CE">
        <w:t>Moreover, the empirical dataset could not be used to evaluate prediction accuracy at sampling efforts greater than</w:t>
      </w:r>
      <w:r w:rsidR="00D926E4">
        <w:t xml:space="preserve"> the </w:t>
      </w:r>
      <w:r w:rsidR="00D25D98">
        <w:t>existing sampling scheme</w:t>
      </w:r>
      <w:r w:rsidR="00AD3A27">
        <w:t>.</w:t>
      </w:r>
      <w:commentRangeEnd w:id="178"/>
      <w:r>
        <w:rPr>
          <w:rStyle w:val="CommentReference"/>
          <w:sz w:val="24"/>
          <w:szCs w:val="24"/>
        </w:rPr>
        <w:commentReference w:id="178"/>
      </w:r>
    </w:p>
    <w:p w14:paraId="465C749A" w14:textId="77777777" w:rsidR="008A2651" w:rsidRDefault="008A2651" w:rsidP="001643E6">
      <w:pPr>
        <w:pStyle w:val="BodyText"/>
        <w:spacing w:line="480" w:lineRule="auto"/>
      </w:pPr>
      <w:bookmarkStart w:id="179" w:name="OLE_LINK7"/>
    </w:p>
    <w:p w14:paraId="566D1DFE" w14:textId="61D9D6C0" w:rsidR="003A0DF7" w:rsidRDefault="007D272A" w:rsidP="001643E6">
      <w:pPr>
        <w:pStyle w:val="BodyText"/>
        <w:spacing w:line="480" w:lineRule="auto"/>
      </w:pPr>
      <w:r>
        <w:t>T</w:t>
      </w:r>
      <w:r w:rsidRPr="00E935DB">
        <w:t xml:space="preserve">o </w:t>
      </w:r>
      <w:r w:rsidR="00E935DB" w:rsidRPr="00E935DB">
        <w:t xml:space="preserve">enable a </w:t>
      </w:r>
      <w:r w:rsidR="00AE5C45" w:rsidRPr="00AE5C45">
        <w:t xml:space="preserve">like-for-like </w:t>
      </w:r>
      <w:r w:rsidR="00E935DB" w:rsidRPr="00E935DB">
        <w:t xml:space="preserve">comparison between </w:t>
      </w:r>
      <w:r w:rsidR="00721766" w:rsidRPr="00471569">
        <w:t>simulated and empirical results</w:t>
      </w:r>
      <w:r w:rsidR="00E935DB" w:rsidRPr="00E935DB">
        <w:t xml:space="preserve">, we </w:t>
      </w:r>
      <w:r w:rsidR="00907638" w:rsidRPr="00471569">
        <w:t xml:space="preserve">performed </w:t>
      </w:r>
      <w:r w:rsidR="00E935DB" w:rsidRPr="00E935DB">
        <w:t xml:space="preserve">a secondary thinning analysis </w:t>
      </w:r>
      <w:r w:rsidR="00700CCC">
        <w:t>and prediction accuracy estimation (</w:t>
      </w:r>
      <w:r w:rsidR="00700CCC" w:rsidRPr="004D1659">
        <w:rPr>
          <w:i/>
          <w:iCs/>
          <w:lang w:val="el-GR"/>
        </w:rPr>
        <w:t>ε</w:t>
      </w:r>
      <w:r w:rsidR="00700CCC" w:rsidRPr="004D1659">
        <w:rPr>
          <w:i/>
          <w:iCs/>
          <w:vertAlign w:val="subscript"/>
        </w:rPr>
        <w:t>3</w:t>
      </w:r>
      <w:r w:rsidR="00700CCC">
        <w:t xml:space="preserve">) </w:t>
      </w:r>
      <w:r w:rsidR="00E935DB" w:rsidRPr="00E935DB">
        <w:t xml:space="preserve">in which the </w:t>
      </w:r>
      <w:r w:rsidR="00CF2FA6">
        <w:t>benchmark</w:t>
      </w:r>
      <w:r w:rsidR="00E935DB" w:rsidRPr="00E935DB">
        <w:t xml:space="preserve"> </w:t>
      </w:r>
      <w:r w:rsidR="00050DA2" w:rsidRPr="00471569">
        <w:t xml:space="preserve">was redefined to match empirical </w:t>
      </w:r>
      <w:r w:rsidR="00050DA2">
        <w:t>s</w:t>
      </w:r>
      <w:r w:rsidR="00E935DB" w:rsidRPr="00E935DB">
        <w:t>ampling effort (</w:t>
      </w:r>
      <w:r w:rsidR="00E935DB" w:rsidRPr="007D5E5E">
        <w:rPr>
          <w:i/>
          <w:iCs/>
        </w:rPr>
        <w:t>N</w:t>
      </w:r>
      <w:r w:rsidR="00E935DB" w:rsidRPr="00E935DB">
        <w:t xml:space="preserve"> = 358</w:t>
      </w:r>
      <w:r w:rsidR="00AE01EE">
        <w:t xml:space="preserve">; </w:t>
      </w:r>
      <w:r w:rsidR="00AE01EE">
        <w:rPr>
          <w:rStyle w:val="s2"/>
        </w:rPr>
        <w:t>Figure 2A</w:t>
      </w:r>
      <w:r w:rsidR="00E935DB" w:rsidRPr="00E935DB">
        <w:t>)</w:t>
      </w:r>
      <w:r w:rsidR="009A2297">
        <w:t>.</w:t>
      </w:r>
      <w:bookmarkEnd w:id="179"/>
      <w:r w:rsidR="00017D18">
        <w:t xml:space="preserve"> </w:t>
      </w:r>
      <w:r w:rsidR="00F12156" w:rsidRPr="00F12156">
        <w:t xml:space="preserve">Specifically, for each simulated </w:t>
      </w:r>
      <w:r w:rsidR="005068E0">
        <w:t xml:space="preserve">scenario and iteration </w:t>
      </w:r>
      <w:r w:rsidR="00F12156" w:rsidRPr="00F12156">
        <w:t xml:space="preserve">we </w:t>
      </w:r>
      <w:r w:rsidR="003438BD">
        <w:t>used</w:t>
      </w:r>
      <w:r w:rsidR="005068E0">
        <w:t xml:space="preserve"> the</w:t>
      </w:r>
      <w:r w:rsidR="00F12156" w:rsidRPr="00F12156">
        <w:t xml:space="preserve"> subsample of size </w:t>
      </w:r>
      <w:r w:rsidR="00F12156" w:rsidRPr="007D5E5E">
        <w:rPr>
          <w:i/>
          <w:iCs/>
        </w:rPr>
        <w:t>N</w:t>
      </w:r>
      <w:r w:rsidR="00F12156" w:rsidRPr="00F12156">
        <w:t>=358</w:t>
      </w:r>
      <w:r w:rsidR="002A1B4E" w:rsidRPr="002A1B4E">
        <w:t xml:space="preserve"> </w:t>
      </w:r>
      <w:r w:rsidR="002A1B4E">
        <w:t>(</w:t>
      </w:r>
      <w:r w:rsidR="00A66B72">
        <w:rPr>
          <w:i/>
          <w:iCs/>
        </w:rPr>
        <w:t>Y</w:t>
      </w:r>
      <w:r w:rsidR="00A66B72" w:rsidRPr="00F12156">
        <w:t xml:space="preserve"> </w:t>
      </w:r>
      <w:r w:rsidR="00A66B72">
        <w:sym w:font="Symbol" w:char="F0AC"/>
      </w:r>
      <w:r w:rsidR="007D5E5E">
        <w:rPr>
          <w:i/>
          <w:iCs/>
        </w:rPr>
        <w:t>Y</w:t>
      </w:r>
      <w:r w:rsidR="007D5E5E">
        <w:rPr>
          <w:i/>
          <w:iCs/>
          <w:vertAlign w:val="subscript"/>
        </w:rPr>
        <w:t>E</w:t>
      </w:r>
      <w:r w:rsidR="002A1B4E" w:rsidRPr="00E96C5B">
        <w:rPr>
          <w:i/>
          <w:iCs/>
          <w:vertAlign w:val="subscript"/>
        </w:rPr>
        <w:t>=3</w:t>
      </w:r>
      <w:r w:rsidR="00A4706A">
        <w:rPr>
          <w:i/>
          <w:iCs/>
          <w:vertAlign w:val="subscript"/>
        </w:rPr>
        <w:t>5</w:t>
      </w:r>
      <w:r w:rsidR="00693DEA">
        <w:rPr>
          <w:i/>
          <w:iCs/>
          <w:vertAlign w:val="subscript"/>
        </w:rPr>
        <w:t>8</w:t>
      </w:r>
      <w:r w:rsidR="00C40601">
        <w:rPr>
          <w:i/>
          <w:iCs/>
          <w:vertAlign w:val="subscript"/>
        </w:rPr>
        <w:t xml:space="preserve"> </w:t>
      </w:r>
      <w:r w:rsidR="00C40601" w:rsidRPr="00C40601">
        <w:t>and covariance</w:t>
      </w:r>
      <w:r w:rsidR="00C40601">
        <w:rPr>
          <w:i/>
          <w:iCs/>
        </w:rPr>
        <w:t xml:space="preserve"> X</w:t>
      </w:r>
      <w:r w:rsidR="00C40601" w:rsidRPr="00F12156">
        <w:t xml:space="preserve"> </w:t>
      </w:r>
      <w:r w:rsidR="00C40601">
        <w:sym w:font="Symbol" w:char="F0AC"/>
      </w:r>
      <w:r w:rsidR="00C40601">
        <w:rPr>
          <w:i/>
          <w:iCs/>
        </w:rPr>
        <w:t>X</w:t>
      </w:r>
      <w:r w:rsidR="00C40601">
        <w:rPr>
          <w:i/>
          <w:iCs/>
          <w:vertAlign w:val="subscript"/>
        </w:rPr>
        <w:t>E</w:t>
      </w:r>
      <w:r w:rsidR="00C40601" w:rsidRPr="00E96C5B">
        <w:rPr>
          <w:i/>
          <w:iCs/>
          <w:vertAlign w:val="subscript"/>
        </w:rPr>
        <w:t>=3</w:t>
      </w:r>
      <w:r w:rsidR="00C40601">
        <w:rPr>
          <w:i/>
          <w:iCs/>
          <w:vertAlign w:val="subscript"/>
        </w:rPr>
        <w:t>58</w:t>
      </w:r>
      <w:r w:rsidR="002A1B4E" w:rsidRPr="002A1B4E">
        <w:t>)</w:t>
      </w:r>
      <w:r w:rsidR="00F12156" w:rsidRPr="00F12156">
        <w:t xml:space="preserve"> and treated this dataset as the reference observation set</w:t>
      </w:r>
      <w:r w:rsidR="00C40601">
        <w:t xml:space="preserve"> (benchmark)</w:t>
      </w:r>
      <w:r w:rsidR="00F12156" w:rsidRPr="00F12156">
        <w:t>. We then generated the corresponding prediction</w:t>
      </w:r>
      <w:r w:rsidR="008C75A1" w:rsidRPr="008C75A1">
        <w:t xml:space="preserve"> </w:t>
      </w:r>
      <w:r w:rsidR="00AE48A0">
        <w:rPr>
          <w:i/>
          <w:iCs/>
        </w:rPr>
        <w:t>Z</w:t>
      </w:r>
      <w:r w:rsidR="00AE48A0" w:rsidRPr="00F12156">
        <w:t xml:space="preserve"> </w:t>
      </w:r>
      <w:r w:rsidR="00AE48A0">
        <w:sym w:font="Symbol" w:char="F0AC"/>
      </w:r>
      <w:r w:rsidR="00AE48A0" w:rsidRPr="00F12156">
        <w:t xml:space="preserve"> </w:t>
      </w:r>
      <w:r w:rsidR="00AE48A0">
        <w:rPr>
          <w:i/>
          <w:iCs/>
        </w:rPr>
        <w:t>S</w:t>
      </w:r>
      <w:r w:rsidR="007D5E5E">
        <w:rPr>
          <w:i/>
          <w:iCs/>
          <w:vertAlign w:val="subscript"/>
        </w:rPr>
        <w:t>E</w:t>
      </w:r>
      <w:r w:rsidR="00AE48A0" w:rsidRPr="001F6996">
        <w:rPr>
          <w:i/>
          <w:iCs/>
          <w:vertAlign w:val="subscript"/>
        </w:rPr>
        <w:t>=3</w:t>
      </w:r>
      <w:r w:rsidR="00FE24FB">
        <w:rPr>
          <w:i/>
          <w:iCs/>
          <w:vertAlign w:val="subscript"/>
        </w:rPr>
        <w:t>58</w:t>
      </w:r>
      <w:r w:rsidR="00AE48A0">
        <w:t xml:space="preserve"> </w:t>
      </w:r>
      <w:r w:rsidR="00F12156" w:rsidRPr="00F12156">
        <w:t xml:space="preserve">on </w:t>
      </w:r>
      <w:r w:rsidR="00F12156" w:rsidRPr="0070347A">
        <w:rPr>
          <w:i/>
          <w:iCs/>
        </w:rPr>
        <w:t>Q</w:t>
      </w:r>
      <w:r w:rsidR="00F12156" w:rsidRPr="00F12156">
        <w:t xml:space="preserve">, using Eq. 3. From this </w:t>
      </w:r>
      <w:r w:rsidR="00AE48A0">
        <w:t xml:space="preserve">generated </w:t>
      </w:r>
      <w:r w:rsidR="00F12156" w:rsidRPr="00F12156">
        <w:t>baseline</w:t>
      </w:r>
      <w:r w:rsidR="00A66B72">
        <w:t xml:space="preserve"> (</w:t>
      </w:r>
      <w:r w:rsidR="00A66B72" w:rsidRPr="00A66B72">
        <w:rPr>
          <w:i/>
          <w:iCs/>
        </w:rPr>
        <w:t>Z</w:t>
      </w:r>
      <w:r w:rsidR="00A66B72">
        <w:t>)</w:t>
      </w:r>
      <w:r w:rsidR="00F12156" w:rsidRPr="00F12156">
        <w:t xml:space="preserve">, we </w:t>
      </w:r>
      <w:r w:rsidR="00B44F60">
        <w:t xml:space="preserve">compared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r w:rsidR="00F12156" w:rsidRPr="00F12156">
        <w:t xml:space="preserve"> = 3</w:t>
      </w:r>
      <w:r w:rsidR="00FE24FB">
        <w:t>30</w:t>
      </w:r>
      <w:r w:rsidR="00F12156" w:rsidRPr="00F12156">
        <w:t>, 3</w:t>
      </w:r>
      <w:r w:rsidR="00FE24FB">
        <w:t>00</w:t>
      </w:r>
      <w:r w:rsidR="00F12156" w:rsidRPr="00F12156">
        <w:t>, 26</w:t>
      </w:r>
      <w:r w:rsidR="00FE24FB">
        <w:t>0</w:t>
      </w:r>
      <w:r w:rsidR="00F12156" w:rsidRPr="00F12156">
        <w:t>, 22</w:t>
      </w:r>
      <w:r w:rsidR="00FE24FB">
        <w:t>0</w:t>
      </w:r>
      <w:r w:rsidR="00F12156" w:rsidRPr="00F12156">
        <w:t>, and 15</w:t>
      </w:r>
      <w:r w:rsidR="00FE24FB">
        <w:t>0</w:t>
      </w:r>
      <w:r w:rsidR="00F12156" w:rsidRPr="00F12156">
        <w:t xml:space="preserve">) to both the simulated and empirical datasets, refit the GP model at each effort, and computed effort-specific </w:t>
      </w:r>
      <w:r w:rsidR="00EA2262">
        <w:t>(</w:t>
      </w:r>
      <w:r w:rsidR="00EA2262" w:rsidRPr="00EA2262">
        <w:rPr>
          <w:i/>
          <w:iCs/>
          <w:lang w:val="el-GR"/>
        </w:rPr>
        <w:t>ε</w:t>
      </w:r>
      <w:r w:rsidR="00AF1F02">
        <w:rPr>
          <w:i/>
          <w:iCs/>
          <w:vertAlign w:val="subscript"/>
        </w:rPr>
        <w:t>3</w:t>
      </w:r>
      <w:r w:rsidR="00EA2262">
        <w:t xml:space="preserve">) </w:t>
      </w:r>
      <w:r w:rsidR="00F12156" w:rsidRPr="00F12156">
        <w:t xml:space="preserve">prediction errors by comparing each </w:t>
      </w:r>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4E1359">
        <w:rPr>
          <w:i/>
          <w:iCs/>
        </w:rPr>
        <w:t xml:space="preserve">; </w:t>
      </w:r>
      <w:r w:rsidR="004E1359">
        <w:rPr>
          <w:rStyle w:val="s2"/>
        </w:rPr>
        <w:t>Figure 2A</w:t>
      </w:r>
      <w:r w:rsidR="00514687" w:rsidRPr="00514687">
        <w:t>)</w:t>
      </w:r>
      <w:r w:rsidR="00F12156" w:rsidRPr="00F12156">
        <w:t xml:space="preserve">. </w:t>
      </w:r>
      <w:r w:rsidR="003A0DF7" w:rsidRPr="003A0DF7">
        <w:t xml:space="preserve">Furthermore, we </w:t>
      </w:r>
      <w:r w:rsidR="00CA5963">
        <w:t>fitted</w:t>
      </w:r>
      <w:r w:rsidR="003A0DF7" w:rsidRPr="003A0DF7">
        <w:t xml:space="preserve"> the</w:t>
      </w:r>
      <w:r w:rsidR="00AF1F02">
        <w:t xml:space="preserve"> prediction accuracy (</w:t>
      </w:r>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r w:rsidR="002170DA">
        <w:t xml:space="preserve">) </w:t>
      </w:r>
      <w:r w:rsidR="009764AE">
        <w:t xml:space="preserve">using </w:t>
      </w:r>
      <w:r w:rsidR="003A0DF7" w:rsidRPr="003A0DF7">
        <w:t>Eq. 6</w:t>
      </w:r>
      <w:r w:rsidR="009764AE">
        <w:t xml:space="preserve"> (similarly</w:t>
      </w:r>
      <w:r w:rsidR="003A0DF7" w:rsidRPr="003A0DF7">
        <w:t xml:space="preserve"> to </w:t>
      </w:r>
      <w:r w:rsidR="009764AE">
        <w:t xml:space="preserve">empirical data). </w:t>
      </w:r>
      <w:r w:rsidR="0063455A" w:rsidRPr="0063455A">
        <w:t xml:space="preserve">We then compared the estimated model coefficients </w:t>
      </w:r>
      <w:r w:rsidR="00A43BA2">
        <w:t xml:space="preserve">of prediction accuracy </w:t>
      </w:r>
      <w:r w:rsidR="0063455A" w:rsidRPr="0063455A">
        <w:t xml:space="preserve">between the </w:t>
      </w:r>
      <w:r w:rsidR="00A43BA2">
        <w:t>simulated</w:t>
      </w:r>
      <w:r w:rsidR="0063455A" w:rsidRPr="0063455A">
        <w:t xml:space="preserve"> and </w:t>
      </w:r>
      <w:r w:rsidR="00A43BA2">
        <w:t>empirical</w:t>
      </w:r>
      <w:r w:rsidR="0063455A" w:rsidRPr="0063455A">
        <w:t xml:space="preserve"> to assess whether similar patterns were observed.</w:t>
      </w:r>
    </w:p>
    <w:p w14:paraId="715EC110" w14:textId="77777777" w:rsidR="00286ADA" w:rsidRDefault="00286ADA" w:rsidP="001643E6">
      <w:pPr>
        <w:pStyle w:val="BodyText"/>
        <w:spacing w:line="480" w:lineRule="auto"/>
      </w:pPr>
    </w:p>
    <w:p w14:paraId="539C881D" w14:textId="67C6944C" w:rsidR="007C0AAD" w:rsidRDefault="00F869DE" w:rsidP="001643E6">
      <w:pPr>
        <w:pStyle w:val="BodyText"/>
        <w:spacing w:line="480" w:lineRule="auto"/>
      </w:pPr>
      <w:r>
        <w:lastRenderedPageBreak/>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xml:space="preserve">.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w:t>
      </w:r>
      <w:r w:rsidR="003C6767">
        <w:t>0</w:t>
      </w:r>
      <w:r w:rsidR="007C0AAD">
        <w:t>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r w:rsidR="00994043" w:rsidRPr="00D11C02">
        <w:rPr>
          <w:i/>
          <w:iCs/>
        </w:rPr>
        <w:t>lm()</w:t>
      </w:r>
      <w:r w:rsidR="00994043" w:rsidRPr="00994043">
        <w:t xml:space="preserve"> function in R (R Core Team, 2024), with </w:t>
      </w:r>
      <w:r w:rsidR="00D11C02">
        <w:t xml:space="preserve">log </w:t>
      </w:r>
      <w:r w:rsidR="00994043" w:rsidRPr="00994043">
        <w:t>prediction error as the response variable and log-transformed sampling density and spatial autocorrelation as predictors</w:t>
      </w:r>
      <w:r w:rsidR="00C412FE">
        <w:t xml:space="preserve"> (</w:t>
      </w:r>
      <w:r w:rsidR="00322184">
        <w:t xml:space="preserve">Appendix S1: </w:t>
      </w:r>
      <w:r w:rsidR="00C412FE">
        <w:t xml:space="preserve">Figure S5 for </w:t>
      </w:r>
      <w:r w:rsidR="00C02218" w:rsidRPr="0065718E">
        <w:t>model fit diagnostics</w:t>
      </w:r>
      <w:r w:rsidR="00C412FE">
        <w:t>)</w:t>
      </w:r>
      <w:r w:rsidR="00994043" w:rsidRPr="00994043">
        <w:t>.</w:t>
      </w:r>
    </w:p>
    <w:p w14:paraId="15C4B441" w14:textId="77777777" w:rsidR="00286ADA" w:rsidRDefault="00286ADA" w:rsidP="001643E6">
      <w:pPr>
        <w:pStyle w:val="BodyText"/>
        <w:spacing w:line="480" w:lineRule="auto"/>
      </w:pPr>
    </w:p>
    <w:p w14:paraId="5516F19A" w14:textId="3CDF4E0B" w:rsidR="0032076E" w:rsidRPr="00286ADA" w:rsidRDefault="00A116CB" w:rsidP="001643E6">
      <w:pPr>
        <w:pStyle w:val="TableCaption"/>
        <w:spacing w:after="0" w:line="480" w:lineRule="auto"/>
        <w:rPr>
          <w:rFonts w:ascii="Times New Roman" w:hAnsi="Times New Roman" w:cs="Times New Roman"/>
        </w:rPr>
      </w:pPr>
      <w:bookmarkStart w:id="180" w:name="tab:gp_priors"/>
      <w:r>
        <w:rPr>
          <w:rFonts w:ascii="Times New Roman" w:hAnsi="Times New Roman" w:cs="Times New Roman"/>
        </w:rPr>
        <w:t xml:space="preserve">Table 1. </w:t>
      </w:r>
      <w:r w:rsidR="00D04708"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CA4C01">
            <w:pPr>
              <w:pStyle w:val="Compact"/>
              <w:spacing w:line="240" w:lineRule="auto"/>
            </w:pPr>
            <w:r>
              <w:t>Parameter</w:t>
            </w:r>
          </w:p>
        </w:tc>
        <w:tc>
          <w:tcPr>
            <w:tcW w:w="0" w:type="auto"/>
          </w:tcPr>
          <w:p w14:paraId="5516F19C" w14:textId="77777777" w:rsidR="0032076E" w:rsidRDefault="00D04708" w:rsidP="00CA4C01">
            <w:pPr>
              <w:pStyle w:val="Compact"/>
              <w:spacing w:line="240" w:lineRule="auto"/>
            </w:pPr>
            <w:r>
              <w:t>Prior</w:t>
            </w:r>
          </w:p>
        </w:tc>
        <w:tc>
          <w:tcPr>
            <w:tcW w:w="0" w:type="auto"/>
            <w:gridSpan w:val="2"/>
          </w:tcPr>
          <w:p w14:paraId="5516F19D" w14:textId="77777777" w:rsidR="0032076E" w:rsidRDefault="00D04708" w:rsidP="00CA4C01">
            <w:pPr>
              <w:pStyle w:val="Compact"/>
              <w:spacing w:line="240" w:lineRule="auto"/>
            </w:pPr>
            <w:r>
              <w:t>Range</w:t>
            </w:r>
          </w:p>
        </w:tc>
        <w:tc>
          <w:tcPr>
            <w:tcW w:w="0" w:type="auto"/>
          </w:tcPr>
          <w:p w14:paraId="5516F19E" w14:textId="77777777" w:rsidR="0032076E" w:rsidRDefault="0032076E" w:rsidP="00CA4C01">
            <w:pPr>
              <w:pStyle w:val="Compact"/>
              <w:spacing w:line="240" w:lineRule="auto"/>
            </w:pPr>
          </w:p>
        </w:tc>
      </w:tr>
      <w:tr w:rsidR="0032076E" w14:paraId="5516F1A5" w14:textId="77777777">
        <w:tc>
          <w:tcPr>
            <w:tcW w:w="0" w:type="auto"/>
          </w:tcPr>
          <w:p w14:paraId="5516F1A0" w14:textId="2BE1F052" w:rsidR="0032076E" w:rsidRDefault="0032076E" w:rsidP="00CA4C01">
            <w:pPr>
              <w:pStyle w:val="Compact"/>
              <w:spacing w:line="240" w:lineRule="auto"/>
            </w:pPr>
          </w:p>
        </w:tc>
        <w:tc>
          <w:tcPr>
            <w:tcW w:w="0" w:type="auto"/>
          </w:tcPr>
          <w:p w14:paraId="5516F1A1" w14:textId="77777777" w:rsidR="0032076E" w:rsidRDefault="0032076E" w:rsidP="00CA4C01">
            <w:pPr>
              <w:pStyle w:val="Compact"/>
              <w:spacing w:line="240" w:lineRule="auto"/>
            </w:pPr>
          </w:p>
        </w:tc>
        <w:tc>
          <w:tcPr>
            <w:tcW w:w="0" w:type="auto"/>
          </w:tcPr>
          <w:p w14:paraId="5516F1A2" w14:textId="77777777" w:rsidR="0032076E" w:rsidRDefault="00D04708" w:rsidP="00CA4C01">
            <w:pPr>
              <w:pStyle w:val="Compact"/>
              <w:spacing w:line="240" w:lineRule="auto"/>
            </w:pPr>
            <w:r>
              <w:t>Min</w:t>
            </w:r>
          </w:p>
        </w:tc>
        <w:tc>
          <w:tcPr>
            <w:tcW w:w="0" w:type="auto"/>
          </w:tcPr>
          <w:p w14:paraId="5516F1A3" w14:textId="77777777" w:rsidR="0032076E" w:rsidRDefault="00D04708" w:rsidP="00CA4C01">
            <w:pPr>
              <w:pStyle w:val="Compact"/>
              <w:spacing w:line="240" w:lineRule="auto"/>
            </w:pPr>
            <w:r>
              <w:t>Max</w:t>
            </w:r>
          </w:p>
        </w:tc>
        <w:tc>
          <w:tcPr>
            <w:tcW w:w="0" w:type="auto"/>
          </w:tcPr>
          <w:p w14:paraId="5516F1A4" w14:textId="77777777" w:rsidR="0032076E" w:rsidRDefault="0032076E" w:rsidP="00CA4C01">
            <w:pPr>
              <w:pStyle w:val="Compact"/>
              <w:spacing w:line="240" w:lineRule="auto"/>
            </w:pPr>
          </w:p>
        </w:tc>
      </w:tr>
      <w:tr w:rsidR="0032076E" w14:paraId="5516F1AB" w14:textId="77777777">
        <w:tc>
          <w:tcPr>
            <w:tcW w:w="0" w:type="auto"/>
          </w:tcPr>
          <w:p w14:paraId="5516F1A6" w14:textId="5B6A0A2C" w:rsidR="0032076E" w:rsidRPr="00C65783" w:rsidRDefault="00C65783" w:rsidP="00CA4C01">
            <w:pPr>
              <w:pStyle w:val="Compact"/>
              <w:spacing w:line="240" w:lineRule="auto"/>
              <w:rPr>
                <w:vertAlign w:val="superscript"/>
              </w:rPr>
            </w:pPr>
            <w:r>
              <w:rPr>
                <w:lang w:val="el-GR"/>
              </w:rPr>
              <w:t>α</w:t>
            </w:r>
            <w:r>
              <w:rPr>
                <w:vertAlign w:val="superscript"/>
              </w:rPr>
              <w:t>2</w:t>
            </w:r>
          </w:p>
        </w:tc>
        <w:tc>
          <w:tcPr>
            <w:tcW w:w="0" w:type="auto"/>
          </w:tcPr>
          <w:p w14:paraId="5516F1A7" w14:textId="57388936"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CA4C01">
            <w:pPr>
              <w:pStyle w:val="Compact"/>
              <w:spacing w:line="240" w:lineRule="auto"/>
            </w:pPr>
            <w:r>
              <w:t>0</w:t>
            </w:r>
          </w:p>
        </w:tc>
        <w:tc>
          <w:tcPr>
            <w:tcW w:w="0" w:type="auto"/>
          </w:tcPr>
          <w:p w14:paraId="5516F1A9"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AA" w14:textId="77777777" w:rsidR="0032076E" w:rsidRDefault="0032076E" w:rsidP="00CA4C01">
            <w:pPr>
              <w:pStyle w:val="Compact"/>
              <w:spacing w:line="240" w:lineRule="auto"/>
            </w:pPr>
          </w:p>
        </w:tc>
      </w:tr>
      <w:tr w:rsidR="0032076E" w14:paraId="5516F1B1" w14:textId="77777777">
        <w:tc>
          <w:tcPr>
            <w:tcW w:w="0" w:type="auto"/>
          </w:tcPr>
          <w:p w14:paraId="5516F1AC" w14:textId="67C51E4B" w:rsidR="0032076E" w:rsidRPr="00107B96" w:rsidRDefault="00107B96" w:rsidP="00CA4C01">
            <w:pPr>
              <w:pStyle w:val="Compact"/>
              <w:spacing w:line="240" w:lineRule="auto"/>
            </w:pPr>
            <w:r>
              <w:rPr>
                <w:lang w:val="el-GR"/>
              </w:rPr>
              <w:t>μ</w:t>
            </w:r>
          </w:p>
        </w:tc>
        <w:tc>
          <w:tcPr>
            <w:tcW w:w="0" w:type="auto"/>
          </w:tcPr>
          <w:p w14:paraId="5516F1AD" w14:textId="5A6E5ED2"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CA4C01">
            <w:pPr>
              <w:pStyle w:val="Compact"/>
              <w:spacing w:line="240" w:lineRule="auto"/>
            </w:pPr>
            <w:r>
              <w:t>-5</w:t>
            </w:r>
          </w:p>
        </w:tc>
        <w:tc>
          <w:tcPr>
            <w:tcW w:w="0" w:type="auto"/>
          </w:tcPr>
          <w:p w14:paraId="5516F1AF"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0" w14:textId="77777777" w:rsidR="0032076E" w:rsidRDefault="0032076E" w:rsidP="00CA4C01">
            <w:pPr>
              <w:pStyle w:val="Compact"/>
              <w:spacing w:line="240" w:lineRule="auto"/>
            </w:pPr>
          </w:p>
        </w:tc>
      </w:tr>
      <w:tr w:rsidR="0032076E" w14:paraId="5516F1B7" w14:textId="77777777">
        <w:tc>
          <w:tcPr>
            <w:tcW w:w="0" w:type="auto"/>
          </w:tcPr>
          <w:p w14:paraId="5516F1B2" w14:textId="10F46326" w:rsidR="0032076E" w:rsidRPr="002E0A3F" w:rsidRDefault="002E0A3F" w:rsidP="00CA4C01">
            <w:pPr>
              <w:pStyle w:val="Compact"/>
              <w:spacing w:line="240" w:lineRule="auto"/>
            </w:pPr>
            <w:r>
              <w:t>log(</w:t>
            </w:r>
            <w:r w:rsidRPr="002E0A3F">
              <w:rPr>
                <w:i/>
                <w:iCs/>
                <w:lang w:val="el-GR"/>
              </w:rPr>
              <w:t>ρ</w:t>
            </w:r>
            <w:r>
              <w:t>)</w:t>
            </w:r>
          </w:p>
        </w:tc>
        <w:tc>
          <w:tcPr>
            <w:tcW w:w="0" w:type="auto"/>
          </w:tcPr>
          <w:p w14:paraId="5516F1B3" w14:textId="3454FDD4"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CA4C01">
            <w:pPr>
              <w:pStyle w:val="Compact"/>
              <w:spacing w:line="240" w:lineRule="auto"/>
            </w:pPr>
            <w:r>
              <w:t>-5</w:t>
            </w:r>
          </w:p>
        </w:tc>
        <w:tc>
          <w:tcPr>
            <w:tcW w:w="0" w:type="auto"/>
          </w:tcPr>
          <w:p w14:paraId="5516F1B5"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6" w14:textId="77777777" w:rsidR="0032076E" w:rsidRDefault="0032076E" w:rsidP="00CA4C01">
            <w:pPr>
              <w:pStyle w:val="Compact"/>
              <w:spacing w:line="240" w:lineRule="auto"/>
            </w:pPr>
          </w:p>
        </w:tc>
      </w:tr>
      <w:tr w:rsidR="0032076E" w14:paraId="5516F1BD" w14:textId="77777777">
        <w:tc>
          <w:tcPr>
            <w:tcW w:w="0" w:type="auto"/>
          </w:tcPr>
          <w:p w14:paraId="5516F1B8" w14:textId="763D7E77" w:rsidR="0032076E" w:rsidRPr="00107B96" w:rsidRDefault="00107B96" w:rsidP="00CA4C01">
            <w:pPr>
              <w:pStyle w:val="Compact"/>
              <w:spacing w:line="240" w:lineRule="auto"/>
            </w:pPr>
            <w:r>
              <w:rPr>
                <w:lang w:val="el-GR"/>
              </w:rPr>
              <w:t>σ</w:t>
            </w:r>
            <w:r w:rsidRPr="00107B96">
              <w:rPr>
                <w:vertAlign w:val="superscript"/>
              </w:rPr>
              <w:t>2</w:t>
            </w:r>
          </w:p>
        </w:tc>
        <w:tc>
          <w:tcPr>
            <w:tcW w:w="0" w:type="auto"/>
          </w:tcPr>
          <w:p w14:paraId="5516F1B9" w14:textId="2EF4BE2D"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CA4C01">
            <w:pPr>
              <w:pStyle w:val="Compact"/>
              <w:spacing w:line="240" w:lineRule="auto"/>
            </w:pPr>
            <w:r>
              <w:t>0</w:t>
            </w:r>
          </w:p>
        </w:tc>
        <w:tc>
          <w:tcPr>
            <w:tcW w:w="0" w:type="auto"/>
          </w:tcPr>
          <w:p w14:paraId="5516F1BB"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C" w14:textId="77777777" w:rsidR="0032076E" w:rsidRDefault="0032076E" w:rsidP="00CA4C01">
            <w:pPr>
              <w:pStyle w:val="Compact"/>
              <w:spacing w:line="240" w:lineRule="auto"/>
            </w:pPr>
          </w:p>
        </w:tc>
      </w:tr>
      <w:tr w:rsidR="0006210A" w14:paraId="743C5062" w14:textId="77777777">
        <w:tc>
          <w:tcPr>
            <w:tcW w:w="0" w:type="auto"/>
          </w:tcPr>
          <w:p w14:paraId="0FE11503" w14:textId="77777777" w:rsidR="0006210A" w:rsidRDefault="0006210A" w:rsidP="00CA4C01">
            <w:pPr>
              <w:pStyle w:val="Compact"/>
              <w:spacing w:line="240" w:lineRule="auto"/>
            </w:pPr>
          </w:p>
        </w:tc>
        <w:tc>
          <w:tcPr>
            <w:tcW w:w="0" w:type="auto"/>
          </w:tcPr>
          <w:p w14:paraId="48EFC1DF" w14:textId="77777777" w:rsidR="0006210A" w:rsidRDefault="0006210A" w:rsidP="00CA4C01">
            <w:pPr>
              <w:pStyle w:val="Compact"/>
              <w:spacing w:line="240" w:lineRule="auto"/>
            </w:pPr>
          </w:p>
        </w:tc>
        <w:tc>
          <w:tcPr>
            <w:tcW w:w="0" w:type="auto"/>
          </w:tcPr>
          <w:p w14:paraId="30ED6F8C" w14:textId="77777777" w:rsidR="0006210A" w:rsidRDefault="0006210A" w:rsidP="00CA4C01">
            <w:pPr>
              <w:pStyle w:val="Compact"/>
              <w:spacing w:line="240" w:lineRule="auto"/>
            </w:pPr>
          </w:p>
        </w:tc>
        <w:tc>
          <w:tcPr>
            <w:tcW w:w="0" w:type="auto"/>
          </w:tcPr>
          <w:p w14:paraId="1FDD0A41" w14:textId="77777777" w:rsidR="0006210A" w:rsidRDefault="0006210A" w:rsidP="00CA4C01">
            <w:pPr>
              <w:pStyle w:val="Compact"/>
              <w:spacing w:line="240" w:lineRule="auto"/>
            </w:pPr>
          </w:p>
        </w:tc>
        <w:tc>
          <w:tcPr>
            <w:tcW w:w="0" w:type="auto"/>
          </w:tcPr>
          <w:p w14:paraId="7DDF2285" w14:textId="77777777" w:rsidR="0006210A" w:rsidRDefault="0006210A" w:rsidP="00CA4C01">
            <w:pPr>
              <w:pStyle w:val="Compact"/>
              <w:spacing w:line="240" w:lineRule="auto"/>
            </w:pPr>
          </w:p>
        </w:tc>
      </w:tr>
    </w:tbl>
    <w:p w14:paraId="5516F1BE" w14:textId="169042CF" w:rsidR="0032076E" w:rsidRDefault="009D7BDF" w:rsidP="001643E6">
      <w:pPr>
        <w:pStyle w:val="CaptionedFigure"/>
        <w:spacing w:after="0" w:line="480" w:lineRule="auto"/>
      </w:pPr>
      <w:bookmarkStart w:id="181" w:name="fig:dag"/>
      <w:bookmarkEnd w:id="180"/>
      <w:r>
        <w:rPr>
          <w:noProof/>
        </w:rPr>
        <w:lastRenderedPageBreak/>
        <w:drawing>
          <wp:inline distT="0" distB="0" distL="0" distR="0" wp14:anchorId="375FAA5C" wp14:editId="2FADA0E5">
            <wp:extent cx="5943600" cy="3115945"/>
            <wp:effectExtent l="0" t="0" r="0" b="0"/>
            <wp:docPr id="17320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9815"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28C9D440" w:rsidR="0032076E" w:rsidRDefault="00D04708" w:rsidP="001643E6">
      <w:pPr>
        <w:pStyle w:val="ImageCaption"/>
        <w:spacing w:after="0" w:line="48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w:t>
      </w:r>
      <w:r w:rsidR="00E112A7">
        <w:t xml:space="preserve">panel </w:t>
      </w:r>
      <w:r w:rsidR="009D7BDF">
        <w:t>A;</w:t>
      </w:r>
      <w:r w:rsidR="0000574A">
        <w:t xml:space="preserve"> in-silico data)</w:t>
      </w:r>
      <w:r w:rsidR="0097253A">
        <w:t xml:space="preserve"> from known parameters (</w:t>
      </w:r>
      <w:r w:rsidR="006B15E7">
        <w:rPr>
          <w:lang w:val="el-GR"/>
        </w:rPr>
        <w:t>μ, ρ, σ)</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=4000) is used to fit a GP model and generate a predicted field (Z), which serves as the reference 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=358 samples is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r w:rsidR="00495449" w:rsidRPr="00495449">
        <w:t>On the right (</w:t>
      </w:r>
      <w:r w:rsidR="00E112A7">
        <w:t>panel B;</w:t>
      </w:r>
      <w:r w:rsidR="00495449" w:rsidRPr="00495449">
        <w:t xml:space="preserve"> real-world data), </w:t>
      </w:r>
      <w:r w:rsidR="00D65E5F" w:rsidRPr="00D65E5F">
        <w:t>the underlying spatial field is</w:t>
      </w:r>
      <w:r w:rsidR="0097253A">
        <w:t xml:space="preserve"> unknown but assumed to arise from </w:t>
      </w:r>
      <w:r w:rsidR="00DF4F1C">
        <w:t xml:space="preserve">unknown </w:t>
      </w:r>
      <w:r w:rsidR="002821B3">
        <w:t>parameters (</w:t>
      </w:r>
      <w:r w:rsidR="00DF4F1C">
        <w:rPr>
          <w:lang w:val="el-GR"/>
        </w:rPr>
        <w:t xml:space="preserve">μ, ρ, </w:t>
      </w:r>
      <w:r w:rsidR="00DF4F1C">
        <w:t xml:space="preserve">and </w:t>
      </w:r>
      <w:r w:rsidR="00DF4F1C">
        <w:rPr>
          <w:lang w:val="el-GR"/>
        </w:rPr>
        <w:t>σ</w:t>
      </w:r>
      <w:r w:rsidR="002821B3">
        <w:t>)</w:t>
      </w:r>
      <w:r w:rsidR="0097253A">
        <w:t>. Using the full observed dataset (Y, N=358), a baseline predicted field (</w:t>
      </w:r>
      <w:r w:rsidR="002821B3">
        <w:t>Z</w:t>
      </w:r>
      <w:r w:rsidR="0097253A">
        <w:t xml:space="preserve">) is obtained. The observed samples are then thinned using the same </w:t>
      </w:r>
      <w:r w:rsidR="00412E7B">
        <w:t>Y</w:t>
      </w:r>
      <w:r w:rsidR="00412E7B">
        <w:rPr>
          <w:vertAlign w:val="subscript"/>
        </w:rPr>
        <w:t>E</w:t>
      </w:r>
      <w:r w:rsidR="0097253A">
        <w:t xml:space="preserve"> designs, re</w:t>
      </w:r>
      <w:r w:rsidR="00F844BA">
        <w:rPr>
          <w:lang w:val="el-GR"/>
        </w:rPr>
        <w:t>-</w:t>
      </w:r>
      <w:r w:rsidR="0097253A">
        <w:t>fit, and used to generate predicted fields S</w:t>
      </w:r>
      <w:r w:rsidR="00412E7B">
        <w:rPr>
          <w:vertAlign w:val="subscript"/>
        </w:rPr>
        <w:t>E</w:t>
      </w:r>
      <w:r w:rsidR="0097253A">
        <w:t xml:space="preserve">. Deviations of thinned predictions from the baseline prediction quantify </w:t>
      </w:r>
      <w:r w:rsidR="002821B3">
        <w:rPr>
          <w:lang w:val="el-GR"/>
        </w:rPr>
        <w:t>ε</w:t>
      </w:r>
      <w:r w:rsidR="00295D54">
        <w:rPr>
          <w:vertAlign w:val="subscript"/>
        </w:rPr>
        <w:t>1</w:t>
      </w:r>
      <w:r w:rsidR="0097253A">
        <w:t>, representing the expected information loss when sampling density is reduced in empirical settings.</w:t>
      </w:r>
    </w:p>
    <w:p w14:paraId="0F9697C5" w14:textId="77777777" w:rsidR="00286ADA" w:rsidRDefault="00286ADA" w:rsidP="001643E6">
      <w:pPr>
        <w:pStyle w:val="ImageCaption"/>
        <w:spacing w:after="0" w:line="480" w:lineRule="auto"/>
      </w:pPr>
    </w:p>
    <w:p w14:paraId="5516F1C0" w14:textId="77777777" w:rsidR="0032076E" w:rsidRDefault="00D04708" w:rsidP="001643E6">
      <w:pPr>
        <w:pStyle w:val="Heading1"/>
        <w:spacing w:before="0" w:after="0" w:line="480" w:lineRule="auto"/>
      </w:pPr>
      <w:bookmarkStart w:id="182" w:name="results"/>
      <w:bookmarkEnd w:id="104"/>
      <w:bookmarkEnd w:id="176"/>
      <w:bookmarkEnd w:id="181"/>
      <w:r>
        <w:lastRenderedPageBreak/>
        <w:t>Results</w:t>
      </w:r>
    </w:p>
    <w:p w14:paraId="4C1EC43C" w14:textId="77777777" w:rsidR="00823035" w:rsidRDefault="00823035" w:rsidP="001643E6">
      <w:pPr>
        <w:pStyle w:val="BodyText"/>
        <w:spacing w:line="480" w:lineRule="auto"/>
      </w:pPr>
    </w:p>
    <w:p w14:paraId="7DA3AAF6" w14:textId="35350FB0" w:rsidR="00823035" w:rsidRPr="00450784" w:rsidRDefault="00823035" w:rsidP="001643E6">
      <w:pPr>
        <w:pStyle w:val="BodyText"/>
        <w:spacing w:line="480" w:lineRule="auto"/>
      </w:pPr>
      <w:bookmarkStart w:id="183" w:name="fig:epsilon"/>
      <w:r w:rsidRPr="00762C7D">
        <w:rPr>
          <w:b/>
          <w:bCs w:val="0"/>
        </w:rPr>
        <w:t>Empirical data</w:t>
      </w:r>
    </w:p>
    <w:p w14:paraId="57347855" w14:textId="39A5009A" w:rsidR="00D31C68" w:rsidRDefault="000443C6" w:rsidP="001643E6">
      <w:pPr>
        <w:pStyle w:val="BodyText"/>
        <w:spacing w:line="480" w:lineRule="auto"/>
      </w:pPr>
      <w:r w:rsidRPr="000443C6">
        <w:t xml:space="preserve">Across species, depth-specific global mean eDNA concentrations generally declined with increasing sampling depth (Figure </w:t>
      </w:r>
      <w:r w:rsidR="00F74473">
        <w:t>3</w:t>
      </w:r>
      <w:r w:rsidRPr="000443C6">
        <w:t xml:space="preserve">). Species-specific length-scale estimates varied considerably across species (Figure </w:t>
      </w:r>
      <w:r w:rsidR="00F74473">
        <w:t>3</w:t>
      </w:r>
      <w:r w:rsidRPr="000443C6">
        <w:t xml:space="preserve">A), </w:t>
      </w:r>
      <w:r w:rsidR="00474904">
        <w:t>likely reflecting differences in habitat use and movement behavior</w:t>
      </w:r>
      <w:r w:rsidRPr="000443C6">
        <w:t>. Surface-dwelling species tended toward shorter spatial autocorrelation lengths and showed more pronounced differences between surface and deep mean eDNA concentrations (</w:t>
      </w:r>
      <w:r w:rsidRPr="008345FD">
        <w:rPr>
          <w:i/>
          <w:iCs/>
        </w:rPr>
        <w:t>μ</w:t>
      </w:r>
      <w:r w:rsidRPr="000443C6">
        <w:t xml:space="preserve">; Figure </w:t>
      </w:r>
      <w:r w:rsidR="00F74473">
        <w:t>3</w:t>
      </w:r>
      <w:r w:rsidRPr="000443C6">
        <w:t xml:space="preserve">B), though exceptions were evident. Deep-dwelling species broadly exhibited longer spatial autocorrelations (Figure </w:t>
      </w:r>
      <w:r w:rsidR="00F74473">
        <w:t>3</w:t>
      </w:r>
      <w:r w:rsidRPr="000443C6">
        <w:t>A) and relatively stable mean eDNA concentrations across depth strata, although this pattern was not universal</w:t>
      </w:r>
      <w:r w:rsidR="00054D59">
        <w:t>,</w:t>
      </w:r>
      <w:r w:rsidRPr="000443C6">
        <w:t xml:space="preserve"> </w:t>
      </w:r>
      <w:r w:rsidRPr="00054D59">
        <w:rPr>
          <w:i/>
          <w:iCs/>
        </w:rPr>
        <w:t>Tactostoma macropus</w:t>
      </w:r>
      <w:r w:rsidRPr="000443C6">
        <w:t>, for instance, showed a comparatively short length-scale despite its deep-water affinity.</w:t>
      </w:r>
      <w:r w:rsidR="00D31C68" w:rsidRPr="00D31C68">
        <w:t xml:space="preserve"> </w:t>
      </w:r>
      <w:r w:rsidR="00D31C68" w:rsidRPr="0087355A">
        <w:t xml:space="preserve">Together, these patterns suggest that surface-associated species </w:t>
      </w:r>
      <w:r w:rsidR="00D31C68">
        <w:t>may be</w:t>
      </w:r>
      <w:r w:rsidR="00D31C68" w:rsidRPr="0087355A">
        <w:t xml:space="preserve"> more spatially heterogeneous, whereas deeper-</w:t>
      </w:r>
      <w:r w:rsidR="00D31C68">
        <w:t>dwelling</w:t>
      </w:r>
      <w:r w:rsidR="00D31C68" w:rsidRPr="0087355A">
        <w:t xml:space="preserve"> species</w:t>
      </w:r>
      <w:r w:rsidR="00D31C68">
        <w:t xml:space="preserve"> may</w:t>
      </w:r>
      <w:r w:rsidR="00D31C68" w:rsidRPr="0087355A">
        <w:t xml:space="preserve"> display increasingly homogeneous</w:t>
      </w:r>
      <w:r w:rsidR="00D31C68">
        <w:t xml:space="preserve"> distributions</w:t>
      </w:r>
      <w:r w:rsidR="00D31C68" w:rsidRPr="0087355A">
        <w:t>.</w:t>
      </w:r>
    </w:p>
    <w:p w14:paraId="79D539FF" w14:textId="12F9449A" w:rsidR="000443C6" w:rsidRDefault="000443C6" w:rsidP="001643E6">
      <w:pPr>
        <w:pStyle w:val="BodyText"/>
        <w:spacing w:line="480" w:lineRule="auto"/>
      </w:pPr>
    </w:p>
    <w:p w14:paraId="50B643E0" w14:textId="53D5F2AE" w:rsidR="00823035" w:rsidRPr="00994C26" w:rsidRDefault="00823035" w:rsidP="001643E6">
      <w:pPr>
        <w:pStyle w:val="BodyText"/>
        <w:spacing w:line="480" w:lineRule="auto"/>
      </w:pPr>
      <w:r w:rsidRPr="00EC0F93">
        <w:t xml:space="preserve">Across species, </w:t>
      </w:r>
      <w:r w:rsidR="00B82ACF">
        <w:t xml:space="preserve">estimated </w:t>
      </w:r>
      <w:r w:rsidRPr="00F01C7C">
        <w:rPr>
          <w:i/>
          <w:iCs/>
        </w:rPr>
        <w:t>α</w:t>
      </w:r>
      <w:r w:rsidR="00EB0491" w:rsidRPr="00F01C7C">
        <w:rPr>
          <w:i/>
          <w:iCs/>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w:t>
      </w:r>
      <w:r w:rsidRPr="00F01C7C">
        <w:rPr>
          <w:i/>
          <w:iCs/>
        </w:rPr>
        <w:t>σ</w:t>
      </w:r>
      <w:r w:rsidR="00D736BC" w:rsidRPr="00F01C7C">
        <w:rPr>
          <w:i/>
          <w:iCs/>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w:t>
      </w:r>
      <w:r w:rsidRPr="00F01C7C">
        <w:rPr>
          <w:i/>
          <w:iCs/>
        </w:rPr>
        <w:t>σ</w:t>
      </w:r>
      <w:r w:rsidR="001E6470" w:rsidRPr="00F01C7C">
        <w:rPr>
          <w:i/>
          <w:iCs/>
          <w:vertAlign w:val="superscript"/>
        </w:rPr>
        <w:t>2</w:t>
      </w:r>
      <w:r w:rsidRPr="00BC550E">
        <w:t xml:space="preserve"> than bottom-associated taxa, indicating greater </w:t>
      </w:r>
      <w:r>
        <w:t>process</w:t>
      </w:r>
      <w:r w:rsidRPr="00EC0F93">
        <w:t xml:space="preserve"> variance </w:t>
      </w:r>
      <w:r>
        <w:t xml:space="preserve">of the inferred </w:t>
      </w:r>
      <w:r w:rsidRPr="00BC550E">
        <w:t>eDNA fields.</w:t>
      </w:r>
      <w:r>
        <w:t xml:space="preserve"> T</w:t>
      </w:r>
      <w:r w:rsidRPr="00392A56">
        <w:t xml:space="preserve">his pattern may partly reflect a mean–variance relationship, </w:t>
      </w:r>
      <w:r>
        <w:t>as</w:t>
      </w:r>
      <w:r w:rsidRPr="00392A56">
        <w:t xml:space="preserve"> surface taxa </w:t>
      </w:r>
      <w:r>
        <w:t>showed</w:t>
      </w:r>
      <w:r w:rsidRPr="00392A56">
        <w:t xml:space="preserve"> higher mean eDNA concentrations</w:t>
      </w:r>
      <w:r>
        <w:t xml:space="preserve"> or a</w:t>
      </w:r>
      <w:r w:rsidRPr="00392A56">
        <w:t>lternatively, differences in σ</w:t>
      </w:r>
      <w:r w:rsidR="001E6470">
        <w:rPr>
          <w:vertAlign w:val="superscript"/>
        </w:rPr>
        <w:t>2</w:t>
      </w:r>
      <w:r w:rsidRPr="00392A56">
        <w:t xml:space="preserve"> </w:t>
      </w:r>
      <w:r>
        <w:t>are</w:t>
      </w:r>
      <w:r w:rsidRPr="00392A56">
        <w:t xml:space="preserve"> linked to </w:t>
      </w:r>
      <w:r w:rsidRPr="0038376D">
        <w:t xml:space="preserve">the </w:t>
      </w:r>
      <w:r w:rsidR="009C1CC9">
        <w:t xml:space="preserve">spatial </w:t>
      </w:r>
      <w:r w:rsidR="0038376D">
        <w:t xml:space="preserve">autocorrelation parameter </w:t>
      </w:r>
      <w:r w:rsidRPr="00392A56">
        <w:t>ρ.</w:t>
      </w:r>
    </w:p>
    <w:p w14:paraId="7B56CCDA" w14:textId="429ABBE6" w:rsidR="00823035" w:rsidRPr="001455E0" w:rsidRDefault="00F32AE0" w:rsidP="001643E6">
      <w:pPr>
        <w:pStyle w:val="BodyText"/>
        <w:spacing w:line="480" w:lineRule="auto"/>
      </w:pPr>
      <w:r>
        <w:rPr>
          <w:noProof/>
        </w:rPr>
        <w:lastRenderedPageBreak/>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183"/>
    <w:p w14:paraId="4BFDB74A" w14:textId="0B7F7918" w:rsidR="00823035" w:rsidRDefault="00823035" w:rsidP="001643E6">
      <w:pPr>
        <w:pStyle w:val="ImageCaption"/>
        <w:spacing w:after="0" w:line="480" w:lineRule="auto"/>
      </w:pPr>
      <w:r>
        <w:t xml:space="preserve">Figure </w:t>
      </w:r>
      <w:r w:rsidR="009A5D04">
        <w:t>3</w:t>
      </w:r>
      <w:r w:rsidR="00DC0E83">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 xml:space="preserve">95% </w:t>
      </w:r>
      <w:r w:rsidR="00D9465F">
        <w:t>credible</w:t>
      </w:r>
      <w:r w:rsidR="00225CCC">
        <w:t xml:space="preserve"> 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w:t>
      </w:r>
      <w:r w:rsidR="002342B6">
        <w:t>copies</w:t>
      </w:r>
      <w:r>
        <w:t xml:space="preserve">/L) </w:t>
      </w:r>
      <w:r w:rsidRPr="0009447E">
        <w:t>across species</w:t>
      </w:r>
      <w:r>
        <w:t xml:space="preserve"> (colors) in panel </w:t>
      </w:r>
      <w:r w:rsidR="006B6E65">
        <w:t>B</w:t>
      </w:r>
      <w:r w:rsidRPr="0009447E">
        <w:t>.</w:t>
      </w:r>
      <w:r>
        <w:t xml:space="preserve"> Panel </w:t>
      </w:r>
      <w:r w:rsidR="006B6E65">
        <w:t>C</w:t>
      </w:r>
      <w:r>
        <w:t xml:space="preserve"> indicating </w:t>
      </w:r>
      <w:r w:rsidRPr="00826938">
        <w:t>the signal amplitude (α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1643E6">
      <w:pPr>
        <w:pStyle w:val="BodyText"/>
        <w:spacing w:line="480" w:lineRule="auto"/>
      </w:pPr>
    </w:p>
    <w:p w14:paraId="30DEF277" w14:textId="38EB50D4" w:rsidR="00A34072" w:rsidRPr="00450784" w:rsidRDefault="00A34072" w:rsidP="001643E6">
      <w:pPr>
        <w:pStyle w:val="BodyText"/>
        <w:spacing w:line="480" w:lineRule="auto"/>
      </w:pPr>
      <w:r w:rsidRPr="003D6E81">
        <w:rPr>
          <w:b/>
          <w:bCs w:val="0"/>
        </w:rPr>
        <w:t>Prediction accuracy</w:t>
      </w:r>
      <w:r w:rsidR="00140E57" w:rsidRPr="003D6E81">
        <w:rPr>
          <w:b/>
          <w:bCs w:val="0"/>
        </w:rPr>
        <w:t xml:space="preserve"> on empirical data</w:t>
      </w:r>
    </w:p>
    <w:p w14:paraId="4157289A" w14:textId="0E67A79B" w:rsidR="0037779D" w:rsidRDefault="0037779D" w:rsidP="001643E6">
      <w:pPr>
        <w:pStyle w:val="BodyText"/>
        <w:spacing w:line="480" w:lineRule="auto"/>
      </w:pPr>
      <w:r w:rsidRPr="00DE3973">
        <w:t xml:space="preserve">Prediction error in empirical data </w:t>
      </w:r>
      <w:r w:rsidRPr="0037779D">
        <w:t>decreased with increasing sampling density across all species</w:t>
      </w:r>
      <w:r>
        <w:t xml:space="preserve"> (</w:t>
      </w:r>
      <w:r w:rsidR="00322184">
        <w:t xml:space="preserve">Appendix S1: </w:t>
      </w:r>
      <w:r>
        <w:t>Figure S</w:t>
      </w:r>
      <w:r w:rsidR="00087896">
        <w:t>1 and S2</w:t>
      </w:r>
      <w:r>
        <w:t>).</w:t>
      </w:r>
      <w:r w:rsidRPr="0037779D">
        <w:t xml:space="preserve"> </w:t>
      </w:r>
      <w:r>
        <w:t>H</w:t>
      </w:r>
      <w:r w:rsidRPr="0037779D">
        <w:t xml:space="preserve">owever, this reduction was strongly modulated by the degree </w:t>
      </w:r>
      <w:r w:rsidRPr="0037779D">
        <w:lastRenderedPageBreak/>
        <w:t>of spatial autocorrelation</w:t>
      </w:r>
      <w:r>
        <w:t xml:space="preserve"> (</w:t>
      </w:r>
      <w:r w:rsidR="00982787">
        <w:t xml:space="preserve">Appendix S1: </w:t>
      </w:r>
      <w:r>
        <w:t>Figure S</w:t>
      </w:r>
      <w:r w:rsidR="00087896">
        <w:t>2</w:t>
      </w:r>
      <w:r>
        <w:t>)</w:t>
      </w:r>
      <w:r w:rsidRPr="0037779D">
        <w:t xml:space="preserve">. Species characterized by </w:t>
      </w:r>
      <w:r>
        <w:t>short</w:t>
      </w:r>
      <w:r w:rsidRPr="0037779D">
        <w:t xml:space="preserve"> spatial autocorrelation (small </w:t>
      </w:r>
      <w:r w:rsidRPr="00F01C7C">
        <w:rPr>
          <w:i/>
          <w:iCs/>
        </w:rPr>
        <w:t>ρ</w:t>
      </w:r>
      <w:r w:rsidRPr="0037779D">
        <w:t xml:space="preserve"> values) consistently exhibited higher prediction error </w:t>
      </w:r>
      <w:r>
        <w:t>(</w:t>
      </w:r>
      <w:r w:rsidRPr="00F01C7C">
        <w:rPr>
          <w:i/>
          <w:iCs/>
          <w:lang w:val="el-GR"/>
        </w:rPr>
        <w:t>ε</w:t>
      </w:r>
      <w:r w:rsidRPr="00F01C7C">
        <w:rPr>
          <w:i/>
          <w:iCs/>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showed substantially lower </w:t>
      </w:r>
      <w:r>
        <w:t xml:space="preserve">prediction </w:t>
      </w:r>
      <w:r w:rsidRPr="0037779D">
        <w:t>errors</w:t>
      </w:r>
      <w:r>
        <w:t xml:space="preserve"> (</w:t>
      </w:r>
      <w:r w:rsidRPr="00F01C7C">
        <w:rPr>
          <w:i/>
          <w:iCs/>
          <w:lang w:val="el-GR"/>
        </w:rPr>
        <w:t>ε</w:t>
      </w:r>
      <w:r w:rsidRPr="00F01C7C">
        <w:rPr>
          <w:i/>
          <w:iCs/>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sidRPr="00F01C7C">
        <w:rPr>
          <w:i/>
          <w:iCs/>
          <w:lang w:val="el-GR"/>
        </w:rPr>
        <w:t>ε</w:t>
      </w:r>
      <w:r w:rsidRPr="00F01C7C">
        <w:rPr>
          <w:i/>
          <w:iCs/>
          <w:vertAlign w:val="subscript"/>
        </w:rPr>
        <w:t>1</w:t>
      </w:r>
      <w:r>
        <w:t>)</w:t>
      </w:r>
      <w:r w:rsidR="00E2699F">
        <w:t>.</w:t>
      </w:r>
    </w:p>
    <w:p w14:paraId="7CE0B8A1" w14:textId="77777777" w:rsidR="0037779D" w:rsidRDefault="0037779D" w:rsidP="001643E6">
      <w:pPr>
        <w:pStyle w:val="BodyText"/>
        <w:spacing w:line="480" w:lineRule="auto"/>
      </w:pPr>
    </w:p>
    <w:p w14:paraId="048035D4" w14:textId="02C2AFC5" w:rsidR="00CA5D0F" w:rsidRPr="003D6E81" w:rsidRDefault="00CA5D0F" w:rsidP="001643E6">
      <w:pPr>
        <w:pStyle w:val="BodyText"/>
        <w:spacing w:line="480" w:lineRule="auto"/>
        <w:rPr>
          <w:b/>
          <w:bCs w:val="0"/>
        </w:rPr>
      </w:pPr>
      <w:bookmarkStart w:id="184" w:name="OLE_LINK8"/>
      <w:r w:rsidRPr="003D6E81">
        <w:rPr>
          <w:b/>
          <w:bCs w:val="0"/>
        </w:rPr>
        <w:t>Simulations</w:t>
      </w:r>
    </w:p>
    <w:p w14:paraId="4D52A2D2" w14:textId="3EAAFF4F" w:rsidR="0070789F" w:rsidRPr="00120DF0" w:rsidRDefault="00D51BF3" w:rsidP="001643E6">
      <w:pPr>
        <w:pStyle w:val="BodyText"/>
        <w:spacing w:line="480" w:lineRule="auto"/>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w:t>
      </w:r>
      <w:r w:rsidR="00BD04AF">
        <w:t xml:space="preserve"> 4A</w:t>
      </w:r>
      <w:r w:rsidR="004F5128">
        <w:t>)</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sidRPr="009B6E03">
        <w:rPr>
          <w:i/>
          <w:iCs/>
          <w:lang w:val="el-GR"/>
        </w:rPr>
        <w:t>β</w:t>
      </w:r>
      <w:r w:rsidR="00BE214C">
        <w:rPr>
          <w:lang w:val="el-GR"/>
        </w:rPr>
        <w:t xml:space="preserve"> =</w:t>
      </w:r>
      <w:r w:rsidR="00BA4360">
        <w:t xml:space="preserve"> </w:t>
      </w:r>
      <w:r w:rsidR="00BA4360" w:rsidRPr="00BA4360">
        <w:t>-0.176) and spatial autocorrelation (</w:t>
      </w:r>
      <w:r w:rsidR="00BA4360" w:rsidRPr="009B6E03">
        <w:rPr>
          <w:i/>
          <w:iCs/>
          <w:lang w:val="el-GR"/>
        </w:rPr>
        <w:t>θ</w:t>
      </w:r>
      <w:r w:rsidR="00BA4360">
        <w:rPr>
          <w:lang w:val="el-GR"/>
        </w:rPr>
        <w:t xml:space="preserve">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BC7C75">
        <w:rPr>
          <w:lang w:val="el-GR"/>
        </w:rPr>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km had mean prediction errors of 1 </w:t>
      </w:r>
      <w:r w:rsidR="009A229D">
        <w:t xml:space="preserve">(Figure </w:t>
      </w:r>
      <w:r w:rsidR="00BD04AF">
        <w:t>4</w:t>
      </w:r>
      <w:r w:rsidR="009A229D">
        <w:t xml:space="preserve">A) </w:t>
      </w:r>
      <w:r w:rsidR="00D04708">
        <w:t xml:space="preserve">indicating that on average every point predicted the eDNA concentration will </w:t>
      </w:r>
      <w:r w:rsidR="00B47A6E">
        <w:t>d</w:t>
      </w:r>
      <w:r w:rsidR="00B47A6E" w:rsidRPr="00B47A6E">
        <w:t xml:space="preserve">iffer from the </w:t>
      </w:r>
      <w:r w:rsidR="00B47A6E">
        <w:t xml:space="preserve">predicted </w:t>
      </w:r>
      <w:r w:rsidR="00B47A6E" w:rsidRPr="00B47A6E">
        <w:t>true concentration</w:t>
      </w:r>
      <w:r w:rsidR="00B47A6E">
        <w:rPr>
          <w:lang w:val="el-GR"/>
        </w:rPr>
        <w:t xml:space="preserve"> </w:t>
      </w:r>
      <w:r w:rsidR="00B47A6E">
        <w:t>(</w:t>
      </w:r>
      <w:r w:rsidR="00B47A6E" w:rsidRPr="00B47A6E">
        <w:rPr>
          <w:i/>
          <w:iCs/>
        </w:rPr>
        <w:t>Z</w:t>
      </w:r>
      <w:r w:rsidR="00B47A6E">
        <w:t xml:space="preserve">) </w:t>
      </w:r>
      <w:r w:rsidR="00D04708">
        <w:t>by a factor of 2.72 (for perspective a concentration of 100 copies/L will be predicted between 37-270 copies/L</w:t>
      </w:r>
      <w:r w:rsidR="003546AC">
        <w:t xml:space="preserve">; </w:t>
      </w:r>
      <w:r w:rsidR="00982787">
        <w:t xml:space="preserve">Appendix S1: </w:t>
      </w:r>
      <w:r w:rsidR="003546AC">
        <w:t>Figure S3</w:t>
      </w:r>
      <w:r w:rsidR="00D04708">
        <w:t xml:space="preserve">). In contrast, for the same sampling effort (i.e., </w:t>
      </w:r>
      <w:r w:rsidR="006E4E43">
        <w:t>6 samples per 10,000 km</w:t>
      </w:r>
      <w:r w:rsidR="006E4E43" w:rsidRPr="000409FF">
        <w:rPr>
          <w:vertAlign w:val="superscript"/>
        </w:rPr>
        <w:t>2</w:t>
      </w:r>
      <w:r w:rsidR="00D04708">
        <w:t xml:space="preserve">) but species with spatial autocorrelation </w:t>
      </w:r>
      <w:r w:rsidR="00310F24" w:rsidRPr="009A5D04">
        <w:rPr>
          <w:i/>
          <w:iCs/>
          <w:lang w:val="el-GR"/>
        </w:rPr>
        <w:t>ρ</w:t>
      </w:r>
      <w:r w:rsidR="00D04708">
        <w:t xml:space="preserve"> </w:t>
      </w:r>
      <w:r w:rsidR="00310F24">
        <w:t xml:space="preserve">&gt; </w:t>
      </w:r>
      <w:r w:rsidR="00D04708">
        <w:t>500 km had errors below 0.</w:t>
      </w:r>
      <w:r w:rsidR="00746B91">
        <w:t>4</w:t>
      </w:r>
      <w:r w:rsidR="00D04708">
        <w:t xml:space="preserve"> indicating an average of over- and underestimation by a factor of 1.</w:t>
      </w:r>
      <w:r w:rsidR="00160297">
        <w:t>5</w:t>
      </w:r>
      <w:r w:rsidR="006C1A9C">
        <w:t xml:space="preserve"> </w:t>
      </w:r>
      <w:r w:rsidR="00D04708">
        <w:t xml:space="preserve">(for perspective a concentration of 100 copies/L will be predicted between </w:t>
      </w:r>
      <w:r w:rsidR="009E4EA7">
        <w:t>67</w:t>
      </w:r>
      <w:r w:rsidR="00D04708">
        <w:t>-1</w:t>
      </w:r>
      <w:r w:rsidR="00B677ED">
        <w:t>50</w:t>
      </w:r>
      <w:r w:rsidR="00D04708">
        <w:t xml:space="preserve"> copies/L</w:t>
      </w:r>
      <w:r w:rsidR="00102D80">
        <w:t xml:space="preserve">; </w:t>
      </w:r>
      <w:r w:rsidR="00982787">
        <w:t xml:space="preserve">Appendix S1: </w:t>
      </w:r>
      <w:r w:rsidR="00102D80">
        <w:t>Figure S3</w:t>
      </w:r>
      <w:r w:rsidR="00D04708">
        <w:t>).</w:t>
      </w:r>
      <w:r w:rsidR="00CA06F2" w:rsidRPr="00CA06F2">
        <w:t xml:space="preserve"> </w:t>
      </w:r>
      <w:r w:rsidR="005D2998" w:rsidRPr="005D2998">
        <w:t>When quantifying the marginal reduction in prediction error (Δ</w:t>
      </w:r>
      <w:r w:rsidR="00E026B7" w:rsidRPr="00424C45">
        <w:rPr>
          <w:i/>
          <w:iCs/>
          <w:lang w:val="el-GR"/>
        </w:rPr>
        <w:t>ε</w:t>
      </w:r>
      <w:r w:rsidR="00EA5440" w:rsidRPr="00424C45">
        <w:rPr>
          <w:i/>
          <w:iCs/>
          <w:vertAlign w:val="subscript"/>
        </w:rPr>
        <w:t>2</w:t>
      </w:r>
      <w:r w:rsidR="005D2998" w:rsidRPr="005D2998">
        <w:t>) across successive increases in sampling density (Δ</w:t>
      </w:r>
      <w:r w:rsidR="008C779D" w:rsidRPr="00B07B64">
        <w:rPr>
          <w:i/>
          <w:iCs/>
        </w:rPr>
        <w:t>E</w:t>
      </w:r>
      <w:r w:rsidR="005D2998" w:rsidRPr="005D2998">
        <w:t xml:space="preserve">), improvements were greatest at low sampling effort and declined rapidly with additional </w:t>
      </w:r>
      <w:r w:rsidR="005D2998" w:rsidRPr="005D2998">
        <w:lastRenderedPageBreak/>
        <w:t>sampling, with Δ</w:t>
      </w:r>
      <w:r w:rsidR="00EA5440" w:rsidRPr="00424C45">
        <w:rPr>
          <w:i/>
          <w:iCs/>
          <w:lang w:val="el-GR"/>
        </w:rPr>
        <w:t>ε</w:t>
      </w:r>
      <w:r w:rsidR="00EA5440" w:rsidRPr="00424C45">
        <w:rPr>
          <w:i/>
          <w:iCs/>
          <w:vertAlign w:val="subscript"/>
        </w:rPr>
        <w:t>2</w:t>
      </w:r>
      <w:r w:rsidR="005D2998" w:rsidRPr="005D2998">
        <w:t xml:space="preserve"> approaching zero at higher sampling densities (Figure </w:t>
      </w:r>
      <w:r w:rsidR="00BD04AF">
        <w:t>4</w:t>
      </w:r>
      <w:r w:rsidR="005D2998" w:rsidRPr="005D2998">
        <w:t xml:space="preserve">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 xml:space="preserve">(Figure </w:t>
      </w:r>
      <w:r w:rsidR="00BD04AF">
        <w:t>4</w:t>
      </w:r>
      <w:r w:rsidR="005D2998" w:rsidRPr="005D2998">
        <w:t>B). For interpretation, a Δ</w:t>
      </w:r>
      <w:r w:rsidR="00EA5440" w:rsidRPr="004F767A">
        <w:rPr>
          <w:i/>
          <w:iCs/>
          <w:lang w:val="el-GR"/>
        </w:rPr>
        <w:t>ε</w:t>
      </w:r>
      <w:r w:rsidR="00EA5440" w:rsidRPr="004F767A">
        <w:rPr>
          <w:i/>
          <w:iCs/>
          <w:vertAlign w:val="subscript"/>
        </w:rPr>
        <w:t>2</w:t>
      </w:r>
      <w:r w:rsidR="005D2998" w:rsidRPr="005D2998">
        <w:t xml:space="preserve"> of </w:t>
      </w:r>
      <w:r w:rsidR="006F09B4">
        <w:t>-</w:t>
      </w:r>
      <w:r w:rsidR="005D2998" w:rsidRPr="005D2998">
        <w:t>0.4 indicates that adding one sample per 10,000 km</w:t>
      </w:r>
      <w:r w:rsidR="00CE0B77" w:rsidRPr="00CE0B77">
        <w:rPr>
          <w:vertAlign w:val="superscript"/>
        </w:rPr>
        <w:t>2</w:t>
      </w:r>
      <w:r w:rsidR="005D2998" w:rsidRPr="005D2998">
        <w:t xml:space="preserve"> improves expected predictive accuracy from 37–270 copies/L to 55–182 copies/L when the </w:t>
      </w:r>
      <w:r w:rsidR="00830D45">
        <w:t>predicted</w:t>
      </w:r>
      <w:r w:rsidR="00830D45" w:rsidRPr="005D2998">
        <w:t xml:space="preserve"> </w:t>
      </w:r>
      <w:r w:rsidR="005D2998" w:rsidRPr="005D2998">
        <w:t>true concentration</w:t>
      </w:r>
      <w:r w:rsidR="00830D45">
        <w:t xml:space="preserve"> (</w:t>
      </w:r>
      <w:r w:rsidR="00830D45" w:rsidRPr="00830D45">
        <w:rPr>
          <w:i/>
          <w:iCs/>
        </w:rPr>
        <w:t>Z</w:t>
      </w:r>
      <w:r w:rsidR="00830D45">
        <w:t>)</w:t>
      </w:r>
      <w:r w:rsidR="005D2998" w:rsidRPr="005D2998">
        <w:t xml:space="preserve"> is 100 copies/L</w:t>
      </w:r>
      <w:r w:rsidR="004D0F65">
        <w:t xml:space="preserve"> respectively</w:t>
      </w:r>
      <w:r w:rsidR="005D2998" w:rsidRPr="005D2998">
        <w:t xml:space="preserve">. </w:t>
      </w:r>
      <w:r w:rsidR="00B60B57" w:rsidRPr="00B60B57">
        <w:t>Importantly, diagnostic checks revealed no systematic bias in the predictions</w:t>
      </w:r>
      <w:r w:rsidR="00B60B57">
        <w:t xml:space="preserve">, </w:t>
      </w:r>
      <w:r w:rsidR="00B60B57" w:rsidRPr="00B60B57">
        <w:t xml:space="preserve">so the observed variation reflects pure precision, </w:t>
      </w:r>
      <w:r w:rsidR="00B60B57">
        <w:t>(</w:t>
      </w:r>
      <w:r w:rsidR="00322184">
        <w:t xml:space="preserve">Appendix S1: </w:t>
      </w:r>
      <w:r w:rsidR="00B60B57" w:rsidRPr="00B60B57">
        <w:t>Figure S</w:t>
      </w:r>
      <w:r w:rsidR="00326E80">
        <w:t>4</w:t>
      </w:r>
      <w:r w:rsidR="00B60B57">
        <w:t>).</w:t>
      </w:r>
      <w:r w:rsidR="004907A7">
        <w:t xml:space="preserve"> </w:t>
      </w:r>
      <w:r w:rsidR="0070789F" w:rsidRPr="0070789F">
        <w:t>For interpretative purposes,</w:t>
      </w:r>
      <w:r w:rsidR="00120DF0" w:rsidRPr="00120DF0">
        <w:t xml:space="preserve"> we adopt an arbitrary threshold of </w:t>
      </w:r>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rsidR="006B3B7F">
        <w:t xml:space="preserve">. However, </w:t>
      </w:r>
      <w:r w:rsidR="006B3B7F" w:rsidRPr="006B3B7F">
        <w:t>this value is arbitrary and may be redefined according to study-specific accuracy requirements.</w:t>
      </w:r>
    </w:p>
    <w:bookmarkEnd w:id="184"/>
    <w:p w14:paraId="6563C49B" w14:textId="156EA541" w:rsidR="00AA1EA2" w:rsidRPr="00627C7B" w:rsidRDefault="00D57033" w:rsidP="001643E6">
      <w:pPr>
        <w:pStyle w:val="BodyText"/>
        <w:spacing w:line="480" w:lineRule="auto"/>
      </w:pPr>
      <w:r>
        <w:rPr>
          <w:noProof/>
        </w:rPr>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5A916D59" w:rsidR="00AA1EA2" w:rsidRPr="00693712" w:rsidRDefault="00AA1EA2" w:rsidP="001643E6">
      <w:pPr>
        <w:pStyle w:val="ImageCaption"/>
        <w:spacing w:after="0" w:line="480" w:lineRule="auto"/>
      </w:pPr>
      <w:r w:rsidRPr="00693712">
        <w:t xml:space="preserve">Figure </w:t>
      </w:r>
      <w:r w:rsidR="00641A2C">
        <w:t>4</w:t>
      </w:r>
      <w:r w:rsidR="00DC0E83">
        <w:t>.</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 xml:space="preserve">in prediction performance </w:t>
      </w:r>
      <w:r w:rsidR="00761B11" w:rsidRPr="00693712">
        <w:lastRenderedPageBreak/>
        <w:t>(</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B44DC5">
        <w:t xml:space="preserve"> where </w:t>
      </w:r>
      <w:r w:rsidR="007227C3">
        <w:t>e</w:t>
      </w:r>
      <w:r w:rsidR="007227C3" w:rsidRPr="007227C3">
        <w:t>ach point represents the marginal change at the midpoint of a unit interval (e.g., E = 1.5 reflects the change from E = 1 to E = 2), with lines connecting successive points</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model</w:t>
      </w:r>
      <w:r w:rsidR="00E36023">
        <w:t xml:space="preserve"> in</w:t>
      </w:r>
      <w:r w:rsidR="00F82B88">
        <w:t xml:space="preserve"> Eq</w:t>
      </w:r>
      <w:r w:rsidR="0065718E">
        <w:t>.</w:t>
      </w:r>
      <w:r w:rsidR="00F82B88">
        <w:t xml:space="preserve"> 6</w:t>
      </w:r>
      <w:r w:rsidR="00E36023">
        <w:t xml:space="preserve"> (</w:t>
      </w:r>
      <w:r w:rsidR="0065718E" w:rsidRPr="0065718E">
        <w:t xml:space="preserve">see </w:t>
      </w:r>
      <w:r w:rsidR="00322184">
        <w:t xml:space="preserve">Appendix S1: </w:t>
      </w:r>
      <w:r w:rsidR="0065718E" w:rsidRPr="0065718E">
        <w:t>Figure</w:t>
      </w:r>
      <w:r w:rsidR="00851ACE">
        <w:t xml:space="preserve"> S5</w:t>
      </w:r>
      <w:r w:rsidR="0065718E" w:rsidRPr="0065718E">
        <w:t xml:space="preserve"> for model fit diagnostics</w:t>
      </w:r>
      <w:r w:rsidR="00B7618B">
        <w:t>)</w:t>
      </w:r>
      <w:r w:rsidR="0065718E">
        <w:t>.</w:t>
      </w:r>
      <w:r w:rsidR="00B95FFB">
        <w:t xml:space="preserve">The dashed </w:t>
      </w:r>
      <w:r w:rsidR="004E507D">
        <w:t xml:space="preserve">grey horizontal </w:t>
      </w:r>
      <w:r w:rsidR="00B95FFB">
        <w:t xml:space="preserve">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CE4515">
        <w:t xml:space="preserve"> </w:t>
      </w:r>
      <w:r w:rsidR="00AC566A" w:rsidRPr="00AC566A">
        <w:t>at which additional sampling effort yields negligible improvements in prediction accuracy.</w:t>
      </w:r>
    </w:p>
    <w:p w14:paraId="0785055D" w14:textId="77777777" w:rsidR="00286ADA" w:rsidRDefault="00286ADA" w:rsidP="001643E6">
      <w:pPr>
        <w:pStyle w:val="ImageCaption"/>
        <w:spacing w:after="0" w:line="480" w:lineRule="auto"/>
        <w:rPr>
          <w:i w:val="0"/>
          <w:iCs/>
        </w:rPr>
      </w:pPr>
    </w:p>
    <w:p w14:paraId="478F4CC8" w14:textId="65EF8B8A" w:rsidR="007B0B48" w:rsidRPr="00450784" w:rsidRDefault="007B0B48" w:rsidP="001643E6">
      <w:pPr>
        <w:pStyle w:val="BodyText"/>
        <w:spacing w:line="480" w:lineRule="auto"/>
      </w:pPr>
      <w:r w:rsidRPr="000E028F">
        <w:rPr>
          <w:b/>
          <w:bCs w:val="0"/>
        </w:rPr>
        <w:t>GP parameter</w:t>
      </w:r>
      <w:r w:rsidRPr="00450784">
        <w:t xml:space="preserve"> </w:t>
      </w:r>
      <w:r w:rsidRPr="000E028F">
        <w:rPr>
          <w:b/>
          <w:bCs w:val="0"/>
        </w:rPr>
        <w:t>recovery</w:t>
      </w:r>
    </w:p>
    <w:p w14:paraId="6FEA0002" w14:textId="5A662FB4" w:rsidR="003F2203" w:rsidRDefault="00D366A8" w:rsidP="001643E6">
      <w:pPr>
        <w:pStyle w:val="p1"/>
        <w:spacing w:before="0" w:beforeAutospacing="0" w:after="0" w:afterAutospacing="0" w:line="480" w:lineRule="auto"/>
        <w:jc w:val="both"/>
      </w:pPr>
      <w:r>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r w:rsidRPr="00127DFE">
        <w:rPr>
          <w:i/>
          <w:iCs/>
        </w:rPr>
        <w:t>μ</w:t>
      </w:r>
      <w:r w:rsidR="00127DFE" w:rsidRPr="00127DFE">
        <w:rPr>
          <w:i/>
          <w:iCs/>
          <w:vertAlign w:val="subscript"/>
        </w:rPr>
        <w:t>d</w:t>
      </w:r>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sidRPr="001F3AA3">
        <w:rPr>
          <w:i/>
          <w:iCs/>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r w:rsidRPr="004B70A0">
        <w:rPr>
          <w:i/>
          <w:iCs/>
        </w:rPr>
        <w:t>μ</w:t>
      </w:r>
      <w:r w:rsidR="00E428C6" w:rsidRPr="004B70A0">
        <w:rPr>
          <w:i/>
          <w:iCs/>
          <w:vertAlign w:val="subscript"/>
        </w:rPr>
        <w:t>d</w:t>
      </w:r>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sidRPr="008C7A16">
        <w:rPr>
          <w:i/>
          <w:iCs/>
          <w:lang w:val="el-GR"/>
        </w:rPr>
        <w:t>τ</w:t>
      </w:r>
      <w:r w:rsidR="007C0D45" w:rsidRPr="007C0D45">
        <w:t xml:space="preserv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1643E6">
      <w:pPr>
        <w:pStyle w:val="p1"/>
        <w:spacing w:before="0" w:beforeAutospacing="0" w:after="0" w:afterAutospacing="0" w:line="480" w:lineRule="auto"/>
        <w:jc w:val="both"/>
      </w:pPr>
    </w:p>
    <w:p w14:paraId="772B6108" w14:textId="71F2DCAF" w:rsidR="00EF7D10" w:rsidRDefault="00F70DB9" w:rsidP="001643E6">
      <w:pPr>
        <w:pStyle w:val="p1"/>
        <w:spacing w:before="0" w:beforeAutospacing="0" w:after="0" w:afterAutospacing="0" w:line="480" w:lineRule="auto"/>
        <w:jc w:val="both"/>
      </w:pPr>
      <w:r w:rsidRPr="00F70DB9">
        <w:lastRenderedPageBreak/>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 xml:space="preserve">C). Overall improvements in </w:t>
      </w:r>
      <w:r w:rsidRPr="00BC0A0E">
        <w:rPr>
          <w:i/>
          <w:iCs/>
        </w:rPr>
        <w:t>α</w:t>
      </w:r>
      <w:r w:rsidR="00F92B57" w:rsidRPr="00BC0A0E">
        <w:rPr>
          <w:i/>
          <w:iCs/>
          <w:vertAlign w:val="superscript"/>
        </w:rPr>
        <w:t>2</w:t>
      </w:r>
      <w:r w:rsidRPr="00F70DB9">
        <w:t xml:space="preserve">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016814">
        <w:t>non-spatial variance</w:t>
      </w:r>
      <w:r w:rsidR="00EF7D10">
        <w:t xml:space="preserve"> parameter (</w:t>
      </w:r>
      <w:r w:rsidR="00EF7D10" w:rsidRPr="00BC0A0E">
        <w:rPr>
          <w:i/>
          <w:iCs/>
        </w:rPr>
        <w:t>σ</w:t>
      </w:r>
      <w:r w:rsidR="00CB41BF" w:rsidRPr="00BC0A0E">
        <w:rPr>
          <w:i/>
          <w:iCs/>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70781EF5" w:rsidR="00CB4E48" w:rsidRDefault="00262B24" w:rsidP="001643E6">
      <w:pPr>
        <w:pStyle w:val="ImageCaption"/>
        <w:spacing w:after="0" w:line="480" w:lineRule="auto"/>
        <w:rPr>
          <w:i w:val="0"/>
          <w:iCs/>
        </w:rPr>
      </w:pPr>
      <w:r>
        <w:rPr>
          <w:i w:val="0"/>
          <w:iCs/>
          <w:noProof/>
        </w:rPr>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1F539E6B" w:rsidR="00C00263" w:rsidRPr="002975EB" w:rsidRDefault="002975EB" w:rsidP="001643E6">
      <w:pPr>
        <w:pStyle w:val="ImageCaption"/>
        <w:spacing w:after="0" w:line="480" w:lineRule="auto"/>
      </w:pPr>
      <w:r w:rsidRPr="002975EB">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 xml:space="preserve">(A) </w:t>
      </w:r>
      <w:r w:rsidR="00FD39CA" w:rsidRPr="006717D8">
        <w:t xml:space="preserve">spatial autocorrelation </w:t>
      </w:r>
      <w:r w:rsidRPr="006717D8">
        <w:t>(</w:t>
      </w:r>
      <w:r w:rsidR="004714FD" w:rsidRPr="006717D8">
        <w:t>ρ</w:t>
      </w:r>
      <w:r w:rsidRPr="006717D8">
        <w:t xml:space="preserve">), (B) </w:t>
      </w:r>
      <w:r w:rsidR="003504FB" w:rsidRPr="006717D8">
        <w:t>non-spatial variance</w:t>
      </w:r>
      <w:r w:rsidRPr="006717D8">
        <w:t xml:space="preserve"> (</w:t>
      </w:r>
      <w:r w:rsidR="004714FD" w:rsidRPr="006717D8">
        <w:t>σ</w:t>
      </w:r>
      <w:r w:rsidR="004714FD" w:rsidRPr="001C2382">
        <w:rPr>
          <w:vertAlign w:val="superscript"/>
        </w:rPr>
        <w:t>2</w:t>
      </w:r>
      <w:r w:rsidRPr="006717D8">
        <w:t xml:space="preserve">), (C) </w:t>
      </w:r>
      <w:r w:rsidR="003504FB" w:rsidRPr="006717D8">
        <w:t>depth-</w:t>
      </w:r>
      <w:r w:rsidR="003504FB" w:rsidRPr="006717D8">
        <w:lastRenderedPageBreak/>
        <w:t xml:space="preserve">specific mean </w:t>
      </w:r>
      <w:r w:rsidRPr="006717D8">
        <w:t>(</w:t>
      </w:r>
      <w:r w:rsidR="004714FD" w:rsidRPr="006717D8">
        <w:t>μ</w:t>
      </w:r>
      <w:r w:rsidR="004714FD" w:rsidRPr="006717D8">
        <w:rPr>
          <w:vertAlign w:val="subscript"/>
        </w:rPr>
        <w:t>d</w:t>
      </w:r>
      <w:r w:rsidRPr="006717D8">
        <w:t xml:space="preserve">), and (D) </w:t>
      </w:r>
      <w:r w:rsidR="003504FB" w:rsidRPr="006717D8">
        <w:t xml:space="preserve">amplitude </w:t>
      </w:r>
      <w:r w:rsidRPr="006717D8">
        <w:t>(</w:t>
      </w:r>
      <w:r w:rsidR="004714FD" w:rsidRPr="006717D8">
        <w:t>α</w:t>
      </w:r>
      <w:r w:rsidR="004714FD"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r w:rsidRPr="002975EB">
        <w:t>Sampling density is expressed as the number of samples per 10,000 km</w:t>
      </w:r>
      <w:r w:rsidR="005209D0">
        <w:rPr>
          <w:vertAlign w:val="superscript"/>
        </w:rPr>
        <w:t>2</w:t>
      </w:r>
      <w:r w:rsidRPr="002975EB">
        <w:t xml:space="preserve"> </w:t>
      </w:r>
      <w:r w:rsidR="002F53D4">
        <w:t>(</w:t>
      </w:r>
      <w:r w:rsidRPr="002975EB">
        <w:t>100 × 100 km grid</w:t>
      </w:r>
      <w:r w:rsidR="002F53D4">
        <w:t>)</w:t>
      </w:r>
      <w:r w:rsidRPr="002975EB">
        <w:t>.</w:t>
      </w:r>
    </w:p>
    <w:p w14:paraId="321C7E67" w14:textId="77777777" w:rsidR="00286ADA" w:rsidRDefault="00286ADA" w:rsidP="001643E6">
      <w:pPr>
        <w:pStyle w:val="ImageCaption"/>
        <w:spacing w:after="0" w:line="480" w:lineRule="auto"/>
      </w:pPr>
    </w:p>
    <w:p w14:paraId="488FF02D" w14:textId="2BDACED2" w:rsidR="00A62458" w:rsidRDefault="00A62458" w:rsidP="001643E6">
      <w:pPr>
        <w:pStyle w:val="BodyText"/>
        <w:spacing w:line="480" w:lineRule="auto"/>
      </w:pPr>
      <w:r w:rsidRPr="00A12658">
        <w:rPr>
          <w:b/>
          <w:bCs w:val="0"/>
        </w:rPr>
        <w:t xml:space="preserve">Comparison of prediction accuracy between </w:t>
      </w:r>
      <w:r w:rsidR="003B7D9D" w:rsidRPr="00A12658">
        <w:rPr>
          <w:b/>
          <w:bCs w:val="0"/>
        </w:rPr>
        <w:t>empirical</w:t>
      </w:r>
      <w:r w:rsidRPr="00A12658">
        <w:rPr>
          <w:b/>
          <w:bCs w:val="0"/>
        </w:rPr>
        <w:t xml:space="preserve"> and </w:t>
      </w:r>
      <w:r w:rsidR="003B7D9D" w:rsidRPr="00A12658">
        <w:rPr>
          <w:b/>
          <w:bCs w:val="0"/>
        </w:rPr>
        <w:t>simulation</w:t>
      </w:r>
      <w:r w:rsidRPr="00A12658">
        <w:rPr>
          <w:b/>
          <w:bCs w:val="0"/>
        </w:rPr>
        <w:t xml:space="preserve"> data</w:t>
      </w:r>
      <w:r>
        <w:t xml:space="preserve"> </w:t>
      </w:r>
    </w:p>
    <w:p w14:paraId="15C4413C" w14:textId="15073F1E" w:rsidR="00D974B6" w:rsidRPr="00101BFB" w:rsidRDefault="00D974B6" w:rsidP="001643E6">
      <w:pPr>
        <w:pStyle w:val="BodyText"/>
        <w:spacing w:line="480" w:lineRule="auto"/>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A003D1" w:rsidRPr="00101BFB">
        <w:t>Overall, the close correspondence between coefficients derived from the in-silico and in-situ datasets indicates that the simulation framework successfully reproduced the primary relationships between prediction error, sampling effort, and spatial autocorrelation observed in the real-world data</w:t>
      </w:r>
      <w:r w:rsidR="00D85365" w:rsidRPr="00101BFB">
        <w:t xml:space="preserve"> (</w:t>
      </w:r>
      <w:r w:rsidR="00322184">
        <w:t xml:space="preserve">Appendix S1: </w:t>
      </w:r>
      <w:r w:rsidR="00D85365" w:rsidRPr="00101BFB">
        <w:t>Figure S</w:t>
      </w:r>
      <w:r w:rsidR="00C55B9C" w:rsidRPr="00101BFB">
        <w:t>1</w:t>
      </w:r>
      <w:r w:rsidR="00D85365" w:rsidRPr="00101BFB">
        <w:t>)</w:t>
      </w:r>
      <w:r w:rsidR="00A003D1" w:rsidRPr="00101BFB">
        <w:t>.</w:t>
      </w:r>
      <w:r w:rsidR="0041396A" w:rsidRPr="00101BFB">
        <w:t xml:space="preserve"> </w:t>
      </w:r>
    </w:p>
    <w:p w14:paraId="1B978111" w14:textId="77777777" w:rsidR="00286ADA" w:rsidRPr="00666D36" w:rsidRDefault="00286ADA" w:rsidP="001643E6">
      <w:pPr>
        <w:pStyle w:val="p1"/>
        <w:spacing w:before="0" w:beforeAutospacing="0" w:after="0" w:afterAutospacing="0" w:line="480" w:lineRule="auto"/>
        <w:jc w:val="both"/>
        <w:rPr>
          <w:i/>
          <w:iCs/>
        </w:rPr>
      </w:pPr>
      <w:bookmarkStart w:id="185" w:name="fig:epsilon_sp"/>
    </w:p>
    <w:p w14:paraId="5516F1CD" w14:textId="77777777" w:rsidR="0032076E" w:rsidRDefault="00D04708" w:rsidP="001643E6">
      <w:pPr>
        <w:pStyle w:val="Heading1"/>
        <w:spacing w:before="0" w:after="0" w:line="480" w:lineRule="auto"/>
      </w:pPr>
      <w:bookmarkStart w:id="186" w:name="discussion"/>
      <w:bookmarkEnd w:id="182"/>
      <w:bookmarkEnd w:id="185"/>
      <w:r>
        <w:t>Discussion</w:t>
      </w:r>
    </w:p>
    <w:p w14:paraId="5351486F" w14:textId="42A03E66" w:rsidR="00390A6F" w:rsidRDefault="00101BFB" w:rsidP="001643E6">
      <w:pPr>
        <w:pStyle w:val="p2"/>
        <w:spacing w:before="0" w:beforeAutospacing="0" w:after="0" w:afterAutospacing="0" w:line="480" w:lineRule="auto"/>
        <w:jc w:val="both"/>
      </w:pPr>
      <w:bookmarkStart w:id="187" w:name="sampling-optimisaion"/>
      <w:r>
        <w:t>We</w:t>
      </w:r>
      <w:r w:rsidR="0007052E" w:rsidRPr="0007052E">
        <w:t xml:space="preserve"> provide quantitative evidence </w:t>
      </w:r>
      <w:r w:rsidR="006502A4">
        <w:t xml:space="preserve">for </w:t>
      </w:r>
      <w:r w:rsidR="00FD3FB2">
        <w:t xml:space="preserve">how </w:t>
      </w:r>
      <w:r w:rsidR="00FD3FB2" w:rsidRPr="0007052E">
        <w:t xml:space="preserve">species-specific spatial </w:t>
      </w:r>
      <w:r w:rsidR="00FD3FB2">
        <w:t xml:space="preserve">autocorrelation governs </w:t>
      </w:r>
      <w:r w:rsidR="0007052E" w:rsidRPr="0007052E">
        <w:t>the efficiency of eDNA spatial surveys</w:t>
      </w:r>
      <w:r w:rsidR="00986D08">
        <w:t xml:space="preserve"> for spatial distribution </w:t>
      </w:r>
      <w:r w:rsidR="000C6147">
        <w:t>predictions</w:t>
      </w:r>
      <w:r w:rsidR="00FD3FB2">
        <w:t>.</w:t>
      </w:r>
      <w:r w:rsidR="0007052E" w:rsidRPr="0007052E">
        <w:t xml:space="preserve"> Through the integration of empirical observations from 358 sampling stations along the U.S. West Coast and simulation-based analyses spanning a wide range of spatial autocorrelation scenarios, we demonstrate that optimal sampling effort is not universal but depends critically on both the spatial autocorrelation of target species and the specific inferential objectives of the survey</w:t>
      </w:r>
      <w:r w:rsidR="00B23300">
        <w:t xml:space="preserve">. </w:t>
      </w:r>
    </w:p>
    <w:p w14:paraId="3F2D72A7" w14:textId="77777777" w:rsidR="007E7F39" w:rsidRDefault="007E7F39" w:rsidP="001643E6">
      <w:pPr>
        <w:pStyle w:val="BodyText"/>
        <w:spacing w:line="480" w:lineRule="auto"/>
      </w:pPr>
      <w:bookmarkStart w:id="188" w:name="OLE_LINK2"/>
    </w:p>
    <w:p w14:paraId="6C9745F9" w14:textId="231ECC15" w:rsidR="005A387E" w:rsidRPr="00E812EC" w:rsidRDefault="005A387E" w:rsidP="001643E6">
      <w:pPr>
        <w:pStyle w:val="BodyText"/>
        <w:spacing w:line="480" w:lineRule="auto"/>
      </w:pPr>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60D8B607" w14:textId="0F262C68" w:rsidR="0064556D" w:rsidRDefault="006143E9" w:rsidP="001643E6">
      <w:pPr>
        <w:pStyle w:val="p3"/>
        <w:spacing w:before="0" w:beforeAutospacing="0" w:after="0" w:afterAutospacing="0" w:line="480" w:lineRule="auto"/>
        <w:jc w:val="both"/>
      </w:pPr>
      <w:r>
        <w:lastRenderedPageBreak/>
        <w:t>T</w:t>
      </w:r>
      <w:r w:rsidR="004961BF" w:rsidRPr="00693C81">
        <w:t>he value of additional sampling effort is not fixed but depends strongly on the spatial structure of the target species</w:t>
      </w:r>
      <w:r w:rsidR="00484E10" w:rsidRPr="00693C81">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rsidR="004961BF" w:rsidRPr="00693C81">
        <w:t xml:space="preserve"> Across simulations</w:t>
      </w:r>
      <w:r w:rsidR="00F93441" w:rsidRPr="00693C81">
        <w:t xml:space="preserve"> and empirical data</w:t>
      </w:r>
      <w:r w:rsidR="004961BF" w:rsidRPr="00693C81">
        <w:t xml:space="preserve">, prediction error decreased non-linearly </w:t>
      </w:r>
      <w:r w:rsidR="00F93441" w:rsidRPr="00693C81">
        <w:t xml:space="preserve">with increasing </w:t>
      </w:r>
      <w:r w:rsidR="004961BF" w:rsidRPr="00693C81">
        <w:t xml:space="preserve">sampling </w:t>
      </w:r>
      <w:r w:rsidR="00F93441" w:rsidRPr="00693C81">
        <w:t>effort</w:t>
      </w:r>
      <w:r w:rsidR="004961BF" w:rsidRPr="00693C81">
        <w:t xml:space="preserve">, </w:t>
      </w:r>
      <w:r w:rsidR="002478A8" w:rsidRPr="00693C81">
        <w:t>while simultaneously declining as spatial autocorrelation</w:t>
      </w:r>
      <w:r w:rsidR="004961BF" w:rsidRPr="00693C81">
        <w:t xml:space="preserve"> increased, </w:t>
      </w:r>
      <w:r w:rsidR="002478A8" w:rsidRPr="00693C81">
        <w:t>indicating</w:t>
      </w:r>
      <w:r w:rsidR="004961BF" w:rsidRPr="00693C81">
        <w:t xml:space="preserve"> that species with </w:t>
      </w:r>
      <w:r w:rsidR="00052F30" w:rsidRPr="00693C81">
        <w:t>more homogenous</w:t>
      </w:r>
      <w:r w:rsidR="004961BF" w:rsidRPr="00693C81">
        <w:t xml:space="preserve"> distributions are inherently easier to reconstruct than patchier species at the same effort level</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4961BF" w:rsidRPr="00693C81">
        <w:t xml:space="preserve">. The interaction between </w:t>
      </w:r>
      <w:r w:rsidR="00052F30" w:rsidRPr="00693C81">
        <w:t xml:space="preserve">sampling </w:t>
      </w:r>
      <w:r w:rsidR="004961BF" w:rsidRPr="00693C81">
        <w:t xml:space="preserve">effort and spatial autocorrelation is </w:t>
      </w:r>
      <w:r w:rsidR="00345B8C" w:rsidRPr="00693C81">
        <w:t xml:space="preserve">particularly critical </w:t>
      </w:r>
      <w:r w:rsidR="004961BF" w:rsidRPr="00693C81">
        <w:t xml:space="preserve">because it demonstrates that </w:t>
      </w:r>
      <w:r w:rsidR="00E018CA" w:rsidRPr="00693C81">
        <w:t xml:space="preserve">the value of additional samples is not universal in ecology, </w:t>
      </w:r>
      <w:r w:rsidR="004F02F0" w:rsidRPr="00693C81">
        <w:t>where</w:t>
      </w:r>
      <w:r w:rsidR="004961BF" w:rsidRPr="00693C81">
        <w:t xml:space="preserve"> the same increase in effort can produce substantial gains for one species and only marginal gains for another</w:t>
      </w:r>
      <w:r w:rsidR="007A76E7">
        <w:t xml:space="preserve">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BC31E5" w:rsidRPr="00BC31E5">
        <w:t>(García‐Machado et al., 2024)</w:t>
      </w:r>
      <w:r w:rsidR="00BC31E5">
        <w:fldChar w:fldCharType="end"/>
      </w:r>
      <w:r>
        <w:t>.</w:t>
      </w:r>
      <w:del w:id="189" w:author="Claude" w:date="2026-07-28T12:00:00Z">
        <w:r>
          <w:delText xml:space="preserve"> Here, our results move beyond a general statement of sampling efficiency and provide a quantitative framework for understanding when additional effort is informative and when it yields diminishing returns.</w:delText>
        </w:r>
      </w:del>
    </w:p>
    <w:p w14:paraId="0CD90990" w14:textId="77777777" w:rsidR="0064556D" w:rsidRDefault="0064556D" w:rsidP="001643E6">
      <w:pPr>
        <w:pStyle w:val="p3"/>
        <w:spacing w:before="0" w:beforeAutospacing="0" w:after="0" w:afterAutospacing="0" w:line="480" w:lineRule="auto"/>
        <w:jc w:val="both"/>
      </w:pPr>
    </w:p>
    <w:p w14:paraId="08932BE5" w14:textId="597D38D7" w:rsidR="00F44773" w:rsidRDefault="0064556D" w:rsidP="001643E6">
      <w:pPr>
        <w:pStyle w:val="p3"/>
        <w:spacing w:before="0" w:beforeAutospacing="0" w:after="0" w:afterAutospacing="0" w:line="480" w:lineRule="auto"/>
        <w:jc w:val="both"/>
      </w:pPr>
      <w:r>
        <w:t>Crucially, the decision of the sampling effort</w:t>
      </w:r>
      <w:r w:rsidR="008323BE">
        <w:t xml:space="preserve"> based on prediction accuracy (</w:t>
      </w:r>
      <w:r w:rsidR="008323BE" w:rsidRPr="00EF344D">
        <w:rPr>
          <w:i/>
          <w:iCs/>
          <w:lang w:val="el-GR"/>
        </w:rPr>
        <w:t>ε</w:t>
      </w:r>
      <w:r w:rsidR="008323BE" w:rsidRPr="00EF344D">
        <w:rPr>
          <w:i/>
          <w:iCs/>
          <w:vertAlign w:val="subscript"/>
        </w:rPr>
        <w:t>2</w:t>
      </w:r>
      <w:r w:rsidR="008323BE">
        <w:t>)</w:t>
      </w:r>
      <w:r>
        <w:t xml:space="preserve"> cannot be reduced to a single universal number, as it depends heavily on both the acceptable margin of error and the spatial autocorrelation of the target organism. Our adopted threshold for negligible marginal gains (</w:t>
      </w:r>
      <w:r w:rsidRPr="00EF344D">
        <w:rPr>
          <w:i/>
          <w:iCs/>
        </w:rPr>
        <w:t>Δ</w:t>
      </w:r>
      <w:r w:rsidRPr="00EF344D">
        <w:rPr>
          <w:i/>
          <w:iCs/>
          <w:lang w:val="el-GR"/>
        </w:rPr>
        <w:t>ε</w:t>
      </w:r>
      <w:r w:rsidRPr="00EF344D">
        <w:rPr>
          <w:i/>
          <w:iCs/>
          <w:vertAlign w:val="subscript"/>
        </w:rPr>
        <w:t>2</w:t>
      </w:r>
      <w:r w:rsidR="004D13A1" w:rsidRPr="004D13A1">
        <w:t xml:space="preserve"> </w:t>
      </w:r>
      <w:r>
        <w:t>=</w:t>
      </w:r>
      <w:r w:rsidR="004D13A1">
        <w:t xml:space="preserve"> </w:t>
      </w:r>
      <w:r w:rsidR="00A3319D">
        <w:t>-</w:t>
      </w:r>
      <w:r w:rsidR="004D13A1">
        <w:t>0.05)</w:t>
      </w:r>
      <w:r w:rsidR="004D13A1" w:rsidRPr="004D13A1">
        <w:t xml:space="preserve"> serves as a practical heuristic, but acceptable error is inherently </w:t>
      </w:r>
      <w:r w:rsidR="00775A43" w:rsidRPr="004D13A1">
        <w:t>context dependent</w:t>
      </w:r>
      <w:r>
        <w:t>. For instance, studies requiring high-resolution quantitative estimates</w:t>
      </w:r>
      <w:r w:rsidR="00775A43">
        <w:t xml:space="preserve"> </w:t>
      </w:r>
      <w:r>
        <w:t xml:space="preserve">might justify </w:t>
      </w:r>
      <w:r w:rsidR="00775A43">
        <w:t xml:space="preserve">high sampling effort </w:t>
      </w:r>
      <w:r>
        <w:t>to achieve stricter precision</w:t>
      </w:r>
      <w:r w:rsidR="008323BE">
        <w:t>, while</w:t>
      </w:r>
      <w:r>
        <w:t>, broad-scale biodiversity screenings might tolerate looser precision, allowing for even sparser sampling</w:t>
      </w:r>
      <w:r w:rsidR="00BC31E5">
        <w:t xml:space="preserve">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sidR="00A817FC">
        <w:rPr>
          <w:noProof/>
        </w:rPr>
        <w:t>(Perkins et al., 2021; Radinger et al., 2019)</w:t>
      </w:r>
      <w:r w:rsidR="00BC31E5">
        <w:fldChar w:fldCharType="end"/>
      </w:r>
      <w:r w:rsidR="002E0279" w:rsidRPr="002E0279">
        <w:t xml:space="preserve"> </w:t>
      </w:r>
      <w:r w:rsidR="00636E60">
        <w:t xml:space="preserve"> </w:t>
      </w:r>
      <w:r w:rsidR="0076494A">
        <w:t>Moreover</w:t>
      </w:r>
      <w:r w:rsidR="00636E60">
        <w:t xml:space="preserve">, </w:t>
      </w:r>
      <w:r w:rsidR="00777676">
        <w:t>the species spatial autocorrelation</w:t>
      </w:r>
      <w:r w:rsidR="00636E60">
        <w:t xml:space="preserve"> parameter </w:t>
      </w:r>
      <w:r w:rsidR="00B532B4" w:rsidRPr="00B532B4">
        <w:t>plays a</w:t>
      </w:r>
      <w:r w:rsidR="00B532B4">
        <w:t>n additional</w:t>
      </w:r>
      <w:r w:rsidR="00B532B4" w:rsidRPr="00B532B4">
        <w:t xml:space="preserve"> role</w:t>
      </w:r>
      <w:r w:rsidR="00B532B4">
        <w:t xml:space="preserve"> </w:t>
      </w:r>
      <w:r w:rsidR="006502A4">
        <w:t>in</w:t>
      </w:r>
      <w:r w:rsidR="00636E60">
        <w:t xml:space="preserve"> </w:t>
      </w:r>
      <w:r w:rsidR="00777676">
        <w:t xml:space="preserve">defining the decision on sampling effort. </w:t>
      </w:r>
      <w:r w:rsidR="006D0F2D" w:rsidRPr="006D0F2D">
        <w:t xml:space="preserve">Highly autocorrelated species (e.g., </w:t>
      </w:r>
      <w:r w:rsidR="006D0F2D" w:rsidRPr="00EF344D">
        <w:rPr>
          <w:i/>
          <w:iCs/>
        </w:rPr>
        <w:t>ρ</w:t>
      </w:r>
      <w:r w:rsidR="00D12D23">
        <w:t xml:space="preserve"> &gt; </w:t>
      </w:r>
      <w:r w:rsidR="006D0F2D" w:rsidRPr="006D0F2D">
        <w:t xml:space="preserve">500 km) reach </w:t>
      </w:r>
      <w:r w:rsidR="00E034D3">
        <w:t xml:space="preserve">the precision </w:t>
      </w:r>
      <w:r w:rsidR="006D0F2D" w:rsidRPr="006D0F2D">
        <w:t>threshold of negligible improvement at much lower sampling densities (roughly 4 to 5 samples per 10,000 km²)</w:t>
      </w:r>
      <w:r w:rsidR="00A40B74">
        <w:t>, conversely</w:t>
      </w:r>
      <w:r w:rsidR="006D0F2D" w:rsidRPr="006D0F2D">
        <w:t>, patchily distributed species (</w:t>
      </w:r>
      <w:r w:rsidR="006D0F2D" w:rsidRPr="00D12D23">
        <w:rPr>
          <w:i/>
          <w:iCs/>
        </w:rPr>
        <w:t>ρ</w:t>
      </w:r>
      <w:r w:rsidR="00D12D23">
        <w:t xml:space="preserve"> &lt; </w:t>
      </w:r>
      <w:r w:rsidR="006D0F2D" w:rsidRPr="006D0F2D">
        <w:t>50 km) require a denser sampling network (roughly 8 to 11 samples per 10,000 km²) before the marginal gains drop below the threshold</w:t>
      </w:r>
      <w:r w:rsidR="00F44773">
        <w:t xml:space="preserve">. </w:t>
      </w:r>
      <w:r w:rsidR="00BC3F86">
        <w:t xml:space="preserve"> </w:t>
      </w:r>
      <w:r w:rsidR="00F44773" w:rsidRPr="00F44773">
        <w:t xml:space="preserve">Ultimately, the framework presented here reduces the sampling design problem to two </w:t>
      </w:r>
      <w:r w:rsidR="00F44773" w:rsidRPr="00F44773">
        <w:lastRenderedPageBreak/>
        <w:t>key inputs: the level of predictive certainty required for the study objective (expressed as ε₂), and the spatial autocorrelation of the target species (</w:t>
      </w:r>
      <w:r w:rsidR="00F44773" w:rsidRPr="00EF344D">
        <w:rPr>
          <w:i/>
          <w:iCs/>
        </w:rPr>
        <w:t>ρ</w:t>
      </w:r>
      <w:r w:rsidR="00F44773" w:rsidRPr="00F44773">
        <w:t>)</w:t>
      </w:r>
      <w:r w:rsidR="00F44773">
        <w:t xml:space="preserve">. </w:t>
      </w:r>
      <w:r w:rsidR="007E1D5D" w:rsidRPr="007E1D5D">
        <w:t>Once these parameters are quantified</w:t>
      </w:r>
      <w:r w:rsidR="0039370D">
        <w:t xml:space="preserve"> - </w:t>
      </w:r>
      <w:r w:rsidR="007E1D5D" w:rsidRPr="007E1D5D">
        <w:t>through prior literature, pilot sampling, or expert knowledge</w:t>
      </w:r>
      <w:r w:rsidR="005275B2">
        <w:t>,</w:t>
      </w:r>
      <w:r w:rsidR="0039370D">
        <w:t xml:space="preserve"> </w:t>
      </w:r>
      <w:r w:rsidR="007E1D5D" w:rsidRPr="007E1D5D">
        <w:t>the log</w:t>
      </w:r>
      <w:r w:rsidR="005275B2">
        <w:t>-</w:t>
      </w:r>
      <w:r w:rsidR="007E1D5D" w:rsidRPr="007E1D5D">
        <w:t>log model </w:t>
      </w:r>
      <w:r w:rsidR="007E1D5D">
        <w:rPr>
          <w:lang w:val="el-GR"/>
        </w:rPr>
        <w:t xml:space="preserve">ε = </w:t>
      </w:r>
      <w:r w:rsidR="00A51671">
        <w:t>e</w:t>
      </w:r>
      <w:r w:rsidR="007E1D5D" w:rsidRPr="00A51671">
        <w:rPr>
          <w:vertAlign w:val="superscript"/>
          <w:lang w:val="el-GR"/>
        </w:rPr>
        <w:t>ω</w:t>
      </w:r>
      <w:r w:rsidR="007E1D5D">
        <w:t>E</w:t>
      </w:r>
      <w:r w:rsidR="006D5877" w:rsidRPr="006D5877">
        <w:rPr>
          <w:vertAlign w:val="superscript"/>
          <w:lang w:val="el-GR"/>
        </w:rPr>
        <w:t>β</w:t>
      </w:r>
      <w:r w:rsidR="006D5877">
        <w:rPr>
          <w:lang w:val="el-GR"/>
        </w:rPr>
        <w:t>ρ</w:t>
      </w:r>
      <w:r w:rsidR="006D5877" w:rsidRPr="006D5877">
        <w:rPr>
          <w:vertAlign w:val="superscript"/>
          <w:lang w:val="el-GR"/>
        </w:rPr>
        <w:t>θ</w:t>
      </w:r>
      <w:r w:rsidR="006D5877">
        <w:rPr>
          <w:lang w:val="el-GR"/>
        </w:rPr>
        <w:t>(</w:t>
      </w:r>
      <w:r w:rsidR="006D5877">
        <w:t>E</w:t>
      </w:r>
      <w:r w:rsidR="006D5877">
        <w:rPr>
          <w:lang w:val="el-GR"/>
        </w:rPr>
        <w:t>ρ)</w:t>
      </w:r>
      <w:r w:rsidR="006D5877" w:rsidRPr="006D5877">
        <w:rPr>
          <w:vertAlign w:val="superscript"/>
          <w:lang w:val="el-GR"/>
        </w:rPr>
        <w:t>γ</w:t>
      </w:r>
      <w:r w:rsidR="007E1D5D" w:rsidRPr="007E1D5D">
        <w:t xml:space="preserve"> </w:t>
      </w:r>
      <w:r w:rsidR="0081327D">
        <w:t>(from Eq. 6</w:t>
      </w:r>
      <w:r w:rsidR="00317C6C">
        <w:t xml:space="preserve">; </w:t>
      </w:r>
      <w:r w:rsidR="005532E2">
        <w:t xml:space="preserve">Figure </w:t>
      </w:r>
      <w:r w:rsidR="00003D9A">
        <w:t>4</w:t>
      </w:r>
      <w:r w:rsidR="001A0205">
        <w:t>B</w:t>
      </w:r>
      <w:r w:rsidR="00406B42">
        <w:t xml:space="preserve">, </w:t>
      </w:r>
      <w:r w:rsidR="00322184">
        <w:t xml:space="preserve">Appendix S1: </w:t>
      </w:r>
      <w:r w:rsidR="005532E2">
        <w:t>Figure</w:t>
      </w:r>
      <w:r w:rsidR="00317C6C">
        <w:t xml:space="preserve"> S1</w:t>
      </w:r>
      <w:r w:rsidR="00C412FE">
        <w:t xml:space="preserve"> and S6</w:t>
      </w:r>
      <w:r w:rsidR="005532E2">
        <w:t>)</w:t>
      </w:r>
      <w:r w:rsidR="003665D2">
        <w:t xml:space="preserve"> </w:t>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p>
    <w:p w14:paraId="229281D3" w14:textId="77777777" w:rsidR="00BA4DE0" w:rsidRDefault="00BA4DE0" w:rsidP="001643E6">
      <w:pPr>
        <w:pStyle w:val="p3"/>
        <w:spacing w:before="0" w:beforeAutospacing="0" w:after="0" w:afterAutospacing="0" w:line="480" w:lineRule="auto"/>
        <w:jc w:val="both"/>
      </w:pPr>
    </w:p>
    <w:p w14:paraId="6A7B2F03" w14:textId="34C0C6DE" w:rsidR="00B9718F" w:rsidRDefault="00BA4DE0" w:rsidP="001643E6">
      <w:pPr>
        <w:pStyle w:val="p3"/>
        <w:spacing w:before="0" w:beforeAutospacing="0" w:after="0" w:afterAutospacing="0" w:line="480" w:lineRule="auto"/>
        <w:jc w:val="both"/>
      </w:pPr>
      <w:bookmarkStart w:id="190"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 such as </w:t>
      </w:r>
      <w:r w:rsidRPr="00C83611">
        <w:rPr>
          <w:i/>
          <w:iCs/>
        </w:rPr>
        <w:t>Leuroglossus stilbius</w:t>
      </w:r>
      <w:r w:rsidRPr="00BA4DE0">
        <w:t xml:space="preserve"> and </w:t>
      </w:r>
      <w:r w:rsidRPr="00C83611">
        <w:rPr>
          <w:i/>
          <w:iCs/>
        </w:rPr>
        <w:t>Microstomus pacificus</w:t>
      </w:r>
      <w:r w:rsidR="00C83611">
        <w:t xml:space="preserve"> (</w:t>
      </w:r>
      <w:r w:rsidR="00474DF4">
        <w:t xml:space="preserve">species with </w:t>
      </w:r>
      <w:r w:rsidR="00C83611">
        <w:t>high</w:t>
      </w:r>
      <w:r w:rsidR="00C83611" w:rsidRPr="00BA4DE0">
        <w:t xml:space="preserve"> spatial</w:t>
      </w:r>
      <w:r w:rsidR="00C83611">
        <w:t xml:space="preserve"> autocorrelations)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Trachurus symmetricus</w:t>
      </w:r>
      <w:r w:rsidRPr="00BA4DE0">
        <w:t xml:space="preserve">, </w:t>
      </w:r>
      <w:r w:rsidRPr="00C83611">
        <w:rPr>
          <w:i/>
          <w:iCs/>
        </w:rPr>
        <w:t>Thaleichthys pacificus</w:t>
      </w:r>
      <w:r w:rsidRPr="00BA4DE0">
        <w:t xml:space="preserve">, </w:t>
      </w:r>
      <w:r w:rsidRPr="00C83611">
        <w:rPr>
          <w:i/>
          <w:iCs/>
        </w:rPr>
        <w:t>Stenobrachius leucopsarus</w:t>
      </w:r>
      <w:r w:rsidRPr="00BA4DE0">
        <w:t xml:space="preserve">, and </w:t>
      </w:r>
      <w:r w:rsidRPr="00C83611">
        <w:rPr>
          <w:i/>
          <w:iCs/>
        </w:rPr>
        <w:t>Tarletonbeania crenularis</w:t>
      </w:r>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rsidRPr="00BA4DE0">
        <w:t>. Notably, the sampling effort required to adequately capture these patchily distributed taxa is more than double the effort needed for smoother</w:t>
      </w:r>
      <w:r w:rsidR="00B9718F">
        <w:t xml:space="preserve"> distributed </w:t>
      </w:r>
      <w:r w:rsidRPr="00BA4DE0">
        <w:t>species</w:t>
      </w:r>
      <w:r w:rsidR="00CA6CCC">
        <w:t xml:space="preserve"> </w:t>
      </w:r>
      <w:r w:rsidR="00A817FC">
        <w:fldChar w:fldCharType="begin"/>
      </w:r>
      <w:r w:rsidR="00A817FC">
        <w:instrText xml:space="preserve"> ADDIN ZOTERO_ITEM CSL_CITATION {"citationID":"BAUGJcfP","properties":{"unsorted":false,"formattedCitation":"(Perkins et al., 2021)","plainCitation":"(Perkins et al., 2021)","noteIndex":0},"citationItems":[{"id":4746,"uris":["http://zotero.org/users/9456007/items/UF9JLPLR"],"itemData":{"id":4746,"type":"article-journal","abstract":"Abstract\n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G."}],"issued":{"date-parts":[["2021",1]]}}}],"schema":"https://github.com/citation-style-language/schema/raw/master/csl-citation.json"} </w:instrText>
      </w:r>
      <w:r w:rsidR="00A817FC">
        <w:fldChar w:fldCharType="separate"/>
      </w:r>
      <w:r w:rsidR="00A817FC">
        <w:rPr>
          <w:noProof/>
        </w:rPr>
        <w:t>(Perkins et al., 2021)</w:t>
      </w:r>
      <w:r w:rsidR="00A817FC">
        <w:fldChar w:fldCharType="end"/>
      </w:r>
      <w:r w:rsidRPr="00BA4DE0">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r w:rsidR="00FF7D1B" w:rsidRPr="00FF7D1B">
        <w:t>CalCOFI's standard 75-station grid</w:t>
      </w:r>
      <w:r w:rsidR="00FF7D1B">
        <w:t xml:space="preserve"> with</w:t>
      </w:r>
      <w:r w:rsidR="00FF7D1B" w:rsidRPr="00FF7D1B">
        <w:t xml:space="preserve"> 3.6 </w:t>
      </w:r>
      <w:r w:rsidR="00FF7D1B">
        <w:t xml:space="preserve">and 3.4 </w:t>
      </w:r>
      <w:r w:rsidR="00FF7D1B" w:rsidRPr="00FF7D1B">
        <w:t xml:space="preserve"> 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rsidR="009833ED" w:rsidRPr="009833ED">
        <w:t>These results highlight that no single sampling strategy is universally appropriate, as optimal effort is inherently species- and context-specific.</w:t>
      </w:r>
      <w:r w:rsidR="0017095B" w:rsidRPr="0017095B">
        <w:t xml:space="preserve"> However, given that our analysis is based on 12 fish species, extending this conclusion to other taxa or ecosystems should be done with caution, and additional species may exhibit different scaling relationships.</w:t>
      </w:r>
    </w:p>
    <w:bookmarkEnd w:id="190"/>
    <w:p w14:paraId="4C4E4513" w14:textId="77777777" w:rsidR="00541A82" w:rsidRDefault="00541A82" w:rsidP="001643E6">
      <w:pPr>
        <w:pStyle w:val="p3"/>
        <w:spacing w:before="0" w:beforeAutospacing="0" w:after="0" w:afterAutospacing="0" w:line="480" w:lineRule="auto"/>
        <w:jc w:val="both"/>
      </w:pPr>
    </w:p>
    <w:p w14:paraId="5D715548" w14:textId="77777777" w:rsidR="00541A82" w:rsidRPr="000D2BF7" w:rsidRDefault="00541A82" w:rsidP="001643E6">
      <w:pPr>
        <w:pStyle w:val="Heading3"/>
        <w:spacing w:before="0" w:after="0" w:line="480" w:lineRule="auto"/>
        <w:jc w:val="both"/>
        <w:rPr>
          <w:i w:val="0"/>
          <w:iCs/>
        </w:rPr>
      </w:pPr>
      <w:r w:rsidRPr="000D2BF7">
        <w:rPr>
          <w:i w:val="0"/>
          <w:iCs/>
        </w:rPr>
        <w:lastRenderedPageBreak/>
        <w:t>Depth-dependent patterns</w:t>
      </w:r>
    </w:p>
    <w:p w14:paraId="5FE1855E" w14:textId="6A18C866" w:rsidR="00541A82" w:rsidRDefault="00541A82" w:rsidP="001643E6">
      <w:pPr>
        <w:pStyle w:val="p3"/>
        <w:spacing w:before="0" w:beforeAutospacing="0" w:after="0" w:afterAutospacing="0" w:line="480" w:lineRule="auto"/>
        <w:jc w:val="both"/>
      </w:pPr>
      <w:del w:id="191" w:author="Claude" w:date="2026-07-28T12:00:00Z">
        <w:r>
          <w:delText>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w:delText>
        </w:r>
      </w:del>
      <w:ins w:id="192" w:author="Claude" w:date="2026-07-28T12:00:00Z">
        <w:r>
          <w:t>Surface-associated species were consistently patchier than deep-associated ones and showed larger surface–deep differences in mean concentration (Figure 3), which is consistent</w:t>
        </w:r>
      </w:ins>
      <w:r>
        <w:t xml:space="preserve"> with greater spatial heterogeneity in surface waters driven by stronger horizontal gradients, mixing, productivity hotspots, and advective transport, while deeper layers may be more spatially structured and comparatively homogeneous at the regional scale</w:t>
      </w:r>
      <w:r w:rsidR="000B632F">
        <w:t xml:space="preserve"> </w:t>
      </w:r>
      <w:r w:rsidR="004306D0">
        <w:fldChar w:fldCharType="begin"/>
      </w:r>
      <w:r w:rsidR="000B632F">
        <w:instrText xml:space="preserve"> ADDIN ZOTERO_ITEM CSL_CITATION {"citationID":"1xYQFwQq","properties":{"unsorted":false,"formattedCitation":"(Guri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4306D0">
        <w:fldChar w:fldCharType="separate"/>
      </w:r>
      <w:r w:rsidR="000B632F">
        <w:rPr>
          <w:noProof/>
        </w:rPr>
        <w:t>(Guri et al., 2023)</w:t>
      </w:r>
      <w:r w:rsidR="004306D0">
        <w:fldChar w:fldCharType="end"/>
      </w:r>
      <w:r>
        <w:t>.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5939FF5B" w14:textId="77777777" w:rsidR="00E86F83" w:rsidRDefault="00E86F83" w:rsidP="001643E6">
      <w:pPr>
        <w:pStyle w:val="p3"/>
        <w:spacing w:before="0" w:beforeAutospacing="0" w:after="0" w:afterAutospacing="0" w:line="480" w:lineRule="auto"/>
        <w:jc w:val="both"/>
      </w:pPr>
    </w:p>
    <w:p w14:paraId="73E94A9C" w14:textId="7AC20DB9" w:rsidR="00DB1B7A" w:rsidRDefault="0029719D" w:rsidP="001643E6">
      <w:pPr>
        <w:pStyle w:val="p3"/>
        <w:spacing w:before="0" w:beforeAutospacing="0" w:after="0" w:afterAutospacing="0" w:line="480" w:lineRule="auto"/>
        <w:jc w:val="both"/>
      </w:pPr>
      <w:r w:rsidRPr="00276F54">
        <w:rPr>
          <w:b/>
          <w:bCs/>
        </w:rPr>
        <w:t xml:space="preserve">Estimating GP parameters from reduced-effort </w:t>
      </w:r>
      <w:r w:rsidR="00276F54" w:rsidRPr="00276F54">
        <w:rPr>
          <w:b/>
          <w:bCs/>
        </w:rPr>
        <w:t>simulations</w:t>
      </w:r>
    </w:p>
    <w:p w14:paraId="7F4322C0" w14:textId="33CD195A" w:rsidR="00E6092D" w:rsidRDefault="00D71E05" w:rsidP="001643E6">
      <w:pPr>
        <w:pStyle w:val="p3"/>
        <w:spacing w:before="0" w:beforeAutospacing="0" w:after="0" w:afterAutospacing="0" w:line="480" w:lineRule="auto"/>
        <w:jc w:val="both"/>
      </w:pPr>
      <w:r w:rsidRPr="00BC5CC1">
        <w:t xml:space="preserve">The </w:t>
      </w:r>
      <w:r w:rsidR="00F9341D" w:rsidRPr="00BC5CC1">
        <w:t>parameter estimation</w:t>
      </w:r>
      <w:r w:rsidRPr="00BC5CC1">
        <w:t xml:space="preserve"> analyses provide </w:t>
      </w:r>
      <w:r w:rsidR="00F9341D" w:rsidRPr="00BC5CC1">
        <w:t>further</w:t>
      </w:r>
      <w:r w:rsidRPr="00BC5CC1">
        <w:t xml:space="preserve"> ecological </w:t>
      </w:r>
      <w:r w:rsidR="00F9341D" w:rsidRPr="00BC5CC1">
        <w:t>insights</w:t>
      </w:r>
      <w:r w:rsidRPr="00BC5CC1">
        <w:t xml:space="preserve"> </w:t>
      </w:r>
      <w:r w:rsidR="00F9341D" w:rsidRPr="00BC5CC1">
        <w:t>into how sampling effort</w:t>
      </w:r>
      <w:r w:rsidRPr="00BC5CC1">
        <w:t xml:space="preserve"> and spatial autocorrelation </w:t>
      </w:r>
      <w:r w:rsidR="00325272" w:rsidRPr="00BC5CC1">
        <w:t>affect inference</w:t>
      </w:r>
      <w:r w:rsidRPr="00BC5CC1">
        <w:t>. The estimation of depth-specific mean, (</w:t>
      </w:r>
      <w:r w:rsidRPr="003A35CE">
        <w:rPr>
          <w:i/>
          <w:iCs/>
        </w:rPr>
        <w:t>μ</w:t>
      </w:r>
      <w:r w:rsidRPr="003A35CE">
        <w:rPr>
          <w:i/>
          <w:iCs/>
          <w:vertAlign w:val="subscript"/>
        </w:rPr>
        <w:t>d</w:t>
      </w:r>
      <w:r w:rsidRPr="00BC5CC1">
        <w:t>) and the length scale (</w:t>
      </w:r>
      <w:r w:rsidRPr="003A35CE">
        <w:rPr>
          <w:i/>
          <w:iCs/>
        </w:rPr>
        <w:t>ρ</w:t>
      </w:r>
      <w:r w:rsidRPr="00BC5CC1">
        <w:t xml:space="preserve">), behaved very differently. </w:t>
      </w:r>
      <w:r w:rsidR="00180FAF" w:rsidRPr="00BC5CC1">
        <w:t>E</w:t>
      </w:r>
      <w:r w:rsidRPr="00BC5CC1">
        <w:t>stimation</w:t>
      </w:r>
      <w:r w:rsidR="00180FAF" w:rsidRPr="00BC5CC1">
        <w:t xml:space="preserve"> of </w:t>
      </w:r>
      <w:r w:rsidR="00180FAF" w:rsidRPr="00E27661">
        <w:rPr>
          <w:i/>
          <w:iCs/>
          <w:lang w:val="el-GR"/>
        </w:rPr>
        <w:t>μ</w:t>
      </w:r>
      <w:r w:rsidR="00180FAF" w:rsidRPr="00E27661">
        <w:rPr>
          <w:i/>
          <w:iCs/>
          <w:vertAlign w:val="subscript"/>
        </w:rPr>
        <w:t>d</w:t>
      </w:r>
      <w:r w:rsidRPr="00BC5CC1">
        <w:t xml:space="preserve"> improved with increasing effort when </w:t>
      </w:r>
      <w:r w:rsidR="0044757D" w:rsidRPr="00BC5CC1">
        <w:t>scenarios</w:t>
      </w:r>
      <w:r w:rsidRPr="00BC5CC1">
        <w:t xml:space="preserve"> had </w:t>
      </w:r>
      <w:r w:rsidR="00180FAF" w:rsidRPr="00BC5CC1">
        <w:t>small</w:t>
      </w:r>
      <w:r w:rsidRPr="00BC5CC1">
        <w:t xml:space="preserve"> spatial</w:t>
      </w:r>
      <w:r w:rsidR="00180FAF" w:rsidRPr="00BC5CC1">
        <w:t xml:space="preserve"> autocorrelations</w:t>
      </w:r>
      <w:r w:rsidRPr="00BC5CC1">
        <w:t xml:space="preserve">, but for </w:t>
      </w:r>
      <w:r w:rsidR="002C53EB" w:rsidRPr="00BC5CC1">
        <w:t xml:space="preserve">highly </w:t>
      </w:r>
      <w:r w:rsidRPr="00BC5CC1">
        <w:t xml:space="preserve">autocorrelated </w:t>
      </w:r>
      <w:r w:rsidR="0044757D" w:rsidRPr="00BC5CC1">
        <w:t>scenarios</w:t>
      </w:r>
      <w:r w:rsidR="002C53EB" w:rsidRPr="00BC5CC1">
        <w:t xml:space="preserve"> (</w:t>
      </w:r>
      <w:r w:rsidRPr="00BC5CC1">
        <w:t>especially above 400 km</w:t>
      </w:r>
      <w:r w:rsidR="002C53EB" w:rsidRPr="00BC5CC1">
        <w:t>)</w:t>
      </w:r>
      <w:r w:rsidRPr="00BC5CC1">
        <w:t xml:space="preserve"> error </w:t>
      </w:r>
      <w:r w:rsidR="0044757D" w:rsidRPr="00BC5CC1">
        <w:t>(</w:t>
      </w:r>
      <w:r w:rsidR="00B73005" w:rsidRPr="00E27661">
        <w:rPr>
          <w:i/>
          <w:iCs/>
          <w:lang w:val="el-GR"/>
        </w:rPr>
        <w:t>τ</w:t>
      </w:r>
      <w:r w:rsidR="0044757D" w:rsidRPr="00BC5CC1">
        <w:t xml:space="preserve">) </w:t>
      </w:r>
      <w:r w:rsidRPr="00BC5CC1">
        <w:t xml:space="preserve">in </w:t>
      </w:r>
      <w:r w:rsidR="00516CB5">
        <w:t xml:space="preserve">estimating </w:t>
      </w:r>
      <w:r w:rsidRPr="00CD3652">
        <w:rPr>
          <w:i/>
          <w:iCs/>
        </w:rPr>
        <w:t>μ</w:t>
      </w:r>
      <w:r w:rsidRPr="00BC5CC1">
        <w:t xml:space="preserve"> increased rather than declined. </w:t>
      </w:r>
      <w:r w:rsidR="002820B7" w:rsidRPr="00BC5CC1">
        <w:t xml:space="preserve">One likely explanation is that, when the </w:t>
      </w:r>
      <w:r w:rsidR="00B252D4">
        <w:t xml:space="preserve">spatial </w:t>
      </w:r>
      <w:r w:rsidR="002820B7" w:rsidRPr="00BC5CC1">
        <w:t xml:space="preserve">autocorrelation </w:t>
      </w:r>
      <w:r w:rsidR="00B252D4">
        <w:t xml:space="preserve">parameter </w:t>
      </w:r>
      <w:r w:rsidR="002820B7" w:rsidRPr="00BC5CC1">
        <w:t>approaches or exceeds the spatial extent of the study area</w:t>
      </w:r>
      <w:r w:rsidR="00177159">
        <w:t xml:space="preserve"> (200 km longitudinal here)</w:t>
      </w:r>
      <w:r w:rsidR="002820B7" w:rsidRPr="00BC5CC1">
        <w:t xml:space="preserve">, </w:t>
      </w:r>
      <w:r w:rsidR="003B64C7" w:rsidRPr="003B64C7">
        <w:t>the data provide only weak information about the parameter</w:t>
      </w:r>
      <w:r w:rsidR="003B64C7">
        <w:t xml:space="preserve">, leaving the </w:t>
      </w:r>
      <w:r w:rsidR="00FF1409" w:rsidRPr="00FF1409">
        <w:t xml:space="preserve">posterior </w:t>
      </w:r>
      <w:r w:rsidR="00FF1409">
        <w:t xml:space="preserve">estimates </w:t>
      </w:r>
      <w:r w:rsidR="00FF1409" w:rsidRPr="00FF1409">
        <w:t>heavily dependent on the Bayesian prior</w:t>
      </w:r>
      <w:r w:rsidR="00FF1409">
        <w:t>.</w:t>
      </w:r>
      <w:r w:rsidR="0060712A">
        <w:t xml:space="preserve"> </w:t>
      </w:r>
      <w:r w:rsidR="0060712A" w:rsidRPr="0060712A">
        <w:t>This weak identifiability means that, even with greater sampling effort, the estimate of the depth‑specific mean (</w:t>
      </w:r>
      <w:r w:rsidR="0060712A" w:rsidRPr="002945EA">
        <w:rPr>
          <w:i/>
          <w:iCs/>
          <w:lang w:val="el-GR"/>
        </w:rPr>
        <w:t>μ</w:t>
      </w:r>
      <w:r w:rsidR="0060712A" w:rsidRPr="002945EA">
        <w:rPr>
          <w:i/>
          <w:iCs/>
          <w:vertAlign w:val="subscript"/>
        </w:rPr>
        <w:t>d</w:t>
      </w:r>
      <w:r w:rsidR="0060712A" w:rsidRPr="0060712A">
        <w:t>) becomes more driven by the prior distribution, which can diminish precision and produce an apparent bias.</w:t>
      </w:r>
      <w:r w:rsidR="00C5758D">
        <w:t xml:space="preserve"> </w:t>
      </w:r>
      <w:r w:rsidR="00443AB2" w:rsidRPr="00BC5CC1">
        <w:lastRenderedPageBreak/>
        <w:t>Under these conditions, the field can appear nearly uniform across the sampled domain, making it difficult to separate the overall mean from the large-scale spatial process.</w:t>
      </w:r>
    </w:p>
    <w:p w14:paraId="070060E8" w14:textId="77777777" w:rsidR="00286ADA" w:rsidRPr="00BC5CC1" w:rsidRDefault="00286ADA" w:rsidP="001643E6">
      <w:pPr>
        <w:pStyle w:val="p3"/>
        <w:spacing w:before="0" w:beforeAutospacing="0" w:after="0" w:afterAutospacing="0" w:line="480" w:lineRule="auto"/>
        <w:jc w:val="both"/>
      </w:pPr>
    </w:p>
    <w:p w14:paraId="25AAB611" w14:textId="3CA2E14C" w:rsidR="002B45C6" w:rsidRDefault="001414C4" w:rsidP="001643E6">
      <w:pPr>
        <w:pStyle w:val="p3"/>
        <w:spacing w:before="0" w:beforeAutospacing="0" w:after="0" w:afterAutospacing="0" w:line="480" w:lineRule="auto"/>
        <w:jc w:val="both"/>
      </w:pPr>
      <w:r w:rsidRPr="00BC5CC1">
        <w:t xml:space="preserve">By contrast, estimation of the </w:t>
      </w:r>
      <w:r w:rsidR="00D15F71">
        <w:t>spatial autocorrelation</w:t>
      </w:r>
      <w:r w:rsidRPr="00BC5CC1">
        <w:t xml:space="preserve"> parameter </w:t>
      </w:r>
      <w:r w:rsidRPr="00D15F71">
        <w:rPr>
          <w:i/>
          <w:iCs/>
          <w:lang w:val="el-GR"/>
        </w:rPr>
        <w:t>ρ</w:t>
      </w:r>
      <w:r w:rsidRPr="00BC5CC1">
        <w:t xml:space="preserve"> was substantially more sensitive to </w:t>
      </w:r>
      <w:r w:rsidR="00D15F71">
        <w:t xml:space="preserve">reduced </w:t>
      </w:r>
      <w:r w:rsidR="000F67DF" w:rsidRPr="00BC5CC1">
        <w:t>sampling effort</w:t>
      </w:r>
      <w:r w:rsidRPr="00BC5CC1">
        <w:t>, particularly in scenarios</w:t>
      </w:r>
      <w:r w:rsidR="00EE2B8D">
        <w:t xml:space="preserve"> with low </w:t>
      </w:r>
      <w:r w:rsidR="00E37436">
        <w:t xml:space="preserve">spatial </w:t>
      </w:r>
      <w:r w:rsidR="00EE2B8D">
        <w:t>autocorrelation</w:t>
      </w:r>
      <w:r w:rsidRPr="00BC5CC1">
        <w:t xml:space="preserve">. </w:t>
      </w:r>
      <w:r w:rsidR="000F67DF" w:rsidRPr="00BC5CC1">
        <w:t>Such</w:t>
      </w:r>
      <w:r w:rsidRPr="00BC5CC1">
        <w:t xml:space="preserve"> difference</w:t>
      </w:r>
      <w:r w:rsidR="000F67DF" w:rsidRPr="00BC5CC1">
        <w:t xml:space="preserve"> </w:t>
      </w:r>
      <w:r w:rsidRPr="00BC5CC1">
        <w:t>follows from the type of information required to estimate each parameter</w:t>
      </w:r>
      <w:r w:rsidR="00924509" w:rsidRPr="00BC5CC1">
        <w:t>.</w:t>
      </w:r>
      <w:r w:rsidR="00E6092D"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D77684">
        <w:t xml:space="preserve"> </w:t>
      </w:r>
      <w:r w:rsidR="00D77684">
        <w:fldChar w:fldCharType="begin"/>
      </w:r>
      <w:r w:rsidR="00AA6C90">
        <w:instrText xml:space="preserve"> ADDIN ZOTERO_ITEM CSL_CITATION {"citationID":"8eqYDhHe","properties":{"unsorted":false,"formattedCitation":"(Paciorek, 2010; Rocha et al., 2021)","plainCitation":"(Paciorek, 2010; Rocha et al., 2021)","noteIndex":0},"citationItems":[{"id":4827,"uris":["http://zotero.org/users/9456007/items/2MLTH25K"],"itemData":{"id":4827,"type":"article-journal","citation-key":"paciorek2010","container-title":"Statistical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D77684">
        <w:fldChar w:fldCharType="separate"/>
      </w:r>
      <w:r w:rsidR="000F31EB">
        <w:rPr>
          <w:noProof/>
        </w:rPr>
        <w:t>(Paciorek, 2010; Rocha et al., 2021)</w:t>
      </w:r>
      <w:r w:rsidR="00D77684">
        <w:fldChar w:fldCharType="end"/>
      </w:r>
      <w:r w:rsidR="00924509" w:rsidRPr="00BC5CC1">
        <w:t>.</w:t>
      </w:r>
      <w:r w:rsidR="002B45C6" w:rsidRPr="00BC5CC1">
        <w:t xml:space="preserve"> In practical terms, </w:t>
      </w:r>
      <w:r w:rsidR="002B45C6" w:rsidRPr="00CD3652">
        <w:rPr>
          <w:i/>
          <w:iCs/>
        </w:rPr>
        <w:t>μ</w:t>
      </w:r>
      <w:r w:rsidR="002B45C6" w:rsidRPr="00CD3652">
        <w:rPr>
          <w:i/>
          <w:iCs/>
          <w:vertAlign w:val="subscript"/>
        </w:rPr>
        <w:t>d</w:t>
      </w:r>
      <w:r w:rsidR="002B45C6" w:rsidRPr="00BC5CC1">
        <w:t xml:space="preserve"> can remain relatively robust under </w:t>
      </w:r>
      <w:r w:rsidR="00E37436">
        <w:t xml:space="preserve">reduced </w:t>
      </w:r>
      <w:r w:rsidR="002B45C6" w:rsidRPr="00BC5CC1">
        <w:t xml:space="preserve">sampling effort, provided that the spatial structure is still contained within the extent of the survey. By contrast, estimating </w:t>
      </w:r>
      <w:r w:rsidR="002B45C6" w:rsidRPr="00BC5CC1">
        <w:rPr>
          <w:lang w:val="el-GR"/>
        </w:rPr>
        <w:t>ρ</w:t>
      </w:r>
      <w:r w:rsidR="002B45C6" w:rsidRPr="00BC5CC1">
        <w:t xml:space="preserve"> depends much more strongly on the distances among sampling points, because resolving spatial autocorrelation requires enough closely and broadly spaced pairs to detect how similarity declines with distance</w:t>
      </w:r>
      <w:r w:rsidR="000F31EB">
        <w:t xml:space="preserve"> </w:t>
      </w:r>
      <w:r w:rsidR="000F31EB">
        <w:fldChar w:fldCharType="begin"/>
      </w:r>
      <w:r w:rsidR="00AA6C90">
        <w:instrText xml:space="preserve"> ADDIN ZOTERO_ITEM CSL_CITATION {"citationID":"SZrZHm9M","properties":{"unsorted":false,"formattedCitation":"(Paciorek,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0F31EB">
        <w:fldChar w:fldCharType="separate"/>
      </w:r>
      <w:r w:rsidR="000F31EB">
        <w:rPr>
          <w:noProof/>
        </w:rPr>
        <w:t>(Paciorek, 2010)</w:t>
      </w:r>
      <w:r w:rsidR="000F31EB">
        <w:fldChar w:fldCharType="end"/>
      </w:r>
      <w:r w:rsidR="002B45C6" w:rsidRPr="00BC5CC1">
        <w:t>.</w:t>
      </w:r>
    </w:p>
    <w:p w14:paraId="25031E9E" w14:textId="77777777" w:rsidR="00286ADA" w:rsidRPr="00BC5CC1" w:rsidRDefault="00286ADA" w:rsidP="001643E6">
      <w:pPr>
        <w:pStyle w:val="p3"/>
        <w:spacing w:before="0" w:beforeAutospacing="0" w:after="0" w:afterAutospacing="0" w:line="480" w:lineRule="auto"/>
        <w:jc w:val="both"/>
      </w:pPr>
    </w:p>
    <w:p w14:paraId="7A4F82FF" w14:textId="0DAFECB3" w:rsidR="003D5CCB" w:rsidRDefault="009C61C5" w:rsidP="001643E6">
      <w:pPr>
        <w:pStyle w:val="p3"/>
        <w:spacing w:before="0" w:beforeAutospacing="0" w:after="0" w:afterAutospacing="0" w:line="480" w:lineRule="auto"/>
        <w:jc w:val="both"/>
      </w:pPr>
      <w:r>
        <w:t>Overall</w:t>
      </w:r>
      <w:r w:rsidR="00881589" w:rsidRPr="00BC5CC1">
        <w:t xml:space="preserve">, this behavior is expected when the underlying process varies at a finer spatial scale than the sampling design can resolve. </w:t>
      </w:r>
      <w:r w:rsidR="00B427B8" w:rsidRPr="00BC5CC1">
        <w:t xml:space="preserve">Once </w:t>
      </w:r>
      <w:r w:rsidR="00FA07DA">
        <w:t>the</w:t>
      </w:r>
      <w:r w:rsidR="00CD073F">
        <w:t xml:space="preserve"> true</w:t>
      </w:r>
      <w:r w:rsidR="00FA07DA">
        <w:t xml:space="preserve"> </w:t>
      </w:r>
      <w:r w:rsidR="001116F3" w:rsidRPr="00EF344D">
        <w:rPr>
          <w:i/>
          <w:iCs/>
          <w:lang w:val="el-GR"/>
        </w:rPr>
        <w:t>ρ</w:t>
      </w:r>
      <w:r w:rsidR="00B427B8" w:rsidRPr="00BC5CC1">
        <w:t xml:space="preserve"> is small</w:t>
      </w:r>
      <w:r w:rsidR="00F81883">
        <w:t xml:space="preserve">er than the spatial resolution of the </w:t>
      </w:r>
      <w:r w:rsidR="00580F68" w:rsidRPr="00580F68">
        <w:t>sampling grid</w:t>
      </w:r>
      <w:r w:rsidR="00F81883">
        <w:t xml:space="preserve"> (e.g., a grid spaced at 5 km cannot resolve patchiness occurring at a 1 km scale)</w:t>
      </w:r>
      <w:r w:rsidR="00580F68" w:rsidRPr="00580F68">
        <w:t xml:space="preserve"> </w:t>
      </w:r>
      <w:r w:rsidR="00F81883">
        <w:t xml:space="preserve">the model has no way to detect the pattern, and predictions default to the priors with large residual uncertainty </w:t>
      </w:r>
      <w:r w:rsidR="00333361">
        <w:fldChar w:fldCharType="begin"/>
      </w:r>
      <w:r w:rsidR="00333361">
        <w:instrText xml:space="preserve"> ADDIN ZOTERO_ITEM CSL_CITATION {"citationID":"dR6KmMNb","properties":{"unsorted":false,"formattedCitation":"(Kaufman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676296">
        <w:t>.</w:t>
      </w:r>
      <w:r w:rsidR="00533207">
        <w:t xml:space="preserve"> </w:t>
      </w:r>
      <w:del w:id="193" w:author="Claude" w:date="2026-07-28T12:00:00Z">
        <w:r>
          <w:delText xml:space="preserve">Under these conditions, the model is operating close to the limit of what can be learned from the sampling design, and additional changes in true ρ may not translate into detectable changes in map-level accuracy. Indeed, in situations with very low spatial autocorrelation, the value of constructing and implementing a spatial model disappears entirely. </w:delText>
        </w:r>
      </w:del>
      <w:r>
        <w:t xml:space="preserve">Practically, this implies that sample-removal diagnostics (or any assessment that treats an </w:t>
      </w:r>
      <w:r w:rsidR="00B427B8" w:rsidRPr="00BC5CC1">
        <w:t>undersampled reference as truth) can become uninformative for very patchy species, because the benchmark surface itself is not resolved well enough to support fine-scale comparisons</w:t>
      </w:r>
      <w:r w:rsidR="00333361">
        <w:t xml:space="preserve"> </w:t>
      </w:r>
      <w:r w:rsidR="00333361">
        <w:fldChar w:fldCharType="begin"/>
      </w:r>
      <w:r w:rsidR="00333361">
        <w:instrText xml:space="preserve"> ADDIN ZOTERO_ITEM CSL_CITATION {"citationID":"cJ9qtGir","properties":{"unsorted":false,"formattedCitation":"(Kaufman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B427B8" w:rsidRPr="00BC5CC1">
        <w:t>. This</w:t>
      </w:r>
      <w:r w:rsidR="00881589" w:rsidRPr="00BC5CC1">
        <w:t>, in turn,</w:t>
      </w:r>
      <w:r w:rsidR="00B427B8" w:rsidRPr="00BC5CC1">
        <w:t xml:space="preserve"> motivates our reliance on </w:t>
      </w:r>
      <w:r w:rsidR="00B427B8" w:rsidRPr="00BC5CC1">
        <w:lastRenderedPageBreak/>
        <w:t>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1643E6">
      <w:pPr>
        <w:pStyle w:val="p3"/>
        <w:spacing w:before="0" w:beforeAutospacing="0" w:after="0" w:afterAutospacing="0" w:line="480" w:lineRule="auto"/>
        <w:jc w:val="both"/>
      </w:pPr>
    </w:p>
    <w:bookmarkEnd w:id="188"/>
    <w:p w14:paraId="656787B2" w14:textId="6D101A06" w:rsidR="00194686" w:rsidRDefault="00BC5CC1" w:rsidP="001643E6">
      <w:pPr>
        <w:spacing w:after="0" w:line="480" w:lineRule="auto"/>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w:t>
      </w:r>
      <w:r w:rsidR="00420AB4">
        <w:rPr>
          <w:rFonts w:ascii="Times New Roman" w:eastAsia="Times New Roman" w:hAnsi="Times New Roman" w:cs="Times New Roman"/>
        </w:rPr>
        <w:t>of the GP parameters</w:t>
      </w:r>
      <w:r w:rsidRPr="00BC5CC1">
        <w:rPr>
          <w:rFonts w:ascii="Times New Roman" w:eastAsia="Times New Roman" w:hAnsi="Times New Roman" w:cs="Times New Roman"/>
        </w:rPr>
        <w:t xml:space="preserve">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w:t>
      </w:r>
      <w:r w:rsidR="00E7740A">
        <w:rPr>
          <w:rFonts w:ascii="Times New Roman" w:eastAsia="Times New Roman" w:hAnsi="Times New Roman" w:cs="Times New Roman"/>
        </w:rPr>
        <w:t xml:space="preserve">GP </w:t>
      </w:r>
      <w:r w:rsidRPr="00BC5CC1">
        <w:rPr>
          <w:rFonts w:ascii="Times New Roman" w:eastAsia="Times New Roman" w:hAnsi="Times New Roman" w:cs="Times New Roman"/>
        </w:rPr>
        <w:t>parameters</w:t>
      </w:r>
      <w:r w:rsidR="00E7740A">
        <w:rPr>
          <w:rFonts w:ascii="Times New Roman" w:eastAsia="Times New Roman" w:hAnsi="Times New Roman" w:cs="Times New Roman"/>
        </w:rPr>
        <w:t xml:space="preserve"> estimation (Figure 5)</w:t>
      </w:r>
      <w:r w:rsidRPr="00BC5CC1">
        <w:rPr>
          <w:rFonts w:ascii="Times New Roman" w:eastAsia="Times New Roman" w:hAnsi="Times New Roman" w:cs="Times New Roman"/>
        </w:rPr>
        <w:t xml:space="preserve"> 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1643E6">
      <w:pPr>
        <w:spacing w:after="0" w:line="480" w:lineRule="auto"/>
        <w:jc w:val="both"/>
        <w:rPr>
          <w:rFonts w:ascii="Times New Roman" w:eastAsiaTheme="majorEastAsia" w:hAnsi="Times New Roman" w:cstheme="majorBidi"/>
          <w:b/>
          <w:iCs/>
          <w:szCs w:val="28"/>
        </w:rPr>
      </w:pPr>
    </w:p>
    <w:p w14:paraId="683D8C72" w14:textId="22F67EB4" w:rsidR="00A318B1" w:rsidRPr="000D2BF7" w:rsidRDefault="000F7C17" w:rsidP="001643E6">
      <w:pPr>
        <w:pStyle w:val="Heading3"/>
        <w:spacing w:before="0" w:after="0" w:line="480" w:lineRule="auto"/>
        <w:jc w:val="both"/>
        <w:rPr>
          <w:i w:val="0"/>
          <w:iCs/>
        </w:rPr>
      </w:pPr>
      <w:r>
        <w:rPr>
          <w:i w:val="0"/>
          <w:iCs/>
        </w:rPr>
        <w:t>Limitations on extrapolating simulations on real-world scenarios</w:t>
      </w:r>
    </w:p>
    <w:p w14:paraId="2E39F4BC" w14:textId="0627BFC8" w:rsidR="00AF7656" w:rsidRDefault="00275178" w:rsidP="001643E6">
      <w:pPr>
        <w:pStyle w:val="p3"/>
        <w:spacing w:before="0" w:beforeAutospacing="0" w:after="0" w:afterAutospacing="0" w:line="480" w:lineRule="auto"/>
        <w:jc w:val="both"/>
      </w:pPr>
      <w:r w:rsidRPr="00CC24BD">
        <w:t xml:space="preserve">The simulated and empirical </w:t>
      </w:r>
      <w:r w:rsidR="00B54B8E">
        <w:t>reduced effort analysis</w:t>
      </w:r>
      <w:r w:rsidRPr="00CC24BD">
        <w:t xml:space="preserve"> showed strong agreement. This concordance suggests that </w:t>
      </w:r>
      <w:r w:rsidR="0024606E">
        <w:t>our</w:t>
      </w:r>
      <w:r w:rsidRPr="00CC24BD">
        <w:t xml:space="preserve"> simulation framework captured important features of eDNA spatial structure at the scale of ten-degree latitude.</w:t>
      </w:r>
      <w:r w:rsidR="00792F2D">
        <w:t xml:space="preserve"> </w:t>
      </w:r>
      <w:r w:rsidR="00690C1C" w:rsidRPr="00CC24BD">
        <w:t>At the same time, 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w:t>
      </w:r>
      <w:r w:rsidR="00D06D96">
        <w:t xml:space="preserve">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rsidR="00690C1C" w:rsidRPr="00CC24BD">
        <w:t xml:space="preserve">. In addition, eDNA observation error is unlikely to be purely Gaussian: variability can arise from PCR </w:t>
      </w:r>
      <w:r w:rsidR="0042202C" w:rsidRPr="00CC24BD">
        <w:t>bias</w:t>
      </w:r>
      <w:r w:rsidR="00607D7B">
        <w:t xml:space="preserve"> </w:t>
      </w:r>
      <w:r w:rsidR="008B42C2">
        <w:fldChar w:fldCharType="begin"/>
      </w:r>
      <w:r w:rsidR="008B42C2">
        <w:instrText xml:space="preserve"> ADDIN ZOTERO_ITEM CSL_CITATION {"citationID":"SP8XDwM0","properties":{"unsorted":false,"formattedCitation":"(Kelly et al., 2019)","plainCitation":"(Kelly et al., 2019)","noteIndex":0},"citationItems":[{"id":787,"uris":["http://zotero.org/users/9456007/items/XLIAQAY2"],"itemData":{"id":787,"type":"article-journal","abstract":"As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Olaf"},{"family":"Gallego","given":"Ramón"}],"issued":{"date-parts":[["2019"]]}}}],"schema":"https://github.com/citation-style-language/schema/raw/master/csl-citation.json"} </w:instrText>
      </w:r>
      <w:r w:rsidR="008B42C2">
        <w:fldChar w:fldCharType="separate"/>
      </w:r>
      <w:r w:rsidR="008B42C2">
        <w:rPr>
          <w:noProof/>
        </w:rPr>
        <w:t>(Kelly et al., 2019)</w:t>
      </w:r>
      <w:r w:rsidR="008B42C2">
        <w:fldChar w:fldCharType="end"/>
      </w:r>
      <w:r w:rsidR="00690C1C" w:rsidRPr="00CC24BD">
        <w:t>, compositional constraints in metabarcoding</w:t>
      </w:r>
      <w:r w:rsidR="00CE54B9">
        <w:t xml:space="preserve"> </w:t>
      </w:r>
      <w:r w:rsidR="008B42C2">
        <w:fldChar w:fldCharType="begin"/>
      </w:r>
      <w:r w:rsidR="008B42C2">
        <w:instrText xml:space="preserve"> ADDIN ZOTERO_ITEM CSL_CITATION {"citationID":"QzW7Pfk4","properties":{"unsorted":false,"formattedCitation":"(Gloor et al., 2017)","plainCitation":"(Gloor et al., 2017)","noteIndex":0},"citationItems":[{"id":629,"uris":["http://zotero.org/users/9456007/items/GIYV67GU"],"itemData":{"id":629,"type":"article-journal","citation-key":"gloor2017","container-title":"Frontiers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J."}],"issued":{"date-parts":[["2017",11,15]]}}}],"schema":"https://github.com/citation-style-language/schema/raw/master/csl-citation.json"} </w:instrText>
      </w:r>
      <w:r w:rsidR="008B42C2">
        <w:fldChar w:fldCharType="separate"/>
      </w:r>
      <w:r w:rsidR="008B42C2">
        <w:rPr>
          <w:noProof/>
        </w:rPr>
        <w:t>(Gloor et al., 2017)</w:t>
      </w:r>
      <w:r w:rsidR="008B42C2">
        <w:fldChar w:fldCharType="end"/>
      </w:r>
      <w:r w:rsidR="00690C1C" w:rsidRPr="00CC24BD">
        <w:t>, incomplete calibration to absolute concentration</w:t>
      </w:r>
      <w:r w:rsidR="00E6776B">
        <w:t xml:space="preserve"> </w:t>
      </w:r>
      <w:r w:rsidR="00CC3174">
        <w:fldChar w:fldCharType="begin"/>
      </w:r>
      <w:r w:rsidR="00CC3174">
        <w:instrText xml:space="preserve"> ADDIN ZOTERO_ITEM CSL_CITATION {"citationID":"73suOo4h","properties":{"unsorted":false,"formattedCitation":"(Shaffer et al., 2025)","plainCitation":"(Shaffer et al., 2025)","noteIndex":0},"citationItems":[{"id":4788,"uris":["http://zotero.org/users/9456007/items/FTV2JUTQ"],"itemData":{"id":4788,"type":"article-journal","abstract":"ABSTRACT\n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CC3174">
        <w:fldChar w:fldCharType="separate"/>
      </w:r>
      <w:r w:rsidR="00CC3174">
        <w:rPr>
          <w:noProof/>
        </w:rPr>
        <w:t>(Shaffer et al., 2025)</w:t>
      </w:r>
      <w:r w:rsidR="00CC3174">
        <w:fldChar w:fldCharType="end"/>
      </w:r>
      <w:r w:rsidR="00690C1C" w:rsidRPr="00CC24BD">
        <w:t>, and heterogeneity in filtration or extraction efficiency</w:t>
      </w:r>
      <w:r w:rsidR="00092F55">
        <w:t xml:space="preserve"> </w:t>
      </w:r>
      <w:r w:rsidR="00CC3174">
        <w:fldChar w:fldCharType="begin"/>
      </w:r>
      <w:r w:rsidR="00CC3174">
        <w:instrText xml:space="preserve"> ADDIN ZOTERO_ITEM CSL_CITATION {"citationID":"TtwUGohx","properties":{"unsorted":false,"formattedCitation":"(Bessey et al., 2020)","plainCitation":"(Bessey et al., 2020)","noteIndex":0},"citationItems":[{"id":769,"uris":["http://zotero.org/users/9456007/items/NCKWQDSK"],"itemData":{"id":769,"type":"article-journal","abstract":"Fish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J."},{"family":"Keesing","given":"John"}],"issued":{"date-parts":[["2020"]]}}}],"schema":"https://github.com/citation-style-language/schema/raw/master/csl-citation.json"} </w:instrText>
      </w:r>
      <w:r w:rsidR="00CC3174">
        <w:fldChar w:fldCharType="separate"/>
      </w:r>
      <w:r w:rsidR="00CC3174">
        <w:rPr>
          <w:noProof/>
        </w:rPr>
        <w:t>(Bessey et al., 2020)</w:t>
      </w:r>
      <w:r w:rsidR="00CC3174">
        <w:fldChar w:fldCharType="end"/>
      </w:r>
      <w:r w:rsidR="00690C1C" w:rsidRPr="00CC24BD">
        <w:t>.</w:t>
      </w:r>
      <w:r w:rsidR="001A136C" w:rsidRPr="00CC24BD">
        <w:t xml:space="preserve"> Although </w:t>
      </w:r>
      <w:r w:rsidR="00A37E98" w:rsidRPr="00CC24BD">
        <w:t xml:space="preserve">the </w:t>
      </w:r>
      <w:r w:rsidR="0050170C">
        <w:t>PCR bias and com</w:t>
      </w:r>
      <w:r w:rsidR="00092F55">
        <w:t>positional constrain</w:t>
      </w:r>
      <w:r w:rsidR="004F53C2">
        <w:t>t</w:t>
      </w:r>
      <w:r w:rsidR="00092F55">
        <w:t>s</w:t>
      </w:r>
      <w:r w:rsidR="00A37E98" w:rsidRPr="00CC24BD">
        <w:t xml:space="preserve"> might </w:t>
      </w:r>
      <w:r w:rsidR="003A7D9C" w:rsidRPr="00CC24BD">
        <w:t>have been circumvented by</w:t>
      </w:r>
      <w:r w:rsidR="0028551E">
        <w:t xml:space="preserve">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rsidR="003A7D9C" w:rsidRPr="00CC24BD">
        <w:t xml:space="preserve">, </w:t>
      </w:r>
      <w:r w:rsidR="003A7D9C" w:rsidRPr="00CC24BD">
        <w:lastRenderedPageBreak/>
        <w:t xml:space="preserve">minor errors </w:t>
      </w:r>
      <w:r w:rsidR="009231CF" w:rsidRPr="00CC24BD">
        <w:t xml:space="preserve">or uncertainties can be further amplified in the GP inferences. </w:t>
      </w:r>
      <w:r w:rsidR="00690C1C" w:rsidRPr="00CC24BD">
        <w:t>Finally, ecological processes such as migration, schooling, habitat discontinuities, or patchy prey fields can generate multi-scale patterns that depart from a single characteristic length-scale</w:t>
      </w:r>
      <w:r w:rsidR="00E6776B">
        <w:t xml:space="preserv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rsidR="00690C1C" w:rsidRPr="00CC24BD">
        <w:t>. These features may help explain elevated prediction error at intermediate autocorrelation levels in the empirical data relative to simulations, where additional sources of spatial complexity are not represented.</w:t>
      </w:r>
      <w:r w:rsidR="00C74135" w:rsidRPr="00CC24BD">
        <w:t xml:space="preserve"> </w:t>
      </w:r>
      <w:r w:rsidR="00AF7656" w:rsidRPr="00CC24BD">
        <w:t>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5CBEA1CF" w14:textId="77777777" w:rsidR="00286ADA" w:rsidRPr="00CC24BD" w:rsidRDefault="00286ADA" w:rsidP="001643E6">
      <w:pPr>
        <w:pStyle w:val="p3"/>
        <w:spacing w:before="0" w:beforeAutospacing="0" w:after="0" w:afterAutospacing="0" w:line="480" w:lineRule="auto"/>
        <w:jc w:val="both"/>
      </w:pPr>
    </w:p>
    <w:p w14:paraId="77A3B307" w14:textId="5323E347" w:rsidR="008E3C93" w:rsidRDefault="00D0175D" w:rsidP="001643E6">
      <w:pPr>
        <w:pStyle w:val="p3"/>
        <w:spacing w:before="0" w:beforeAutospacing="0" w:after="0" w:afterAutospacing="0" w:line="480" w:lineRule="auto"/>
        <w:jc w:val="both"/>
      </w:pPr>
      <w:r w:rsidRPr="00CC24BD">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w:t>
      </w:r>
      <w:r w:rsidR="00D15894" w:rsidRPr="00CC24BD">
        <w:t xml:space="preserve">multiple </w:t>
      </w:r>
      <w:r w:rsidR="003B7514" w:rsidRPr="00CC24BD">
        <w:t xml:space="preserve">environmental </w:t>
      </w:r>
      <w:r w:rsidR="00D15894" w:rsidRPr="00CC24BD">
        <w:t xml:space="preserve">covariance </w:t>
      </w:r>
      <w:r w:rsidR="003B7514" w:rsidRPr="00CC24BD">
        <w:t>(</w:t>
      </w:r>
      <w:r w:rsidR="00D15894" w:rsidRPr="00CC24BD">
        <w:t xml:space="preserve">i.e., </w:t>
      </w:r>
      <w:r w:rsidR="003B7514" w:rsidRPr="00CC24BD">
        <w:t>temperature, salinity, chlorophyll, bathymetry)</w:t>
      </w:r>
      <w:r w:rsidR="00A579D1">
        <w:t xml:space="preserve"> </w:t>
      </w:r>
      <w:r w:rsidR="006B639E">
        <w:fldChar w:fldCharType="begin"/>
      </w:r>
      <w:r w:rsidR="006B639E">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6B639E">
        <w:fldChar w:fldCharType="separate"/>
      </w:r>
      <w:r w:rsidR="006B639E">
        <w:rPr>
          <w:noProof/>
        </w:rPr>
        <w:t>(Liu et al., 2026)</w:t>
      </w:r>
      <w:r w:rsidR="006B639E">
        <w:fldChar w:fldCharType="end"/>
      </w:r>
      <w:r w:rsidR="00D15894" w:rsidRPr="00CC24BD">
        <w:t xml:space="preserve">. </w:t>
      </w:r>
      <w:r w:rsidR="008E3C93" w:rsidRPr="00CC24BD">
        <w:t>In addition, our prediction</w:t>
      </w:r>
      <w:r w:rsidR="00CD4CE6" w:rsidRPr="00CC24BD">
        <w:t xml:space="preserve"> </w:t>
      </w:r>
      <w:r w:rsidR="008E3C93" w:rsidRPr="00CC24BD">
        <w:t>error (</w:t>
      </w:r>
      <w:r w:rsidR="008E3C93" w:rsidRPr="00A339B0">
        <w:rPr>
          <w:i/>
          <w:iCs/>
          <w:lang w:val="el-GR"/>
        </w:rPr>
        <w:t>ε</w:t>
      </w:r>
      <w:r w:rsidR="003B2437" w:rsidRPr="00A339B0">
        <w:rPr>
          <w:i/>
          <w:iCs/>
          <w:vertAlign w:val="subscript"/>
        </w:rPr>
        <w:t>2</w:t>
      </w:r>
      <w:r w:rsidR="008E3C93" w:rsidRPr="00CC24BD">
        <w:t>) compares reduced</w:t>
      </w:r>
      <w:r w:rsidR="007962AD">
        <w:t xml:space="preserve"> </w:t>
      </w:r>
      <w:r w:rsidR="008E3C93" w:rsidRPr="00CC24BD">
        <w:t>effort predictions to a “complete” prediction derived from a 4,000-point subset</w:t>
      </w:r>
      <w:r w:rsidR="005B3B32" w:rsidRPr="00CC24BD">
        <w:t xml:space="preserve"> (</w:t>
      </w:r>
      <w:r w:rsidR="00C65608" w:rsidRPr="00CC24BD">
        <w:rPr>
          <w:i/>
          <w:iCs/>
        </w:rPr>
        <w:t>Z</w:t>
      </w:r>
      <w:r w:rsidR="005B3B32" w:rsidRPr="00CC24BD">
        <w:t>)</w:t>
      </w:r>
      <w:r w:rsidR="008E3C93" w:rsidRPr="00CC24BD">
        <w:t xml:space="preserve"> rather than the full underlying grid. This is </w:t>
      </w:r>
      <w:r w:rsidR="005B3B32" w:rsidRPr="00CC24BD">
        <w:t>more visible</w:t>
      </w:r>
      <w:r w:rsidR="008E3C93" w:rsidRPr="00CC24BD">
        <w:t xml:space="preserve"> </w:t>
      </w:r>
      <w:r w:rsidR="005B3B32" w:rsidRPr="00CC24BD">
        <w:t>on the</w:t>
      </w:r>
      <w:r w:rsidR="008E3C93" w:rsidRPr="00CC24BD">
        <w:t xml:space="preserve"> secondary thinning comparison </w:t>
      </w:r>
      <w:r w:rsidR="005B3B32" w:rsidRPr="00CC24BD">
        <w:t xml:space="preserve">as the field </w:t>
      </w:r>
      <w:r w:rsidR="00CD4CE6" w:rsidRPr="00CC24BD">
        <w:t>to which the reduced effort predictions are compared to is limited (N</w:t>
      </w:r>
      <w:r w:rsidR="002D7877">
        <w:t xml:space="preserve"> </w:t>
      </w:r>
      <w:r w:rsidR="00CD4CE6" w:rsidRPr="00CC24BD">
        <w:t>=</w:t>
      </w:r>
      <w:r w:rsidR="002D7877">
        <w:t xml:space="preserve"> </w:t>
      </w:r>
      <w:r w:rsidR="00CD4CE6" w:rsidRPr="00CC24BD">
        <w:t xml:space="preserve">358 samples) hence the prediction error </w:t>
      </w:r>
      <w:r w:rsidR="00FC08FD" w:rsidRPr="00CC24BD">
        <w:t xml:space="preserve">is higher and more stochastic. </w:t>
      </w:r>
    </w:p>
    <w:p w14:paraId="39532822" w14:textId="77777777" w:rsidR="00286ADA" w:rsidRPr="00CC24BD" w:rsidRDefault="00286ADA" w:rsidP="001643E6">
      <w:pPr>
        <w:pStyle w:val="p3"/>
        <w:spacing w:before="0" w:beforeAutospacing="0" w:after="0" w:afterAutospacing="0" w:line="480" w:lineRule="auto"/>
        <w:jc w:val="both"/>
      </w:pPr>
    </w:p>
    <w:p w14:paraId="551C9684" w14:textId="671D11D0" w:rsidR="00A318B1" w:rsidRDefault="00C74135" w:rsidP="001643E6">
      <w:pPr>
        <w:pStyle w:val="p2"/>
        <w:spacing w:before="0" w:beforeAutospacing="0" w:after="0" w:afterAutospacing="0" w:line="480" w:lineRule="auto"/>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w:t>
      </w:r>
      <w:r w:rsidR="00FD3307">
        <w:t xml:space="preserve">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rsidR="00870EEE" w:rsidRPr="00CC24BD">
        <w:t xml:space="preserve"> This means that even if organisms are locally patchy, the observed eDNA field may be smoother than the organism field, depending on hydrodynamic conditions and degradation rates. In our framework, such integration is embedded </w:t>
      </w:r>
      <w:r w:rsidR="00870EEE" w:rsidRPr="00CC24BD">
        <w:lastRenderedPageBreak/>
        <w:t xml:space="preserve">within the inferred </w:t>
      </w:r>
      <w:r w:rsidR="00403D4C" w:rsidRPr="00CC24BD">
        <w:t xml:space="preserve">length-scale (spatial autocorrelation; </w:t>
      </w:r>
      <w:r w:rsidR="00403D4C" w:rsidRPr="00EC343E">
        <w:rPr>
          <w:i/>
          <w:iCs/>
          <w:lang w:val="el-GR"/>
        </w:rPr>
        <w:t>ρ</w:t>
      </w:r>
      <w:r w:rsidR="00403D4C" w:rsidRPr="00CC24BD">
        <w:t>)</w:t>
      </w:r>
      <w:r w:rsidR="00870EEE" w:rsidRPr="00CC24BD">
        <w:t xml:space="preserve">, reinforcing that </w:t>
      </w:r>
      <w:r w:rsidR="00403D4C" w:rsidRPr="00E4333F">
        <w:rPr>
          <w:i/>
          <w:iCs/>
          <w:lang w:val="el-GR"/>
        </w:rPr>
        <w:t>ρ</w:t>
      </w:r>
      <w:r w:rsidR="00870EEE" w:rsidRPr="00CC24BD">
        <w:t xml:space="preserve"> should be interpreted as an effective length scale of the observed eDNA field rather than a purely ecological niche parameter</w:t>
      </w:r>
      <w:r w:rsidR="005C1CB9">
        <w:t xml:space="preserve">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rsidR="00870EEE" w:rsidRPr="00CC24BD">
        <w:t>.</w:t>
      </w:r>
      <w:r w:rsidR="00832C2E" w:rsidRPr="00CC24BD">
        <w:t xml:space="preserve"> </w:t>
      </w:r>
      <w:r w:rsidR="00F3410A" w:rsidRPr="004507D0">
        <w:t>Importantly, because the length-scale parameter here reflects the integrated effects of organism distribution together with eDNA transport and decay, the depth patterns observed in this study may also reflect depth-dependent physical processes</w:t>
      </w:r>
      <w:r w:rsidR="006170C4">
        <w:t xml:space="preserve"> </w:t>
      </w:r>
      <w:r w:rsidR="006170C4">
        <w:fldChar w:fldCharType="begin"/>
      </w:r>
      <w:r w:rsidR="006170C4">
        <w:instrText xml:space="preserve"> ADDIN ZOTERO_ITEM CSL_CITATION {"citationID":"E2zcrgVy","properties":{"unsorted":false,"formattedCitation":"(Brand\\uc0\\u227{}o\\uc0\\u8208{}Dias et al., 2023)","plainCitation":"(Brandão‐Dias et al., 2023)","noteIndex":0},"citationItems":[{"id":4808,"uris":["http://zotero.org/users/9456007/items/PZMXF3Y4"],"itemData":{"id":4808,"type":"article-journal","abstract":"Abstract\n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P."}],"issued":{"date-parts":[["2023",5]]}}}],"schema":"https://github.com/citation-style-language/schema/raw/master/csl-citation.json"} </w:instrText>
      </w:r>
      <w:r w:rsidR="006170C4">
        <w:fldChar w:fldCharType="separate"/>
      </w:r>
      <w:r w:rsidR="006170C4" w:rsidRPr="006170C4">
        <w:t>(Brandão‐Dias et al., 2023)</w:t>
      </w:r>
      <w:r w:rsidR="006170C4">
        <w:fldChar w:fldCharType="end"/>
      </w:r>
      <w:r w:rsidR="00F3410A" w:rsidRPr="004507D0">
        <w:t>. DNA persistence times, particle dynamics, and water-mass stability can all vary with depth, potentially altering the effective smoothing of the eDNA field</w:t>
      </w:r>
      <w:r w:rsidR="00BA60DB">
        <w:t xml:space="preserve"> </w:t>
      </w:r>
      <w:r w:rsidR="00763E24">
        <w:fldChar w:fldCharType="begin"/>
      </w:r>
      <w:r w:rsidR="0065487C">
        <w:instrText xml:space="preserve"> ADDIN ZOTERO_ITEM CSL_CITATION {"citationID":"kzhb5iTX","properties":{"unsorted":false,"formattedCitation":"(Brand\\uc0\\u227{}o-Dias et al., 2025)","plainCitation":"(Brandão-Dias et al., 2025)","noteIndex":0},"citationItems":[{"id":4275,"uris":["http://zotero.org/users/9456007/items/U8Y2U7U9"],"itemData":{"id":4275,"type":"article-journal","abstract":"Abstract\n            \n              Detections of environmental nucleic acids (eNA), such as DNA and RNA, are powerful tools for monitoring biodiversity. Yet, precise interpretation of these indirect detections requires understanding of eNAs persistence. We conducted a decay experiment to track degradation of six eNA components derived from the bottlenose dolphin\n              Tursiops truncatus\n              : mitochondrial eDNA of varying lengths, ribosomal eRNA, and messenger eRNA. Target eNAs were quantified over seven days via digital droplet PCR (ddPCR). Decay followed a biphasic exponential model with rapid initial loss (~ 24 h at 15 °C), followed by slower degradation. Mitochondrial messenger eRNA was least stable, disappearing within four hours. Ribosomal eRNA persisted longer but degraded slightly faster than its eDNA counterpart (decay rate λ₁ = 0.236 vs. 0.165 h⁻¹). Longest eDNA fragments decayed more rapidly (λ₁ = 0.190 h\n              −1\n              ) than shorter ones (λ₁ = 0.114 h\n              −1\n              ). These findings support using eDNA fragment length as a proxy for degradation and reinforce that combining multiple eNA components with distinct stabilities can provide a molecular clock to infer eNA age. This approach improves the spatiotemporal resolution of eNA-based monitoring, particularly for rare cetaceans that act as point sources. We also emphasize the importance of explicitly distinguishing between RNA types (ribosomal vs. messenger) in environmental studies, given their divergent stability and interpretability.","citation-key":"dias2025","container-title":"Scientific Reports","DOI":"10.1038/s41598-025-12916-5","ISSN":"2045-2322","issue":"1","journalAbbreviation":"Sci Rep","language":"en","license":"All rights reserved","note":"3 citations (Crossref/DOI) [2026-01-20]\n1 citations (Crossref/DOI) [2025-12-02]\n0 citations (Crossref/DOI) [2025-10-27]","page":"26791","source":"DOI.org (Crossref)","title":"Differential decay of multiple environmental nucleic acid components","volume":"15","author":[{"family":"Brandão-Dias","given":"Pedro Fp"},{"family":"Shaffer","given":"Megan"},{"family":"Guri","given":"Gledis"},{"family":"Parsons","given":"Kim M."},{"family":"Kelly","given":"Ryan P."},{"family":"Allan","given":"Elizabeth Andruszkiewicz"}],"issued":{"date-parts":[["2025",7,23]]}}}],"schema":"https://github.com/citation-style-language/schema/raw/master/csl-citation.json"} </w:instrText>
      </w:r>
      <w:r w:rsidR="00763E24">
        <w:fldChar w:fldCharType="separate"/>
      </w:r>
      <w:r w:rsidR="0065487C" w:rsidRPr="0065487C">
        <w:t>(Brandão-Dias et al., 2025)</w:t>
      </w:r>
      <w:r w:rsidR="00763E24">
        <w:fldChar w:fldCharType="end"/>
      </w:r>
      <w:r w:rsidR="00F3410A" w:rsidRPr="004507D0">
        <w:t xml:space="preserve">.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A63CF3">
        <w:rPr>
          <w:i/>
          <w:iCs/>
          <w:lang w:val="el-GR"/>
        </w:rPr>
        <w:t>ρ</w:t>
      </w:r>
      <w:r w:rsidR="001550FE" w:rsidRPr="00CC24BD">
        <w:t xml:space="preserve"> </w:t>
      </w:r>
      <w:r w:rsidR="00832C2E" w:rsidRPr="00CC24BD">
        <w:t>and improving the transferability of sampling-effort recommendations</w:t>
      </w:r>
      <w:r w:rsidR="00A63CF3">
        <w:t xml:space="preserve">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rsidR="00832C2E" w:rsidRPr="00CC24BD">
        <w:t>.</w:t>
      </w:r>
    </w:p>
    <w:p w14:paraId="01B1111E" w14:textId="77777777" w:rsidR="00286ADA" w:rsidRDefault="00286ADA" w:rsidP="001643E6">
      <w:pPr>
        <w:pStyle w:val="p2"/>
        <w:spacing w:before="0" w:beforeAutospacing="0" w:after="0" w:afterAutospacing="0" w:line="480" w:lineRule="auto"/>
        <w:jc w:val="both"/>
      </w:pPr>
    </w:p>
    <w:p w14:paraId="5EF3F690" w14:textId="7DA800C3" w:rsidR="00D34C42" w:rsidRDefault="005A5E64" w:rsidP="001643E6">
      <w:pPr>
        <w:pStyle w:val="p2"/>
        <w:spacing w:before="0" w:beforeAutospacing="0" w:after="0" w:afterAutospacing="0" w:line="480" w:lineRule="auto"/>
        <w:jc w:val="both"/>
      </w:pPr>
      <w:bookmarkStart w:id="194"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del w:id="195" w:author="Claude" w:date="2026-07-28T12:00:00Z">
        <w:r>
          <w:delText xml:space="preserve">For highly spatially autocorrelated species, estimation of the depth-specific mean, </w:delText>
        </w:r>
        <w:r>
          <w:rPr>
            <w:i/>
            <w:iCs/>
            <w:lang w:val="el-GR"/>
          </w:rPr>
          <w:delText>μ</w:delText>
        </w:r>
        <w:r>
          <w:rPr>
            <w:i/>
            <w:iCs/>
            <w:vertAlign w:val="subscript"/>
          </w:rPr>
          <w:delText>d</w:delText>
        </w:r>
        <w:r>
          <w:delText xml:space="preserve"> is likely to improve compared to results here when the study domain is sufficiently broad to contain the dominant scale of spatial variation, as might be the case in surveys spanning an entire ocean basin such as the Pacific Ocean </w:delText>
        </w:r>
        <w:r w:rsidR="0065487C">
          <w:fldChar w:fldCharType="begin"/>
        </w:r>
        <w:r w:rsidR="00AA6C90">
          <w:delInstrText xml:space="preserve"> ADDIN ZOTERO_ITEM CSL_CITATION {"citationID":"ogkH3wV1","properties":{"unsorted":false,"formattedCitation":"(Paciorek,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delInstrText>
        </w:r>
        <w:r w:rsidR="0065487C">
          <w:fldChar w:fldCharType="separate"/>
        </w:r>
        <w:r>
          <w:rPr>
            <w:noProof/>
          </w:rPr>
          <w:delText>(Paciorek, 2010; Redfern et al., 2006)</w:delText>
        </w:r>
        <w:r w:rsidR="0065487C">
          <w:fldChar w:fldCharType="end"/>
        </w:r>
        <w:r>
          <w:delText xml:space="preserve"> By contrast, in a very small study domain</w:delText>
        </w:r>
      </w:del>
      <w:ins w:id="196" w:author="Claude" w:date="2026-07-28T12:00:00Z">
        <w:r>
          <w:t>In a small study domain</w:t>
        </w:r>
      </w:ins>
      <w:r>
        <w:t xml:space="preserve">,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D44A4F" w:rsidRPr="00CC24BD">
        <w:t xml:space="preserve"> </w:t>
      </w:r>
      <w:r w:rsidR="00CC24BD" w:rsidRPr="00CC24BD">
        <w:t>Estimation of spatial autocorrelation is similarly constrained, due to lack of samples outside of the distance-decay spatial autocorrelation</w:t>
      </w:r>
      <w:r w:rsidR="006A3BF7">
        <w:t xml:space="preserve"> </w:t>
      </w:r>
      <w:r w:rsidR="004660B7">
        <w:fldChar w:fldCharType="begin"/>
      </w:r>
      <w:r w:rsidR="00AA6C90">
        <w:instrText xml:space="preserve"> ADDIN ZOTERO_ITEM CSL_CITATION {"citationID":"piXaGryO","properties":{"unsorted":false,"formattedCitation":"(Paciorek,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4660B7">
        <w:fldChar w:fldCharType="separate"/>
      </w:r>
      <w:r w:rsidR="004660B7">
        <w:rPr>
          <w:noProof/>
        </w:rPr>
        <w:t>(Paciorek, 2010)</w:t>
      </w:r>
      <w:r w:rsidR="004660B7">
        <w:fldChar w:fldCharType="end"/>
      </w:r>
      <w:r w:rsidR="00CC24BD" w:rsidRPr="00CC24BD">
        <w:t xml:space="preserve">. </w:t>
      </w:r>
    </w:p>
    <w:p w14:paraId="6A427720" w14:textId="77777777" w:rsidR="00F95A68" w:rsidRDefault="00F95A68" w:rsidP="001643E6">
      <w:pPr>
        <w:pStyle w:val="p2"/>
        <w:spacing w:before="0" w:beforeAutospacing="0" w:after="0" w:afterAutospacing="0" w:line="480" w:lineRule="auto"/>
        <w:jc w:val="both"/>
      </w:pPr>
    </w:p>
    <w:p w14:paraId="21C322EB" w14:textId="77777777" w:rsidR="00286ADA" w:rsidRPr="00CC24BD" w:rsidRDefault="00286ADA" w:rsidP="001643E6">
      <w:pPr>
        <w:pStyle w:val="p2"/>
        <w:spacing w:before="0" w:beforeAutospacing="0" w:after="0" w:afterAutospacing="0" w:line="480" w:lineRule="auto"/>
        <w:jc w:val="both"/>
      </w:pPr>
    </w:p>
    <w:p w14:paraId="030F2BF6" w14:textId="77777777" w:rsidR="002E285D" w:rsidRDefault="002E285D" w:rsidP="001643E6">
      <w:pPr>
        <w:spacing w:after="0" w:line="480" w:lineRule="auto"/>
        <w:rPr>
          <w:rFonts w:ascii="Times New Roman" w:eastAsia="Times New Roman" w:hAnsi="Times New Roman" w:cs="Times New Roman"/>
          <w:b/>
          <w:bCs/>
        </w:rPr>
      </w:pPr>
      <w:bookmarkStart w:id="197" w:name="OLE_LINK1"/>
      <w:bookmarkEnd w:id="194"/>
      <w:r w:rsidRPr="00870EEE">
        <w:rPr>
          <w:rFonts w:ascii="Times New Roman" w:eastAsia="Times New Roman" w:hAnsi="Times New Roman" w:cs="Times New Roman"/>
          <w:b/>
          <w:bCs/>
        </w:rPr>
        <w:t xml:space="preserve">Implications for survey design and management applications </w:t>
      </w:r>
    </w:p>
    <w:p w14:paraId="10721492" w14:textId="46BCA09C" w:rsidR="00F04F50" w:rsidRPr="00D12FC8" w:rsidRDefault="009A110E" w:rsidP="001643E6">
      <w:pPr>
        <w:spacing w:after="0" w:line="480" w:lineRule="auto"/>
        <w:jc w:val="both"/>
        <w:rPr>
          <w:rFonts w:ascii="Times New Roman" w:eastAsia="Times New Roman" w:hAnsi="Times New Roman" w:cs="Times New Roman"/>
        </w:rPr>
      </w:pPr>
      <w:bookmarkStart w:id="198" w:name="OLE_LINK4"/>
      <w:bookmarkEnd w:id="197"/>
      <w:commentRangeStart w:id="199"/>
      <w:r>
        <w:rPr>
          <w:rFonts w:ascii="Times New Roman" w:eastAsia="Times New Roman" w:hAnsi="Times New Roman" w:cs="Times New Roman"/>
        </w:rPr>
        <w:lastRenderedPageBreak/>
        <w:t>S</w:t>
      </w:r>
      <w:r w:rsidR="002E285D" w:rsidRPr="000F42A5">
        <w:rPr>
          <w:rFonts w:ascii="Times New Roman" w:eastAsia="Times New Roman" w:hAnsi="Times New Roman" w:cs="Times New Roman"/>
        </w:rPr>
        <w:t xml:space="preserve">ampling effort required for eDNA surveys should be matched to the intended inferential goal. </w:t>
      </w:r>
      <w:r w:rsidR="00BC2A6B" w:rsidRPr="00BC2A6B">
        <w:rPr>
          <w:rFonts w:ascii="Times New Roman" w:eastAsia="Times New Roman" w:hAnsi="Times New Roman" w:cs="Times New Roman"/>
        </w:rPr>
        <w:t>When the objective is to estimate GP parameters such as the mean (</w:t>
      </w:r>
      <w:r w:rsidR="00BC2A6B" w:rsidRPr="00D93751">
        <w:rPr>
          <w:rFonts w:ascii="Times New Roman" w:eastAsia="Times New Roman" w:hAnsi="Times New Roman" w:cs="Times New Roman"/>
          <w:i/>
          <w:iCs/>
        </w:rPr>
        <w:t>μ</w:t>
      </w:r>
      <w:r w:rsidR="00D93751" w:rsidRPr="00D93751">
        <w:rPr>
          <w:rFonts w:ascii="Times New Roman" w:eastAsia="Times New Roman" w:hAnsi="Times New Roman" w:cs="Times New Roman"/>
          <w:i/>
          <w:iCs/>
          <w:vertAlign w:val="subscript"/>
        </w:rPr>
        <w:t>d</w:t>
      </w:r>
      <w:r w:rsidR="00BC2A6B" w:rsidRPr="00BC2A6B">
        <w:rPr>
          <w:rFonts w:ascii="Times New Roman" w:eastAsia="Times New Roman" w:hAnsi="Times New Roman" w:cs="Times New Roman"/>
        </w:rPr>
        <w:t>)</w:t>
      </w:r>
      <w:r w:rsidR="00BC2A6B">
        <w:rPr>
          <w:rFonts w:ascii="Times New Roman" w:eastAsia="Times New Roman" w:hAnsi="Times New Roman" w:cs="Times New Roman"/>
        </w:rPr>
        <w:t xml:space="preserve"> for </w:t>
      </w:r>
      <w:r w:rsidR="00BC2A6B" w:rsidRPr="000F42A5">
        <w:rPr>
          <w:rFonts w:ascii="Times New Roman" w:eastAsia="Times New Roman" w:hAnsi="Times New Roman" w:cs="Times New Roman"/>
        </w:rPr>
        <w:t>deriv</w:t>
      </w:r>
      <w:r w:rsidR="00BC2A6B">
        <w:rPr>
          <w:rFonts w:ascii="Times New Roman" w:eastAsia="Times New Roman" w:hAnsi="Times New Roman" w:cs="Times New Roman"/>
        </w:rPr>
        <w:t>ing</w:t>
      </w:r>
      <w:r w:rsidR="00BC2A6B" w:rsidRPr="000F42A5">
        <w:rPr>
          <w:rFonts w:ascii="Times New Roman" w:eastAsia="Times New Roman" w:hAnsi="Times New Roman" w:cs="Times New Roman"/>
        </w:rPr>
        <w:t xml:space="preserve"> depth-specific or region-specific</w:t>
      </w:r>
      <w:r w:rsidR="00BC2A6B">
        <w:rPr>
          <w:rFonts w:ascii="Times New Roman" w:eastAsia="Times New Roman" w:hAnsi="Times New Roman" w:cs="Times New Roman"/>
        </w:rPr>
        <w:t xml:space="preserve"> </w:t>
      </w:r>
      <w:r w:rsidR="00BC2A6B" w:rsidRPr="000F42A5">
        <w:rPr>
          <w:rFonts w:ascii="Times New Roman" w:eastAsia="Times New Roman" w:hAnsi="Times New Roman" w:cs="Times New Roman"/>
        </w:rPr>
        <w:t>abundance indices</w:t>
      </w:r>
      <w:r w:rsidR="00BC2A6B">
        <w:rPr>
          <w:rFonts w:ascii="Times New Roman" w:eastAsia="Times New Roman" w:hAnsi="Times New Roman" w:cs="Times New Roman"/>
        </w:rPr>
        <w:t xml:space="preserve"> typically used </w:t>
      </w:r>
      <w:r w:rsidR="00BC2A6B" w:rsidRPr="00BC2A6B">
        <w:rPr>
          <w:rFonts w:ascii="Times New Roman" w:eastAsia="Times New Roman" w:hAnsi="Times New Roman" w:cs="Times New Roman"/>
        </w:rPr>
        <w:t>in stock assessment indices</w:t>
      </w:r>
      <w:r w:rsidR="001365D9">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r w:rsidR="00BC2A6B" w:rsidRPr="00BC2A6B">
        <w:rPr>
          <w:rFonts w:ascii="Times New Roman" w:eastAsia="Times New Roman" w:hAnsi="Times New Roman" w:cs="Times New Roman"/>
        </w:rPr>
        <w:t xml:space="preserve">, </w:t>
      </w:r>
      <w:r w:rsidR="00105071">
        <w:rPr>
          <w:rFonts w:ascii="Times New Roman" w:eastAsia="Times New Roman" w:hAnsi="Times New Roman" w:cs="Times New Roman"/>
        </w:rPr>
        <w:t>the autoc</w:t>
      </w:r>
      <w:r w:rsidR="00105071" w:rsidRPr="007A23FC">
        <w:rPr>
          <w:rFonts w:ascii="Times New Roman" w:eastAsia="Times New Roman" w:hAnsi="Times New Roman" w:cs="Times New Roman"/>
        </w:rPr>
        <w:t>orrelation (</w:t>
      </w:r>
      <w:r w:rsidR="00105071" w:rsidRPr="007A23FC">
        <w:rPr>
          <w:rFonts w:ascii="Times New Roman" w:eastAsia="Times New Roman" w:hAnsi="Times New Roman" w:cs="Times New Roman"/>
          <w:i/>
          <w:iCs/>
          <w:lang w:val="el-GR"/>
        </w:rPr>
        <w:t>ρ</w:t>
      </w:r>
      <w:r w:rsidR="00105071" w:rsidRPr="007A23FC">
        <w:rPr>
          <w:rFonts w:ascii="Times New Roman" w:eastAsia="Times New Roman" w:hAnsi="Times New Roman" w:cs="Times New Roman"/>
        </w:rPr>
        <w:t>)</w:t>
      </w:r>
      <w:r w:rsidR="00BC2A6B" w:rsidRPr="007A23FC">
        <w:rPr>
          <w:rFonts w:ascii="Times New Roman" w:eastAsia="Times New Roman" w:hAnsi="Times New Roman" w:cs="Times New Roman"/>
        </w:rPr>
        <w:t xml:space="preserve"> </w:t>
      </w:r>
      <w:r w:rsidR="007A23FC" w:rsidRPr="007A23FC">
        <w:rPr>
          <w:rFonts w:ascii="Times New Roman" w:eastAsia="Times New Roman" w:hAnsi="Times New Roman" w:cs="Times New Roman"/>
        </w:rPr>
        <w:t xml:space="preserve">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sidR="007A23FC">
        <w:rPr>
          <w:rFonts w:ascii="Times New Roman" w:eastAsia="Times New Roman" w:hAnsi="Times New Roman" w:cs="Times New Roman"/>
        </w:rPr>
        <w:t>, or</w:t>
      </w:r>
      <w:r w:rsidR="00813E80">
        <w:rPr>
          <w:rFonts w:ascii="Times New Roman" w:eastAsia="Times New Roman" w:hAnsi="Times New Roman" w:cs="Times New Roman"/>
        </w:rPr>
        <w:t xml:space="preserve"> </w:t>
      </w:r>
      <w:r w:rsidR="00BC2A6B" w:rsidRPr="00BC2A6B">
        <w:rPr>
          <w:rFonts w:ascii="Times New Roman" w:eastAsia="Times New Roman" w:hAnsi="Times New Roman" w:cs="Times New Roman"/>
        </w:rPr>
        <w:t>the variance parameter (</w:t>
      </w:r>
      <w:r w:rsidR="00BC2A6B" w:rsidRPr="00D93751">
        <w:rPr>
          <w:rFonts w:ascii="Times New Roman" w:eastAsia="Times New Roman" w:hAnsi="Times New Roman" w:cs="Times New Roman"/>
          <w:i/>
          <w:iCs/>
        </w:rPr>
        <w:t>α</w:t>
      </w:r>
      <w:r w:rsidR="00766B84" w:rsidRPr="00D93751">
        <w:rPr>
          <w:rFonts w:ascii="Times New Roman" w:eastAsia="Times New Roman" w:hAnsi="Times New Roman" w:cs="Times New Roman"/>
          <w:i/>
          <w:iCs/>
          <w:vertAlign w:val="superscript"/>
        </w:rPr>
        <w:t>2</w:t>
      </w:r>
      <w:r w:rsidR="00BC2A6B" w:rsidRPr="00BC2A6B">
        <w:rPr>
          <w:rFonts w:ascii="Times New Roman" w:eastAsia="Times New Roman" w:hAnsi="Times New Roman" w:cs="Times New Roman"/>
        </w:rPr>
        <w:t xml:space="preserve">), </w:t>
      </w:r>
      <w:r w:rsidR="001E53A7" w:rsidRPr="000F42A5">
        <w:rPr>
          <w:rFonts w:ascii="Times New Roman" w:eastAsia="Times New Roman" w:hAnsi="Times New Roman" w:cs="Times New Roman"/>
        </w:rPr>
        <w:t xml:space="preserve">random sampling designs that adequately cover the full spatial domain of the species </w:t>
      </w:r>
      <w:r w:rsidR="001E53A7">
        <w:rPr>
          <w:rFonts w:ascii="Times New Roman" w:eastAsia="Times New Roman" w:hAnsi="Times New Roman" w:cs="Times New Roman"/>
        </w:rPr>
        <w:t xml:space="preserve">spatial autocorrelation </w:t>
      </w:r>
      <w:r w:rsidR="001E53A7" w:rsidRPr="000F42A5">
        <w:rPr>
          <w:rFonts w:ascii="Times New Roman" w:eastAsia="Times New Roman" w:hAnsi="Times New Roman" w:cs="Times New Roman"/>
        </w:rPr>
        <w:t>are likely to be sufficient</w:t>
      </w:r>
      <w:r w:rsidR="000B16AE">
        <w:rPr>
          <w:rFonts w:ascii="Times New Roman" w:eastAsia="Times New Roman" w:hAnsi="Times New Roman" w:cs="Times New Roman"/>
        </w:rPr>
        <w:t xml:space="preserve">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sidR="001E53A7" w:rsidRPr="000F42A5">
        <w:rPr>
          <w:rFonts w:ascii="Times New Roman" w:eastAsia="Times New Roman" w:hAnsi="Times New Roman" w:cs="Times New Roman"/>
        </w:rPr>
        <w:t xml:space="preserve">, as sampling effort appears to have relatively limited influence on </w:t>
      </w:r>
      <w:r w:rsidR="00071FD5">
        <w:rPr>
          <w:rFonts w:ascii="Times New Roman" w:eastAsia="Times New Roman" w:hAnsi="Times New Roman" w:cs="Times New Roman"/>
        </w:rPr>
        <w:t>parameter</w:t>
      </w:r>
      <w:r w:rsidR="001E53A7" w:rsidRPr="000F42A5">
        <w:rPr>
          <w:rFonts w:ascii="Times New Roman" w:eastAsia="Times New Roman" w:hAnsi="Times New Roman" w:cs="Times New Roman"/>
        </w:rPr>
        <w:t xml:space="preserve"> estimation</w:t>
      </w:r>
      <w:r w:rsidR="001E53A7">
        <w:rPr>
          <w:rFonts w:ascii="Times New Roman" w:eastAsia="Times New Roman" w:hAnsi="Times New Roman" w:cs="Times New Roman"/>
        </w:rPr>
        <w:t xml:space="preserve"> (Figure 5)</w:t>
      </w:r>
      <w:r w:rsidR="001E53A7" w:rsidRPr="000F42A5">
        <w:rPr>
          <w:rFonts w:ascii="Times New Roman" w:eastAsia="Times New Roman" w:hAnsi="Times New Roman" w:cs="Times New Roman"/>
        </w:rPr>
        <w:t>.</w:t>
      </w:r>
      <w:r w:rsidR="009F782B">
        <w:rPr>
          <w:rFonts w:ascii="Times New Roman" w:eastAsia="Times New Roman" w:hAnsi="Times New Roman" w:cs="Times New Roman"/>
        </w:rPr>
        <w:t xml:space="preserve"> </w:t>
      </w:r>
      <w:r w:rsidR="00BF6E87">
        <w:rPr>
          <w:rFonts w:ascii="Times New Roman" w:eastAsia="Times New Roman" w:hAnsi="Times New Roman" w:cs="Times New Roman"/>
        </w:rPr>
        <w:t>I</w:t>
      </w:r>
      <w:r w:rsidR="00BF6E87" w:rsidRPr="00BF6E87">
        <w:rPr>
          <w:rFonts w:ascii="Times New Roman" w:eastAsia="Times New Roman" w:hAnsi="Times New Roman" w:cs="Times New Roman"/>
        </w:rPr>
        <w:t>n contrast, when the objective shifts toward predicting spatial distributions</w:t>
      </w:r>
      <w:r w:rsidR="00B337A5">
        <w:rPr>
          <w:rFonts w:ascii="Times New Roman" w:eastAsia="Times New Roman" w:hAnsi="Times New Roman" w:cs="Times New Roman"/>
        </w:rPr>
        <w:t xml:space="preserve"> - </w:t>
      </w:r>
      <w:r w:rsidR="00BF6E87" w:rsidRPr="00BF6E87">
        <w:rPr>
          <w:rFonts w:ascii="Times New Roman" w:eastAsia="Times New Roman" w:hAnsi="Times New Roman" w:cs="Times New Roman"/>
        </w:rPr>
        <w:t>such as identifying hotspots, mapping species occurrence, or quantifying spatial niche breadth</w:t>
      </w:r>
      <w:r w:rsidR="00B337A5">
        <w:rPr>
          <w:rFonts w:ascii="Times New Roman" w:eastAsia="Times New Roman" w:hAnsi="Times New Roman" w:cs="Times New Roman"/>
        </w:rPr>
        <w:t xml:space="preserve"> </w:t>
      </w:r>
      <w:r w:rsidR="00ED3904">
        <w:rPr>
          <w:rFonts w:ascii="Times New Roman" w:eastAsia="Times New Roman" w:hAnsi="Times New Roman" w:cs="Times New Roman"/>
        </w:rPr>
        <w:t>-</w:t>
      </w:r>
      <w:r w:rsidR="00B337A5">
        <w:rPr>
          <w:rFonts w:ascii="Times New Roman" w:eastAsia="Times New Roman" w:hAnsi="Times New Roman" w:cs="Times New Roman"/>
        </w:rPr>
        <w:t xml:space="preserve"> </w:t>
      </w:r>
      <w:r w:rsidR="000D1A88">
        <w:rPr>
          <w:rFonts w:ascii="Times New Roman" w:eastAsia="Times New Roman" w:hAnsi="Times New Roman" w:cs="Times New Roman"/>
        </w:rPr>
        <w:t xml:space="preserve">the accuracy of these predictions </w:t>
      </w:r>
      <w:r w:rsidR="00656E61">
        <w:rPr>
          <w:rFonts w:ascii="Times New Roman" w:eastAsia="Times New Roman" w:hAnsi="Times New Roman" w:cs="Times New Roman"/>
        </w:rPr>
        <w:t>is</w:t>
      </w:r>
      <w:r w:rsidR="00B337A5" w:rsidRPr="000F42A5">
        <w:rPr>
          <w:rFonts w:ascii="Times New Roman" w:eastAsia="Times New Roman" w:hAnsi="Times New Roman" w:cs="Times New Roman"/>
        </w:rPr>
        <w:t xml:space="preserve"> much more sensitive to both sampling effort and the underlying spatial autocorrelation of the species</w:t>
      </w:r>
      <w:r w:rsidR="009F782B">
        <w:rPr>
          <w:rFonts w:ascii="Times New Roman" w:eastAsia="Times New Roman" w:hAnsi="Times New Roman" w:cs="Times New Roman"/>
        </w:rPr>
        <w:t xml:space="preserve"> (Figure 4</w:t>
      </w:r>
      <w:r w:rsidR="003D11B0">
        <w:rPr>
          <w:rFonts w:ascii="Times New Roman" w:eastAsia="Times New Roman" w:hAnsi="Times New Roman" w:cs="Times New Roman"/>
        </w:rPr>
        <w:t>A</w:t>
      </w:r>
      <w:r w:rsidR="009F782B">
        <w:rPr>
          <w:rFonts w:ascii="Times New Roman" w:eastAsia="Times New Roman" w:hAnsi="Times New Roman" w:cs="Times New Roman"/>
        </w:rPr>
        <w:t>).</w:t>
      </w:r>
      <w:r w:rsidR="00F776C3">
        <w:rPr>
          <w:rFonts w:ascii="Times New Roman" w:eastAsia="Times New Roman" w:hAnsi="Times New Roman" w:cs="Times New Roman"/>
        </w:rPr>
        <w:t xml:space="preserve"> </w:t>
      </w:r>
      <w:del w:id="200" w:author="Claude" w:date="2026-07-28T12:00:00Z">
        <w:r>
          <w:rPr>
            <w:rFonts w:ascii="Times New Roman" w:eastAsia="Times New Roman" w:hAnsi="Times New Roman" w:cs="Times New Roman"/>
          </w:rPr>
          <w:delText>Such contrast is due to the GP parameter estimation is primarily concerned with establishing the covariance structure (Eq. 1-2) while, prediction is subject to a two-fold requirement: first, it relies on the parameters derived from Eq. 1-2 being accurate, and second, on the density and proximity of the observed points (Eq. 3) from which the new data is extrapolated.</w:delText>
        </w:r>
      </w:del>
      <w:ins w:id="201" w:author="Claude" w:date="2026-07-28T12:00:00Z">
        <w:r>
          <w:rPr>
            <w:rFonts w:ascii="Times New Roman" w:eastAsia="Times New Roman" w:hAnsi="Times New Roman" w:cs="Times New Roman"/>
          </w:rPr>
          <w:t>Prediction is the more demanding of the two because it requires both accurate covariance parameters (Eq. 1–2) and observed points close enough to the location being predicted (Eq. 3).</w:t>
        </w:r>
      </w:ins>
      <w:r w:rsidR="002E6AE6">
        <w:rPr>
          <w:rFonts w:ascii="Times New Roman" w:eastAsia="Times New Roman" w:hAnsi="Times New Roman" w:cs="Times New Roman"/>
        </w:rPr>
        <w:t xml:space="preserve"> </w:t>
      </w:r>
      <w:r w:rsidR="00F04F50" w:rsidRPr="00F04F50">
        <w:rPr>
          <w:rFonts w:ascii="Times New Roman" w:eastAsia="Times New Roman" w:hAnsi="Times New Roman" w:cs="Times New Roman"/>
        </w:rPr>
        <w:t xml:space="preserve">Additionally, the GP parameters estimated here were species-specific and shared across depth layers, whereas spatial predictions were both species- and depth-specific. Consequently, sampling effort distributed across all depth strata contributed jointly to estimation of the GP parameters, </w:t>
      </w:r>
      <w:r w:rsidR="001E33B9" w:rsidRPr="001E33B9">
        <w:rPr>
          <w:rFonts w:ascii="Times New Roman" w:eastAsia="Times New Roman" w:hAnsi="Times New Roman" w:cs="Times New Roman"/>
        </w:rPr>
        <w:t>while prediction accuracy was evaluated independently for each depth-specific spatial field, with no shared information among depths</w:t>
      </w:r>
      <w:r w:rsidR="00F04F50" w:rsidRPr="00F04F50">
        <w:rPr>
          <w:rFonts w:ascii="Times New Roman" w:eastAsia="Times New Roman" w:hAnsi="Times New Roman" w:cs="Times New Roman"/>
        </w:rPr>
        <w:t>.</w:t>
      </w:r>
      <w:commentRangeEnd w:id="199"/>
      <w:r w:rsidRPr="00D12FC8">
        <w:rPr>
          <w:rStyle w:val="CommentReference"/>
          <w:rFonts w:ascii="Times New Roman" w:eastAsia="Times New Roman" w:hAnsi="Times New Roman" w:cs="Times New Roman"/>
          <w:sz w:val="24"/>
          <w:szCs w:val="24"/>
        </w:rPr>
        <w:commentReference w:id="199"/>
      </w:r>
    </w:p>
    <w:p w14:paraId="37656697" w14:textId="77777777" w:rsidR="00286ADA" w:rsidRDefault="00286ADA" w:rsidP="001643E6">
      <w:pPr>
        <w:spacing w:after="0" w:line="480" w:lineRule="auto"/>
        <w:jc w:val="both"/>
        <w:rPr>
          <w:rFonts w:ascii="Times New Roman" w:eastAsia="Times New Roman" w:hAnsi="Times New Roman" w:cs="Times New Roman"/>
        </w:rPr>
      </w:pPr>
    </w:p>
    <w:bookmarkEnd w:id="198"/>
    <w:p w14:paraId="0697FEC0" w14:textId="2EFD0B87" w:rsidR="002E285D" w:rsidRDefault="002E285D" w:rsidP="001643E6">
      <w:pPr>
        <w:spacing w:after="0" w:line="480" w:lineRule="auto"/>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 xml:space="preserve">By contrast, estimation of the length-scale parameter requires not only broad coverage but also a wide distribution of pairwise </w:t>
      </w:r>
      <w:r w:rsidRPr="00F335A6">
        <w:rPr>
          <w:rFonts w:ascii="Times New Roman" w:eastAsia="Times New Roman" w:hAnsi="Times New Roman" w:cs="Times New Roman"/>
        </w:rPr>
        <w:lastRenderedPageBreak/>
        <w:t>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sidRPr="00870EEE">
        <w:rPr>
          <w:rFonts w:ascii="Times New Roman" w:eastAsia="Times New Roman" w:hAnsi="Times New Roman" w:cs="Times New Roman"/>
        </w:rPr>
        <w:t xml:space="preserve"> Uniformly thinning </w:t>
      </w:r>
      <w:r w:rsidRPr="00F335A6">
        <w:rPr>
          <w:rFonts w:ascii="Times New Roman" w:eastAsia="Times New Roman" w:hAnsi="Times New Roman" w:cs="Times New Roman"/>
        </w:rPr>
        <w:t xml:space="preserve">an otherwise regular spatial design </w:t>
      </w:r>
      <w:r w:rsidRPr="00870EEE">
        <w:rPr>
          <w:rFonts w:ascii="Times New Roman" w:eastAsia="Times New Roman" w:hAnsi="Times New Roman" w:cs="Times New Roman"/>
        </w:rPr>
        <w:t xml:space="preserve">reduces both the number of pairs and the diversity of distances, which </w:t>
      </w:r>
      <w:r w:rsidRPr="00F335A6">
        <w:rPr>
          <w:rFonts w:ascii="Times New Roman" w:eastAsia="Times New Roman" w:hAnsi="Times New Roman" w:cs="Times New Roman"/>
        </w:rPr>
        <w:t xml:space="preserve">helps </w:t>
      </w:r>
      <w:r w:rsidRPr="00870EEE">
        <w:rPr>
          <w:rFonts w:ascii="Times New Roman" w:eastAsia="Times New Roman" w:hAnsi="Times New Roman" w:cs="Times New Roman"/>
        </w:rPr>
        <w:t xml:space="preserve">explain the </w:t>
      </w:r>
      <w:r w:rsidRPr="00F335A6">
        <w:rPr>
          <w:rFonts w:ascii="Times New Roman" w:eastAsia="Times New Roman" w:hAnsi="Times New Roman" w:cs="Times New Roman"/>
        </w:rPr>
        <w:t xml:space="preserve">large </w:t>
      </w:r>
      <w:r w:rsidRPr="00870EEE">
        <w:rPr>
          <w:rFonts w:ascii="Times New Roman" w:eastAsia="Times New Roman" w:hAnsi="Times New Roman" w:cs="Times New Roman"/>
        </w:rPr>
        <w:t>uncertainty in</w:t>
      </w:r>
      <w:r>
        <w:rPr>
          <w:rFonts w:ascii="Times New Roman" w:eastAsia="Times New Roman" w:hAnsi="Times New Roman" w:cs="Times New Roman"/>
        </w:rPr>
        <w:t xml:space="preserve"> estimating</w:t>
      </w:r>
      <w:r w:rsidRPr="00870EEE">
        <w:rPr>
          <w:rFonts w:ascii="Times New Roman" w:eastAsia="Times New Roman" w:hAnsi="Times New Roman" w:cs="Times New Roman"/>
        </w:rPr>
        <w:t xml:space="preserve"> </w:t>
      </w:r>
      <w:r w:rsidRPr="00EC343E">
        <w:rPr>
          <w:rFonts w:ascii="Times New Roman" w:eastAsia="Times New Roman" w:hAnsi="Times New Roman" w:cs="Times New Roman"/>
          <w:i/>
          <w:iCs/>
          <w:lang w:val="el-GR"/>
        </w:rPr>
        <w:t>ρ</w:t>
      </w:r>
      <w:r w:rsidRPr="00870EEE">
        <w:rPr>
          <w:rFonts w:ascii="Times New Roman" w:eastAsia="Times New Roman" w:hAnsi="Times New Roman" w:cs="Times New Roman"/>
        </w:rPr>
        <w:t xml:space="preserve"> </w:t>
      </w:r>
      <w:r>
        <w:rPr>
          <w:rFonts w:ascii="Times New Roman" w:eastAsia="Times New Roman" w:hAnsi="Times New Roman" w:cs="Times New Roman"/>
        </w:rPr>
        <w:t>under</w:t>
      </w:r>
      <w:r w:rsidRPr="00870EEE">
        <w:rPr>
          <w:rFonts w:ascii="Times New Roman" w:eastAsia="Times New Roman" w:hAnsi="Times New Roman" w:cs="Times New Roman"/>
        </w:rPr>
        <w:t xml:space="preserve"> low effort</w:t>
      </w:r>
      <w:r>
        <w:rPr>
          <w:rFonts w:ascii="Times New Roman" w:eastAsia="Times New Roman" w:hAnsi="Times New Roman" w:cs="Times New Roman"/>
        </w:rPr>
        <w:t xml:space="preserve"> scenarios as</w:t>
      </w:r>
      <w:r w:rsidRPr="00870EEE">
        <w:rPr>
          <w:rFonts w:ascii="Times New Roman" w:eastAsia="Times New Roman" w:hAnsi="Times New Roman" w:cs="Times New Roman"/>
        </w:rPr>
        <w:t xml:space="preserve"> observed </w:t>
      </w:r>
      <w:r>
        <w:rPr>
          <w:rFonts w:ascii="Times New Roman" w:eastAsia="Times New Roman" w:hAnsi="Times New Roman" w:cs="Times New Roman"/>
        </w:rPr>
        <w:t xml:space="preserve">through </w:t>
      </w:r>
      <w:r w:rsidRPr="00870EEE">
        <w:rPr>
          <w:rFonts w:ascii="Times New Roman" w:eastAsia="Times New Roman" w:hAnsi="Times New Roman" w:cs="Times New Roman"/>
        </w:rPr>
        <w:t xml:space="preserve">the simulations. </w:t>
      </w:r>
      <w:r w:rsidRPr="00266F60">
        <w:rPr>
          <w:rFonts w:ascii="Times New Roman" w:eastAsia="Times New Roman" w:hAnsi="Times New Roman" w:cs="Times New Roman"/>
        </w:rPr>
        <w:t xml:space="preserve">In practical marine surveys, where ship time and station spacing are limiting, incorporating targeted design features such as broad transects that cover the whole study area, together with small clusters of nearby stations placed within parts of those transects, may improve recovery of </w:t>
      </w:r>
      <w:r w:rsidRPr="00C808FE">
        <w:rPr>
          <w:rFonts w:ascii="Times New Roman" w:eastAsia="Times New Roman" w:hAnsi="Times New Roman" w:cs="Times New Roman"/>
          <w:i/>
          <w:iCs/>
          <w:lang w:val="el-GR"/>
        </w:rPr>
        <w:t>ρ</w:t>
      </w:r>
      <w:r w:rsidRPr="00266F60">
        <w:rPr>
          <w:rFonts w:ascii="Times New Roman" w:eastAsia="Times New Roman" w:hAnsi="Times New Roman" w:cs="Times New Roman"/>
        </w:rPr>
        <w:t xml:space="preserve"> without requiring a proportional increase in total effort, although this was not directly evaluated in the present stud</w:t>
      </w:r>
      <w:r w:rsidR="00C52B31">
        <w:rPr>
          <w:rFonts w:ascii="Times New Roman" w:eastAsia="Times New Roman" w:hAnsi="Times New Roman" w:cs="Times New Roman"/>
        </w:rPr>
        <w:t>y</w:t>
      </w:r>
      <w:r w:rsidRPr="00266F60">
        <w:rPr>
          <w:rFonts w:ascii="Times New Roman" w:eastAsia="Times New Roman" w:hAnsi="Times New Roman" w:cs="Times New Roman"/>
        </w:rPr>
        <w:t>.</w:t>
      </w:r>
    </w:p>
    <w:p w14:paraId="1B9C8D18" w14:textId="77777777" w:rsidR="008B73BD" w:rsidRDefault="00000000">
      <w:pPr>
        <w:pStyle w:val="p3"/>
        <w:spacing w:line="480" w:lineRule="auto"/>
        <w:rPr>
          <w:ins w:id="202" w:author="Claude" w:date="2026-07-28T12:00:00Z"/>
        </w:rPr>
      </w:pPr>
      <w:ins w:id="203" w:author="Claude" w:date="2026-07-28T12:00:00Z">
        <w:r>
          <w:t>In practical terms the framework reduces to four steps that can be completed before a cruise is planned. First, state the inferential objective and the precision it requires — an abundance index for stock assessment, a distribution map for spatial planning, or an estimate of spatial structure in its own right. Second, obtain a prior estimate of the spatial autocorrelation of the target taxa, either from published geostatistical or GP fits, from a pilot survey, or from the depth-related pattern reported here, in which surface-associated species were consistently patchier than deep-associated ones. Third, invert Eq. 6 for the sampling density (</w:t>
        </w:r>
        <w:r>
          <w:rPr>
            <w:i/>
            <w:iCs/>
          </w:rPr>
          <w:t>E</w:t>
        </w:r>
        <w:r>
          <w:t>) at which the marginal gain in accuracy falls below the accepted threshold. Fourth, check that the resulting design contains both widely and closely spaced station pairs, because the length-scale cannot be recovered from a uniformly thinned grid. Where a survey targets many species simultaneously, the density should be set by the patchiest taxon the programme is required to resolve, since sampling sufficient for that species will be more than sufficient for smoother ones.</w:t>
        </w:r>
      </w:ins>
    </w:p>
    <w:p w14:paraId="5FDD9CA5" w14:textId="77777777" w:rsidR="008B73BD" w:rsidRDefault="00000000">
      <w:pPr>
        <w:pStyle w:val="p3"/>
        <w:spacing w:line="480" w:lineRule="auto"/>
        <w:rPr>
          <w:ins w:id="204" w:author="Claude" w:date="2026-07-28T12:00:00Z"/>
        </w:rPr>
      </w:pPr>
      <w:ins w:id="205" w:author="Claude" w:date="2026-07-28T12:00:00Z">
        <w:r>
          <w:lastRenderedPageBreak/>
          <w:t>Applied to existing programmes, this yields a concrete and moderately encouraging conclusion. The West Coast eDNA grid analysed here (3.6 samples per 10,000 km</w:t>
        </w:r>
        <w:r>
          <w:rPr>
            <w:vertAlign w:val="superscript"/>
          </w:rPr>
          <w:t>2</w:t>
        </w:r>
        <w:r>
          <w:t xml:space="preserve"> per depth layer) and the CalCOFI 75-station grid (3.4 samples per 10,000 km</w:t>
        </w:r>
        <w:r>
          <w:rPr>
            <w:vertAlign w:val="superscript"/>
          </w:rPr>
          <w:t>2</w:t>
        </w:r>
        <w:r>
          <w:t>) already sit close to the effort at which returns diminish for smoothly distributed species and for the estimation of depth-specific means. Programmes whose primary product is an abundance index therefore need not expand, and the case for adding stations is weakest precisely where stations are most expensive to occupy. By contrast, programmes intended to map patchily distributed taxa — including several of the forage and mesopelagic species examined here — are under-sampled by a factor of roughly two to three, and that shortfall is spatial rather than analytical: it cannot be recovered by sequencing more deeply or by filtering more water at the stations already occupied. Because the marginal cost of an eDNA sample at an occupied station is small relative to the cost of reaching it, one practical route is to add closely spaced stations along existing transects rather than to extend the survey domain.</w:t>
        </w:r>
      </w:ins>
    </w:p>
    <w:p w14:paraId="5DE08DDE" w14:textId="77777777" w:rsidR="00286ADA" w:rsidRDefault="00286ADA" w:rsidP="001643E6">
      <w:pPr>
        <w:spacing w:after="0" w:line="480" w:lineRule="auto"/>
        <w:jc w:val="both"/>
        <w:rPr>
          <w:rFonts w:ascii="Times New Roman" w:eastAsia="Times New Roman" w:hAnsi="Times New Roman" w:cs="Times New Roman"/>
        </w:rPr>
      </w:pPr>
    </w:p>
    <w:p w14:paraId="06972A25" w14:textId="12C0C2EE" w:rsidR="002E285D" w:rsidRDefault="000145BE" w:rsidP="001643E6">
      <w:pPr>
        <w:pStyle w:val="p2"/>
        <w:spacing w:before="0" w:beforeAutospacing="0" w:after="0" w:afterAutospacing="0" w:line="480" w:lineRule="auto"/>
        <w:jc w:val="both"/>
      </w:pPr>
      <w:r>
        <w:t>B</w:t>
      </w:r>
      <w:r w:rsidR="002E285D" w:rsidRPr="007954AF">
        <w:t xml:space="preserve">roadly, our findings indicate that a single universally optimal sample size is unlikely to exist for multispecies eDNA surveys. Instead, optimal effort is species- and context-dependent and should be aligned with the spatial scale of heterogeneity that is most relevant for management. Nevertheless, across the scenarios considered here and the spatial domain used in this study, sampling </w:t>
      </w:r>
      <w:r w:rsidR="00A95BE5">
        <w:t>effort</w:t>
      </w:r>
      <w:r w:rsidR="002E285D" w:rsidRPr="007954AF">
        <w:t xml:space="preserve"> of </w:t>
      </w:r>
      <w:r w:rsidR="00A95BE5">
        <w:t>4 - 9</w:t>
      </w:r>
      <w:r w:rsidR="002E285D" w:rsidRPr="007954AF">
        <w:t xml:space="preserve"> samples per 10,000 km</w:t>
      </w:r>
      <w:r w:rsidR="002E285D" w:rsidRPr="002E285D">
        <w:rPr>
          <w:vertAlign w:val="superscript"/>
        </w:rPr>
        <w:t>2</w:t>
      </w:r>
      <w:r w:rsidR="002E285D" w:rsidRPr="007954AF">
        <w:t xml:space="preserve"> per depth layer marked the point at which diminishing returns became apparent</w:t>
      </w:r>
      <w:r w:rsidR="00A95BE5">
        <w:t xml:space="preserve"> given species-specific spatial autocorrelation</w:t>
      </w:r>
      <w:r>
        <w:t>.</w:t>
      </w:r>
      <w:del w:id="206" w:author="Claude" w:date="2026-07-28T12:00:00Z">
        <w:r>
          <w:delText xml:space="preserve"> Beyond this level of effort, general pattern of estimating all the parameters of interest here (</w:delText>
        </w:r>
        <w:r>
          <w:rPr>
            <w:i/>
            <w:iCs/>
            <w:lang w:val="el-GR"/>
          </w:rPr>
          <w:delText>μ</w:delText>
        </w:r>
        <w:r>
          <w:rPr>
            <w:lang w:val="el-GR"/>
          </w:rPr>
          <w:delText xml:space="preserve">, </w:delText>
        </w:r>
        <w:r>
          <w:rPr>
            <w:i/>
            <w:iCs/>
            <w:lang w:val="el-GR"/>
          </w:rPr>
          <w:delText>ρ</w:delText>
        </w:r>
        <w:r>
          <w:rPr>
            <w:lang w:val="el-GR"/>
          </w:rPr>
          <w:delText xml:space="preserve">, </w:delText>
        </w:r>
        <w:r>
          <w:rPr>
            <w:i/>
            <w:iCs/>
            <w:lang w:val="el-GR"/>
          </w:rPr>
          <w:delText>α</w:delText>
        </w:r>
        <w:r>
          <w:rPr>
            <w:lang w:val="el-GR"/>
          </w:rPr>
          <w:delText xml:space="preserve">, </w:delText>
        </w:r>
        <w:r>
          <w:rPr>
            <w:i/>
            <w:iCs/>
            <w:lang w:val="el-GR"/>
          </w:rPr>
          <w:delText>σ</w:delText>
        </w:r>
        <w:r>
          <w:rPr>
            <w:lang w:val="el-GR"/>
          </w:rPr>
          <w:delText xml:space="preserve">, </w:delText>
        </w:r>
        <w:r>
          <w:delText xml:space="preserve">and </w:delText>
        </w:r>
        <w:r>
          <w:rPr>
            <w:i/>
            <w:iCs/>
            <w:lang w:val="el-GR"/>
          </w:rPr>
          <w:delText>ε</w:delText>
        </w:r>
        <w:r>
          <w:delText>) showed minimal change with increasing sampling effort suggesting that further increases in effort may yield limited gains in inference relative to cost.</w:delText>
        </w:r>
      </w:del>
    </w:p>
    <w:p w14:paraId="26F752C6" w14:textId="77777777" w:rsidR="00286ADA" w:rsidRDefault="00286ADA" w:rsidP="001643E6">
      <w:pPr>
        <w:pStyle w:val="p2"/>
        <w:spacing w:before="0" w:beforeAutospacing="0" w:after="0" w:afterAutospacing="0" w:line="480" w:lineRule="auto"/>
        <w:jc w:val="both"/>
      </w:pPr>
    </w:p>
    <w:p w14:paraId="64B35C11" w14:textId="77777777" w:rsidR="00A318B1" w:rsidRPr="000D2BF7" w:rsidRDefault="00A318B1" w:rsidP="001643E6">
      <w:pPr>
        <w:pStyle w:val="Heading3"/>
        <w:spacing w:before="0" w:after="0" w:line="480" w:lineRule="auto"/>
        <w:jc w:val="both"/>
        <w:rPr>
          <w:i w:val="0"/>
          <w:iCs/>
        </w:rPr>
      </w:pPr>
      <w:r w:rsidRPr="000D2BF7">
        <w:rPr>
          <w:i w:val="0"/>
          <w:iCs/>
        </w:rPr>
        <w:lastRenderedPageBreak/>
        <w:t>Conclusions</w:t>
      </w:r>
    </w:p>
    <w:p w14:paraId="33C97E38" w14:textId="174F5CC5" w:rsidR="003A4273" w:rsidRPr="00187296" w:rsidRDefault="00915163" w:rsidP="001643E6">
      <w:pPr>
        <w:pStyle w:val="p3"/>
        <w:spacing w:before="0" w:beforeAutospacing="0" w:after="0" w:afterAutospacing="0" w:line="480" w:lineRule="auto"/>
        <w:jc w:val="both"/>
      </w:pPr>
      <w:r w:rsidRPr="00187296">
        <w:t>This study shows that the effectiveness of marine eDNA sampling depends strongly on spatial autocorrelation and on the specific goals of the survey. In both simulated and empirical datasets, increasing sampling effort improved spatial prediction, but the</w:t>
      </w:r>
      <w:r w:rsidR="00187296" w:rsidRPr="00187296">
        <w:t xml:space="preserve">se gains diminished once sampling effort reached </w:t>
      </w:r>
      <w:r w:rsidR="00BD5952">
        <w:t>4 - 9</w:t>
      </w:r>
      <w:r w:rsidRPr="00187296">
        <w:t xml:space="preserve"> samples </w:t>
      </w:r>
      <w:r w:rsidR="00187296" w:rsidRPr="00187296">
        <w:t xml:space="preserve">or more </w:t>
      </w:r>
      <w:r w:rsidRPr="00187296">
        <w:t>per 10,000 km² per depth layer. The results also indicate that</w:t>
      </w:r>
      <w:r w:rsidR="00B73353" w:rsidRPr="00187296">
        <w:t xml:space="preserve"> estimating</w:t>
      </w:r>
      <w:r w:rsidRPr="00187296">
        <w:t xml:space="preserve"> </w:t>
      </w:r>
      <w:r w:rsidR="00187296" w:rsidRPr="00187296">
        <w:t xml:space="preserve">the </w:t>
      </w:r>
      <w:r w:rsidRPr="00187296">
        <w:t>mean signal</w:t>
      </w:r>
      <w:r w:rsidR="00B73353" w:rsidRPr="00187296">
        <w:t>s (</w:t>
      </w:r>
      <w:r w:rsidR="00187296" w:rsidRPr="00187296">
        <w:t>analogous to a stock assessment index</w:t>
      </w:r>
      <w:r w:rsidR="00B73353" w:rsidRPr="00187296">
        <w:t>)</w:t>
      </w:r>
      <w:r w:rsidRPr="00187296">
        <w:t xml:space="preserve">, </w:t>
      </w:r>
      <w:r w:rsidR="00187296" w:rsidRPr="00187296">
        <w:t>is more robust to reduced sampling than estimating spatial autocorrelation parameters, which require denser and more spatially representative designs</w:t>
      </w:r>
      <w:r w:rsidRPr="00187296">
        <w:t xml:space="preserve">. These findings </w:t>
      </w:r>
      <w:r w:rsidR="00187296" w:rsidRPr="00187296">
        <w:t xml:space="preserve">emphasize </w:t>
      </w:r>
      <w:r w:rsidRPr="00187296">
        <w:t xml:space="preserve">that there is no single optimal sampling threshold for all </w:t>
      </w:r>
      <w:r w:rsidR="00187296" w:rsidRPr="00187296">
        <w:t xml:space="preserve">multispecies </w:t>
      </w:r>
      <w:r w:rsidRPr="00187296">
        <w:t xml:space="preserve">eDNA </w:t>
      </w:r>
      <w:r w:rsidR="00187296" w:rsidRPr="00187296">
        <w:t>surveys</w:t>
      </w:r>
      <w:r w:rsidRPr="00187296">
        <w:t>, since appropriate effort depends on the taxa and the ecological question being addressed. Overall, the study provides a practical framework for designing more efficient and purpose-specific eDNA surveys.</w:t>
      </w:r>
      <w:ins w:id="207" w:author="Claude" w:date="2026-07-28T12:00:00Z">
        <w:r>
          <w:t xml:space="preserve"> For managers and survey designers the practical message is that effort should be set by the patchiness of the taxa a programme is required to resolve and by the decision the data must support, and that both quantities can be specified in advance rather than discovered after the survey has been completed.</w:t>
        </w:r>
      </w:ins>
    </w:p>
    <w:p w14:paraId="07D5FE49" w14:textId="77777777" w:rsidR="002877EE" w:rsidRDefault="003A4273" w:rsidP="001643E6">
      <w:pPr>
        <w:spacing w:after="0" w:line="480" w:lineRule="auto"/>
      </w:pPr>
      <w:r>
        <w:br w:type="page"/>
      </w:r>
      <w:bookmarkStart w:id="208" w:name="fig:mu_rho_N"/>
      <w:bookmarkStart w:id="209" w:name="appendix"/>
      <w:bookmarkEnd w:id="186"/>
      <w:bookmarkEnd w:id="187"/>
    </w:p>
    <w:p w14:paraId="281E1AB5" w14:textId="77777777" w:rsidR="002877EE" w:rsidRPr="00140D71" w:rsidRDefault="002877EE" w:rsidP="001643E6">
      <w:pPr>
        <w:pStyle w:val="Heading3"/>
        <w:spacing w:before="0" w:after="0" w:line="480" w:lineRule="auto"/>
        <w:jc w:val="both"/>
        <w:rPr>
          <w:i w:val="0"/>
          <w:iCs/>
        </w:rPr>
      </w:pPr>
      <w:r w:rsidRPr="00140D71">
        <w:rPr>
          <w:i w:val="0"/>
          <w:iCs/>
        </w:rPr>
        <w:lastRenderedPageBreak/>
        <w:t>Acknowledgment</w:t>
      </w:r>
    </w:p>
    <w:p w14:paraId="25F361EE" w14:textId="747DBF75" w:rsidR="002877EE" w:rsidRDefault="00DC19F2" w:rsidP="00DC19F2">
      <w:pPr>
        <w:pStyle w:val="FirstParagraph"/>
        <w:spacing w:line="480" w:lineRule="auto"/>
      </w:pPr>
      <w:r>
        <w:t>This material is based upon research supported by the Office of Naval Research under Award Number (N00014-22-1-2719) and support from the National Marine Fisheries Service’s Genomic Strategic Initiative.</w:t>
      </w:r>
      <w:r w:rsidR="002877EE" w:rsidRPr="00221566">
        <w:t xml:space="preserve"> Any use of trade, firm, or product names is for descriptive purposes only and does not imply endorsement by the U.S. Government.</w:t>
      </w:r>
      <w:r>
        <w:t xml:space="preserve"> </w:t>
      </w:r>
    </w:p>
    <w:p w14:paraId="53CF585B" w14:textId="77777777" w:rsidR="008B73BD" w:rsidRDefault="00000000">
      <w:pPr>
        <w:pStyle w:val="BodyText"/>
        <w:spacing w:line="480" w:lineRule="auto"/>
        <w:rPr>
          <w:ins w:id="210" w:author="Claude" w:date="2026-07-28T12:00:00Z"/>
        </w:rPr>
      </w:pPr>
      <w:ins w:id="211" w:author="Claude" w:date="2026-07-28T12:00:00Z">
        <w:r>
          <w:rPr>
            <w:b/>
          </w:rPr>
          <w:t>Author contributions</w:t>
        </w:r>
      </w:ins>
    </w:p>
    <w:p w14:paraId="547D82E9" w14:textId="77777777" w:rsidR="008B73BD" w:rsidRDefault="00000000">
      <w:pPr>
        <w:pStyle w:val="BodyText"/>
        <w:spacing w:line="480" w:lineRule="auto"/>
        <w:rPr>
          <w:ins w:id="212" w:author="Claude" w:date="2026-07-28T12:00:00Z"/>
        </w:rPr>
      </w:pPr>
      <w:ins w:id="213" w:author="Claude" w:date="2026-07-28T12:00:00Z">
        <w:r>
          <w:t>[CRediT statement required by Journal of Applied Ecology — to be completed by the authors before submission, e.g. “Gledis Guri: Conceptualization; Formal analysis; Methodology; Software; Visualization; Writing – original draft. Ryan P. Kelly: … Andrew O. Shelton: … Owen R. Liu: … Krista M. Nichols: … All authors contributed critically to the drafts and gave final approval for publication.”]</w:t>
        </w:r>
      </w:ins>
    </w:p>
    <w:p w14:paraId="6E13F50A" w14:textId="77777777" w:rsidR="008B73BD" w:rsidRDefault="00000000">
      <w:pPr>
        <w:pStyle w:val="BodyText"/>
        <w:spacing w:line="480" w:lineRule="auto"/>
        <w:rPr>
          <w:ins w:id="214" w:author="Claude" w:date="2026-07-28T12:00:00Z"/>
        </w:rPr>
      </w:pPr>
      <w:ins w:id="215" w:author="Claude" w:date="2026-07-28T12:00:00Z">
        <w:r>
          <w:rPr>
            <w:b/>
          </w:rPr>
          <w:t>Conflict of interest statement</w:t>
        </w:r>
      </w:ins>
    </w:p>
    <w:p w14:paraId="0EAC7D04" w14:textId="77777777" w:rsidR="008B73BD" w:rsidRDefault="00000000">
      <w:pPr>
        <w:pStyle w:val="BodyText"/>
        <w:spacing w:line="480" w:lineRule="auto"/>
        <w:rPr>
          <w:ins w:id="216" w:author="Claude" w:date="2026-07-28T12:00:00Z"/>
        </w:rPr>
      </w:pPr>
      <w:ins w:id="217" w:author="Claude" w:date="2026-07-28T12:00:00Z">
        <w:r>
          <w:t>The authors declare no conflict of interest.</w:t>
        </w:r>
      </w:ins>
    </w:p>
    <w:p w14:paraId="0F7ED72A" w14:textId="77777777" w:rsidR="00140D71" w:rsidRDefault="00140D71" w:rsidP="001643E6">
      <w:pPr>
        <w:pStyle w:val="BodyText"/>
        <w:spacing w:line="480" w:lineRule="auto"/>
      </w:pPr>
    </w:p>
    <w:p w14:paraId="205FE2B5" w14:textId="32D613E9" w:rsidR="00140D71" w:rsidRPr="00633845" w:rsidRDefault="00140D71" w:rsidP="001643E6">
      <w:pPr>
        <w:pStyle w:val="BodyText"/>
        <w:spacing w:line="480" w:lineRule="auto"/>
        <w:rPr>
          <w:b/>
          <w:bCs w:val="0"/>
        </w:rPr>
      </w:pPr>
      <w:r w:rsidRPr="00633845">
        <w:rPr>
          <w:b/>
          <w:bCs w:val="0"/>
        </w:rPr>
        <w:t xml:space="preserve">Data </w:t>
      </w:r>
      <w:r w:rsidR="00633845" w:rsidRPr="00633845">
        <w:rPr>
          <w:b/>
          <w:bCs w:val="0"/>
        </w:rPr>
        <w:t>availability</w:t>
      </w:r>
      <w:r w:rsidRPr="00633845">
        <w:rPr>
          <w:b/>
          <w:bCs w:val="0"/>
        </w:rPr>
        <w:t xml:space="preserve"> </w:t>
      </w:r>
      <w:r w:rsidR="00633845" w:rsidRPr="00633845">
        <w:rPr>
          <w:b/>
          <w:bCs w:val="0"/>
        </w:rPr>
        <w:t>statement</w:t>
      </w:r>
    </w:p>
    <w:p w14:paraId="487FAA49" w14:textId="6AA5C0C7" w:rsidR="002877EE" w:rsidRPr="00957362" w:rsidRDefault="00140D71" w:rsidP="001643E6">
      <w:pPr>
        <w:spacing w:after="0" w:line="480" w:lineRule="auto"/>
        <w:jc w:val="both"/>
        <w:rPr>
          <w:rFonts w:ascii="Times New Roman" w:hAnsi="Times New Roman"/>
          <w:bCs/>
        </w:rPr>
      </w:pPr>
      <w:commentRangeStart w:id="218"/>
      <w:r w:rsidRPr="00957362">
        <w:rPr>
          <w:rFonts w:ascii="Times New Roman" w:hAnsi="Times New Roman"/>
          <w:bCs/>
        </w:rPr>
        <w:t xml:space="preserve">The data has been submitted to Zenodo repository with </w:t>
      </w:r>
      <w:r w:rsidR="007C4C73" w:rsidRPr="00957362">
        <w:rPr>
          <w:rFonts w:ascii="Times New Roman" w:hAnsi="Times New Roman"/>
          <w:bCs/>
        </w:rPr>
        <w:t xml:space="preserve">DOI number 10.5281/zenodo.21141367 and the code can be found on GitHub repository </w:t>
      </w:r>
      <w:hyperlink r:id="rId21" w:history="1">
        <w:r w:rsidR="00633845" w:rsidRPr="00957362">
          <w:rPr>
            <w:rFonts w:ascii="Times New Roman" w:hAnsi="Times New Roman"/>
            <w:bCs/>
          </w:rPr>
          <w:t>https://github.com/gledguri/Smart-eDNA-sampling</w:t>
        </w:r>
      </w:hyperlink>
      <w:r w:rsidR="00633845" w:rsidRPr="00957362">
        <w:rPr>
          <w:rFonts w:ascii="Times New Roman" w:hAnsi="Times New Roman"/>
          <w:bCs/>
        </w:rPr>
        <w:t xml:space="preserve">. </w:t>
      </w:r>
      <w:commentRangeEnd w:id="218"/>
      <w:r w:rsidRPr="00957362">
        <w:rPr>
          <w:rStyle w:val="CommentReference"/>
          <w:rFonts w:ascii="Times New Roman" w:hAnsi="Times New Roman"/>
          <w:bCs/>
          <w:sz w:val="24"/>
          <w:szCs w:val="24"/>
        </w:rPr>
        <w:commentReference w:id="218"/>
      </w:r>
    </w:p>
    <w:p w14:paraId="0D0DE0A4" w14:textId="77777777" w:rsidR="002877EE" w:rsidRDefault="002877EE" w:rsidP="001643E6">
      <w:pPr>
        <w:spacing w:after="0" w:line="480" w:lineRule="auto"/>
      </w:pPr>
    </w:p>
    <w:p w14:paraId="5516F1D7" w14:textId="01A75FAB" w:rsidR="0032076E" w:rsidRPr="002877EE" w:rsidRDefault="00625110" w:rsidP="001643E6">
      <w:pPr>
        <w:spacing w:after="0" w:line="480" w:lineRule="auto"/>
        <w:rPr>
          <w:rFonts w:ascii="Times New Roman" w:eastAsiaTheme="majorEastAsia" w:hAnsi="Times New Roman" w:cstheme="majorBidi"/>
          <w:b/>
          <w:sz w:val="28"/>
          <w:szCs w:val="40"/>
        </w:rPr>
      </w:pPr>
      <w:r w:rsidRPr="00625110">
        <w:rPr>
          <w:b/>
          <w:bCs/>
          <w:iCs/>
          <w:szCs w:val="28"/>
        </w:rPr>
        <w:t>Refere</w:t>
      </w:r>
      <w:r w:rsidR="00C10BA1">
        <w:rPr>
          <w:b/>
          <w:bCs/>
          <w:iCs/>
          <w:szCs w:val="28"/>
        </w:rPr>
        <w:t>n</w:t>
      </w:r>
      <w:r w:rsidRPr="00625110">
        <w:rPr>
          <w:b/>
          <w:bCs/>
          <w:iCs/>
          <w:szCs w:val="28"/>
        </w:rPr>
        <w:t>ces</w:t>
      </w:r>
    </w:p>
    <w:bookmarkEnd w:id="208"/>
    <w:bookmarkEnd w:id="209"/>
    <w:p w14:paraId="7443A33A" w14:textId="77777777" w:rsidR="00937D72" w:rsidRPr="00937D72" w:rsidRDefault="00F553D1" w:rsidP="001643E6">
      <w:pPr>
        <w:pStyle w:val="Bibliography"/>
      </w:pPr>
      <w:r w:rsidRPr="007A589B">
        <w:fldChar w:fldCharType="begin"/>
      </w:r>
      <w:commentRangeStart w:id="219"/>
      <w:r w:rsidR="008A3F3D">
        <w:instrText xml:space="preserve"> ADDIN ZOTERO_BIBL {"uncited":[],"omitted":[],"custom":[]} CSL_BIBLIOGRAPHY </w:instrText>
      </w:r>
      <w:r w:rsidRPr="007A589B">
        <w:fldChar w:fldCharType="separate"/>
      </w:r>
      <w:r w:rsidR="00937D72" w:rsidRPr="00937D72">
        <w:t xml:space="preserve">Baetscher, D. S., Omori, K. L., Goethel, D. R., Shelton, A. O., Berger, A. M., Ledger, K. J., Nichols, K. M., &amp; Larson, W. A. (2025). The Pragmatic Sceptic: A Practical Approach for Integrating Environmental </w:t>
      </w:r>
      <w:r w:rsidR="00937D72" w:rsidRPr="00937D72">
        <w:rPr>
          <w:smallCaps/>
        </w:rPr>
        <w:t>DNA</w:t>
      </w:r>
      <w:r w:rsidR="00937D72" w:rsidRPr="00937D72">
        <w:t xml:space="preserve"> Into Marine Stock Assessment and Fisheries Management. </w:t>
      </w:r>
      <w:r w:rsidR="00937D72" w:rsidRPr="00937D72">
        <w:rPr>
          <w:i/>
          <w:iCs/>
        </w:rPr>
        <w:t>Fish and Fisheries</w:t>
      </w:r>
      <w:r w:rsidR="00937D72" w:rsidRPr="00937D72">
        <w:t>, faf.70001. https://doi.org/10.1111/faf.70001</w:t>
      </w:r>
      <w:commentRangeEnd w:id="219"/>
      <w:r w:rsidRPr="00937D72">
        <w:rPr>
          <w:rStyle w:val="CommentReference"/>
          <w:sz w:val="20"/>
          <w:szCs w:val="24"/>
        </w:rPr>
        <w:commentReference w:id="219"/>
      </w:r>
    </w:p>
    <w:p w14:paraId="61D9D7F0" w14:textId="77777777" w:rsidR="00937D72" w:rsidRPr="00937D72" w:rsidRDefault="00937D72" w:rsidP="001643E6">
      <w:pPr>
        <w:pStyle w:val="Bibliography"/>
      </w:pPr>
      <w:r w:rsidRPr="00937D72">
        <w:lastRenderedPageBreak/>
        <w:t xml:space="preserve">Bessey, C., Jarman, S. N., Berry, O., Olsen, Y. S., Bunce, M., Simpson, T., Power, M., McLaughlin, J., Edgar, G. J., &amp; Keesing, J. (2020). Maximizing fish detection with eDNA metabarcoding. </w:t>
      </w:r>
      <w:r w:rsidRPr="00937D72">
        <w:rPr>
          <w:i/>
          <w:iCs/>
        </w:rPr>
        <w:t>Environmental DNA</w:t>
      </w:r>
      <w:r w:rsidRPr="00937D72">
        <w:t xml:space="preserve">, </w:t>
      </w:r>
      <w:r w:rsidRPr="00937D72">
        <w:rPr>
          <w:i/>
          <w:iCs/>
        </w:rPr>
        <w:t>2</w:t>
      </w:r>
      <w:r w:rsidRPr="00937D72">
        <w:t>(4), 493–504. https://doi.org/10.1002/edn3.74</w:t>
      </w:r>
    </w:p>
    <w:p w14:paraId="7D3DF35E" w14:textId="77777777" w:rsidR="00937D72" w:rsidRPr="00937D72" w:rsidRDefault="00937D72" w:rsidP="001643E6">
      <w:pPr>
        <w:pStyle w:val="Bibliography"/>
      </w:pPr>
      <w:r w:rsidRPr="00937D72">
        <w:t xml:space="preserve">Brandão‐Dias, P. F. P., Hallack, D. M. C., Snyder, E. D., Tank, J. L., Bolster, D., Volponi, S., Shogren, A. J., Lamberti, G. A., Bibby, K., &amp; Egan, S. P. (2023). Particle size influences decay rates of environmental DNA in aquatic systems. </w:t>
      </w:r>
      <w:r w:rsidRPr="00937D72">
        <w:rPr>
          <w:i/>
          <w:iCs/>
        </w:rPr>
        <w:t>Molecular Ecology Resources</w:t>
      </w:r>
      <w:r w:rsidRPr="00937D72">
        <w:t xml:space="preserve">, </w:t>
      </w:r>
      <w:r w:rsidRPr="00937D72">
        <w:rPr>
          <w:i/>
          <w:iCs/>
        </w:rPr>
        <w:t>23</w:t>
      </w:r>
      <w:r w:rsidRPr="00937D72">
        <w:t>(4), 756–770. https://doi.org/10.1111/1755-0998.13751</w:t>
      </w:r>
    </w:p>
    <w:p w14:paraId="4CAE4D8A" w14:textId="77777777" w:rsidR="00937D72" w:rsidRPr="00937D72" w:rsidRDefault="00937D72" w:rsidP="001643E6">
      <w:pPr>
        <w:pStyle w:val="Bibliography"/>
      </w:pPr>
      <w:r w:rsidRPr="00937D72">
        <w:t xml:space="preserve">Brandão-Dias, P. F., Shaffer, M., Guri, G., Parsons, K. M., Kelly, R. P., &amp; Allan, E. A. (2025). Differential decay of multiple environmental nucleic acid components. </w:t>
      </w:r>
      <w:r w:rsidRPr="00937D72">
        <w:rPr>
          <w:i/>
          <w:iCs/>
        </w:rPr>
        <w:t>Scientific Reports</w:t>
      </w:r>
      <w:r w:rsidRPr="00937D72">
        <w:t xml:space="preserve">, </w:t>
      </w:r>
      <w:r w:rsidRPr="00937D72">
        <w:rPr>
          <w:i/>
          <w:iCs/>
        </w:rPr>
        <w:t>15</w:t>
      </w:r>
      <w:r w:rsidRPr="00937D72">
        <w:t>(1), 26791. https://doi.org/10.1038/s41598-025-12916-5</w:t>
      </w:r>
    </w:p>
    <w:p w14:paraId="55E192A7" w14:textId="77777777" w:rsidR="00937D72" w:rsidRPr="00937D72" w:rsidRDefault="00937D72" w:rsidP="001643E6">
      <w:pPr>
        <w:pStyle w:val="Bibliography"/>
      </w:pPr>
      <w:r w:rsidRPr="00937D72">
        <w:t xml:space="preserve">Callahan, B. J., McMurdie, P. J., Rosen, M. J., Han, A. W., Johnson, A. J. A., &amp; Holmes, S. P. (2016). DADA2: High-resolution sample inference from Illumina amplicon data. </w:t>
      </w:r>
      <w:r w:rsidRPr="00937D72">
        <w:rPr>
          <w:i/>
          <w:iCs/>
        </w:rPr>
        <w:t>Nature Methods</w:t>
      </w:r>
      <w:r w:rsidRPr="00937D72">
        <w:t xml:space="preserve">, </w:t>
      </w:r>
      <w:r w:rsidRPr="00937D72">
        <w:rPr>
          <w:i/>
          <w:iCs/>
        </w:rPr>
        <w:t>13</w:t>
      </w:r>
      <w:r w:rsidRPr="00937D72">
        <w:t>(7), 581–583. https://doi.org/10.1038/nmeth.3869</w:t>
      </w:r>
    </w:p>
    <w:p w14:paraId="49C4039C" w14:textId="77777777" w:rsidR="00937D72" w:rsidRPr="00937D72" w:rsidRDefault="00937D72" w:rsidP="001643E6">
      <w:pPr>
        <w:pStyle w:val="Bibliography"/>
      </w:pPr>
      <w:r w:rsidRPr="00937D72">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37D72">
        <w:rPr>
          <w:i/>
          <w:iCs/>
        </w:rPr>
        <w:t>Ecography</w:t>
      </w:r>
      <w:r w:rsidRPr="00937D72">
        <w:t xml:space="preserve">, </w:t>
      </w:r>
      <w:r w:rsidRPr="00937D72">
        <w:rPr>
          <w:i/>
          <w:iCs/>
        </w:rPr>
        <w:t>30</w:t>
      </w:r>
      <w:r w:rsidRPr="00937D72">
        <w:t>(5), 609–628. https://doi.org/10.1111/j.2007.0906-7590.05171.x</w:t>
      </w:r>
    </w:p>
    <w:p w14:paraId="7FCB4392" w14:textId="77777777" w:rsidR="00937D72" w:rsidRPr="00937D72" w:rsidRDefault="00937D72" w:rsidP="001643E6">
      <w:pPr>
        <w:pStyle w:val="Bibliography"/>
      </w:pPr>
      <w:r w:rsidRPr="00937D72">
        <w:t xml:space="preserve">Elith, J., Leathwick, J. R., &amp; Hastie, T. (2008). A working guide to boosted regression trees. </w:t>
      </w:r>
      <w:r w:rsidRPr="00937D72">
        <w:rPr>
          <w:i/>
          <w:iCs/>
        </w:rPr>
        <w:t>Journal of Animal Ecology</w:t>
      </w:r>
      <w:r w:rsidRPr="00937D72">
        <w:t xml:space="preserve">, </w:t>
      </w:r>
      <w:r w:rsidRPr="00937D72">
        <w:rPr>
          <w:i/>
          <w:iCs/>
        </w:rPr>
        <w:t>77</w:t>
      </w:r>
      <w:r w:rsidRPr="00937D72">
        <w:t>(4), 802–813. https://doi.org/10.1111/j.1365-2656.2008.01390.x</w:t>
      </w:r>
    </w:p>
    <w:p w14:paraId="33EC3851" w14:textId="77777777" w:rsidR="00937D72" w:rsidRPr="00937D72" w:rsidRDefault="00937D72" w:rsidP="001643E6">
      <w:pPr>
        <w:pStyle w:val="Bibliography"/>
      </w:pPr>
      <w:r w:rsidRPr="00937D72">
        <w:t xml:space="preserve">Fortin, M.-J., Drapeau, P., &amp; Legendre, P. (1989). Spatial autocorrelation and sampling design in plant ecology. </w:t>
      </w:r>
      <w:r w:rsidRPr="00937D72">
        <w:rPr>
          <w:i/>
          <w:iCs/>
        </w:rPr>
        <w:t>Vegetatio</w:t>
      </w:r>
      <w:r w:rsidRPr="00937D72">
        <w:t xml:space="preserve">, </w:t>
      </w:r>
      <w:r w:rsidRPr="00937D72">
        <w:rPr>
          <w:i/>
          <w:iCs/>
        </w:rPr>
        <w:t>83</w:t>
      </w:r>
      <w:r w:rsidRPr="00937D72">
        <w:t>(1–2), 209–222. https://doi.org/10.1007/BF00031693</w:t>
      </w:r>
    </w:p>
    <w:p w14:paraId="08395412" w14:textId="77777777" w:rsidR="00937D72" w:rsidRPr="00937D72" w:rsidRDefault="00937D72" w:rsidP="001643E6">
      <w:pPr>
        <w:pStyle w:val="Bibliography"/>
      </w:pPr>
      <w:r w:rsidRPr="00937D72">
        <w:t xml:space="preserve">Fraser, H. M., Greenstreet, S. P. R., &amp; Piet, G. J. (2007). Taking account of catchability in groundfish survey trawls: Implications for estimating demersal fish biomass. </w:t>
      </w:r>
      <w:r w:rsidRPr="00937D72">
        <w:rPr>
          <w:i/>
          <w:iCs/>
        </w:rPr>
        <w:t>ICES Journal of Marine Science</w:t>
      </w:r>
      <w:r w:rsidRPr="00937D72">
        <w:t xml:space="preserve">, </w:t>
      </w:r>
      <w:r w:rsidRPr="00937D72">
        <w:rPr>
          <w:i/>
          <w:iCs/>
        </w:rPr>
        <w:t>64</w:t>
      </w:r>
      <w:r w:rsidRPr="00937D72">
        <w:t>(9), 1800–1819. https://doi.org/10.1093/icesjms/fsm145</w:t>
      </w:r>
    </w:p>
    <w:p w14:paraId="1A5AE572" w14:textId="77777777" w:rsidR="00937D72" w:rsidRPr="00937D72" w:rsidRDefault="00937D72" w:rsidP="001643E6">
      <w:pPr>
        <w:pStyle w:val="Bibliography"/>
      </w:pPr>
      <w:r w:rsidRPr="00937D72">
        <w:lastRenderedPageBreak/>
        <w:t xml:space="preserve">Fukaya, K., Murakami, H., Yoon, S., Minami, K., Osada, Y., Yamamoto, S., Masuda, R., Kasai, A., Miyashita, K., Minamoto, T., &amp; Kondoh, M. (2021). Estimating fish population abundance by integrating quantitative data on environmental DNA and hydrodynamic modelling. </w:t>
      </w:r>
      <w:r w:rsidRPr="00937D72">
        <w:rPr>
          <w:i/>
          <w:iCs/>
        </w:rPr>
        <w:t>Molecular Ecology</w:t>
      </w:r>
      <w:r w:rsidRPr="00937D72">
        <w:t xml:space="preserve">, </w:t>
      </w:r>
      <w:r w:rsidRPr="00937D72">
        <w:rPr>
          <w:i/>
          <w:iCs/>
        </w:rPr>
        <w:t>30</w:t>
      </w:r>
      <w:r w:rsidRPr="00937D72">
        <w:t>(13), 3057–3067. https://doi.org/10.1111/mec.15530</w:t>
      </w:r>
    </w:p>
    <w:p w14:paraId="2C211504" w14:textId="77777777" w:rsidR="00937D72" w:rsidRPr="00937D72" w:rsidRDefault="00937D72" w:rsidP="001643E6">
      <w:pPr>
        <w:pStyle w:val="Bibliography"/>
      </w:pPr>
      <w:r w:rsidRPr="00937D72">
        <w:t xml:space="preserve">García‐Machado, E., Normandeau, E., Côté, G., Caza‐Allard, I., Babin, C., &amp; Bernatchez, L. (2024). Evaluating Sampling Designs to Survey Fish Diversity in Lakes From Northern Temperate Zones. </w:t>
      </w:r>
      <w:r w:rsidRPr="00937D72">
        <w:rPr>
          <w:i/>
          <w:iCs/>
        </w:rPr>
        <w:t>Environmental DNA</w:t>
      </w:r>
      <w:r w:rsidRPr="00937D72">
        <w:t xml:space="preserve">, </w:t>
      </w:r>
      <w:r w:rsidRPr="00937D72">
        <w:rPr>
          <w:i/>
          <w:iCs/>
        </w:rPr>
        <w:t>6</w:t>
      </w:r>
      <w:r w:rsidRPr="00937D72">
        <w:t>(6), e70015. https://doi.org/10.1002/edn3.70015</w:t>
      </w:r>
    </w:p>
    <w:p w14:paraId="0C3002B0" w14:textId="77777777" w:rsidR="00937D72" w:rsidRPr="00937D72" w:rsidRDefault="00937D72" w:rsidP="001643E6">
      <w:pPr>
        <w:pStyle w:val="Bibliography"/>
      </w:pPr>
      <w:r w:rsidRPr="00937D72">
        <w:t xml:space="preserve">Gloor, G. B., Macklaim, J. M., Pawlowsky-Glahn, V., &amp; Egozcue, J. J. (2017). Microbiome Datasets Are Compositional: And This Is Not Optional. </w:t>
      </w:r>
      <w:r w:rsidRPr="00937D72">
        <w:rPr>
          <w:i/>
          <w:iCs/>
        </w:rPr>
        <w:t>Frontiers in Microbiology</w:t>
      </w:r>
      <w:r w:rsidRPr="00937D72">
        <w:t xml:space="preserve">, </w:t>
      </w:r>
      <w:r w:rsidRPr="00937D72">
        <w:rPr>
          <w:i/>
          <w:iCs/>
        </w:rPr>
        <w:t>8</w:t>
      </w:r>
      <w:r w:rsidRPr="00937D72">
        <w:t>, 2224. https://doi.org/10.3389/fmicb.2017.02224</w:t>
      </w:r>
    </w:p>
    <w:p w14:paraId="28E3D150" w14:textId="77777777" w:rsidR="00937D72" w:rsidRPr="00937D72" w:rsidRDefault="00937D72" w:rsidP="001643E6">
      <w:pPr>
        <w:pStyle w:val="Bibliography"/>
      </w:pPr>
      <w:r w:rsidRPr="00937D72">
        <w:t xml:space="preserve">Gold, Z., Sprague, J., Kushner, D. J., Marin, E. Z., &amp; Barber, P. H. (2021). eDNA metabarcoding as a biomonitoring tool for marine protected areas. </w:t>
      </w:r>
      <w:r w:rsidRPr="00937D72">
        <w:rPr>
          <w:i/>
          <w:iCs/>
        </w:rPr>
        <w:t>PLoS ONE</w:t>
      </w:r>
      <w:r w:rsidRPr="00937D72">
        <w:t xml:space="preserve">, </w:t>
      </w:r>
      <w:r w:rsidRPr="00937D72">
        <w:rPr>
          <w:i/>
          <w:iCs/>
        </w:rPr>
        <w:t>16</w:t>
      </w:r>
      <w:r w:rsidRPr="00937D72">
        <w:t>(2 February 2021), 1–19. https://doi.org/10.1371/journal.pone.0238557</w:t>
      </w:r>
    </w:p>
    <w:p w14:paraId="46E1A674" w14:textId="77777777" w:rsidR="00937D72" w:rsidRPr="00937D72" w:rsidRDefault="00937D72" w:rsidP="001643E6">
      <w:pPr>
        <w:pStyle w:val="Bibliography"/>
      </w:pPr>
      <w:r w:rsidRPr="00937D72">
        <w:t xml:space="preserve">Guillera‐Arroita, G., &amp; Lahoz‐Monfort, J. J. (2012). Designing studies to detect differences in species occupancy: Power analysis under imperfect detection. </w:t>
      </w:r>
      <w:r w:rsidRPr="00937D72">
        <w:rPr>
          <w:i/>
          <w:iCs/>
        </w:rPr>
        <w:t>Methods in Ecology and Evolution</w:t>
      </w:r>
      <w:r w:rsidRPr="00937D72">
        <w:t xml:space="preserve">, </w:t>
      </w:r>
      <w:r w:rsidRPr="00937D72">
        <w:rPr>
          <w:i/>
          <w:iCs/>
        </w:rPr>
        <w:t>3</w:t>
      </w:r>
      <w:r w:rsidRPr="00937D72">
        <w:t>(5), 860–869. https://doi.org/10.1111/j.2041-210X.2012.00225.x</w:t>
      </w:r>
    </w:p>
    <w:p w14:paraId="59BB996A" w14:textId="77777777" w:rsidR="00937D72" w:rsidRPr="00937D72" w:rsidRDefault="00937D72" w:rsidP="001643E6">
      <w:pPr>
        <w:pStyle w:val="Bibliography"/>
      </w:pPr>
      <w:r w:rsidRPr="00937D72">
        <w:t xml:space="preserve">Guisan, A., &amp; Zimmermann, N. E. (2000). Predictive habitat distribution models in ecology. </w:t>
      </w:r>
      <w:r w:rsidRPr="00937D72">
        <w:rPr>
          <w:i/>
          <w:iCs/>
        </w:rPr>
        <w:t>Ecological Modelling</w:t>
      </w:r>
      <w:r w:rsidRPr="00937D72">
        <w:t xml:space="preserve">, </w:t>
      </w:r>
      <w:r w:rsidRPr="00937D72">
        <w:rPr>
          <w:i/>
          <w:iCs/>
        </w:rPr>
        <w:t>135</w:t>
      </w:r>
      <w:r w:rsidRPr="00937D72">
        <w:t>(2–3), 147–186. https://doi.org/10.1016/S0304-3800(00)00354-9</w:t>
      </w:r>
    </w:p>
    <w:p w14:paraId="0CF95938" w14:textId="77777777" w:rsidR="00937D72" w:rsidRPr="00937D72" w:rsidRDefault="00937D72" w:rsidP="001643E6">
      <w:pPr>
        <w:pStyle w:val="Bibliography"/>
      </w:pPr>
      <w:r w:rsidRPr="00937D72">
        <w:t xml:space="preserve">Guri, G., Liu, O. R., Kelly, R. P., Shaffer, M. R., Parsons, K. M., Ramón-Laca, A., Nichols, K. M., Brandão-Dias, P. F. P., Wells, A., &amp; Shelton, A. O. (2025). </w:t>
      </w:r>
      <w:r w:rsidRPr="00937D72">
        <w:rPr>
          <w:i/>
          <w:iCs/>
        </w:rPr>
        <w:t>Quantitative, Multispecies Monitoring at a Continental Scale</w:t>
      </w:r>
      <w:r w:rsidRPr="00937D72">
        <w:t>. Ecology. https://doi.org/10.1101/2025.10.30.685180</w:t>
      </w:r>
    </w:p>
    <w:p w14:paraId="54E0676C" w14:textId="77777777" w:rsidR="00937D72" w:rsidRPr="00937D72" w:rsidRDefault="00937D72" w:rsidP="001643E6">
      <w:pPr>
        <w:pStyle w:val="Bibliography"/>
      </w:pPr>
      <w:r w:rsidRPr="00937D72">
        <w:t xml:space="preserve">Guri, G., Shelton, A. O., Kelly, R. P., Yoccoz, N., Johansen, T., Præbel, K., Hanebrekke, T., Ray, J. L., Fall, J., &amp; Westgaard, J.-I. (2024). Predicting trawl catches using environmental DNA. </w:t>
      </w:r>
      <w:r w:rsidRPr="00937D72">
        <w:rPr>
          <w:i/>
          <w:iCs/>
        </w:rPr>
        <w:t>ICES Journal of Marine Science</w:t>
      </w:r>
      <w:r w:rsidRPr="00937D72">
        <w:t>, fsae097. https://doi.org/10.1093/icesjms/fsae097</w:t>
      </w:r>
    </w:p>
    <w:p w14:paraId="3FEC8F46" w14:textId="77777777" w:rsidR="00937D72" w:rsidRPr="00937D72" w:rsidRDefault="00937D72" w:rsidP="001643E6">
      <w:pPr>
        <w:pStyle w:val="Bibliography"/>
      </w:pPr>
      <w:r w:rsidRPr="00937D72">
        <w:lastRenderedPageBreak/>
        <w:t xml:space="preserve">Guri, G., Westgaard, J., Yoccoz, N., Wangensteen, O. S., Præbel, K., Ray, J. L., Kelly, R. P., Shelton, A. O., Hanebrekke, T., &amp; Johansen, T. (2023). Maximizing sampling efficiency to detect differences in fish community composition using environmental DNA metabarcoding in subarctic fjords. </w:t>
      </w:r>
      <w:r w:rsidRPr="00937D72">
        <w:rPr>
          <w:i/>
          <w:iCs/>
        </w:rPr>
        <w:t>Environmental DNA</w:t>
      </w:r>
      <w:r w:rsidRPr="00937D72">
        <w:t>, edn3.409. https://doi.org/10.1002/edn3.409</w:t>
      </w:r>
    </w:p>
    <w:p w14:paraId="71413FA0" w14:textId="77777777" w:rsidR="00937D72" w:rsidRPr="00937D72" w:rsidRDefault="00937D72" w:rsidP="001643E6">
      <w:pPr>
        <w:pStyle w:val="Bibliography"/>
      </w:pPr>
      <w:r w:rsidRPr="00937D72">
        <w:t xml:space="preserve">Ip, Y. C. A., Guri, G., Allan, E. A., &amp; Kelly, R. P. (2025). Passive air sampling detects environmental DNA transfer from water into air. </w:t>
      </w:r>
      <w:r w:rsidRPr="00937D72">
        <w:rPr>
          <w:i/>
          <w:iCs/>
        </w:rPr>
        <w:t>Scientific Reports</w:t>
      </w:r>
      <w:r w:rsidRPr="00937D72">
        <w:t xml:space="preserve">, </w:t>
      </w:r>
      <w:r w:rsidRPr="00937D72">
        <w:rPr>
          <w:i/>
          <w:iCs/>
        </w:rPr>
        <w:t>15</w:t>
      </w:r>
      <w:r w:rsidRPr="00937D72">
        <w:t>(1), 42245. https://doi.org/10.1038/s41598-025-26293-6</w:t>
      </w:r>
    </w:p>
    <w:p w14:paraId="6F32DD1A" w14:textId="77777777" w:rsidR="00937D72" w:rsidRPr="00937D72" w:rsidRDefault="00937D72" w:rsidP="001643E6">
      <w:pPr>
        <w:pStyle w:val="Bibliography"/>
      </w:pPr>
      <w:r w:rsidRPr="00937D72">
        <w:t xml:space="preserve">Jo, T. S., Murakami, H., &amp; Nakadai, R. (2025). Spatial dispersal of environmental DNA particles in lentic and marine ecosystems: An overview and synthesis. </w:t>
      </w:r>
      <w:r w:rsidRPr="00937D72">
        <w:rPr>
          <w:i/>
          <w:iCs/>
        </w:rPr>
        <w:t>Ecological Indicators</w:t>
      </w:r>
      <w:r w:rsidRPr="00937D72">
        <w:t xml:space="preserve">, </w:t>
      </w:r>
      <w:r w:rsidRPr="00937D72">
        <w:rPr>
          <w:i/>
          <w:iCs/>
        </w:rPr>
        <w:t>174</w:t>
      </w:r>
      <w:r w:rsidRPr="00937D72">
        <w:t>, 113469. https://doi.org/10.1016/j.ecolind.2025.113469</w:t>
      </w:r>
    </w:p>
    <w:p w14:paraId="0D591194" w14:textId="77777777" w:rsidR="00937D72" w:rsidRPr="00937D72" w:rsidRDefault="00937D72" w:rsidP="001643E6">
      <w:pPr>
        <w:pStyle w:val="Bibliography"/>
      </w:pPr>
      <w:r w:rsidRPr="00937D72">
        <w:t xml:space="preserve">Kaufman, C. G., &amp; Shaby, B. A. (2013). The role of the range parameter for estimation and prediction in geostatistics. </w:t>
      </w:r>
      <w:r w:rsidRPr="00937D72">
        <w:rPr>
          <w:i/>
          <w:iCs/>
        </w:rPr>
        <w:t>Biometrika</w:t>
      </w:r>
      <w:r w:rsidRPr="00937D72">
        <w:t xml:space="preserve">, </w:t>
      </w:r>
      <w:r w:rsidRPr="00937D72">
        <w:rPr>
          <w:i/>
          <w:iCs/>
        </w:rPr>
        <w:t>100</w:t>
      </w:r>
      <w:r w:rsidRPr="00937D72">
        <w:t>(2), 473–484. https://doi.org/10.1093/biomet/ass079</w:t>
      </w:r>
    </w:p>
    <w:p w14:paraId="2D041A3B" w14:textId="77777777" w:rsidR="00937D72" w:rsidRPr="00937D72" w:rsidRDefault="00937D72" w:rsidP="001643E6">
      <w:pPr>
        <w:pStyle w:val="Bibliography"/>
      </w:pPr>
      <w:r w:rsidRPr="00937D72">
        <w:t xml:space="preserve">Kelly, R. P., Shelton, A. O., &amp; Gallego, R. (2019). Understanding PCR Processes to Draw Meaningful Conclusions from Environmental DNA Studies. </w:t>
      </w:r>
      <w:r w:rsidRPr="00937D72">
        <w:rPr>
          <w:i/>
          <w:iCs/>
        </w:rPr>
        <w:t>Scientific Reports</w:t>
      </w:r>
      <w:r w:rsidRPr="00937D72">
        <w:t xml:space="preserve">, </w:t>
      </w:r>
      <w:r w:rsidRPr="00937D72">
        <w:rPr>
          <w:i/>
          <w:iCs/>
        </w:rPr>
        <w:t>9</w:t>
      </w:r>
      <w:r w:rsidRPr="00937D72">
        <w:t>(1), 1–14. https://doi.org/10.1038/s41598-019-48546-x</w:t>
      </w:r>
    </w:p>
    <w:p w14:paraId="116F1D82" w14:textId="77777777" w:rsidR="00937D72" w:rsidRPr="00937D72" w:rsidRDefault="00937D72" w:rsidP="001643E6">
      <w:pPr>
        <w:pStyle w:val="Bibliography"/>
      </w:pPr>
      <w:r w:rsidRPr="00937D72">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37D72">
        <w:rPr>
          <w:i/>
          <w:iCs/>
        </w:rPr>
        <w:t>Environmental DNA</w:t>
      </w:r>
      <w:r w:rsidRPr="00937D72">
        <w:t xml:space="preserve">, </w:t>
      </w:r>
      <w:r w:rsidRPr="00937D72">
        <w:rPr>
          <w:i/>
          <w:iCs/>
        </w:rPr>
        <w:t>3</w:t>
      </w:r>
      <w:r w:rsidRPr="00937D72">
        <w:t>(6), 1142–1155. https://doi.org/10.1002/edn3.236</w:t>
      </w:r>
    </w:p>
    <w:p w14:paraId="6ECBB00F" w14:textId="77777777" w:rsidR="00937D72" w:rsidRPr="00937D72" w:rsidRDefault="00937D72" w:rsidP="001643E6">
      <w:pPr>
        <w:pStyle w:val="Bibliography"/>
      </w:pPr>
      <w:r w:rsidRPr="00937D72">
        <w:t xml:space="preserve">Laroche, F. (2024). Efficient sampling designs to assess biodiversity spatial autocorrelation: Should we go fractal? </w:t>
      </w:r>
      <w:r w:rsidRPr="00937D72">
        <w:rPr>
          <w:i/>
          <w:iCs/>
        </w:rPr>
        <w:t>Peer Community Journal</w:t>
      </w:r>
      <w:r w:rsidRPr="00937D72">
        <w:t xml:space="preserve">, </w:t>
      </w:r>
      <w:r w:rsidRPr="00937D72">
        <w:rPr>
          <w:i/>
          <w:iCs/>
        </w:rPr>
        <w:t>4</w:t>
      </w:r>
      <w:r w:rsidRPr="00937D72">
        <w:t>, e76. https://doi.org/10.24072/pcjournal.454</w:t>
      </w:r>
    </w:p>
    <w:p w14:paraId="172E1342" w14:textId="77777777" w:rsidR="00937D72" w:rsidRPr="00937D72" w:rsidRDefault="00937D72" w:rsidP="001643E6">
      <w:pPr>
        <w:pStyle w:val="Bibliography"/>
      </w:pPr>
      <w:r w:rsidRPr="00937D72">
        <w:t xml:space="preserve">Lees, K. J., MacNeil, M. A., Hedges, K. J., &amp; Hussey, N. E. (2021). Estimating demographic parameters for fisheries management using acoustic telemetry. </w:t>
      </w:r>
      <w:r w:rsidRPr="00937D72">
        <w:rPr>
          <w:i/>
          <w:iCs/>
        </w:rPr>
        <w:t>Reviews in Fish Biology and Fisheries</w:t>
      </w:r>
      <w:r w:rsidRPr="00937D72">
        <w:t xml:space="preserve">, </w:t>
      </w:r>
      <w:r w:rsidRPr="00937D72">
        <w:rPr>
          <w:i/>
          <w:iCs/>
        </w:rPr>
        <w:t>31</w:t>
      </w:r>
      <w:r w:rsidRPr="00937D72">
        <w:t>(1), 25–51. https://doi.org/10.1007/s11160-020-09626-8</w:t>
      </w:r>
    </w:p>
    <w:p w14:paraId="5DA57C5A" w14:textId="77777777" w:rsidR="00937D72" w:rsidRPr="00937D72" w:rsidRDefault="00937D72" w:rsidP="001643E6">
      <w:pPr>
        <w:pStyle w:val="Bibliography"/>
      </w:pPr>
      <w:r w:rsidRPr="00937D72">
        <w:lastRenderedPageBreak/>
        <w:t xml:space="preserve">Lek, S., &amp; Guégan, J. F. (1999). Artificial neural networks as a tool in ecological modelling, an introduction. </w:t>
      </w:r>
      <w:r w:rsidRPr="00937D72">
        <w:rPr>
          <w:i/>
          <w:iCs/>
        </w:rPr>
        <w:t>Ecological Modelling</w:t>
      </w:r>
      <w:r w:rsidRPr="00937D72">
        <w:t xml:space="preserve">, </w:t>
      </w:r>
      <w:r w:rsidRPr="00937D72">
        <w:rPr>
          <w:i/>
          <w:iCs/>
        </w:rPr>
        <w:t>120</w:t>
      </w:r>
      <w:r w:rsidRPr="00937D72">
        <w:t>(2–3), 65–73. https://doi.org/10.1016/S0304-3800(99)00092-7</w:t>
      </w:r>
    </w:p>
    <w:p w14:paraId="30A07D6F" w14:textId="77777777" w:rsidR="00937D72" w:rsidRPr="00937D72" w:rsidRDefault="00937D72" w:rsidP="001643E6">
      <w:pPr>
        <w:pStyle w:val="Bibliography"/>
      </w:pPr>
      <w:r w:rsidRPr="00937D72">
        <w:t xml:space="preserve">Lewy, P., &amp; Kristensen, K. (2009). Modelling the distribution of fish accounting for spatial correlation and overdispersion. </w:t>
      </w:r>
      <w:r w:rsidRPr="00937D72">
        <w:rPr>
          <w:i/>
          <w:iCs/>
        </w:rPr>
        <w:t>Canadian Journal of Fisheries and Aquatic Sciences</w:t>
      </w:r>
      <w:r w:rsidRPr="00937D72">
        <w:t xml:space="preserve">, </w:t>
      </w:r>
      <w:r w:rsidRPr="00937D72">
        <w:rPr>
          <w:i/>
          <w:iCs/>
        </w:rPr>
        <w:t>66</w:t>
      </w:r>
      <w:r w:rsidRPr="00937D72">
        <w:t>(10), 1809–1820. https://doi.org/10.1139/F09-114</w:t>
      </w:r>
    </w:p>
    <w:p w14:paraId="17F8E504" w14:textId="77777777" w:rsidR="00937D72" w:rsidRPr="00937D72" w:rsidRDefault="00937D72" w:rsidP="001643E6">
      <w:pPr>
        <w:pStyle w:val="Bibliography"/>
      </w:pPr>
      <w:r w:rsidRPr="00937D72">
        <w:t xml:space="preserve">Lezama-Ochoa, N., Pennino, M. G., Hall, M. A., Lopez, J., &amp; Murua, H. (2020). Using a Bayesian modelling approach (INLA-SPDE) to predict the occurrence of the Spinetail Devil Ray (Mobular mobular). </w:t>
      </w:r>
      <w:r w:rsidRPr="00937D72">
        <w:rPr>
          <w:i/>
          <w:iCs/>
        </w:rPr>
        <w:t>Scientific Reports</w:t>
      </w:r>
      <w:r w:rsidRPr="00937D72">
        <w:t xml:space="preserve">, </w:t>
      </w:r>
      <w:r w:rsidRPr="00937D72">
        <w:rPr>
          <w:i/>
          <w:iCs/>
        </w:rPr>
        <w:t>10</w:t>
      </w:r>
      <w:r w:rsidRPr="00937D72">
        <w:t>(1), 18822. https://doi.org/10.1038/s41598-020-73879-3</w:t>
      </w:r>
    </w:p>
    <w:p w14:paraId="42768E30" w14:textId="77777777" w:rsidR="00937D72" w:rsidRPr="00937D72" w:rsidRDefault="00937D72" w:rsidP="001643E6">
      <w:pPr>
        <w:pStyle w:val="Bibliography"/>
      </w:pPr>
      <w:r w:rsidRPr="00937D72">
        <w:t xml:space="preserve">Li, X., &amp; Wang, Y. (2013). Applying various algorithms for species distribution modelling. </w:t>
      </w:r>
      <w:r w:rsidRPr="00937D72">
        <w:rPr>
          <w:i/>
          <w:iCs/>
        </w:rPr>
        <w:t>Integrative Zoology</w:t>
      </w:r>
      <w:r w:rsidRPr="00937D72">
        <w:t xml:space="preserve">, </w:t>
      </w:r>
      <w:r w:rsidRPr="00937D72">
        <w:rPr>
          <w:i/>
          <w:iCs/>
        </w:rPr>
        <w:t>8</w:t>
      </w:r>
      <w:r w:rsidRPr="00937D72">
        <w:t>(2), 124–135. https://doi.org/10.1111/1749-4877.12000</w:t>
      </w:r>
    </w:p>
    <w:p w14:paraId="5939A911" w14:textId="77777777" w:rsidR="00937D72" w:rsidRPr="00937D72" w:rsidRDefault="00937D72" w:rsidP="001643E6">
      <w:pPr>
        <w:pStyle w:val="Bibliography"/>
      </w:pPr>
      <w:r w:rsidRPr="00937D72">
        <w:t xml:space="preserve">Li, Z., Ramón, C. L., Bogdanowicz, S., Koeberle, A. L., Wang, D., Rueda, F. J., Cowen, E. A., Walter, M. T., Sethi, S. A., Lodge, D. M., Luo, D., &amp; Andrés, J. A. (2026). Tracing Environmental DNA Transport in a Large Lake with Synthetic DNA Microparticles and Hydrodynamic Modeling. </w:t>
      </w:r>
      <w:r w:rsidRPr="00937D72">
        <w:rPr>
          <w:i/>
          <w:iCs/>
        </w:rPr>
        <w:t>Environmental Science &amp; Technology</w:t>
      </w:r>
      <w:r w:rsidRPr="00937D72">
        <w:t xml:space="preserve">, </w:t>
      </w:r>
      <w:r w:rsidRPr="00937D72">
        <w:rPr>
          <w:i/>
          <w:iCs/>
        </w:rPr>
        <w:t>60</w:t>
      </w:r>
      <w:r w:rsidRPr="00937D72">
        <w:t>(4), 3519–3531. https://doi.org/10.1021/acs.est.5c11071</w:t>
      </w:r>
    </w:p>
    <w:p w14:paraId="1417E505" w14:textId="77777777" w:rsidR="00937D72" w:rsidRPr="00937D72" w:rsidRDefault="00937D72" w:rsidP="001643E6">
      <w:pPr>
        <w:pStyle w:val="Bibliography"/>
      </w:pPr>
      <w:r w:rsidRPr="00937D72">
        <w:t xml:space="preserve">Liu, O. R., Shelton, A. O., Ramón-Laca, A., Nichols, K. M., Ward, E. J., Phillips, E. M., Zamon, J. E., Wells, A., &amp; Kelly, R. P. (2026). Mapping the marine distribution of eulachon (Thaleichthys pacificus) in the Northeast Pacific using environmental DNA. </w:t>
      </w:r>
      <w:r w:rsidRPr="00937D72">
        <w:rPr>
          <w:i/>
          <w:iCs/>
        </w:rPr>
        <w:t>Communications Biology</w:t>
      </w:r>
      <w:r w:rsidRPr="00937D72">
        <w:t xml:space="preserve">, </w:t>
      </w:r>
      <w:r w:rsidRPr="00937D72">
        <w:rPr>
          <w:i/>
          <w:iCs/>
        </w:rPr>
        <w:t>9</w:t>
      </w:r>
      <w:r w:rsidRPr="00937D72">
        <w:t>(1), 465. https://doi.org/10.1038/s42003-026-09733-5</w:t>
      </w:r>
    </w:p>
    <w:p w14:paraId="73B99D3F" w14:textId="77777777" w:rsidR="00937D72" w:rsidRPr="00937D72" w:rsidRDefault="00937D72" w:rsidP="001643E6">
      <w:pPr>
        <w:pStyle w:val="Bibliography"/>
      </w:pPr>
      <w:r w:rsidRPr="00937D72">
        <w:t xml:space="preserve">Miya, M., Sato, Y., Fukunaga, T., Sado, T., Poulsen, J. Y., Sato, K., Minamoto, T., Yamamoto, S., Yamanaka, H., Araki, H., Kondoh, M., &amp; Iwasaki, W. (2015). MiFish, a set of universal PCR primers for metabarcoding environmental DNA from fishes: Detection of more than 230 subtropical marine species. </w:t>
      </w:r>
      <w:r w:rsidRPr="00937D72">
        <w:rPr>
          <w:i/>
          <w:iCs/>
        </w:rPr>
        <w:t>Royal Society Open Science</w:t>
      </w:r>
      <w:r w:rsidRPr="00937D72">
        <w:t>. https://doi.org/10.1098/rsos.150088</w:t>
      </w:r>
    </w:p>
    <w:p w14:paraId="32D26F13" w14:textId="77777777" w:rsidR="00937D72" w:rsidRPr="00937D72" w:rsidRDefault="00937D72" w:rsidP="001643E6">
      <w:pPr>
        <w:pStyle w:val="Bibliography"/>
      </w:pPr>
      <w:r w:rsidRPr="00937D72">
        <w:t xml:space="preserve">Muradian, M. L., Branch, T. A., &amp; Punt, A. E. (2019). A framework for assessing which sampling programmes provide the best trade-off between accuracy and cost of data in stock assessments. </w:t>
      </w:r>
      <w:r w:rsidRPr="00937D72">
        <w:rPr>
          <w:i/>
          <w:iCs/>
        </w:rPr>
        <w:t>ICES Journal of Marine Science</w:t>
      </w:r>
      <w:r w:rsidRPr="00937D72">
        <w:t xml:space="preserve">, </w:t>
      </w:r>
      <w:r w:rsidRPr="00937D72">
        <w:rPr>
          <w:i/>
          <w:iCs/>
        </w:rPr>
        <w:t>76</w:t>
      </w:r>
      <w:r w:rsidRPr="00937D72">
        <w:t>(7), 2102–2113. https://doi.org/10.1093/icesjms/fsz163</w:t>
      </w:r>
    </w:p>
    <w:p w14:paraId="4DFC090A" w14:textId="77777777" w:rsidR="00937D72" w:rsidRPr="00937D72" w:rsidRDefault="00937D72" w:rsidP="001643E6">
      <w:pPr>
        <w:pStyle w:val="Bibliography"/>
      </w:pPr>
      <w:r w:rsidRPr="00937D72">
        <w:lastRenderedPageBreak/>
        <w:t xml:space="preserve">Nielsen, J. R., Kristensen, K., Lewy, P., &amp; Bastardie, F. (2016). A Statistical Model for Estimation of Fish Density Including Correlation in Size, Space, Time and between Species from Research Survey Data. </w:t>
      </w:r>
      <w:r w:rsidRPr="00937D72">
        <w:rPr>
          <w:i/>
          <w:iCs/>
        </w:rPr>
        <w:t>PLOS ONE</w:t>
      </w:r>
      <w:r w:rsidRPr="00937D72">
        <w:t xml:space="preserve">, </w:t>
      </w:r>
      <w:r w:rsidRPr="00937D72">
        <w:rPr>
          <w:i/>
          <w:iCs/>
        </w:rPr>
        <w:t>11</w:t>
      </w:r>
      <w:r w:rsidRPr="00937D72">
        <w:t>(2), e0148722. https://doi.org/10.1371/journal.pone.0148722</w:t>
      </w:r>
    </w:p>
    <w:p w14:paraId="58F39601" w14:textId="77777777" w:rsidR="00937D72" w:rsidRPr="00937D72" w:rsidRDefault="00937D72" w:rsidP="001643E6">
      <w:pPr>
        <w:pStyle w:val="Bibliography"/>
      </w:pPr>
      <w:r w:rsidRPr="00937D72">
        <w:t xml:space="preserve">Paciorek, C. J. (2010). The Importance of Scale for Spatial-Confounding Bias and Precision of Spatial Regression Estimators. </w:t>
      </w:r>
      <w:r w:rsidRPr="00937D72">
        <w:rPr>
          <w:i/>
          <w:iCs/>
        </w:rPr>
        <w:t>Statistical Science</w:t>
      </w:r>
      <w:r w:rsidRPr="00937D72">
        <w:t xml:space="preserve">, </w:t>
      </w:r>
      <w:r w:rsidRPr="00937D72">
        <w:rPr>
          <w:i/>
          <w:iCs/>
        </w:rPr>
        <w:t>25</w:t>
      </w:r>
      <w:r w:rsidRPr="00937D72">
        <w:t>(1). https://doi.org/10.1214/10-STS326</w:t>
      </w:r>
    </w:p>
    <w:p w14:paraId="13CE883F" w14:textId="77777777" w:rsidR="00937D72" w:rsidRPr="00937D72" w:rsidRDefault="00937D72" w:rsidP="001643E6">
      <w:pPr>
        <w:pStyle w:val="Bibliography"/>
      </w:pPr>
      <w:r w:rsidRPr="00937D72">
        <w:t xml:space="preserve">Paciorek, C. J., &amp; Schervish, M. J. (2006). Spatial modelling using a new class of nonstationary covariance functions. </w:t>
      </w:r>
      <w:r w:rsidRPr="00937D72">
        <w:rPr>
          <w:i/>
          <w:iCs/>
        </w:rPr>
        <w:t>Environmetrics</w:t>
      </w:r>
      <w:r w:rsidRPr="00937D72">
        <w:t xml:space="preserve">, </w:t>
      </w:r>
      <w:r w:rsidRPr="00937D72">
        <w:rPr>
          <w:i/>
          <w:iCs/>
        </w:rPr>
        <w:t>17</w:t>
      </w:r>
      <w:r w:rsidRPr="00937D72">
        <w:t>(5), 483–506. https://doi.org/10.1002/env.785</w:t>
      </w:r>
    </w:p>
    <w:p w14:paraId="754D913B" w14:textId="77777777" w:rsidR="00937D72" w:rsidRPr="00937D72" w:rsidRDefault="00937D72" w:rsidP="001643E6">
      <w:pPr>
        <w:pStyle w:val="Bibliography"/>
      </w:pPr>
      <w:r w:rsidRPr="00937D72">
        <w:t xml:space="preserve">Perkins, N. R., Prall, M., Chakraborty, A., White, J. W., Baskett, M. L., &amp; Morgan, S. G. (2021). Quantifying the statistical power of monitoring programs for marine protected areas. </w:t>
      </w:r>
      <w:r w:rsidRPr="00937D72">
        <w:rPr>
          <w:i/>
          <w:iCs/>
        </w:rPr>
        <w:t>Ecological Applications</w:t>
      </w:r>
      <w:r w:rsidRPr="00937D72">
        <w:t xml:space="preserve">, </w:t>
      </w:r>
      <w:r w:rsidRPr="00937D72">
        <w:rPr>
          <w:i/>
          <w:iCs/>
        </w:rPr>
        <w:t>31</w:t>
      </w:r>
      <w:r w:rsidRPr="00937D72">
        <w:t>(1), e2215. https://doi.org/10.1002/eap.2215</w:t>
      </w:r>
    </w:p>
    <w:p w14:paraId="3BC9750D" w14:textId="77777777" w:rsidR="00937D72" w:rsidRPr="00937D72" w:rsidRDefault="00937D72" w:rsidP="001643E6">
      <w:pPr>
        <w:pStyle w:val="Bibliography"/>
      </w:pPr>
      <w:r w:rsidRPr="00937D72">
        <w:t xml:space="preserve">Perret, J., Charpentier, A., Pradel, R., Papuga, G., &amp; Besnard, A. (2022). Spatially balanced sampling methods are always more precise than random ones for estimating the size of aggregated populations. </w:t>
      </w:r>
      <w:r w:rsidRPr="00937D72">
        <w:rPr>
          <w:i/>
          <w:iCs/>
        </w:rPr>
        <w:t>Methods in Ecology and Evolution</w:t>
      </w:r>
      <w:r w:rsidRPr="00937D72">
        <w:t xml:space="preserve">, </w:t>
      </w:r>
      <w:r w:rsidRPr="00937D72">
        <w:rPr>
          <w:i/>
          <w:iCs/>
        </w:rPr>
        <w:t>13</w:t>
      </w:r>
      <w:r w:rsidRPr="00937D72">
        <w:t>(12), 2743–2756. https://doi.org/10.1111/2041-210X.14015</w:t>
      </w:r>
    </w:p>
    <w:p w14:paraId="3A9C4DDD" w14:textId="77777777" w:rsidR="00937D72" w:rsidRPr="00937D72" w:rsidRDefault="00937D72" w:rsidP="001643E6">
      <w:pPr>
        <w:pStyle w:val="Bibliography"/>
      </w:pPr>
      <w:r w:rsidRPr="00937D72">
        <w:t xml:space="preserve">Radinger, J., Britton, J. R., Carlson, S. M., Magurran, A. E., Alcaraz‐Hernández, J. D., Almodóvar, A., Benejam, L., Fernández‐Delgado, C., Nicola, G. G., Oliva‐Paterna, F. J., Torralva, M., &amp; García‐Berthou, E. (2019). Effective monitoring of freshwater fish. </w:t>
      </w:r>
      <w:r w:rsidRPr="00937D72">
        <w:rPr>
          <w:i/>
          <w:iCs/>
        </w:rPr>
        <w:t>Fish and Fisheries</w:t>
      </w:r>
      <w:r w:rsidRPr="00937D72">
        <w:t xml:space="preserve">, </w:t>
      </w:r>
      <w:r w:rsidRPr="00937D72">
        <w:rPr>
          <w:i/>
          <w:iCs/>
        </w:rPr>
        <w:t>20</w:t>
      </w:r>
      <w:r w:rsidRPr="00937D72">
        <w:t>(4), 729–747. https://doi.org/10.1111/faf.12373</w:t>
      </w:r>
    </w:p>
    <w:p w14:paraId="1963DE78" w14:textId="77777777" w:rsidR="00937D72" w:rsidRPr="00937D72" w:rsidRDefault="00937D72" w:rsidP="001643E6">
      <w:pPr>
        <w:pStyle w:val="Bibliography"/>
      </w:pPr>
      <w:r w:rsidRPr="00937D72">
        <w:t xml:space="preserve">Ramón-Laca, A., Wells, A., &amp; Park, L. (2021). A workflow for the relative quantification of multiple fish species from oceanic water samples using environmental DNA (eDNA) to support large-scale fishery surveys. </w:t>
      </w:r>
      <w:r w:rsidRPr="00937D72">
        <w:rPr>
          <w:i/>
          <w:iCs/>
        </w:rPr>
        <w:t>PLOS ONE</w:t>
      </w:r>
      <w:r w:rsidRPr="00937D72">
        <w:t xml:space="preserve">, </w:t>
      </w:r>
      <w:r w:rsidRPr="00937D72">
        <w:rPr>
          <w:i/>
          <w:iCs/>
        </w:rPr>
        <w:t>16</w:t>
      </w:r>
      <w:r w:rsidRPr="00937D72">
        <w:t>(9), e0257773. https://doi.org/10.1371/journal.pone.0257773</w:t>
      </w:r>
    </w:p>
    <w:p w14:paraId="275A6A80" w14:textId="77777777" w:rsidR="00937D72" w:rsidRPr="00937D72" w:rsidRDefault="00937D72" w:rsidP="001643E6">
      <w:pPr>
        <w:pStyle w:val="Bibliography"/>
      </w:pPr>
      <w:r w:rsidRPr="00937D72">
        <w:t xml:space="preserve">Redfern, J., Ferguson, M., Becker, E., Hyrenbach, K., Good, C., Barlow, J., Kaschner, K., Baumgartner, M., Forney, K., Ballance, L., Fauchald, P., Halpin, P., Hamazaki, T., Pershing, A., Qian, S., Read, A., Reilly, S., Torres, L., &amp; Werne, F. (2006). Techniques for cetaceanhabitat modeling. </w:t>
      </w:r>
      <w:r w:rsidRPr="00937D72">
        <w:rPr>
          <w:i/>
          <w:iCs/>
        </w:rPr>
        <w:t>Marine Ecology Progress Series</w:t>
      </w:r>
      <w:r w:rsidRPr="00937D72">
        <w:t xml:space="preserve">, </w:t>
      </w:r>
      <w:r w:rsidRPr="00937D72">
        <w:rPr>
          <w:i/>
          <w:iCs/>
        </w:rPr>
        <w:t>310</w:t>
      </w:r>
      <w:r w:rsidRPr="00937D72">
        <w:t>, 271–295. https://doi.org/10.3354/meps310271</w:t>
      </w:r>
    </w:p>
    <w:p w14:paraId="52B48039" w14:textId="77777777" w:rsidR="00937D72" w:rsidRPr="00937D72" w:rsidRDefault="00937D72" w:rsidP="001643E6">
      <w:pPr>
        <w:pStyle w:val="Bibliography"/>
      </w:pPr>
      <w:r w:rsidRPr="00937D72">
        <w:lastRenderedPageBreak/>
        <w:t xml:space="preserve">Rocha, A. D., Groen, T. A., Skidmore, A. K., &amp; Willemen, L. (2021). Role of Sampling Design When Predicting Spatially Dependent Ecological Data With Remote Sensing. </w:t>
      </w:r>
      <w:r w:rsidRPr="00937D72">
        <w:rPr>
          <w:i/>
          <w:iCs/>
        </w:rPr>
        <w:t>IEEE Transactions on Geoscience and Remote Sensing</w:t>
      </w:r>
      <w:r w:rsidRPr="00937D72">
        <w:t xml:space="preserve">, </w:t>
      </w:r>
      <w:r w:rsidRPr="00937D72">
        <w:rPr>
          <w:i/>
          <w:iCs/>
        </w:rPr>
        <w:t>59</w:t>
      </w:r>
      <w:r w:rsidRPr="00937D72">
        <w:t>(1), 663–674. https://doi.org/10.1109/TGRS.2020.2989216</w:t>
      </w:r>
    </w:p>
    <w:p w14:paraId="71A7EEBC" w14:textId="77777777" w:rsidR="00937D72" w:rsidRPr="00937D72" w:rsidRDefault="00937D72" w:rsidP="001643E6">
      <w:pPr>
        <w:pStyle w:val="Bibliography"/>
      </w:pPr>
      <w:r w:rsidRPr="00937D72">
        <w:t xml:space="preserve">Salter, I., Brandner, M., Djurhuus, A., Præbel, K., &amp; Wangensteen, O. (2026). Comparison of Environmental </w:t>
      </w:r>
      <w:r w:rsidRPr="00937D72">
        <w:rPr>
          <w:smallCaps/>
        </w:rPr>
        <w:t>DNA</w:t>
      </w:r>
      <w:r w:rsidRPr="00937D72">
        <w:t xml:space="preserve"> Metabarcoding and Trawl Data Highlights Gear Selectivity of Marine Demersal Fish Surveys on the Faroese Plateau. </w:t>
      </w:r>
      <w:r w:rsidRPr="00937D72">
        <w:rPr>
          <w:i/>
          <w:iCs/>
        </w:rPr>
        <w:t>Environmental DNA</w:t>
      </w:r>
      <w:r w:rsidRPr="00937D72">
        <w:t xml:space="preserve">, </w:t>
      </w:r>
      <w:r w:rsidRPr="00937D72">
        <w:rPr>
          <w:i/>
          <w:iCs/>
        </w:rPr>
        <w:t>8</w:t>
      </w:r>
      <w:r w:rsidRPr="00937D72">
        <w:t>(2), e70253. https://doi.org/10.1002/edn3.70253</w:t>
      </w:r>
    </w:p>
    <w:p w14:paraId="527E8EF1" w14:textId="77777777" w:rsidR="00937D72" w:rsidRPr="00937D72" w:rsidRDefault="00937D72" w:rsidP="001643E6">
      <w:pPr>
        <w:pStyle w:val="Bibliography"/>
      </w:pPr>
      <w:r w:rsidRPr="00937D72">
        <w:t xml:space="preserve">Schweiger, A. H., Irl, S. D. H., Steinbauer, M. J., Dengler, J., &amp; Beierkuhnlein, C. (2016). Optimizing sampling approaches along ecological gradients. </w:t>
      </w:r>
      <w:r w:rsidRPr="00937D72">
        <w:rPr>
          <w:i/>
          <w:iCs/>
        </w:rPr>
        <w:t>Methods in Ecology and Evolution</w:t>
      </w:r>
      <w:r w:rsidRPr="00937D72">
        <w:t xml:space="preserve">, </w:t>
      </w:r>
      <w:r w:rsidRPr="00937D72">
        <w:rPr>
          <w:i/>
          <w:iCs/>
        </w:rPr>
        <w:t>7</w:t>
      </w:r>
      <w:r w:rsidRPr="00937D72">
        <w:t>(4), 463–471. https://doi.org/10.1111/2041-210X.12495</w:t>
      </w:r>
    </w:p>
    <w:p w14:paraId="5C3E9BED" w14:textId="77777777" w:rsidR="00937D72" w:rsidRPr="00937D72" w:rsidRDefault="00937D72" w:rsidP="001643E6">
      <w:pPr>
        <w:pStyle w:val="Bibliography"/>
      </w:pPr>
      <w:r w:rsidRPr="00937D72">
        <w:t xml:space="preserve">Shaffer, M. R., Andruszkiewicz Allan, E., Van Cise, A. M., Parsons, K. M., Shelton, A. O., &amp; Kelly, R. P. (2025). Observation Bias in Metabarcoding. </w:t>
      </w:r>
      <w:r w:rsidRPr="00937D72">
        <w:rPr>
          <w:i/>
          <w:iCs/>
        </w:rPr>
        <w:t>Molecular Ecology Resources</w:t>
      </w:r>
      <w:r w:rsidRPr="00937D72">
        <w:t xml:space="preserve">, </w:t>
      </w:r>
      <w:r w:rsidRPr="00937D72">
        <w:rPr>
          <w:i/>
          <w:iCs/>
        </w:rPr>
        <w:t>25</w:t>
      </w:r>
      <w:r w:rsidRPr="00937D72">
        <w:t>(7), e14119. https://doi.org/10.1111/1755-0998.14119</w:t>
      </w:r>
    </w:p>
    <w:p w14:paraId="68F0ADE9" w14:textId="77777777" w:rsidR="00937D72" w:rsidRPr="00937D72" w:rsidRDefault="00937D72" w:rsidP="001643E6">
      <w:pPr>
        <w:pStyle w:val="Bibliography"/>
      </w:pPr>
      <w:r w:rsidRPr="00937D72">
        <w:t xml:space="preserve">Shelton, A. O., Ramón-Laca, A., Wells, A., Clemons, J., Chu, D., Feist, B. E., Kelly, R. P., Parker-Stetter, S. L., Thomas, R., Nichols, K. M., &amp; Park, L. (2022). Environmental DNA provides quantitative estimates of Pacific hake abundance and distribution in the open ocean. </w:t>
      </w:r>
      <w:r w:rsidRPr="00937D72">
        <w:rPr>
          <w:i/>
          <w:iCs/>
        </w:rPr>
        <w:t>Proceedings of the Royal Society B: Biological Sciences</w:t>
      </w:r>
      <w:r w:rsidRPr="00937D72">
        <w:t xml:space="preserve">, </w:t>
      </w:r>
      <w:r w:rsidRPr="00937D72">
        <w:rPr>
          <w:i/>
          <w:iCs/>
        </w:rPr>
        <w:t>289</w:t>
      </w:r>
      <w:r w:rsidRPr="00937D72">
        <w:t>(1971), 20212613. https://doi.org/https://doi.org/10.1098/rspb.2021.2613</w:t>
      </w:r>
    </w:p>
    <w:p w14:paraId="744CA32D" w14:textId="77777777" w:rsidR="00937D72" w:rsidRPr="00937D72" w:rsidRDefault="00937D72" w:rsidP="001643E6">
      <w:pPr>
        <w:pStyle w:val="Bibliography"/>
      </w:pPr>
      <w:r w:rsidRPr="00937D72">
        <w:t xml:space="preserve">Stan Development Team. (2023). </w:t>
      </w:r>
      <w:r w:rsidRPr="00937D72">
        <w:rPr>
          <w:i/>
          <w:iCs/>
        </w:rPr>
        <w:t>Stan Modeling Language Users Guide and Reference Manual</w:t>
      </w:r>
      <w:r w:rsidRPr="00937D72">
        <w:t xml:space="preserve"> (Version 2.26.1) [Computer software]. https://mc-stan.org/</w:t>
      </w:r>
    </w:p>
    <w:p w14:paraId="3B1CE5E4" w14:textId="77777777" w:rsidR="00937D72" w:rsidRPr="00937D72" w:rsidRDefault="00937D72" w:rsidP="001643E6">
      <w:pPr>
        <w:pStyle w:val="Bibliography"/>
      </w:pPr>
      <w:r w:rsidRPr="00937D72">
        <w:t xml:space="preserve">Stein, A., &amp; Ettema, C. (2003). An overview of spatial sampling procedures and experimental design of spatial studies for ecosystem comparisons. </w:t>
      </w:r>
      <w:r w:rsidRPr="00937D72">
        <w:rPr>
          <w:i/>
          <w:iCs/>
        </w:rPr>
        <w:t>Agriculture, Ecosystems &amp; Environment</w:t>
      </w:r>
      <w:r w:rsidRPr="00937D72">
        <w:t xml:space="preserve">, </w:t>
      </w:r>
      <w:r w:rsidRPr="00937D72">
        <w:rPr>
          <w:i/>
          <w:iCs/>
        </w:rPr>
        <w:t>94</w:t>
      </w:r>
      <w:r w:rsidRPr="00937D72">
        <w:t>(1), 31–47. https://doi.org/10.1016/S0167-8809(02)00013-0</w:t>
      </w:r>
    </w:p>
    <w:p w14:paraId="5EAC2EEC" w14:textId="77777777" w:rsidR="00937D72" w:rsidRPr="00937D72" w:rsidRDefault="00937D72" w:rsidP="001643E6">
      <w:pPr>
        <w:pStyle w:val="Bibliography"/>
      </w:pPr>
      <w:r w:rsidRPr="00937D72">
        <w:t xml:space="preserve">Taberlet, P., Coissac, E., Hajibabaei, M., &amp; Rieseberg, L. H. (2012). Environmental DNA. </w:t>
      </w:r>
      <w:r w:rsidRPr="00937D72">
        <w:rPr>
          <w:i/>
          <w:iCs/>
        </w:rPr>
        <w:t>Molecular Ecology</w:t>
      </w:r>
      <w:r w:rsidRPr="00937D72">
        <w:t xml:space="preserve">, </w:t>
      </w:r>
      <w:r w:rsidRPr="00937D72">
        <w:rPr>
          <w:i/>
          <w:iCs/>
        </w:rPr>
        <w:t>21</w:t>
      </w:r>
      <w:r w:rsidRPr="00937D72">
        <w:t>(8), 1789–1793. https://doi.org/10.1111/j.1365-294X.2012.05542.x</w:t>
      </w:r>
    </w:p>
    <w:p w14:paraId="0E90FE70" w14:textId="77777777" w:rsidR="00937D72" w:rsidRPr="00937D72" w:rsidRDefault="00937D72" w:rsidP="001643E6">
      <w:pPr>
        <w:pStyle w:val="Bibliography"/>
      </w:pPr>
      <w:r w:rsidRPr="00937D72">
        <w:lastRenderedPageBreak/>
        <w:t xml:space="preserve">Tarugara, A., Clegg, B. W., Gandiwa, E., &amp; Muposhi, V. K. (2019). Cost-benefit analysis of increasing sampling effort in a baited-camera trap survey of an African leopard (Panthera pardus) population. </w:t>
      </w:r>
      <w:r w:rsidRPr="00937D72">
        <w:rPr>
          <w:i/>
          <w:iCs/>
        </w:rPr>
        <w:t>Global Ecology and Conservation</w:t>
      </w:r>
      <w:r w:rsidRPr="00937D72">
        <w:t xml:space="preserve">, </w:t>
      </w:r>
      <w:r w:rsidRPr="00937D72">
        <w:rPr>
          <w:i/>
          <w:iCs/>
        </w:rPr>
        <w:t>18</w:t>
      </w:r>
      <w:r w:rsidRPr="00937D72">
        <w:t>, e00627. https://doi.org/10.1016/j.gecco.2019.e00627</w:t>
      </w:r>
    </w:p>
    <w:p w14:paraId="6B7DB4F9" w14:textId="77777777" w:rsidR="00937D72" w:rsidRPr="00937D72" w:rsidRDefault="00937D72" w:rsidP="001643E6">
      <w:pPr>
        <w:pStyle w:val="Bibliography"/>
      </w:pPr>
      <w:r w:rsidRPr="00937D72">
        <w:t xml:space="preserve">Thiele, J., Schulte Auf’M Erley, G., Glemnitz, M., &amp; Gabriel, D. (2023). Efficiency of spatial sampling designs in estimating abundance and species richness of carabids at the landscape level. </w:t>
      </w:r>
      <w:r w:rsidRPr="00937D72">
        <w:rPr>
          <w:i/>
          <w:iCs/>
        </w:rPr>
        <w:t>Landscape Ecology</w:t>
      </w:r>
      <w:r w:rsidRPr="00937D72">
        <w:t xml:space="preserve">, </w:t>
      </w:r>
      <w:r w:rsidRPr="00937D72">
        <w:rPr>
          <w:i/>
          <w:iCs/>
        </w:rPr>
        <w:t>38</w:t>
      </w:r>
      <w:r w:rsidRPr="00937D72">
        <w:t>(4), 919–932. https://doi.org/10.1007/s10980-023-01605-1</w:t>
      </w:r>
    </w:p>
    <w:p w14:paraId="5094ADB1" w14:textId="77777777" w:rsidR="00937D72" w:rsidRPr="00937D72" w:rsidRDefault="00937D72" w:rsidP="001643E6">
      <w:pPr>
        <w:pStyle w:val="Bibliography"/>
      </w:pPr>
      <w:r w:rsidRPr="00937D72">
        <w:t xml:space="preserve">Thorson, J. T., Shelton, A. O., Ward, E. J., &amp; Skaug, H. J. (2015). Geostatistical delta-generalized linear mixed models improve precision for estimated abundance indices for West Coast groundfishes. </w:t>
      </w:r>
      <w:r w:rsidRPr="00937D72">
        <w:rPr>
          <w:i/>
          <w:iCs/>
        </w:rPr>
        <w:t>ICES Journal of Marine Science</w:t>
      </w:r>
      <w:r w:rsidRPr="00937D72">
        <w:t xml:space="preserve">, </w:t>
      </w:r>
      <w:r w:rsidRPr="00937D72">
        <w:rPr>
          <w:i/>
          <w:iCs/>
        </w:rPr>
        <w:t>72</w:t>
      </w:r>
      <w:r w:rsidRPr="00937D72">
        <w:t>(5), 1297–1310. https://doi.org/10.1093/icesjms/fsu243</w:t>
      </w:r>
    </w:p>
    <w:p w14:paraId="72D83517" w14:textId="77777777" w:rsidR="00937D72" w:rsidRPr="00937D72" w:rsidRDefault="00937D72" w:rsidP="001643E6">
      <w:pPr>
        <w:pStyle w:val="Bibliography"/>
      </w:pPr>
      <w:r w:rsidRPr="00937D72">
        <w:t xml:space="preserve">Wagner, H. H., &amp; Fortin, M.-J. (2005). Spatial analysis of landscapes: Concepts and statistics. </w:t>
      </w:r>
      <w:r w:rsidRPr="00937D72">
        <w:rPr>
          <w:i/>
          <w:iCs/>
        </w:rPr>
        <w:t>Ecology</w:t>
      </w:r>
      <w:r w:rsidRPr="00937D72">
        <w:t xml:space="preserve">, </w:t>
      </w:r>
      <w:r w:rsidRPr="00937D72">
        <w:rPr>
          <w:i/>
          <w:iCs/>
        </w:rPr>
        <w:t>86</w:t>
      </w:r>
      <w:r w:rsidRPr="00937D72">
        <w:t>(8), 1975–1987. https://doi.org/10.1890/04-0914</w:t>
      </w:r>
    </w:p>
    <w:p w14:paraId="6B79B2BB" w14:textId="77777777" w:rsidR="00937D72" w:rsidRPr="00937D72" w:rsidRDefault="00937D72" w:rsidP="001643E6">
      <w:pPr>
        <w:pStyle w:val="Bibliography"/>
      </w:pPr>
      <w:r w:rsidRPr="00937D72">
        <w:t xml:space="preserve">Xu, B., Zhang, C., Xue, Y., Ren, Y., &amp; Chen, Y. (2015). Optimization of sampling effort for a fishery-independent survey with multiple goals. </w:t>
      </w:r>
      <w:r w:rsidRPr="00937D72">
        <w:rPr>
          <w:i/>
          <w:iCs/>
        </w:rPr>
        <w:t>Environmental Monitoring and Assessment</w:t>
      </w:r>
      <w:r w:rsidRPr="00937D72">
        <w:t xml:space="preserve">, </w:t>
      </w:r>
      <w:r w:rsidRPr="00937D72">
        <w:rPr>
          <w:i/>
          <w:iCs/>
        </w:rPr>
        <w:t>187</w:t>
      </w:r>
      <w:r w:rsidRPr="00937D72">
        <w:t>(5). https://doi.org/10.1007/s10661-015-4483-9</w:t>
      </w:r>
    </w:p>
    <w:p w14:paraId="36CAA80B" w14:textId="77777777" w:rsidR="00937D72" w:rsidRPr="00937D72" w:rsidRDefault="00937D72" w:rsidP="001643E6">
      <w:pPr>
        <w:pStyle w:val="Bibliography"/>
      </w:pPr>
      <w:r w:rsidRPr="00937D72">
        <w:t xml:space="preserve">Yoccoz, N. G., Nichols, J. D., &amp; Boulinier, T. (2001). Monitoring of biological diversity in space and time. </w:t>
      </w:r>
      <w:r w:rsidRPr="00937D72">
        <w:rPr>
          <w:i/>
          <w:iCs/>
        </w:rPr>
        <w:t>Trends in Ecology &amp; Evolution</w:t>
      </w:r>
      <w:r w:rsidRPr="00937D72">
        <w:t xml:space="preserve">, </w:t>
      </w:r>
      <w:r w:rsidRPr="00937D72">
        <w:rPr>
          <w:i/>
          <w:iCs/>
        </w:rPr>
        <w:t>16</w:t>
      </w:r>
      <w:r w:rsidRPr="00937D72">
        <w:t>(8), 446–453. https://doi.org/10.1016/S0169-5347(01)02205-4</w:t>
      </w:r>
    </w:p>
    <w:p w14:paraId="179D8E6E" w14:textId="77777777" w:rsidR="00937D72" w:rsidRPr="00937D72" w:rsidRDefault="00937D72" w:rsidP="001643E6">
      <w:pPr>
        <w:pStyle w:val="Bibliography"/>
      </w:pPr>
      <w:r w:rsidRPr="00937D72">
        <w:t xml:space="preserve">Zhao, J., Yang, K., &amp; Ma, J. (2022). Optimization of Sampling Effort for Different Fishery Groups in the Yangtze River Estuary, China. </w:t>
      </w:r>
      <w:r w:rsidRPr="00937D72">
        <w:rPr>
          <w:i/>
          <w:iCs/>
        </w:rPr>
        <w:t>Marine and Coastal Fisheries</w:t>
      </w:r>
      <w:r w:rsidRPr="00937D72">
        <w:t xml:space="preserve">, </w:t>
      </w:r>
      <w:r w:rsidRPr="00937D72">
        <w:rPr>
          <w:i/>
          <w:iCs/>
        </w:rPr>
        <w:t>14</w:t>
      </w:r>
      <w:r w:rsidRPr="00937D72">
        <w:t>(4). https://doi.org/10.1002/mcf2.10214</w:t>
      </w:r>
    </w:p>
    <w:p w14:paraId="5940244E" w14:textId="126DE309" w:rsidR="000974AE" w:rsidRDefault="00F553D1" w:rsidP="001643E6">
      <w:pPr>
        <w:pStyle w:val="Bibliography"/>
      </w:pPr>
      <w:r w:rsidRPr="007A589B">
        <w:rPr>
          <w:rFonts w:cs="Times New Roman"/>
        </w:rPr>
        <w:fldChar w:fldCharType="end"/>
      </w:r>
      <w:r w:rsidR="000974AE">
        <w:br w:type="page"/>
      </w:r>
    </w:p>
    <w:sectPr w:rsidR="000974AE" w:rsidSect="00FE50DF">
      <w:footerReference w:type="even" r:id="rId22"/>
      <w:footerReference w:type="default" r:id="rId23"/>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Claude" w:date="2026-07-28T22:57:00Z" w:initials="C">
    <w:p w14:paraId="114C7E28" w14:textId="77777777" w:rsidR="008B73BD" w:rsidRDefault="00000000">
      <w:r>
        <w:rPr>
          <w:rStyle w:val="CommentReference"/>
        </w:rPr>
        <w:annotationRef/>
      </w:r>
      <w:r>
        <w:rPr>
          <w:color w:val="000000"/>
          <w:sz w:val="20"/>
          <w:szCs w:val="20"/>
        </w:rPr>
        <w:t>Journal of Applied Ecology uses double-anonymous peer review. Author names, affiliations, acknowledgements, author contributions, conflict-of-interest and data-availability statements must be moved to a separate title page, and this main file anonymised — including rephrasing self-citations in the third person ("Guri et al. (2024) showed…", not "we previously showed…").</w:t>
      </w:r>
    </w:p>
  </w:comment>
  <w:comment w:id="10" w:author="Claude" w:date="2026-07-28T22:57:00Z" w:initials="C">
    <w:p w14:paraId="601A6BE4" w14:textId="77777777" w:rsidR="008B73BD" w:rsidRDefault="00000000">
      <w:r>
        <w:rPr>
          <w:rStyle w:val="CommentReference"/>
        </w:rPr>
        <w:annotationRef/>
      </w:r>
      <w:r>
        <w:rPr>
          <w:color w:val="000000"/>
          <w:sz w:val="20"/>
          <w:szCs w:val="20"/>
        </w:rPr>
        <w:t>Restructured as a numbered abstract per JAE requirements: point 1 sets the context and need, point 2 the approach, points 3–5 the main results, and point 6 carries the mandatory "Synthesis and applications" subheading. Currently ~345 words against the 350-word limit, so any addition needs a matching cut.</w:t>
      </w:r>
    </w:p>
  </w:comment>
  <w:comment w:id="108" w:author="Claude" w:date="2026-07-28T22:57:00Z" w:initials="C">
    <w:p w14:paraId="709AB872" w14:textId="77777777" w:rsidR="008B73BD" w:rsidRDefault="00000000">
      <w:r>
        <w:rPr>
          <w:rStyle w:val="CommentReference"/>
        </w:rPr>
        <w:annotationRef/>
      </w:r>
      <w:r>
        <w:rPr>
          <w:color w:val="000000"/>
          <w:sz w:val="20"/>
          <w:szCs w:val="20"/>
        </w:rPr>
        <w:t>Eq. 1–2 and their definitions were moved here from the Introduction. JAE's readership is applied ecologists and practitioners, and an Introduction that opens with covariance kernels loses them before the applied argument lands. Equation numbering is unchanged (Eq. 1–2 still precede Eq. 3).</w:t>
      </w:r>
    </w:p>
  </w:comment>
  <w:comment w:id="178" w:author="Claude" w:date="2026-07-28T22:57:00Z" w:initials="C">
    <w:p w14:paraId="0530B582" w14:textId="77777777" w:rsidR="008B73BD" w:rsidRDefault="00000000">
      <w:r>
        <w:rPr>
          <w:rStyle w:val="CommentReference"/>
        </w:rPr>
        <w:annotationRef/>
      </w:r>
      <w:r>
        <w:rPr>
          <w:color w:val="000000"/>
          <w:sz w:val="20"/>
          <w:szCs w:val="20"/>
        </w:rPr>
        <w:t>LENGTH: this subsection (~330 words) plus the corresponding ε3 results is the most self-contained block that could move to Appendix S1, with two sentences retained here. See the comment on the References heading for the overall word budget.</w:t>
      </w:r>
    </w:p>
  </w:comment>
  <w:comment w:id="199" w:author="Claude" w:date="2026-07-28T22:57:00Z" w:initials="C">
    <w:p w14:paraId="40FA087E" w14:textId="77777777" w:rsidR="008B73BD" w:rsidRDefault="00000000">
      <w:r>
        <w:rPr>
          <w:rStyle w:val="CommentReference"/>
        </w:rPr>
        <w:annotationRef/>
      </w:r>
      <w:r>
        <w:rPr>
          <w:color w:val="000000"/>
          <w:sz w:val="20"/>
          <w:szCs w:val="20"/>
        </w:rPr>
        <w:t>This is the section JAE weights most heavily — it is where the paper earns its place in an applied journal. Two paragraphs were added giving a step-by-step design workflow and the implications for existing programmes (CalCOFI, the West Coast eDNA grid). Consider promoting this to a first-level heading.</w:t>
      </w:r>
    </w:p>
  </w:comment>
  <w:comment w:id="218" w:author="Claude" w:date="2026-07-28T22:57:00Z" w:initials="C">
    <w:p w14:paraId="2C93EF4B" w14:textId="77777777" w:rsidR="008B73BD" w:rsidRDefault="00000000">
      <w:r>
        <w:rPr>
          <w:rStyle w:val="CommentReference"/>
        </w:rPr>
        <w:annotationRef/>
      </w:r>
      <w:r>
        <w:rPr>
          <w:color w:val="000000"/>
          <w:sz w:val="20"/>
          <w:szCs w:val="20"/>
        </w:rPr>
        <w:t>JAE requires data to be in a permanent public repository with a DOI cited in the reference list, and the statement to name the repository and licence. Zenodo qualifies; add the DOI as a formal reference and confirm the GitHub code archive is also deposited with a DOI (Zenodo can mint one from the repository).</w:t>
      </w:r>
    </w:p>
  </w:comment>
  <w:comment w:id="219" w:author="Claude" w:date="2026-07-28T22:57:00Z" w:initials="C">
    <w:p w14:paraId="726B64AC" w14:textId="77777777" w:rsidR="008B73BD" w:rsidRDefault="00000000">
      <w:r>
        <w:rPr>
          <w:rStyle w:val="CommentReference"/>
        </w:rPr>
        <w:annotationRef/>
      </w:r>
      <w:r>
        <w:rPr>
          <w:color w:val="000000"/>
          <w:sz w:val="20"/>
          <w:szCs w:val="20"/>
        </w:rPr>
        <w:t>LENGTH: the manuscript is ~9,100 words against JAE's 7,000-word limit (inclusive of title page, abstract and figure/table legends; references and Supporting Information are excluded). About 400 words of redundancy have been cut here. The remaining ~2,100 needs author judgement — the largest candidates are the Discussion (~3,000 words, vs ~2,000 typical for JAE), the ε3 benchmarking methods, and the limitations subsections, which could be condensed or moved to Appendix S1. Reference style does not need changing: BES journals accept free-format initial submissions.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14C7E28" w15:done="0"/>
  <w15:commentEx w15:paraId="601A6BE4" w15:done="0"/>
  <w15:commentEx w15:paraId="709AB872" w15:done="0"/>
  <w15:commentEx w15:paraId="0530B582" w15:done="0"/>
  <w15:commentEx w15:paraId="40FA087E" w15:done="0"/>
  <w15:commentEx w15:paraId="2C93EF4B" w15:done="0"/>
  <w15:commentEx w15:paraId="726B64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65C8139" w16cex:dateUtc="2026-07-28T22:57:00Z"/>
  <w16cex:commentExtensible w16cex:durableId="3654D791" w16cex:dateUtc="2026-07-28T22:57:00Z"/>
  <w16cex:commentExtensible w16cex:durableId="45C9BEC6" w16cex:dateUtc="2026-07-28T22:57:00Z"/>
  <w16cex:commentExtensible w16cex:durableId="09153880" w16cex:dateUtc="2026-07-28T22:57:00Z"/>
  <w16cex:commentExtensible w16cex:durableId="4B0E41FE" w16cex:dateUtc="2026-07-28T22:57:00Z"/>
  <w16cex:commentExtensible w16cex:durableId="6E30936D" w16cex:dateUtc="2026-07-28T22:57:00Z"/>
  <w16cex:commentExtensible w16cex:durableId="7DA051C7" w16cex:dateUtc="2026-07-28T2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14C7E28" w16cid:durableId="465C8139"/>
  <w16cid:commentId w16cid:paraId="601A6BE4" w16cid:durableId="3654D791"/>
  <w16cid:commentId w16cid:paraId="709AB872" w16cid:durableId="45C9BEC6"/>
  <w16cid:commentId w16cid:paraId="0530B582" w16cid:durableId="09153880"/>
  <w16cid:commentId w16cid:paraId="40FA087E" w16cid:durableId="4B0E41FE"/>
  <w16cid:commentId w16cid:paraId="2C93EF4B" w16cid:durableId="6E30936D"/>
  <w16cid:commentId w16cid:paraId="726B64AC" w16cid:durableId="7DA051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7BE6C2" w14:textId="77777777" w:rsidR="007C55BE" w:rsidRDefault="007C55BE" w:rsidP="009A2297">
      <w:pPr>
        <w:spacing w:after="0"/>
      </w:pPr>
      <w:r>
        <w:separator/>
      </w:r>
    </w:p>
  </w:endnote>
  <w:endnote w:type="continuationSeparator" w:id="0">
    <w:p w14:paraId="21D63998" w14:textId="77777777" w:rsidR="007C55BE" w:rsidRDefault="007C55BE"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F6FEE35" w14:textId="50994AF1"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8DAE99"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F31F89" w14:textId="77777777" w:rsidR="007C55BE" w:rsidRDefault="007C55BE" w:rsidP="009A2297">
      <w:pPr>
        <w:spacing w:after="0"/>
      </w:pPr>
      <w:r>
        <w:separator/>
      </w:r>
    </w:p>
  </w:footnote>
  <w:footnote w:type="continuationSeparator" w:id="0">
    <w:p w14:paraId="5094755C" w14:textId="77777777" w:rsidR="007C55BE" w:rsidRDefault="007C55BE"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16AE"/>
    <w:rsid w:val="000B1746"/>
    <w:rsid w:val="000B3342"/>
    <w:rsid w:val="000B354D"/>
    <w:rsid w:val="000B48EE"/>
    <w:rsid w:val="000B4D5A"/>
    <w:rsid w:val="000B4F85"/>
    <w:rsid w:val="000B5E8A"/>
    <w:rsid w:val="000B632F"/>
    <w:rsid w:val="000B7F3C"/>
    <w:rsid w:val="000C1D0D"/>
    <w:rsid w:val="000C1D95"/>
    <w:rsid w:val="000C1E9E"/>
    <w:rsid w:val="000C295A"/>
    <w:rsid w:val="000C4EFA"/>
    <w:rsid w:val="000C6147"/>
    <w:rsid w:val="000D0491"/>
    <w:rsid w:val="000D1A88"/>
    <w:rsid w:val="000D2BF7"/>
    <w:rsid w:val="000D4F79"/>
    <w:rsid w:val="000D6DE8"/>
    <w:rsid w:val="000D7045"/>
    <w:rsid w:val="000D7AE0"/>
    <w:rsid w:val="000E028F"/>
    <w:rsid w:val="000E190D"/>
    <w:rsid w:val="000E1E0C"/>
    <w:rsid w:val="000E2992"/>
    <w:rsid w:val="000E2BF2"/>
    <w:rsid w:val="000E31BF"/>
    <w:rsid w:val="000E3632"/>
    <w:rsid w:val="000E3B51"/>
    <w:rsid w:val="000E3CB4"/>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12ED"/>
    <w:rsid w:val="001016A0"/>
    <w:rsid w:val="00101BFB"/>
    <w:rsid w:val="00102D80"/>
    <w:rsid w:val="00105071"/>
    <w:rsid w:val="00106163"/>
    <w:rsid w:val="001062D5"/>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DFE"/>
    <w:rsid w:val="00131C1F"/>
    <w:rsid w:val="001331FA"/>
    <w:rsid w:val="00133DD4"/>
    <w:rsid w:val="00134076"/>
    <w:rsid w:val="001345B5"/>
    <w:rsid w:val="001365D9"/>
    <w:rsid w:val="00137DD4"/>
    <w:rsid w:val="00140286"/>
    <w:rsid w:val="00140D71"/>
    <w:rsid w:val="00140E57"/>
    <w:rsid w:val="001414C4"/>
    <w:rsid w:val="00141D37"/>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30"/>
    <w:rsid w:val="001B494C"/>
    <w:rsid w:val="001B4F2A"/>
    <w:rsid w:val="001B5275"/>
    <w:rsid w:val="001B55AB"/>
    <w:rsid w:val="001B5BD6"/>
    <w:rsid w:val="001B5C27"/>
    <w:rsid w:val="001B6091"/>
    <w:rsid w:val="001B65DC"/>
    <w:rsid w:val="001C0551"/>
    <w:rsid w:val="001C2382"/>
    <w:rsid w:val="001C3B95"/>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C2B"/>
    <w:rsid w:val="00364F75"/>
    <w:rsid w:val="003665D2"/>
    <w:rsid w:val="003676DB"/>
    <w:rsid w:val="00367DC4"/>
    <w:rsid w:val="00370B78"/>
    <w:rsid w:val="00373AC6"/>
    <w:rsid w:val="00374B89"/>
    <w:rsid w:val="003755B5"/>
    <w:rsid w:val="00375E4C"/>
    <w:rsid w:val="0037611A"/>
    <w:rsid w:val="00376731"/>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51B"/>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50034"/>
    <w:rsid w:val="00450784"/>
    <w:rsid w:val="004507D0"/>
    <w:rsid w:val="00452BD9"/>
    <w:rsid w:val="00460098"/>
    <w:rsid w:val="0046181E"/>
    <w:rsid w:val="0046242E"/>
    <w:rsid w:val="00462848"/>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91651"/>
    <w:rsid w:val="00592A3B"/>
    <w:rsid w:val="00593FCD"/>
    <w:rsid w:val="00594CDF"/>
    <w:rsid w:val="00594E42"/>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1664"/>
    <w:rsid w:val="00661E57"/>
    <w:rsid w:val="00662998"/>
    <w:rsid w:val="0066438E"/>
    <w:rsid w:val="00664BD6"/>
    <w:rsid w:val="00664F00"/>
    <w:rsid w:val="00664F88"/>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2624"/>
    <w:rsid w:val="006A2E89"/>
    <w:rsid w:val="006A2F1A"/>
    <w:rsid w:val="006A3AA4"/>
    <w:rsid w:val="006A3BF7"/>
    <w:rsid w:val="006A47D8"/>
    <w:rsid w:val="006A5C4E"/>
    <w:rsid w:val="006A69E6"/>
    <w:rsid w:val="006A6F92"/>
    <w:rsid w:val="006A719F"/>
    <w:rsid w:val="006A78FC"/>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64E1"/>
    <w:rsid w:val="00766B84"/>
    <w:rsid w:val="00767965"/>
    <w:rsid w:val="00770648"/>
    <w:rsid w:val="007706FA"/>
    <w:rsid w:val="00771760"/>
    <w:rsid w:val="007718FD"/>
    <w:rsid w:val="00771ED9"/>
    <w:rsid w:val="00772D50"/>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4C73"/>
    <w:rsid w:val="007C55BE"/>
    <w:rsid w:val="007C5BA3"/>
    <w:rsid w:val="007C6363"/>
    <w:rsid w:val="007C65F2"/>
    <w:rsid w:val="007D006B"/>
    <w:rsid w:val="007D0105"/>
    <w:rsid w:val="007D094B"/>
    <w:rsid w:val="007D14CF"/>
    <w:rsid w:val="007D1DD5"/>
    <w:rsid w:val="007D272A"/>
    <w:rsid w:val="007D39EF"/>
    <w:rsid w:val="007D49E0"/>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3BD"/>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6AA7"/>
    <w:rsid w:val="00AD6B7D"/>
    <w:rsid w:val="00AD7403"/>
    <w:rsid w:val="00AE01EE"/>
    <w:rsid w:val="00AE07DE"/>
    <w:rsid w:val="00AE1698"/>
    <w:rsid w:val="00AE3A0A"/>
    <w:rsid w:val="00AE4601"/>
    <w:rsid w:val="00AE48A0"/>
    <w:rsid w:val="00AE5C45"/>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C5"/>
    <w:rsid w:val="00B44F60"/>
    <w:rsid w:val="00B454BA"/>
    <w:rsid w:val="00B4554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4AF"/>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52E6"/>
    <w:rsid w:val="00C35D2E"/>
    <w:rsid w:val="00C3652C"/>
    <w:rsid w:val="00C36A7C"/>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B31"/>
    <w:rsid w:val="00C535D8"/>
    <w:rsid w:val="00C53AEA"/>
    <w:rsid w:val="00C5471F"/>
    <w:rsid w:val="00C55B9C"/>
    <w:rsid w:val="00C560C0"/>
    <w:rsid w:val="00C56809"/>
    <w:rsid w:val="00C568AC"/>
    <w:rsid w:val="00C5758D"/>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3208"/>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B91"/>
    <w:rsid w:val="00CF709A"/>
    <w:rsid w:val="00CF7855"/>
    <w:rsid w:val="00D00BC1"/>
    <w:rsid w:val="00D0175D"/>
    <w:rsid w:val="00D020BE"/>
    <w:rsid w:val="00D0383A"/>
    <w:rsid w:val="00D0383F"/>
    <w:rsid w:val="00D04708"/>
    <w:rsid w:val="00D05BE1"/>
    <w:rsid w:val="00D06983"/>
    <w:rsid w:val="00D06D96"/>
    <w:rsid w:val="00D07218"/>
    <w:rsid w:val="00D109D3"/>
    <w:rsid w:val="00D11C02"/>
    <w:rsid w:val="00D123C5"/>
    <w:rsid w:val="00D12D23"/>
    <w:rsid w:val="00D12F22"/>
    <w:rsid w:val="00D12FC8"/>
    <w:rsid w:val="00D15894"/>
    <w:rsid w:val="00D15A4E"/>
    <w:rsid w:val="00D15F1E"/>
    <w:rsid w:val="00D15F71"/>
    <w:rsid w:val="00D16A1F"/>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73B"/>
    <w:rsid w:val="00D76335"/>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E7E"/>
    <w:rsid w:val="00DF427B"/>
    <w:rsid w:val="00DF45D1"/>
    <w:rsid w:val="00DF4BED"/>
    <w:rsid w:val="00DF4F1C"/>
    <w:rsid w:val="00DF518A"/>
    <w:rsid w:val="00DF52A7"/>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7A2A"/>
    <w:rsid w:val="00ED1962"/>
    <w:rsid w:val="00ED1A95"/>
    <w:rsid w:val="00ED20A2"/>
    <w:rsid w:val="00ED2404"/>
    <w:rsid w:val="00ED2A18"/>
    <w:rsid w:val="00ED2C92"/>
    <w:rsid w:val="00ED2D62"/>
    <w:rsid w:val="00ED33A5"/>
    <w:rsid w:val="00ED3904"/>
    <w:rsid w:val="00ED671E"/>
    <w:rsid w:val="00ED70B9"/>
    <w:rsid w:val="00ED70C0"/>
    <w:rsid w:val="00ED721B"/>
    <w:rsid w:val="00ED72AE"/>
    <w:rsid w:val="00EE10DE"/>
    <w:rsid w:val="00EE2B8D"/>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631"/>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AB9"/>
    <w:rsid w:val="00FC5977"/>
    <w:rsid w:val="00FC59CA"/>
    <w:rsid w:val="00FC5E1D"/>
    <w:rsid w:val="00FC6883"/>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line="480" w:lineRule="auto"/>
      <w:ind w:left="720" w:hanging="72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hyperlink" Target="https://github.com/gledguri/Smart-eDNA-sampling"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gguri@uw.edu"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2.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3.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4.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45</Pages>
  <Words>40616</Words>
  <Characters>231514</Characters>
  <Application>Microsoft Office Word</Application>
  <DocSecurity>0</DocSecurity>
  <Lines>1929</Lines>
  <Paragraphs>543</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271587</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26</cp:revision>
  <cp:lastPrinted>2026-04-15T23:13:00Z</cp:lastPrinted>
  <dcterms:created xsi:type="dcterms:W3CDTF">2026-07-02T19:48:00Z</dcterms:created>
  <dcterms:modified xsi:type="dcterms:W3CDTF">2026-07-29T05:20:00Z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zotero-version="9.0.4"&gt;&lt;session id="LUEis6zL"/&gt;&lt;style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