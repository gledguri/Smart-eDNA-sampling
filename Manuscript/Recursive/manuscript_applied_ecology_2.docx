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del w:id="1" w:author="Claude" w:date="2026-07-28T12:00:00Z">
        <w:r>
          <w:rPr>
            <w:rFonts w:ascii="Times New Roman" w:hAnsi="Times New Roman" w:cs="Times New Roman"/>
            <w:b/>
            <w:bCs/>
            <w:sz w:val="28"/>
            <w:szCs w:val="28"/>
          </w:rPr>
          <w:delText>Smart environmental DNA sampling strategies: Spatial autocorrelation can guide efficient survey design</w:delText>
        </w:r>
      </w:del>
      <w:ins w:id="2" w:author="Claude" w:date="2026-07-28T12:00:00Z">
        <w:r>
          <w:rPr>
            <w:rFonts w:ascii="Times New Roman" w:hAnsi="Times New Roman" w:cs="Times New Roman"/>
            <w:b/>
            <w:bCs/>
            <w:sz w:val="28"/>
            <w:szCs w:val="28"/>
          </w:rPr>
          <w:t>Spatial autocorrelation determines the sampling effort needed for cost-effective environmental DNA monitoring of marine fishes</w:t>
        </w:r>
      </w:ins>
    </w:p>
    <w:p w14:paraId="4A243CAD" w14:textId="77777777" w:rsidR="000D6CB9" w:rsidRDefault="00000000">
      <w:pPr>
        <w:pStyle w:val="Author"/>
        <w:spacing w:after="0" w:line="480" w:lineRule="auto"/>
        <w:rPr>
          <w:ins w:id="3" w:author="Claude" w:date="2026-07-28T12:00:00Z"/>
        </w:rPr>
      </w:pPr>
      <w:ins w:id="4" w:author="Claude" w:date="2026-07-28T12:00:00Z">
        <w:r>
          <w:rPr>
            <w:rFonts w:ascii="Times New Roman" w:hAnsi="Times New Roman" w:cs="Times New Roman"/>
            <w:b/>
            <w:bCs/>
          </w:rPr>
          <w:t>Running headline:</w:t>
        </w:r>
        <w:r>
          <w:rPr>
            <w:rFonts w:ascii="Times New Roman" w:hAnsi="Times New Roman" w:cs="Times New Roman"/>
          </w:rPr>
          <w:t xml:space="preserve"> Efficient eDNA survey design</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commentRangeStart w:id="5"/>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commentRangeEnd w:id="5"/>
      <w:r w:rsidRPr="00C40337">
        <w:rPr>
          <w:rStyle w:val="CommentReference"/>
          <w:rFonts w:ascii="Times New Roman" w:hAnsi="Times New Roman" w:cs="Times New Roman"/>
          <w:sz w:val="24"/>
          <w:szCs w:val="24"/>
        </w:rPr>
        <w:commentReference w:id="5"/>
      </w:r>
    </w:p>
    <w:p w14:paraId="2F422FAA" w14:textId="77777777" w:rsidR="00AD04EE" w:rsidRPr="00C40337" w:rsidRDefault="00AD04EE" w:rsidP="00AD04EE">
      <w:pPr>
        <w:pStyle w:val="Heading1"/>
        <w:spacing w:before="0" w:after="0" w:line="480" w:lineRule="auto"/>
        <w:rPr>
          <w:rFonts w:cs="Times New Roman"/>
        </w:rPr>
      </w:pPr>
      <w:bookmarkStart w:id="6"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5"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6"/>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rPr>
          <w:del w:id="7" w:author="Claude" w:date="2026-07-28T12:00:00Z"/>
        </w:rPr>
      </w:pPr>
      <w:del w:id="8" w:author="Claude" w:date="2026-07-28T12:00:00Z">
        <w:r w:rsidRPr="003B5D12">
          <w:delText>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 Prediction accuracy improved with higher spatial autocorrelation and increasing sampling density with the largest marginal gains in accuracy occurring in our particular use-case at around 4-9 samples per 10000 km</w:delText>
        </w:r>
        <w:r w:rsidRPr="004762FC">
          <w:rPr>
            <w:vertAlign w:val="superscript"/>
          </w:rPr>
          <w:delText>2</w:delText>
        </w:r>
        <w:r w:rsidR="00ED1A95" w:rsidRPr="00ED1A95">
          <w:delText xml:space="preserve"> per depth layer across the five sampled depth strata</w:delText>
        </w:r>
        <w:r w:rsidR="00ED1A95">
          <w:delText>.</w:delText>
        </w:r>
        <w:r w:rsidRPr="003B5D12">
          <w:delText xml:space="preserve"> </w:delText>
        </w:r>
        <w:r w:rsidR="00F81883">
          <w:delText>Additionally, GP parameter recovery under reduced sampling effort showed diminishing returns, with little marginal gain past 6 samples per</w:delText>
        </w:r>
        <w:r w:rsidR="00F81883" w:rsidRPr="003B5D12">
          <w:delText xml:space="preserve"> </w:delText>
        </w:r>
        <w:r w:rsidRPr="003B5D12">
          <w:delText>10000 km</w:delText>
        </w:r>
        <w:r w:rsidRPr="004762FC">
          <w:rPr>
            <w:vertAlign w:val="superscript"/>
          </w:rPr>
          <w:delText>2</w:delText>
        </w:r>
        <w:r w:rsidRPr="003B5D12">
          <w:delTex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delText>
        </w:r>
      </w:del>
    </w:p>
    <w:p w14:paraId="3FF73381" w14:textId="77777777" w:rsidR="000D6CB9" w:rsidRDefault="00000000">
      <w:pPr>
        <w:pStyle w:val="BodyText"/>
        <w:spacing w:line="480" w:lineRule="auto"/>
        <w:rPr>
          <w:ins w:id="9" w:author="Claude" w:date="2026-07-28T12:00:00Z"/>
        </w:rPr>
      </w:pPr>
      <w:commentRangeStart w:id="10"/>
      <w:ins w:id="11" w:author="Claude" w:date="2026-07-28T12:00:00Z">
        <w:r>
          <w:t xml:space="preserve">1. Environmental DNA (eDNA) surveys are increasingly used to monitor marine biodiversity, yet managers have little quantitative guidance on how many samples to collect. Because ship time is </w:t>
        </w:r>
        <w:r>
          <w:lastRenderedPageBreak/>
          <w:t>costly, it matters where extra sampling stops improving the information used for decisions; and because species differ in patchiness, no single sample size serves all.</w:t>
        </w:r>
      </w:ins>
      <w:commentRangeEnd w:id="10"/>
      <w:r>
        <w:rPr>
          <w:rStyle w:val="CommentReference"/>
          <w:sz w:val="24"/>
          <w:szCs w:val="24"/>
        </w:rPr>
        <w:commentReference w:id="10"/>
      </w:r>
    </w:p>
    <w:p w14:paraId="01A46080" w14:textId="77777777" w:rsidR="000D6CB9" w:rsidRDefault="00000000">
      <w:pPr>
        <w:pStyle w:val="BodyText"/>
        <w:spacing w:line="480" w:lineRule="auto"/>
        <w:rPr>
          <w:ins w:id="12" w:author="Claude" w:date="2026-07-28T12:00:00Z"/>
        </w:rPr>
      </w:pPr>
      <w:ins w:id="13" w:author="Claude" w:date="2026-07-28T12:00:00Z">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ins>
    </w:p>
    <w:p w14:paraId="1A16C07B" w14:textId="77777777" w:rsidR="000D6CB9" w:rsidRDefault="00000000">
      <w:pPr>
        <w:pStyle w:val="BodyText"/>
        <w:spacing w:line="480" w:lineRule="auto"/>
        <w:rPr>
          <w:ins w:id="14" w:author="Claude" w:date="2026-07-28T12:00:00Z"/>
        </w:rPr>
      </w:pPr>
      <w:ins w:id="15" w:author="Claude" w:date="2026-07-28T12:00:00Z">
        <w:r>
          <w:t xml:space="preserve">3. Prediction error declined non-linearly with sampling density and with increasing </w:t>
        </w:r>
        <w:r>
          <w:rPr>
            <w:i/>
            <w:iCs/>
          </w:rPr>
          <w:t>ρ</w:t>
        </w:r>
        <w:r>
          <w:t>, and the two interacted. Coefficients of a log–log error model fitted separately to simulated and field data agreed closely, indicating that the simulations reproduced real eDNA fields.</w:t>
        </w:r>
      </w:ins>
    </w:p>
    <w:p w14:paraId="75E2E814" w14:textId="77777777" w:rsidR="000D6CB9" w:rsidRDefault="00000000">
      <w:pPr>
        <w:pStyle w:val="BodyText"/>
        <w:spacing w:line="480" w:lineRule="auto"/>
        <w:rPr>
          <w:ins w:id="16" w:author="Claude" w:date="2026-07-28T12:00:00Z"/>
        </w:rPr>
      </w:pPr>
      <w:ins w:id="17" w:author="Claude" w:date="2026-07-28T12:00:00Z">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ins>
    </w:p>
    <w:p w14:paraId="1CEE31DB" w14:textId="77777777" w:rsidR="000D6CB9" w:rsidRDefault="00000000">
      <w:pPr>
        <w:pStyle w:val="BodyText"/>
        <w:spacing w:line="480" w:lineRule="auto"/>
        <w:rPr>
          <w:ins w:id="18" w:author="Claude" w:date="2026-07-28T12:00:00Z"/>
        </w:rPr>
      </w:pPr>
      <w:ins w:id="19" w:author="Claude" w:date="2026-07-28T12:00:00Z">
        <w:r>
          <w:t xml:space="preserve">5. The inferential objective mattered as much as the effort: depth-specific means, which underpin abundance indices, were recovered reliably under sparse sampling, whereas </w:t>
        </w:r>
        <w:r>
          <w:rPr>
            <w:i/>
            <w:iCs/>
          </w:rPr>
          <w:t>ρ</w:t>
        </w:r>
        <w:r>
          <w:t xml:space="preserve"> required denser designs spanning a wide range of distances, stabilising above ~6 samples per 10,000 km</w:t>
        </w:r>
        <w:r>
          <w:rPr>
            <w:vertAlign w:val="superscript"/>
          </w:rPr>
          <w:t>2</w:t>
        </w:r>
        <w:r>
          <w:t>.</w:t>
        </w:r>
      </w:ins>
    </w:p>
    <w:p w14:paraId="78FB4D89" w14:textId="77777777" w:rsidR="000D6CB9" w:rsidRDefault="00000000">
      <w:pPr>
        <w:pStyle w:val="BodyText"/>
        <w:spacing w:line="480" w:lineRule="auto"/>
        <w:rPr>
          <w:ins w:id="20" w:author="Claude" w:date="2026-07-28T12:00:00Z"/>
        </w:rPr>
      </w:pPr>
      <w:ins w:id="21" w:author="Claude" w:date="2026-07-28T12:00:00Z">
        <w:r>
          <w:t xml:space="preserve">6. </w:t>
        </w:r>
        <w:r>
          <w:rPr>
            <w:i/>
            <w:iCs/>
          </w:rPr>
          <w:t>Synthesis and applications</w:t>
        </w:r>
        <w:r>
          <w:t>. Optimal eDNA sampling effort depends on the patchiness of the target taxon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10,000 km</w:t>
        </w:r>
        <w:r>
          <w:rPr>
            <w:vertAlign w:val="superscript"/>
          </w:rPr>
          <w:t>2</w:t>
        </w:r>
        <w:r>
          <w:t xml:space="preserve"> per depth layer spanned the point of diminishing returns, modestly above the existing eDNA and CalCOFI grids (3.6 and 3.4 samples per 10,000 km</w:t>
        </w:r>
        <w:r>
          <w:rPr>
            <w:vertAlign w:val="superscript"/>
          </w:rPr>
          <w:t>2</w:t>
        </w:r>
        <w:r>
          <w:t xml:space="preserve">). Programmes producing </w:t>
        </w:r>
        <w:r>
          <w:lastRenderedPageBreak/>
          <w:t>abundance indices for stock assessment can operate near current effort; those mapping fine-scale distributions need denser designs including clusters of closely spaced stations.</w:t>
        </w:r>
      </w:ins>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del w:id="22" w:author="Claude" w:date="2026-07-28T12:00:00Z">
        <w:r>
          <w:delText>: eDNA, metabarcoding, fish, spatial, gaussian process, Bayesian</w:delText>
        </w:r>
      </w:del>
      <w:ins w:id="23" w:author="Claude" w:date="2026-07-28T12:00:00Z">
        <w:r>
          <w:t>: biodiversity monitoring, environmental DNA, fisheries management, Gaussian process, metabarcoding, sampling design, spatial autocorrelation, survey cost-effectiveness</w:t>
        </w:r>
      </w:ins>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4" w:name="introduction"/>
      <w:bookmarkEnd w:id="0"/>
      <w:r>
        <w:t>Introduction</w:t>
      </w:r>
    </w:p>
    <w:p w14:paraId="12A3A315" w14:textId="0C5680B7" w:rsidR="00E656D3" w:rsidRDefault="00686350" w:rsidP="001643E6">
      <w:pPr>
        <w:pStyle w:val="BodyText"/>
        <w:spacing w:line="480" w:lineRule="auto"/>
      </w:pPr>
      <w:bookmarkStart w:id="25" w:name="OLE_LINK9"/>
      <w:ins w:id="26" w:author="Claude" w:date="2026-07-28T12:00:00Z">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ins>
      <w:del w:id="27" w:author="Claude" w:date="2026-07-28T12:00:00Z">
        <w:r>
          <w:delText xml:space="preserve">Appropriate sampling design plays a critical role in accurately assessing species distributions, forming the foundation for evidence-based ecological inference and resource management </w:delText>
        </w:r>
        <w:r w:rsidR="00F8348C">
          <w:fldChar w:fldCharType="begin"/>
        </w:r>
        <w:r w:rsidR="00E456BF">
          <w:del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delInstrText>
        </w:r>
        <w:r w:rsidR="00F8348C">
          <w:fldChar w:fldCharType="separate"/>
        </w:r>
        <w:r>
          <w:rPr>
            <w:noProof/>
          </w:rPr>
          <w:delText>(Yoccoz et al., 2001)</w:delText>
        </w:r>
        <w:r w:rsidR="00F8348C">
          <w:fldChar w:fldCharType="end"/>
        </w:r>
        <w:r>
          <w:delText xml:space="preserve">. Across ecological systems, indices of abundance and distribution are commonly derived from a range of survey approaches, including capture-based methods </w:delText>
        </w:r>
        <w:r w:rsidR="00E456BF">
          <w:fldChar w:fldCharType="begin"/>
        </w:r>
        <w:r w:rsidR="00EE63D1">
          <w:del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delInstrText>
        </w:r>
        <w:r w:rsidR="00E456BF">
          <w:fldChar w:fldCharType="separate"/>
        </w:r>
        <w:r>
          <w:rPr>
            <w:noProof/>
          </w:rPr>
          <w:delText>(Fraser et al., 2007)</w:delText>
        </w:r>
        <w:r w:rsidR="00E456BF">
          <w:fldChar w:fldCharType="end"/>
        </w:r>
        <w:r>
          <w:delText xml:space="preserve">, acoustic techniques </w:delText>
        </w:r>
        <w:r w:rsidR="00E456BF">
          <w:fldChar w:fldCharType="begin"/>
        </w:r>
        <w:r w:rsidR="00E456BF">
          <w:del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delInstrText>
        </w:r>
        <w:r w:rsidR="00E456BF">
          <w:fldChar w:fldCharType="separate"/>
        </w:r>
        <w:r>
          <w:rPr>
            <w:noProof/>
          </w:rPr>
          <w:delText>(Lees et al., 2021)</w:delText>
        </w:r>
        <w:r w:rsidR="00E456BF">
          <w:fldChar w:fldCharType="end"/>
        </w:r>
        <w:r>
          <w:delText xml:space="preserve">, and direct visual observations </w:delText>
        </w:r>
        <w:r w:rsidR="00EE63D1">
          <w:fldChar w:fldCharType="begin"/>
        </w:r>
        <w:r w:rsidR="00EE63D1">
          <w:del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delInstrText>
        </w:r>
        <w:r w:rsidR="00EE63D1">
          <w:fldChar w:fldCharType="separate"/>
        </w:r>
        <w:r>
          <w:rPr>
            <w:noProof/>
          </w:rPr>
          <w:delText>(Ip et al., 2025)</w:delText>
        </w:r>
        <w:r w:rsidR="00EE63D1">
          <w:fldChar w:fldCharType="end"/>
        </w:r>
        <w:r>
          <w:delText xml:space="preserve">. All of these approaches require a sample size appropriate for reliably estimating population parameters including abundance, demographic structure, and spatial distribution patterns </w:delText>
        </w:r>
        <w:r w:rsidR="00EE63D1">
          <w:fldChar w:fldCharType="begin"/>
        </w:r>
        <w:r w:rsidR="008A6B47">
          <w:del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delInstrText>
        </w:r>
        <w:r w:rsidR="00EE63D1">
          <w:fldChar w:fldCharType="separate"/>
        </w:r>
        <w:r>
          <w:rPr>
            <w:rFonts w:cs="Times New Roman"/>
          </w:rPr>
          <w:delText>(Guillera‐Arroita &amp; Lahoz‐Monfort, 2012; Yoccoz et al., 2001)</w:delText>
        </w:r>
        <w:r w:rsidR="00EE63D1">
          <w:fldChar w:fldCharType="end"/>
        </w:r>
        <w:r>
          <w:delText xml:space="preserve"> This process must balance</w:delText>
        </w:r>
      </w:del>
      <w:ins w:id="28" w:author="Claude" w:date="2026-07-28T12:00:00Z">
        <w:r>
          <w:t>Survey design must balance</w:t>
        </w:r>
      </w:ins>
      <w:r>
        <w:t xml:space="preserv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ins w:id="29" w:author="Claude" w:date="2026-07-28T12:00:00Z">
        <w:r>
          <w:t xml:space="preserve"> In practice the binding constraint is rarely statistical power in the abstract but the cost of the platform: vessel charter, ship </w:t>
        </w:r>
        <w:r>
          <w:lastRenderedPageBreak/>
          <w:t>days and personnel dominate the budget of most marine surveys, so an instruction to sample more is actionable only when it is accompanied by a defensible stopping point.</w:t>
        </w:r>
      </w:ins>
    </w:p>
    <w:bookmarkEnd w:id="25"/>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del w:id="30" w:author="Claude" w:date="2026-07-28T12:00:00Z">
        <w:r>
          <w:delText xml:space="preserve">In contrast to traditional survey techniques that are typically species-specific or require separate sampling efforts for different taxa, eDNA enables simultaneous, multi-species detection from a single sample </w:delText>
        </w:r>
        <w:r w:rsidR="00FA3259">
          <w:fldChar w:fldCharType="begin"/>
        </w:r>
        <w:r w:rsidR="00A45D3E">
          <w:del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delInstrText>
        </w:r>
        <w:r w:rsidR="00FA3259">
          <w:fldChar w:fldCharType="separate"/>
        </w:r>
        <w:r>
          <w:rPr>
            <w:noProof/>
          </w:rPr>
          <w:delText>(Guri et al., 2024)</w:delText>
        </w:r>
        <w:r w:rsidR="00FA3259">
          <w:fldChar w:fldCharType="end"/>
        </w:r>
        <w:r>
          <w:delText xml:space="preserve">. This holistic approach promises a more comprehensive assessment of community composition while substantially reducing field effort and impacts on sampled organisms </w:delText>
        </w:r>
        <w:r w:rsidR="00A45D3E">
          <w:fldChar w:fldCharType="begin"/>
        </w:r>
        <w:r w:rsidR="00A45D3E">
          <w:del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delInstrText>
        </w:r>
        <w:r w:rsidR="00A45D3E">
          <w:fldChar w:fldCharType="separate"/>
        </w:r>
        <w:r>
          <w:rPr>
            <w:noProof/>
          </w:rPr>
          <w:delText>(Guri et al., 2023)</w:delText>
        </w:r>
        <w:r w:rsidR="00A45D3E">
          <w:fldChar w:fldCharType="end"/>
        </w:r>
        <w:r>
          <w:delText xml:space="preserve">. </w:delText>
        </w:r>
      </w:del>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xml:space="preserve">. </w:t>
      </w:r>
      <w:del w:id="31" w:author="Claude" w:date="2026-07-28T12:00:00Z">
        <w:r>
          <w:delText xml:space="preserve">This spatial integration effect means that adjacent eDNA samples may contain overlapping information beyond what would be expected from species distribution patterns alone </w:delText>
        </w:r>
        <w:r w:rsidR="00864D91">
          <w:fldChar w:fldCharType="begin"/>
        </w:r>
        <w:r w:rsidR="00FF5201">
          <w:del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delInstrText>
        </w:r>
        <w:r w:rsidR="00864D91">
          <w:fldChar w:fldCharType="separate"/>
        </w:r>
        <w:r>
          <w:rPr>
            <w:noProof/>
          </w:rPr>
          <w:delText>(Guri et al., 2024)</w:delText>
        </w:r>
        <w:r w:rsidR="00864D91">
          <w:fldChar w:fldCharType="end"/>
        </w:r>
        <w:r>
          <w:delText>. This fact motivates increased consideration of how to design and interpret surveys that collect eDNA.</w:delText>
        </w:r>
      </w:del>
      <w:ins w:id="32" w:author="Claude" w:date="2026-07-28T12:00:00Z">
        <w:r>
          <w:t>Because agencies are now evaluating eDNA as an operational component of biodiversity assessment rather than as an exploratory tool, explicit and defensible guidance on how much to sample has become a prerequisite for uptake rather than a refinement of it.</w:t>
        </w:r>
      </w:ins>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del w:id="33" w:author="Claude" w:date="2026-07-28T12:00:00Z">
        <w:r>
          <w:delText xml:space="preserve">The optimal sampling effort occurs at the point where incremental improvements in precision or information content become disproportionately small relative to the required investment of resources and effort </w:delText>
        </w:r>
        <w:r w:rsidR="000B7F3C">
          <w:fldChar w:fldCharType="begin"/>
        </w:r>
        <w:r w:rsidR="00AA6C90">
          <w:del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delInstrText>
        </w:r>
        <w:r w:rsidR="000B7F3C">
          <w:fldChar w:fldCharType="separate"/>
        </w:r>
        <w:r>
          <w:rPr>
            <w:noProof/>
          </w:rPr>
          <w:delText>(Tarugara et al., 2019; Thiele et al., 2023; Zhao et al., 2022)</w:delText>
        </w:r>
        <w:r w:rsidR="000B7F3C">
          <w:fldChar w:fldCharType="end"/>
        </w:r>
        <w:r>
          <w:delText xml:space="preserve">. This principle guides the development of cost-effective sampling strategies that maximize analytical power while minimizing operational expenditure </w:delText>
        </w:r>
        <w:r w:rsidR="00BC0903">
          <w:fldChar w:fldCharType="begin"/>
        </w:r>
        <w:r w:rsidR="00BC0903">
          <w:del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delInstrText>
        </w:r>
        <w:r w:rsidR="00BC0903">
          <w:fldChar w:fldCharType="separate"/>
        </w:r>
        <w:r>
          <w:rPr>
            <w:noProof/>
          </w:rPr>
          <w:delText>(Muradian et al., 2019)</w:delText>
        </w:r>
        <w:r w:rsidR="00BC0903">
          <w:fldChar w:fldCharType="end"/>
        </w:r>
        <w:r>
          <w:delText>.</w:delText>
        </w:r>
      </w:del>
      <w:ins w:id="34" w:author="Claude" w:date="2026-07-28T12:00:00Z">
        <w:del w:id="35" w:author="Claude" w:date="2026-07-28T12:00:00Z">
          <w:r>
            <w:delText xml:space="preserve"> </w:delText>
          </w:r>
        </w:del>
        <w:r>
          <w:t>For marine eDNA surveys in particular, the cost of an additional sample is usually dominated by the vessel time needed to reach a station rather than by laboratory processing, so the practical design question is how few stations suffice rather than how many replicates can be afforded at each.</w:t>
        </w:r>
      </w:ins>
    </w:p>
    <w:p w14:paraId="0B0E1BF3" w14:textId="77777777" w:rsidR="00BF4A9D" w:rsidRDefault="00BF4A9D" w:rsidP="001643E6">
      <w:pPr>
        <w:pStyle w:val="BodyText"/>
        <w:spacing w:line="480" w:lineRule="auto"/>
      </w:pPr>
    </w:p>
    <w:p w14:paraId="26B68E00" w14:textId="41E5E6C5" w:rsidR="00264629" w:rsidRDefault="00264629" w:rsidP="001643E6">
      <w:pPr>
        <w:pStyle w:val="BodyText"/>
        <w:spacing w:line="480" w:lineRule="auto"/>
      </w:pPr>
      <w:del w:id="36" w:author="Claude" w:date="2026-07-28T12:00:00Z">
        <w:r>
          <w:delText xml:space="preserve">Species distribution inferences can be performed with a variety of mathematical frameworks, including spline‑based generalized additive models (GAMs), hierarchical stochastic partial differential equation (SPDE) models fitted using integrated nested Laplace approximation (INLA), conventional linear or additive regressions, spatial autoregressive structures, kernel‑based methods such as Gaussian processes (GP) and an expanding class of machine learning methods such as boosted regression trees (BRTs), random forests (RFs), and artificial neural networks (ANNs) </w:delText>
        </w:r>
        <w:r w:rsidR="005123FE">
          <w:fldChar w:fldCharType="begin"/>
        </w:r>
        <w:r w:rsidR="00387956">
          <w:del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delInstrText>
        </w:r>
        <w:r w:rsidR="005123FE">
          <w:fldChar w:fldCharType="separate"/>
        </w:r>
        <w:r>
          <w:rPr>
            <w:rFonts w:cs="Times New Roman"/>
          </w:rPr>
          <w:delText>(Dormann et al., 2007; Elith et al., 2008; Guisan &amp; Zimmermann, 2000; Lek &amp; Guégan, 1999; Lezama-Ochoa et al., 2020; X. Li &amp; Wang, 2013)</w:delText>
        </w:r>
        <w:r w:rsidR="005123FE">
          <w:fldChar w:fldCharType="end"/>
        </w:r>
        <w:r>
          <w:delText xml:space="preserve">. </w:delText>
        </w:r>
      </w:del>
      <w:r w:rsidRPr="00E303CB">
        <w:t xml:space="preserve">In ecological and fisheries research, Gaussian </w:t>
      </w:r>
      <w:r w:rsidRPr="00E303CB">
        <w:lastRenderedPageBreak/>
        <w:t xml:space="preserve">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ins w:id="37" w:author="Claude" w:date="2026-07-28T12:00:00Z">
        <w:r>
          <w:t>Because our aim is to give survey designers an interpretable rule of thumb rather than to compare model families, we use GPs throughout and treat their covariance parameters as the quantities that a survey must be designed to estimate.</w:t>
        </w:r>
      </w:ins>
    </w:p>
    <w:p w14:paraId="21B56FD1" w14:textId="77777777" w:rsidR="00CE6B24" w:rsidRDefault="00CE6B24" w:rsidP="001643E6">
      <w:pPr>
        <w:pStyle w:val="BodyText"/>
        <w:spacing w:line="480" w:lineRule="auto"/>
      </w:pPr>
    </w:p>
    <w:p w14:paraId="5BDA7CB3" w14:textId="77777777" w:rsidR="000D6CB9" w:rsidRDefault="00000000">
      <w:pPr>
        <w:pStyle w:val="BodyText"/>
        <w:spacing w:line="480" w:lineRule="auto"/>
        <w:rPr>
          <w:ins w:id="38" w:author="Claude" w:date="2026-07-28T12:00:00Z"/>
        </w:rPr>
      </w:pPr>
      <w:ins w:id="39" w:author="Claude" w:date="2026-07-28T12:00:00Z">
        <w:r>
          <w:t>How densely a species must be sampled depends on the distance over which its distribution stays similar to itself — its spatial autocorrelation, or length-scale (</w:t>
        </w:r>
        <w:r>
          <w:rPr>
            <w:i/>
            <w:iCs/>
          </w:rPr>
          <w:t>ρ</w:t>
        </w:r>
        <w:r>
          <w:t>). A species with a long length-scale changes gradually and can be reconstructed from widely spaced stations; one with a short length-scale changes abruptly, so stations spaced further apart than that scale carry independent information and leave the intervening area unresolved (Figure 1). We formalise this with a Gaussian process (GP) model (Materials and methods) and use its length-scale as the single quantity summarising how demanding a species is to survey.</w:t>
        </w:r>
      </w:ins>
    </w:p>
    <w:p w14:paraId="5516F17C" w14:textId="19872C50" w:rsidR="0032076E" w:rsidRDefault="00D04708" w:rsidP="001643E6">
      <w:pPr>
        <w:pStyle w:val="BodyText"/>
        <w:spacing w:line="480" w:lineRule="auto"/>
        <w:rPr>
          <w:del w:id="40" w:author="Claude" w:date="2026-07-28T12:00:00Z"/>
        </w:rPr>
      </w:pPr>
      <w:del w:id="41" w:author="Claude" w:date="2026-07-28T12:00:00Z">
        <w:r>
          <w:delText>This approach is grounded in the assumption that species distributions and abundances change in a smooth and continuous manner</w:delText>
        </w:r>
        <w:r w:rsidR="00207177">
          <w:delText xml:space="preserve"> across space (or other covariates)</w:delText>
        </w:r>
        <w:r>
          <w:delText>, reflecting correlated responses to spatial, environmental, and biological covariates</w:delText>
        </w:r>
        <w:r w:rsidR="00003A5F">
          <w:delText xml:space="preserve"> </w:delText>
        </w:r>
        <w:r w:rsidR="008F35CC">
          <w:rPr>
            <w:bCs w:val="0"/>
          </w:rPr>
          <w:fldChar w:fldCharType="begin"/>
        </w:r>
        <w:r w:rsidR="008F35CC">
          <w:del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delInstrText>
        </w:r>
        <w:r w:rsidR="008F35CC">
          <w:rPr>
            <w:bCs w:val="0"/>
          </w:rPr>
          <w:fldChar w:fldCharType="separate"/>
        </w:r>
        <w:r w:rsidR="008F35CC">
          <w:rPr>
            <w:noProof/>
          </w:rPr>
          <w:delText>(Lewy &amp; Kristensen, 2009)</w:delText>
        </w:r>
        <w:r w:rsidR="008F35CC">
          <w:rPr>
            <w:bCs w:val="0"/>
          </w:rPr>
          <w:fldChar w:fldCharType="end"/>
        </w:r>
        <w:r>
          <w:delText>.</w:delText>
        </w:r>
        <w:r w:rsidR="00353F64">
          <w:delText xml:space="preserve"> </w:delText>
        </w:r>
        <w:r w:rsidR="009D2167" w:rsidRPr="005126D7">
          <w:delText>G</w:delText>
        </w:r>
        <w:r w:rsidR="009D2167">
          <w:delText>P</w:delText>
        </w:r>
        <w:r w:rsidR="009D2167" w:rsidRPr="005126D7">
          <w:delText xml:space="preserve"> models are appropriate only to the extent that their underlying smoothness assumptions are </w:delText>
        </w:r>
        <w:r w:rsidR="00525775" w:rsidRPr="005126D7">
          <w:delText>met and</w:delText>
        </w:r>
        <w:r w:rsidR="009D2167" w:rsidRPr="005126D7">
          <w:delText xml:space="preserve"> may therefore perform poorly in systems characterized by sharp boundaries or abrupt, non-smooth variation in space or covariate relationships.</w:delText>
        </w:r>
        <w:r w:rsidR="009D2167">
          <w:delText xml:space="preserve"> </w:delText>
        </w:r>
        <w:r>
          <w:delText>At the core</w:delText>
        </w:r>
        <w:r w:rsidR="00353F64">
          <w:delText xml:space="preserve">, </w:delText>
        </w:r>
        <w:r w:rsidR="00CD3E18">
          <w:delText xml:space="preserve">in simple terms, </w:delText>
        </w:r>
        <w:r w:rsidR="007566A0">
          <w:delText xml:space="preserve">GPs posit that </w:delText>
        </w:r>
        <w:r>
          <w:delText xml:space="preserve">observations made at </w:delText>
        </w:r>
        <w:r w:rsidR="0067503E">
          <w:delText xml:space="preserve">proximate </w:delText>
        </w:r>
        <w:r>
          <w:delText>locations or covariate</w:delText>
        </w:r>
        <w:r w:rsidR="0067503E">
          <w:delText xml:space="preserve"> values</w:delText>
        </w:r>
        <w:r>
          <w:delText xml:space="preserve"> should </w:delText>
        </w:r>
        <w:r w:rsidR="00A422E3">
          <w:delText xml:space="preserve">be </w:delText>
        </w:r>
        <w:r>
          <w:delText>similar</w:delText>
        </w:r>
        <w:r w:rsidR="00655E33">
          <w:delText xml:space="preserve"> </w:delText>
        </w:r>
        <w:r w:rsidR="008F35CC">
          <w:rPr>
            <w:bCs w:val="0"/>
          </w:rPr>
          <w:fldChar w:fldCharType="begin"/>
        </w:r>
        <w:r w:rsidR="00387956">
          <w:del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delInstrText>
        </w:r>
        <w:r w:rsidR="008F35CC">
          <w:rPr>
            <w:bCs w:val="0"/>
          </w:rPr>
          <w:fldChar w:fldCharType="separate"/>
        </w:r>
        <w:r w:rsidR="00387956">
          <w:rPr>
            <w:noProof/>
          </w:rPr>
          <w:delText>(Dormann et al., 2007)</w:delText>
        </w:r>
        <w:r w:rsidR="008F35CC">
          <w:rPr>
            <w:bCs w:val="0"/>
          </w:rPr>
          <w:fldChar w:fldCharType="end"/>
        </w:r>
        <w:r w:rsidR="007F4A1D">
          <w:delText xml:space="preserve">. </w:delText>
        </w:r>
        <w:r w:rsidR="00A422E3">
          <w:delText xml:space="preserve">Generally, the similarity among observations </w:delText>
        </w:r>
        <w:r>
          <w:delText>is quantified through a covariance function</w:delText>
        </w:r>
        <w:r w:rsidR="00373AC6">
          <w:delText xml:space="preserve"> (</w:delText>
        </w:r>
        <w:r>
          <w:delText>or kernel</w:delText>
        </w:r>
        <w:r w:rsidR="00373AC6">
          <w:delText>)</w:delText>
        </w:r>
        <w:r>
          <w:delText xml:space="preserve">, which governs the </w:delText>
        </w:r>
        <w:r w:rsidR="00350360" w:rsidRPr="00350360">
          <w:delText xml:space="preserve">covariance </w:delText>
        </w:r>
        <w:r w:rsidR="00EC3CE6">
          <w:delText xml:space="preserve">change </w:delText>
        </w:r>
        <w:r>
          <w:delText xml:space="preserve">between two points </w:delText>
        </w:r>
        <w:r w:rsidR="00F059D3" w:rsidRPr="00F059D3">
          <w:rPr>
            <w:i/>
            <w:iCs/>
          </w:rPr>
          <w:delText>x</w:delText>
        </w:r>
        <w:r>
          <w:delText xml:space="preserve"> and </w:delText>
        </w:r>
        <w:r w:rsidR="00F059D3" w:rsidRPr="00F059D3">
          <w:rPr>
            <w:i/>
            <w:iCs/>
          </w:rPr>
          <w:delText>x</w:delText>
        </w:r>
        <w:r w:rsidR="00F059D3">
          <w:rPr>
            <w:i/>
            <w:iCs/>
          </w:rPr>
          <w:delText xml:space="preserve">' </w:delText>
        </w:r>
        <w:r>
          <w:delText xml:space="preserve">with increasing </w:delText>
        </w:r>
        <w:r>
          <w:lastRenderedPageBreak/>
          <w:delText>distance.</w:delText>
        </w:r>
        <w:r w:rsidR="00A422E3">
          <w:delText xml:space="preserve"> </w:delText>
        </w:r>
        <w:r w:rsidR="00E33EA0" w:rsidRPr="00E33EA0">
          <w:delText xml:space="preserve">Although this distance can be defined in terms of spatial location, environmental covariates, or both, </w:delText>
        </w:r>
        <w:r w:rsidR="00074790">
          <w:delText xml:space="preserve">in this study we </w:delText>
        </w:r>
        <w:r w:rsidR="00E33EA0" w:rsidRPr="00E33EA0">
          <w:delText>focus on</w:delText>
        </w:r>
        <w:r w:rsidR="00074790">
          <w:delText>ly</w:delText>
        </w:r>
        <w:r w:rsidR="00C053C4">
          <w:delText xml:space="preserve"> on</w:delText>
        </w:r>
        <w:r w:rsidR="00E33EA0" w:rsidRPr="00E33EA0">
          <w:delText xml:space="preserve"> spatial </w:delText>
        </w:r>
        <w:r w:rsidR="00A60478">
          <w:delText>covariance</w:delText>
        </w:r>
        <w:r w:rsidR="00E33EA0" w:rsidRPr="00E33EA0">
          <w:delText>.</w:delText>
        </w:r>
        <w:r w:rsidR="00E33EA0">
          <w:delText xml:space="preserve"> </w:delText>
        </w:r>
        <w:r w:rsidR="007566A0">
          <w:delText xml:space="preserve">For exponential and squared-exponential covariance functions, a single parameter known as the length-scale controls how correlation changes with distance. </w:delText>
        </w:r>
        <w:r>
          <w:delText xml:space="preserve">Large length-scales </w:delText>
        </w:r>
        <w:r w:rsidR="00DF3574">
          <w:delText>mean that</w:delText>
        </w:r>
        <w:r w:rsidR="007566A0">
          <w:delText xml:space="preserve"> </w:delText>
        </w:r>
        <w:r>
          <w:delText xml:space="preserve">nearby points </w:delText>
        </w:r>
        <w:r w:rsidR="00DF3574">
          <w:delText xml:space="preserve">are </w:delText>
        </w:r>
        <w:r>
          <w:delText xml:space="preserve">highly correlated, whereas small length-scales imply </w:delText>
        </w:r>
        <w:r w:rsidR="007566A0">
          <w:delText xml:space="preserve">a </w:delText>
        </w:r>
        <w:r>
          <w:delText xml:space="preserve">rapid </w:delText>
        </w:r>
        <w:r w:rsidR="007566A0">
          <w:delText xml:space="preserve">decline in </w:delText>
        </w:r>
        <w:r>
          <w:delText xml:space="preserve">correlation </w:delText>
        </w:r>
        <w:r w:rsidR="007566A0">
          <w:delText>with distance</w:delText>
        </w:r>
        <w:r>
          <w:delText xml:space="preserve">. </w:delText>
        </w:r>
        <w:r w:rsidR="00EA4F75">
          <w:delText>We assert that many species can be well described using relatively simple covariance models</w:delText>
        </w:r>
        <w:r w:rsidR="005B37A0" w:rsidRPr="005B37A0">
          <w:delText xml:space="preserve"> </w:delText>
        </w:r>
        <w:r w:rsidR="00AC6083">
          <w:rPr>
            <w:bCs w:val="0"/>
          </w:rPr>
          <w:fldChar w:fldCharType="begin"/>
        </w:r>
        <w:r w:rsidR="00AC6083">
          <w:del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delInstrText>
        </w:r>
        <w:r w:rsidR="00AC6083">
          <w:rPr>
            <w:bCs w:val="0"/>
          </w:rPr>
          <w:fldChar w:fldCharType="separate"/>
        </w:r>
        <w:r w:rsidR="00AC6083">
          <w:rPr>
            <w:noProof/>
          </w:rPr>
          <w:delText>(Thorson et al., 2015)</w:delText>
        </w:r>
        <w:r w:rsidR="00AC6083">
          <w:rPr>
            <w:bCs w:val="0"/>
          </w:rPr>
          <w:fldChar w:fldCharType="end"/>
        </w:r>
        <w:r w:rsidR="00EA4F75">
          <w:delText xml:space="preserve">. </w:delText>
        </w:r>
        <w:r w:rsidR="004F7F89">
          <w:delText>Specifically,</w:delText>
        </w:r>
        <w:r w:rsidR="00EA4F75">
          <w:delText xml:space="preserve"> we use an isotropic, squared exponential covariance model for the </w:delText>
        </w:r>
        <w:r>
          <w:delText>distribution of a species</w:delText>
        </w:r>
        <w:r w:rsidR="0044189E">
          <w:delText xml:space="preserve">. Let </w:delText>
        </w:r>
        <w:r w:rsidR="0044189E" w:rsidRPr="0088579E">
          <w:rPr>
            <w:i/>
            <w:iCs/>
          </w:rPr>
          <w:delText>X</w:delText>
        </w:r>
        <w:r w:rsidR="00EA4F75">
          <w:delText xml:space="preserve"> </w:delText>
        </w:r>
        <w:r w:rsidR="0044189E">
          <w:delText>{</w:delText>
        </w:r>
        <w:r w:rsidR="0044189E" w:rsidRPr="0044189E">
          <w:rPr>
            <w:i/>
            <w:iCs/>
          </w:rPr>
          <w:delText>x</w:delText>
        </w:r>
        <w:r w:rsidR="0044189E" w:rsidRPr="0044189E">
          <w:rPr>
            <w:i/>
            <w:iCs/>
            <w:vertAlign w:val="subscript"/>
          </w:rPr>
          <w:delText>1</w:delText>
        </w:r>
        <w:r w:rsidR="0044189E">
          <w:delText>,</w:delText>
        </w:r>
        <w:r w:rsidR="0044189E" w:rsidRPr="0044189E">
          <w:rPr>
            <w:i/>
            <w:iCs/>
          </w:rPr>
          <w:delText>x</w:delText>
        </w:r>
        <w:r w:rsidR="0044189E" w:rsidRPr="0044189E">
          <w:rPr>
            <w:i/>
            <w:iCs/>
            <w:vertAlign w:val="subscript"/>
          </w:rPr>
          <w:delText>2</w:delText>
        </w:r>
        <w:r w:rsidR="0044189E">
          <w:delText>,…</w:delText>
        </w:r>
        <w:r w:rsidR="0044189E" w:rsidRPr="0044189E">
          <w:rPr>
            <w:i/>
            <w:iCs/>
          </w:rPr>
          <w:delText>x</w:delText>
        </w:r>
        <w:r w:rsidR="00CA17E1">
          <w:rPr>
            <w:i/>
            <w:iCs/>
            <w:vertAlign w:val="subscript"/>
          </w:rPr>
          <w:delText>N</w:delText>
        </w:r>
        <w:r w:rsidR="0044189E">
          <w:delText xml:space="preserve">} be the set of </w:delText>
        </w:r>
        <w:r w:rsidR="00180919">
          <w:rPr>
            <w:i/>
            <w:iCs/>
          </w:rPr>
          <w:delText>N</w:delText>
        </w:r>
        <w:r w:rsidR="0044189E">
          <w:delText xml:space="preserve"> observed spatial locations. </w:delText>
        </w:r>
        <w:r w:rsidR="0044189E" w:rsidRPr="0044189E">
          <w:delText>The</w:delText>
        </w:r>
        <w:r w:rsidR="0067503E">
          <w:delText>n</w:delText>
        </w:r>
        <w:r w:rsidR="0044189E" w:rsidRPr="0044189E">
          <w:delText xml:space="preserve"> species </w:delText>
        </w:r>
        <w:r w:rsidR="00D56D34">
          <w:delText xml:space="preserve">(eDNA) </w:delText>
        </w:r>
        <w:r w:rsidR="0044189E" w:rsidRPr="0044189E">
          <w:delText>abundance or density</w:delText>
        </w:r>
        <w:r w:rsidR="0044189E">
          <w:delText xml:space="preserve"> </w:delText>
        </w:r>
        <w:r w:rsidR="0044189E" w:rsidRPr="0088579E">
          <w:rPr>
            <w:i/>
            <w:iCs/>
          </w:rPr>
          <w:delText>Y</w:delText>
        </w:r>
        <w:r w:rsidR="0044189E">
          <w:delText xml:space="preserve"> across all sampled locations </w:delText>
        </w:r>
        <w:r w:rsidR="00CA17E1">
          <w:delText>(</w:delText>
        </w:r>
        <w:r w:rsidR="00CA17E1" w:rsidRPr="00350F57">
          <w:rPr>
            <w:i/>
            <w:iCs/>
          </w:rPr>
          <w:delText>X</w:delText>
        </w:r>
        <w:r w:rsidR="00CA17E1">
          <w:delText xml:space="preserve">) </w:delText>
        </w:r>
        <w:r w:rsidR="0044189E">
          <w:delText>is modeled as</w:delText>
        </w:r>
        <w:r w:rsidR="0067503E">
          <w:delText>,</w:delText>
        </w:r>
      </w:del>
    </w:p>
    <w:p w14:paraId="65601BFB" w14:textId="1C66EE13" w:rsidR="00506C1B" w:rsidRPr="007664E1" w:rsidRDefault="00000000" w:rsidP="001643E6">
      <w:pPr>
        <w:pStyle w:val="BodyText"/>
        <w:spacing w:line="480" w:lineRule="auto"/>
        <w:rPr>
          <w:del w:id="42" w:author="Claude" w:date="2026-07-28T12:00:00Z"/>
          <w:rFonts w:eastAsiaTheme="minorEastAsia"/>
        </w:rPr>
      </w:pPr>
      <m:oMathPara>
        <m:oMath>
          <m:eqArr>
            <m:eqArrPr>
              <m:maxDist m:val="1"/>
              <m:ctrlPr>
                <w:del w:id="43" w:author="Claude" w:date="2026-07-28T12:00:00Z">
                  <w:rPr>
                    <w:rFonts w:ascii="Cambria Math" w:hAnsi="Cambria Math"/>
                  </w:rPr>
                </w:del>
              </m:ctrlPr>
            </m:eqArrPr>
            <m:e>
              <m:r>
                <w:del w:id="44" w:author="Claude" w:date="2026-07-28T12:00:00Z">
                  <w:rPr>
                    <w:rFonts w:ascii="Cambria Math" w:hAnsi="Cambria Math"/>
                  </w:rPr>
                  <m:t>Y</m:t>
                </w:del>
              </m:r>
              <m:r>
                <w:del w:id="45" w:author="Claude" w:date="2026-07-28T12:00:00Z">
                  <m:rPr>
                    <m:sty m:val="p"/>
                  </m:rPr>
                  <w:rPr>
                    <w:rFonts w:ascii="Cambria Math" w:hAnsi="Cambria Math"/>
                  </w:rPr>
                  <m:t>∼</m:t>
                </w:del>
              </m:r>
              <m:r>
                <w:del w:id="46" w:author="Claude" w:date="2026-07-28T12:00:00Z">
                  <w:rPr>
                    <w:rFonts w:ascii="Cambria Math" w:hAnsi="Cambria Math"/>
                  </w:rPr>
                  <m:t>MVN</m:t>
                </w:del>
              </m:r>
              <m:d>
                <m:dPr>
                  <m:ctrlPr>
                    <w:del w:id="47" w:author="Claude" w:date="2026-07-28T12:00:00Z">
                      <w:rPr>
                        <w:rFonts w:ascii="Cambria Math" w:hAnsi="Cambria Math"/>
                      </w:rPr>
                    </w:del>
                  </m:ctrlPr>
                </m:dPr>
                <m:e>
                  <m:r>
                    <w:del w:id="48" w:author="Claude" w:date="2026-07-28T12:00:00Z">
                      <w:rPr>
                        <w:rFonts w:ascii="Cambria Math" w:hAnsi="Cambria Math"/>
                      </w:rPr>
                      <m:t>μ</m:t>
                    </w:del>
                  </m:r>
                  <m:r>
                    <w:del w:id="49" w:author="Claude" w:date="2026-07-28T12:00:00Z">
                      <m:rPr>
                        <m:sty m:val="p"/>
                      </m:rPr>
                      <w:rPr>
                        <w:rFonts w:ascii="Cambria Math" w:hAnsi="Cambria Math"/>
                      </w:rPr>
                      <m:t>,</m:t>
                    </w:del>
                  </m:r>
                  <m:r>
                    <w:del w:id="50" w:author="Claude" w:date="2026-07-28T12:00:00Z">
                      <m:rPr>
                        <m:sty m:val="bi"/>
                      </m:rPr>
                      <w:rPr>
                        <w:rFonts w:ascii="Cambria Math" w:hAnsi="Cambria Math"/>
                      </w:rPr>
                      <m:t>K</m:t>
                    </w:del>
                  </m:r>
                  <m:r>
                    <w:del w:id="51" w:author="Claude" w:date="2026-07-28T12:00:00Z">
                      <m:rPr>
                        <m:sty m:val="p"/>
                      </m:rPr>
                      <w:rPr>
                        <w:rFonts w:ascii="Cambria Math" w:hAnsi="Cambria Math"/>
                      </w:rPr>
                      <m:t>+</m:t>
                    </w:del>
                  </m:r>
                  <m:sSup>
                    <m:sSupPr>
                      <m:ctrlPr>
                        <w:del w:id="52" w:author="Claude" w:date="2026-07-28T12:00:00Z">
                          <w:rPr>
                            <w:rFonts w:ascii="Cambria Math" w:hAnsi="Cambria Math"/>
                          </w:rPr>
                        </w:del>
                      </m:ctrlPr>
                    </m:sSupPr>
                    <m:e>
                      <m:r>
                        <w:del w:id="53" w:author="Claude" w:date="2026-07-28T12:00:00Z">
                          <w:rPr>
                            <w:rFonts w:ascii="Cambria Math" w:hAnsi="Cambria Math"/>
                          </w:rPr>
                          <m:t>σ</m:t>
                        </w:del>
                      </m:r>
                    </m:e>
                    <m:sup>
                      <m:r>
                        <w:del w:id="54" w:author="Claude" w:date="2026-07-28T12:00:00Z">
                          <m:rPr>
                            <m:sty m:val="p"/>
                          </m:rPr>
                          <w:rPr>
                            <w:rFonts w:ascii="Cambria Math" w:hAnsi="Cambria Math"/>
                          </w:rPr>
                          <m:t>2</m:t>
                        </w:del>
                      </m:r>
                    </m:sup>
                  </m:sSup>
                  <m:r>
                    <w:del w:id="55" w:author="Claude" w:date="2026-07-28T12:00:00Z">
                      <m:rPr>
                        <m:sty m:val="bi"/>
                      </m:rPr>
                      <w:rPr>
                        <w:rFonts w:ascii="Cambria Math" w:hAnsi="Cambria Math"/>
                      </w:rPr>
                      <m:t>I</m:t>
                    </w:del>
                  </m:r>
                </m:e>
              </m:d>
              <m:r>
                <w:del w:id="56" w:author="Claude" w:date="2026-07-28T12:00:00Z">
                  <m:rPr>
                    <m:sty m:val="p"/>
                  </m:rPr>
                  <w:rPr>
                    <w:rFonts w:ascii="Cambria Math" w:hAnsi="Cambria Math"/>
                  </w:rPr>
                  <m:t>,#1</m:t>
                </w:del>
              </m:r>
            </m:e>
          </m:eqArr>
        </m:oMath>
      </m:oMathPara>
    </w:p>
    <w:p w14:paraId="13DBCC8A" w14:textId="766808D6" w:rsidR="007664E1" w:rsidRPr="007664E1" w:rsidRDefault="007664E1" w:rsidP="001643E6">
      <w:pPr>
        <w:pStyle w:val="FirstParagraph"/>
        <w:spacing w:line="480" w:lineRule="auto"/>
        <w:rPr>
          <w:del w:id="57" w:author="Claude" w:date="2026-07-28T12:00:00Z"/>
        </w:rPr>
      </w:pPr>
      <w:del w:id="58" w:author="Claude" w:date="2026-07-28T12:00:00Z">
        <w:r>
          <w:delText xml:space="preserve">where </w:delText>
        </w:r>
        <w:r w:rsidR="0044189E" w:rsidRPr="0088579E">
          <w:rPr>
            <w:i/>
            <w:iCs/>
            <w:lang w:val="el-GR"/>
          </w:rPr>
          <w:delText>μ</w:delText>
        </w:r>
        <w:r w:rsidR="0044189E">
          <w:rPr>
            <w:lang w:val="el-GR"/>
          </w:rPr>
          <w:delText xml:space="preserve"> </w:delText>
        </w:r>
        <w:r w:rsidR="0044189E">
          <w:delText xml:space="preserve">is the </w:delText>
        </w:r>
        <w:r>
          <w:delText xml:space="preserve">global mean abundance, </w:delText>
        </w:r>
        <w:r>
          <w:rPr>
            <w:lang w:val="el-GR"/>
          </w:rPr>
          <w:delText>σ</w:delText>
        </w:r>
        <w:r w:rsidRPr="00F00310">
          <w:rPr>
            <w:rFonts w:eastAsiaTheme="minorEastAsia"/>
            <w:vertAlign w:val="superscript"/>
          </w:rPr>
          <w:delText>2</w:delText>
        </w:r>
        <w:r>
          <w:delText xml:space="preserve"> is the non-spatial variance, </w:delText>
        </w:r>
        <w:r w:rsidRPr="007664E1">
          <w:rPr>
            <w:b/>
            <w:i/>
            <w:iCs/>
          </w:rPr>
          <w:delText>I</w:delText>
        </w:r>
        <w:r>
          <w:delText xml:space="preserve"> is an n x n identity matrix</w:delText>
        </w:r>
        <w:r w:rsidR="00705D45">
          <w:delText xml:space="preserve"> and </w:delText>
        </w:r>
        <w:r w:rsidRPr="007664E1">
          <w:rPr>
            <w:b/>
            <w:i/>
            <w:iCs/>
          </w:rPr>
          <w:delText>K</w:delText>
        </w:r>
        <w:r w:rsidR="00771760">
          <w:rPr>
            <w:b/>
            <w:i/>
            <w:iCs/>
          </w:rPr>
          <w:delText>(</w:delText>
        </w:r>
        <w:r w:rsidR="00771760" w:rsidRPr="00771760">
          <w:rPr>
            <w:i/>
            <w:iCs/>
          </w:rPr>
          <w:delText>X,X</w:delText>
        </w:r>
        <w:r w:rsidR="00771760">
          <w:rPr>
            <w:b/>
            <w:i/>
            <w:iCs/>
          </w:rPr>
          <w:delText>)</w:delText>
        </w:r>
        <w:r>
          <w:delText xml:space="preserve"> </w:delText>
        </w:r>
        <w:r w:rsidR="00705D45">
          <w:delText>is the</w:delText>
        </w:r>
        <w:r>
          <w:delText xml:space="preserve"> </w:delText>
        </w:r>
        <w:bookmarkStart w:id="59" w:name="OLE_LINK10"/>
        <w:r>
          <w:delText>covaria</w:delText>
        </w:r>
        <w:r w:rsidR="008766A3">
          <w:delText>nce</w:delText>
        </w:r>
        <w:r w:rsidR="00705D45">
          <w:delText xml:space="preserve"> </w:delText>
        </w:r>
        <w:bookmarkEnd w:id="59"/>
        <w:r w:rsidR="00705D45">
          <w:delText>matrix whose (</w:delText>
        </w:r>
        <w:r w:rsidR="00705D45" w:rsidRPr="00CE0914">
          <w:rPr>
            <w:i/>
            <w:iCs/>
          </w:rPr>
          <w:delText>i</w:delText>
        </w:r>
        <w:r w:rsidR="00705D45" w:rsidRPr="00CE0914">
          <w:delText>,</w:delText>
        </w:r>
        <w:r w:rsidR="00705D45" w:rsidRPr="00CE0914">
          <w:rPr>
            <w:i/>
            <w:iCs/>
          </w:rPr>
          <w:delText>j</w:delText>
        </w:r>
        <w:r w:rsidR="00705D45">
          <w:delText>)</w:delText>
        </w:r>
        <w:r w:rsidR="00705D45" w:rsidRPr="00705D45">
          <w:rPr>
            <w:vertAlign w:val="superscript"/>
          </w:rPr>
          <w:delText>th</w:delText>
        </w:r>
        <w:r w:rsidR="00705D45">
          <w:delText xml:space="preserve"> entry </w:delText>
        </w:r>
        <w:r w:rsidR="00CE0914">
          <w:delText>i</w:delText>
        </w:r>
        <w:r w:rsidR="00705D45" w:rsidRPr="00705D45">
          <w:delText>s given by the squared exponential kernel</w:delText>
        </w:r>
        <w:r w:rsidR="00705D45">
          <w:delText xml:space="preserve"> function</w:delText>
        </w:r>
        <w:r w:rsidR="0067503E">
          <w:delText>,</w:delText>
        </w:r>
      </w:del>
    </w:p>
    <w:p w14:paraId="5516F17D" w14:textId="3E455AF7" w:rsidR="0032076E" w:rsidRPr="00D2585C" w:rsidRDefault="00000000" w:rsidP="001643E6">
      <w:pPr>
        <w:pStyle w:val="BodyText"/>
        <w:spacing w:line="480" w:lineRule="auto"/>
        <w:rPr>
          <w:del w:id="60" w:author="Claude" w:date="2026-07-28T12:00:00Z"/>
          <w:rFonts w:eastAsiaTheme="minorEastAsia"/>
        </w:rPr>
      </w:pPr>
      <m:oMathPara>
        <m:oMathParaPr>
          <m:jc m:val="center"/>
        </m:oMathParaPr>
        <m:oMath>
          <m:eqArr>
            <m:eqArrPr>
              <m:maxDist m:val="1"/>
              <m:ctrlPr>
                <w:del w:id="61" w:author="Claude" w:date="2026-07-28T12:00:00Z">
                  <w:rPr>
                    <w:rFonts w:ascii="Cambria Math" w:hAnsi="Cambria Math"/>
                  </w:rPr>
                </w:del>
              </m:ctrlPr>
            </m:eqArrPr>
            <m:e>
              <m:r>
                <w:del w:id="62" w:author="Claude" w:date="2026-07-28T12:00:00Z">
                  <m:rPr>
                    <m:sty m:val="bi"/>
                  </m:rPr>
                  <w:rPr>
                    <w:rFonts w:ascii="Cambria Math" w:hAnsi="Cambria Math"/>
                  </w:rPr>
                  <m:t>K</m:t>
                </w:del>
              </m:r>
              <m:r>
                <w:del w:id="63" w:author="Claude" w:date="2026-07-28T12:00:00Z">
                  <m:rPr>
                    <m:sty m:val="p"/>
                  </m:rPr>
                  <w:rPr>
                    <w:rFonts w:ascii="Cambria Math" w:hAnsi="Cambria Math"/>
                  </w:rPr>
                  <m:t>(</m:t>
                </w:del>
              </m:r>
              <m:r>
                <w:del w:id="64" w:author="Claude" w:date="2026-07-28T12:00:00Z">
                  <w:rPr>
                    <w:rFonts w:ascii="Cambria Math" w:hAnsi="Cambria Math"/>
                  </w:rPr>
                  <m:t>X</m:t>
                </w:del>
              </m:r>
              <m:r>
                <w:del w:id="65" w:author="Claude" w:date="2026-07-28T12:00:00Z">
                  <m:rPr>
                    <m:sty m:val="p"/>
                  </m:rPr>
                  <w:rPr>
                    <w:rFonts w:ascii="Cambria Math" w:hAnsi="Cambria Math"/>
                  </w:rPr>
                  <m:t>,</m:t>
                </w:del>
              </m:r>
              <m:r>
                <w:del w:id="66" w:author="Claude" w:date="2026-07-28T12:00:00Z">
                  <w:rPr>
                    <w:rFonts w:ascii="Cambria Math" w:hAnsi="Cambria Math"/>
                  </w:rPr>
                  <m:t>X</m:t>
                </w:del>
              </m:r>
              <m:r>
                <w:del w:id="67" w:author="Claude" w:date="2026-07-28T12:00:00Z">
                  <m:rPr>
                    <m:sty m:val="p"/>
                  </m:rPr>
                  <w:rPr>
                    <w:rFonts w:ascii="Cambria Math" w:hAnsi="Cambria Math"/>
                  </w:rPr>
                  <m:t xml:space="preserve">) = </m:t>
                </w:del>
              </m:r>
              <m:r>
                <w:del w:id="68" w:author="Claude" w:date="2026-07-28T12:00:00Z">
                  <w:rPr>
                    <w:rFonts w:ascii="Cambria Math" w:hAnsi="Cambria Math"/>
                  </w:rPr>
                  <m:t>k</m:t>
                </w:del>
              </m:r>
              <m:d>
                <m:dPr>
                  <m:ctrlPr>
                    <w:del w:id="69" w:author="Claude" w:date="2026-07-28T12:00:00Z">
                      <w:rPr>
                        <w:rFonts w:ascii="Cambria Math" w:hAnsi="Cambria Math"/>
                      </w:rPr>
                    </w:del>
                  </m:ctrlPr>
                </m:dPr>
                <m:e>
                  <m:sSub>
                    <m:sSubPr>
                      <m:ctrlPr>
                        <w:del w:id="70" w:author="Claude" w:date="2026-07-28T12:00:00Z">
                          <w:rPr>
                            <w:rFonts w:ascii="Cambria Math" w:hAnsi="Cambria Math"/>
                          </w:rPr>
                        </w:del>
                      </m:ctrlPr>
                    </m:sSubPr>
                    <m:e>
                      <m:r>
                        <w:del w:id="71" w:author="Claude" w:date="2026-07-28T12:00:00Z">
                          <w:rPr>
                            <w:rFonts w:ascii="Cambria Math" w:hAnsi="Cambria Math"/>
                          </w:rPr>
                          <m:t>x</m:t>
                        </w:del>
                      </m:r>
                    </m:e>
                    <m:sub>
                      <m:r>
                        <w:del w:id="72" w:author="Claude" w:date="2026-07-28T12:00:00Z">
                          <w:rPr>
                            <w:rFonts w:ascii="Cambria Math" w:hAnsi="Cambria Math"/>
                          </w:rPr>
                          <m:t>i</m:t>
                        </w:del>
                      </m:r>
                    </m:sub>
                  </m:sSub>
                  <m:r>
                    <w:del w:id="73" w:author="Claude" w:date="2026-07-28T12:00:00Z">
                      <m:rPr>
                        <m:sty m:val="p"/>
                      </m:rPr>
                      <w:rPr>
                        <w:rFonts w:ascii="Cambria Math" w:hAnsi="Cambria Math"/>
                      </w:rPr>
                      <m:t>,</m:t>
                    </w:del>
                  </m:r>
                  <m:sSub>
                    <m:sSubPr>
                      <m:ctrlPr>
                        <w:del w:id="74" w:author="Claude" w:date="2026-07-28T12:00:00Z">
                          <w:rPr>
                            <w:rFonts w:ascii="Cambria Math" w:hAnsi="Cambria Math"/>
                          </w:rPr>
                        </w:del>
                      </m:ctrlPr>
                    </m:sSubPr>
                    <m:e>
                      <m:r>
                        <w:del w:id="75" w:author="Claude" w:date="2026-07-28T12:00:00Z">
                          <w:rPr>
                            <w:rFonts w:ascii="Cambria Math" w:hAnsi="Cambria Math"/>
                          </w:rPr>
                          <m:t>x</m:t>
                        </w:del>
                      </m:r>
                    </m:e>
                    <m:sub>
                      <m:r>
                        <w:del w:id="76" w:author="Claude" w:date="2026-07-28T12:00:00Z">
                          <w:rPr>
                            <w:rFonts w:ascii="Cambria Math" w:hAnsi="Cambria Math"/>
                          </w:rPr>
                          <m:t>j</m:t>
                        </w:del>
                      </m:r>
                    </m:sub>
                  </m:sSub>
                </m:e>
              </m:d>
              <m:r>
                <w:del w:id="77" w:author="Claude" w:date="2026-07-28T12:00:00Z">
                  <m:rPr>
                    <m:sty m:val="p"/>
                  </m:rPr>
                  <w:rPr>
                    <w:rFonts w:ascii="Cambria Math" w:hAnsi="Cambria Math"/>
                  </w:rPr>
                  <m:t>=</m:t>
                </w:del>
              </m:r>
              <m:sSup>
                <m:sSupPr>
                  <m:ctrlPr>
                    <w:del w:id="78" w:author="Claude" w:date="2026-07-28T12:00:00Z">
                      <w:rPr>
                        <w:rFonts w:ascii="Cambria Math" w:hAnsi="Cambria Math"/>
                      </w:rPr>
                    </w:del>
                  </m:ctrlPr>
                </m:sSupPr>
                <m:e>
                  <m:r>
                    <w:del w:id="79" w:author="Claude" w:date="2026-07-28T12:00:00Z">
                      <w:rPr>
                        <w:rFonts w:ascii="Cambria Math" w:hAnsi="Cambria Math"/>
                      </w:rPr>
                      <m:t>α</m:t>
                    </w:del>
                  </m:r>
                </m:e>
                <m:sup>
                  <m:r>
                    <w:del w:id="80" w:author="Claude" w:date="2026-07-28T12:00:00Z">
                      <m:rPr>
                        <m:sty m:val="p"/>
                      </m:rPr>
                      <w:rPr>
                        <w:rFonts w:ascii="Cambria Math" w:hAnsi="Cambria Math"/>
                      </w:rPr>
                      <m:t>2</m:t>
                    </w:del>
                  </m:r>
                </m:sup>
              </m:sSup>
              <m:r>
                <w:del w:id="81" w:author="Claude" w:date="2026-07-28T12:00:00Z">
                  <m:rPr>
                    <m:sty m:val="p"/>
                  </m:rPr>
                  <w:rPr>
                    <w:rFonts w:ascii="Cambria Math" w:hAnsi="Cambria Math"/>
                  </w:rPr>
                  <m:t>exp</m:t>
                </w:del>
              </m:r>
              <m:d>
                <m:dPr>
                  <m:ctrlPr>
                    <w:del w:id="82" w:author="Claude" w:date="2026-07-28T12:00:00Z">
                      <w:rPr>
                        <w:rFonts w:ascii="Cambria Math" w:hAnsi="Cambria Math"/>
                      </w:rPr>
                    </w:del>
                  </m:ctrlPr>
                </m:dPr>
                <m:e>
                  <m:r>
                    <w:del w:id="83" w:author="Claude" w:date="2026-07-28T12:00:00Z">
                      <m:rPr>
                        <m:sty m:val="p"/>
                      </m:rPr>
                      <w:rPr>
                        <w:rFonts w:ascii="Cambria Math" w:hAnsi="Cambria Math"/>
                      </w:rPr>
                      <m:t>-</m:t>
                    </w:del>
                  </m:r>
                  <m:f>
                    <m:fPr>
                      <m:ctrlPr>
                        <w:del w:id="84" w:author="Claude" w:date="2026-07-28T12:00:00Z">
                          <w:rPr>
                            <w:rFonts w:ascii="Cambria Math" w:hAnsi="Cambria Math"/>
                          </w:rPr>
                        </w:del>
                      </m:ctrlPr>
                    </m:fPr>
                    <m:num>
                      <m:r>
                        <w:del w:id="85" w:author="Claude" w:date="2026-07-28T12:00:00Z">
                          <m:rPr>
                            <m:sty m:val="p"/>
                          </m:rPr>
                          <w:rPr>
                            <w:rFonts w:ascii="Cambria Math" w:hAnsi="Cambria Math"/>
                          </w:rPr>
                          <m:t>(</m:t>
                        </w:del>
                      </m:r>
                      <m:sSub>
                        <m:sSubPr>
                          <m:ctrlPr>
                            <w:del w:id="86" w:author="Claude" w:date="2026-07-28T12:00:00Z">
                              <w:rPr>
                                <w:rFonts w:ascii="Cambria Math" w:hAnsi="Cambria Math"/>
                              </w:rPr>
                            </w:del>
                          </m:ctrlPr>
                        </m:sSubPr>
                        <m:e>
                          <m:r>
                            <w:del w:id="87" w:author="Claude" w:date="2026-07-28T12:00:00Z">
                              <w:rPr>
                                <w:rFonts w:ascii="Cambria Math" w:hAnsi="Cambria Math"/>
                              </w:rPr>
                              <m:t>x</m:t>
                            </w:del>
                          </m:r>
                        </m:e>
                        <m:sub>
                          <m:r>
                            <w:del w:id="88" w:author="Claude" w:date="2026-07-28T12:00:00Z">
                              <w:rPr>
                                <w:rFonts w:ascii="Cambria Math" w:hAnsi="Cambria Math"/>
                              </w:rPr>
                              <m:t>i</m:t>
                            </w:del>
                          </m:r>
                        </m:sub>
                      </m:sSub>
                      <m:r>
                        <w:del w:id="89" w:author="Claude" w:date="2026-07-28T12:00:00Z">
                          <m:rPr>
                            <m:sty m:val="p"/>
                          </m:rPr>
                          <w:rPr>
                            <w:rFonts w:ascii="Cambria Math" w:hAnsi="Cambria Math"/>
                          </w:rPr>
                          <m:t>-</m:t>
                        </w:del>
                      </m:r>
                      <m:sSub>
                        <m:sSubPr>
                          <m:ctrlPr>
                            <w:del w:id="90" w:author="Claude" w:date="2026-07-28T12:00:00Z">
                              <w:rPr>
                                <w:rFonts w:ascii="Cambria Math" w:hAnsi="Cambria Math"/>
                              </w:rPr>
                            </w:del>
                          </m:ctrlPr>
                        </m:sSubPr>
                        <m:e>
                          <m:r>
                            <w:del w:id="91" w:author="Claude" w:date="2026-07-28T12:00:00Z">
                              <w:rPr>
                                <w:rFonts w:ascii="Cambria Math" w:hAnsi="Cambria Math"/>
                              </w:rPr>
                              <m:t>x</m:t>
                            </w:del>
                          </m:r>
                        </m:e>
                        <m:sub>
                          <m:r>
                            <w:del w:id="92" w:author="Claude" w:date="2026-07-28T12:00:00Z">
                              <w:rPr>
                                <w:rFonts w:ascii="Cambria Math" w:hAnsi="Cambria Math"/>
                              </w:rPr>
                              <m:t>j</m:t>
                            </w:del>
                          </m:r>
                        </m:sub>
                      </m:sSub>
                      <m:sSup>
                        <m:sSupPr>
                          <m:ctrlPr>
                            <w:del w:id="93" w:author="Claude" w:date="2026-07-28T12:00:00Z">
                              <w:rPr>
                                <w:rFonts w:ascii="Cambria Math" w:hAnsi="Cambria Math"/>
                              </w:rPr>
                            </w:del>
                          </m:ctrlPr>
                        </m:sSupPr>
                        <m:e>
                          <m:r>
                            <w:del w:id="94" w:author="Claude" w:date="2026-07-28T12:00:00Z">
                              <m:rPr>
                                <m:sty m:val="p"/>
                              </m:rPr>
                              <w:rPr>
                                <w:rFonts w:ascii="Cambria Math" w:hAnsi="Cambria Math"/>
                              </w:rPr>
                              <m:t>)</m:t>
                            </w:del>
                          </m:r>
                        </m:e>
                        <m:sup>
                          <m:r>
                            <w:del w:id="95" w:author="Claude" w:date="2026-07-28T12:00:00Z">
                              <m:rPr>
                                <m:sty m:val="p"/>
                              </m:rPr>
                              <w:rPr>
                                <w:rFonts w:ascii="Cambria Math" w:hAnsi="Cambria Math"/>
                              </w:rPr>
                              <m:t>2</m:t>
                            </w:del>
                          </m:r>
                        </m:sup>
                      </m:sSup>
                    </m:num>
                    <m:den>
                      <m:r>
                        <w:del w:id="96" w:author="Claude" w:date="2026-07-28T12:00:00Z">
                          <m:rPr>
                            <m:sty m:val="p"/>
                          </m:rPr>
                          <w:rPr>
                            <w:rFonts w:ascii="Cambria Math" w:hAnsi="Cambria Math"/>
                          </w:rPr>
                          <m:t>2</m:t>
                        </w:del>
                      </m:r>
                      <m:sSup>
                        <m:sSupPr>
                          <m:ctrlPr>
                            <w:del w:id="97" w:author="Claude" w:date="2026-07-28T12:00:00Z">
                              <w:rPr>
                                <w:rFonts w:ascii="Cambria Math" w:hAnsi="Cambria Math"/>
                              </w:rPr>
                            </w:del>
                          </m:ctrlPr>
                        </m:sSupPr>
                        <m:e>
                          <m:r>
                            <w:del w:id="98" w:author="Claude" w:date="2026-07-28T12:00:00Z">
                              <w:rPr>
                                <w:rFonts w:ascii="Cambria Math" w:hAnsi="Cambria Math"/>
                              </w:rPr>
                              <m:t>ρ</m:t>
                            </w:del>
                          </m:r>
                        </m:e>
                        <m:sup>
                          <m:r>
                            <w:del w:id="99" w:author="Claude" w:date="2026-07-28T12:00:00Z">
                              <m:rPr>
                                <m:sty m:val="p"/>
                              </m:rPr>
                              <w:rPr>
                                <w:rFonts w:ascii="Cambria Math" w:hAnsi="Cambria Math"/>
                              </w:rPr>
                              <m:t>2</m:t>
                            </w:del>
                          </m:r>
                        </m:sup>
                      </m:sSup>
                    </m:den>
                  </m:f>
                </m:e>
              </m:d>
              <m:r>
                <w:del w:id="100" w:author="Claude" w:date="2026-07-28T12:00:00Z">
                  <m:rPr>
                    <m:sty m:val="p"/>
                  </m:rPr>
                  <w:rPr>
                    <w:rFonts w:ascii="Cambria Math" w:hAnsi="Cambria Math"/>
                  </w:rPr>
                  <m:t>#2</m:t>
                </w:del>
              </m:r>
            </m:e>
          </m:eqArr>
        </m:oMath>
      </m:oMathPara>
    </w:p>
    <w:p w14:paraId="542737E3" w14:textId="2F20C39F" w:rsidR="00286ADA" w:rsidRDefault="00D04708" w:rsidP="001643E6">
      <w:pPr>
        <w:pStyle w:val="FirstParagraph"/>
        <w:spacing w:line="480" w:lineRule="auto"/>
        <w:rPr>
          <w:del w:id="101" w:author="Claude" w:date="2026-07-28T12:00:00Z"/>
        </w:rPr>
      </w:pPr>
      <w:del w:id="102" w:author="Claude" w:date="2026-07-28T12:00:00Z">
        <w:r>
          <w:delText xml:space="preserve">where </w:delText>
        </w:r>
        <w:r w:rsidR="00F00310" w:rsidRPr="007664E1">
          <w:rPr>
            <w:i/>
            <w:iCs/>
            <w:lang w:val="el-GR"/>
          </w:rPr>
          <w:delText>α</w:delText>
        </w:r>
        <w:r w:rsidR="00F00310">
          <w:rPr>
            <w:vertAlign w:val="superscript"/>
          </w:rPr>
          <w:delText>2</w:delText>
        </w:r>
        <w:r>
          <w:delText xml:space="preserve"> is the amplitude</w:delText>
        </w:r>
        <w:r w:rsidR="00ED70B9" w:rsidRPr="00ED70B9">
          <w:delText xml:space="preserve"> (i.e., the marginal variance of the spatial process, controlling the overall magnitude of variation in abundance)</w:delText>
        </w:r>
        <w:r>
          <w:delText xml:space="preserve">, </w:delText>
        </w:r>
        <w:r w:rsidR="007664E1" w:rsidRPr="007664E1">
          <w:rPr>
            <w:i/>
            <w:iCs/>
            <w:lang w:val="el-GR"/>
          </w:rPr>
          <w:delText>ρ</w:delText>
        </w:r>
        <w:r>
          <w:delText xml:space="preserve"> is the length-scale parameter (in </w:delText>
        </w:r>
        <w:r w:rsidR="007801CF" w:rsidRPr="007801CF">
          <w:rPr>
            <w:i/>
            <w:iCs/>
          </w:rPr>
          <w:delText>x</w:delText>
        </w:r>
        <w:r w:rsidR="00CE0914" w:rsidRPr="00CE0914">
          <w:rPr>
            <w:i/>
            <w:iCs/>
            <w:vertAlign w:val="subscript"/>
          </w:rPr>
          <w:delText>i</w:delText>
        </w:r>
        <w:r w:rsidR="007801CF" w:rsidRPr="007801CF">
          <w:delText>-</w:delText>
        </w:r>
        <w:r w:rsidR="007801CF" w:rsidRPr="007801CF">
          <w:rPr>
            <w:i/>
            <w:iCs/>
          </w:rPr>
          <w:delText>x</w:delText>
        </w:r>
        <w:r w:rsidR="00CE0914" w:rsidRPr="00CE0914">
          <w:rPr>
            <w:i/>
            <w:iCs/>
            <w:vertAlign w:val="subscript"/>
          </w:rPr>
          <w:delText>j</w:delText>
        </w:r>
        <w:r>
          <w:delText xml:space="preserve"> units</w:delText>
        </w:r>
        <w:r w:rsidR="007801CF">
          <w:delText xml:space="preserve">; hereafter </w:delText>
        </w:r>
        <w:r w:rsidR="007801CF" w:rsidRPr="007801CF">
          <w:delText>spatial autocorrelation</w:delText>
        </w:r>
        <w:r>
          <w:delText xml:space="preserve">). Species with small </w:delText>
        </w:r>
        <w:r w:rsidR="00AC47EE">
          <w:delText xml:space="preserve">spatial </w:delText>
        </w:r>
        <w:r>
          <w:delText>autocorrelation (</w:delText>
        </w:r>
        <w:r w:rsidR="007664E1" w:rsidRPr="007664E1">
          <w:rPr>
            <w:i/>
            <w:iCs/>
            <w:lang w:val="el-GR"/>
          </w:rPr>
          <w:delText>ρ</w:delText>
        </w:r>
        <w:r>
          <w:delText xml:space="preserve">) values exhibit abundance patterns that vary sharply across space </w:delText>
        </w:r>
        <w:r w:rsidR="00C702F6">
          <w:delText>(</w:delText>
        </w:r>
        <w:r w:rsidR="00C702F6" w:rsidRPr="00C702F6">
          <w:delText>Figure 1</w:delText>
        </w:r>
        <w:r w:rsidR="00C702F6">
          <w:delText>)</w:delText>
        </w:r>
        <w:r>
          <w:delText xml:space="preserve">. </w:delText>
        </w:r>
      </w:del>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del w:id="103" w:author="Claude" w:date="2026-07-28T12:00:00Z">
        <w:r>
          <w:delText xml:space="preserve">Specifically, species with high spatial autocorrelation should require fewer samples to capture their distribution patterns due to their extended spatial coherence (Figure 1) and vice-versa </w:delText>
        </w:r>
        <w:r w:rsidR="001365D9">
          <w:fldChar w:fldCharType="begin"/>
        </w:r>
        <w:r w:rsidR="001365D9">
          <w:del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delInstrText>
        </w:r>
        <w:r w:rsidR="001365D9">
          <w:fldChar w:fldCharType="separate"/>
        </w:r>
        <w:r>
          <w:rPr>
            <w:noProof/>
          </w:rPr>
          <w:delText>(Wagner &amp; Fortin, 2005)</w:delText>
        </w:r>
        <w:r w:rsidR="001365D9">
          <w:fldChar w:fldCharType="end"/>
        </w:r>
        <w:r>
          <w:delText xml:space="preserve">. </w:delText>
        </w:r>
      </w:del>
      <w:r w:rsidR="00C416FB">
        <w:t>Hence, i</w:t>
      </w:r>
      <w:r w:rsidR="00D04708">
        <w:t xml:space="preserve">n this </w:t>
      </w:r>
      <w:r w:rsidR="00D04708">
        <w:lastRenderedPageBreak/>
        <w:t xml:space="preserve">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t xml:space="preserve"> </w:t>
      </w:r>
      <w:del w:id="104" w:author="Claude" w:date="2026-07-28T12:00:00Z">
        <w:r>
          <w:delText>and (ii) the accuracy of GP parameter estimation.</w:delText>
        </w:r>
      </w:del>
      <w:ins w:id="105" w:author="Claude" w:date="2026-07-28T12:00:00Z">
        <w:r>
          <w:t>and (ii) the accuracy of GP parameter estimation, and (iii) to translate both into sampling-density recommendations that can be applied directly by operational monitoring programmes.</w:t>
        </w:r>
      </w:ins>
      <w:r>
        <w:t xml:space="preserve"> </w:t>
      </w:r>
      <w:del w:id="106" w:author="Claude" w:date="2026-07-28T12:00:00Z">
        <w:r>
          <w:delText>Although the GP framework can incorporate a wide array of covariates, i.e., temperature, salinity, bathymetry, and biotic interactions, this study focuses exclusively on spatial coordinates. By explicitly quantifying the trade-off between spatial autocorrelation, sampling effort, and prediction accuracy, we can identify thresholds of sampling effort that maximize information gain and minimize redundancy, offering a principled, quantitative foundation for designing efficient eDNA surveys.</w:delText>
        </w:r>
      </w:del>
      <w:ins w:id="107" w:author="Claude" w:date="2026-07-28T12:00:00Z">
        <w:r>
          <w:t>Our objective is deliberately operational: to give a survey planner guidance applicable before a cruise from a prior estimate of the spatial autocorrelation of the target taxa and a statement of the precision required, and to show that the answer differs depending on whether the survey must produce abundance indices or distribution maps.</w:t>
        </w:r>
      </w:ins>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lastRenderedPageBreak/>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del w:id="108" w:author="Claude" w:date="2026-07-28T12:00:00Z">
        <w:r>
          <w:rPr>
            <w:i/>
            <w:iCs/>
          </w:rPr>
          <w:delText>For species A, high sample density is necessary to approximate the true distribution because of its low spatial autocorrelation, while the pattern for species B is well captured with fewer samples, with excessive sampling leading to redundant data (multiple samples that give the exact same information, thus wasting time and money).</w:delText>
        </w:r>
      </w:del>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109" w:name="materials-and-methods"/>
      <w:bookmarkEnd w:id="24"/>
      <w:r>
        <w:lastRenderedPageBreak/>
        <w:t>Materials and methods</w:t>
      </w:r>
    </w:p>
    <w:p w14:paraId="6D460FDF" w14:textId="28F45267" w:rsidR="001B4F2A" w:rsidRDefault="003676DB" w:rsidP="001643E6">
      <w:pPr>
        <w:pStyle w:val="BodyText"/>
        <w:spacing w:line="480" w:lineRule="auto"/>
      </w:pPr>
      <w:bookmarkStart w:id="110"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del w:id="111" w:author="Claude" w:date="2026-07-28T12:00:00Z">
        <w:r>
          <w:delText>For both empirical and simulated data, we evaluated how reduced sampling effort affected spatial prediction accuracy and the recovery of GP parameters through systematic thinning analyses.</w:delText>
        </w:r>
      </w:del>
      <w:r w:rsidR="001B4F2A">
        <w:t xml:space="preserve"> </w:t>
      </w:r>
      <w:del w:id="112" w:author="Claude" w:date="2026-07-28T12:00:00Z">
        <w:r>
          <w:delTex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delText>
        </w:r>
      </w:del>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rPr>
          <w:ins w:id="113" w:author="Claude" w:date="2026-07-28T12:00:00Z"/>
        </w:rPr>
      </w:pPr>
      <w:commentRangeStart w:id="114"/>
      <w:ins w:id="115" w:author="Claude" w:date="2026-07-28T12:00:00Z">
        <w:r>
          <w:t>Modelling framework: Gaussian processes</w:t>
        </w:r>
      </w:ins>
      <w:commentRangeEnd w:id="114"/>
      <w:r>
        <w:rPr>
          <w:rStyle w:val="CommentReference"/>
          <w:sz w:val="24"/>
          <w:szCs w:val="32"/>
        </w:rPr>
        <w:commentReference w:id="114"/>
      </w:r>
    </w:p>
    <w:p w14:paraId="6365901A" w14:textId="77777777" w:rsidR="000D6CB9" w:rsidRDefault="00000000">
      <w:pPr>
        <w:pStyle w:val="BodyText"/>
        <w:spacing w:line="480" w:lineRule="auto"/>
        <w:rPr>
          <w:ins w:id="116" w:author="Claude" w:date="2026-07-28T12:00:00Z"/>
        </w:rPr>
      </w:pPr>
      <w:ins w:id="117" w:author="Claude" w:date="2026-07-28T12:00:00Z">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w:t>
        </w:r>
        <w:r w:rsidR="0044189E">
          <w:lastRenderedPageBreak/>
          <w:t xml:space="preserve">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ins>
    </w:p>
    <w:p w14:paraId="4A5632F3" w14:textId="77777777" w:rsidR="000D6CB9" w:rsidRDefault="00000000">
      <w:pPr>
        <w:pStyle w:val="BodyText"/>
        <w:spacing w:line="480" w:lineRule="auto"/>
        <w:rPr>
          <w:ins w:id="118" w:author="Claude" w:date="2026-07-28T12:00:00Z"/>
          <w:rFonts w:eastAsiaTheme="minorEastAsia"/>
        </w:rPr>
      </w:pPr>
      <m:oMathPara>
        <m:oMath>
          <m:eqArr>
            <m:eqArrPr>
              <m:maxDist m:val="1"/>
              <m:ctrlPr>
                <w:ins w:id="119" w:author="Claude" w:date="2026-07-28T12:00:00Z">
                  <w:rPr>
                    <w:rFonts w:ascii="Cambria Math" w:hAnsi="Cambria Math"/>
                  </w:rPr>
                </w:ins>
              </m:ctrlPr>
            </m:eqArrPr>
            <m:e>
              <m:r>
                <w:ins w:id="120" w:author="Claude" w:date="2026-07-28T12:00:00Z">
                  <w:rPr>
                    <w:rFonts w:ascii="Cambria Math" w:hAnsi="Cambria Math"/>
                  </w:rPr>
                  <m:t>Y</m:t>
                </w:ins>
              </m:r>
              <m:r>
                <w:ins w:id="121" w:author="Claude" w:date="2026-07-28T12:00:00Z">
                  <m:rPr>
                    <m:sty m:val="p"/>
                  </m:rPr>
                  <w:rPr>
                    <w:rFonts w:ascii="Cambria Math" w:hAnsi="Cambria Math"/>
                  </w:rPr>
                  <m:t>∼</m:t>
                </w:ins>
              </m:r>
              <m:r>
                <w:ins w:id="122" w:author="Claude" w:date="2026-07-28T12:00:00Z">
                  <w:rPr>
                    <w:rFonts w:ascii="Cambria Math" w:hAnsi="Cambria Math"/>
                  </w:rPr>
                  <m:t>MVN</m:t>
                </w:ins>
              </m:r>
              <m:d>
                <m:dPr>
                  <m:ctrlPr>
                    <w:ins w:id="123" w:author="Claude" w:date="2026-07-28T12:00:00Z">
                      <w:rPr>
                        <w:rFonts w:ascii="Cambria Math" w:hAnsi="Cambria Math"/>
                      </w:rPr>
                    </w:ins>
                  </m:ctrlPr>
                </m:dPr>
                <m:e>
                  <m:r>
                    <w:ins w:id="124" w:author="Claude" w:date="2026-07-28T12:00:00Z">
                      <w:rPr>
                        <w:rFonts w:ascii="Cambria Math" w:hAnsi="Cambria Math"/>
                      </w:rPr>
                      <m:t>μ</m:t>
                    </w:ins>
                  </m:r>
                  <m:r>
                    <w:ins w:id="125" w:author="Claude" w:date="2026-07-28T12:00:00Z">
                      <m:rPr>
                        <m:sty m:val="p"/>
                      </m:rPr>
                      <w:rPr>
                        <w:rFonts w:ascii="Cambria Math" w:hAnsi="Cambria Math"/>
                      </w:rPr>
                      <m:t>,</m:t>
                    </w:ins>
                  </m:r>
                  <m:r>
                    <w:ins w:id="126" w:author="Claude" w:date="2026-07-28T12:00:00Z">
                      <m:rPr>
                        <m:sty m:val="bi"/>
                      </m:rPr>
                      <w:rPr>
                        <w:rFonts w:ascii="Cambria Math" w:hAnsi="Cambria Math"/>
                      </w:rPr>
                      <m:t>K</m:t>
                    </w:ins>
                  </m:r>
                  <m:r>
                    <w:ins w:id="127" w:author="Claude" w:date="2026-07-28T12:00:00Z">
                      <m:rPr>
                        <m:sty m:val="p"/>
                      </m:rPr>
                      <w:rPr>
                        <w:rFonts w:ascii="Cambria Math" w:hAnsi="Cambria Math"/>
                      </w:rPr>
                      <m:t>+</m:t>
                    </w:ins>
                  </m:r>
                  <m:sSup>
                    <m:sSupPr>
                      <m:ctrlPr>
                        <w:ins w:id="128" w:author="Claude" w:date="2026-07-28T12:00:00Z">
                          <w:rPr>
                            <w:rFonts w:ascii="Cambria Math" w:hAnsi="Cambria Math"/>
                          </w:rPr>
                        </w:ins>
                      </m:ctrlPr>
                    </m:sSupPr>
                    <m:e>
                      <m:r>
                        <w:ins w:id="129" w:author="Claude" w:date="2026-07-28T12:00:00Z">
                          <w:rPr>
                            <w:rFonts w:ascii="Cambria Math" w:hAnsi="Cambria Math"/>
                          </w:rPr>
                          <m:t>σ</m:t>
                        </w:ins>
                      </m:r>
                    </m:e>
                    <m:sup>
                      <m:r>
                        <w:ins w:id="130" w:author="Claude" w:date="2026-07-28T12:00:00Z">
                          <m:rPr>
                            <m:sty m:val="p"/>
                          </m:rPr>
                          <w:rPr>
                            <w:rFonts w:ascii="Cambria Math" w:hAnsi="Cambria Math"/>
                          </w:rPr>
                          <m:t>2</m:t>
                        </w:ins>
                      </m:r>
                    </m:sup>
                  </m:sSup>
                  <m:r>
                    <w:ins w:id="131" w:author="Claude" w:date="2026-07-28T12:00:00Z">
                      <m:rPr>
                        <m:sty m:val="bi"/>
                      </m:rPr>
                      <w:rPr>
                        <w:rFonts w:ascii="Cambria Math" w:hAnsi="Cambria Math"/>
                      </w:rPr>
                      <m:t>I</m:t>
                    </w:ins>
                  </m:r>
                </m:e>
              </m:d>
              <m:r>
                <w:ins w:id="132" w:author="Claude" w:date="2026-07-28T12:00:00Z">
                  <m:rPr>
                    <m:sty m:val="p"/>
                  </m:rPr>
                  <w:rPr>
                    <w:rFonts w:ascii="Cambria Math" w:hAnsi="Cambria Math"/>
                  </w:rPr>
                  <m:t>,#1</m:t>
                </w:ins>
              </m:r>
            </m:e>
          </m:eqArr>
        </m:oMath>
      </m:oMathPara>
    </w:p>
    <w:p w14:paraId="2975EE4B" w14:textId="77777777" w:rsidR="000D6CB9" w:rsidRDefault="00000000">
      <w:pPr>
        <w:pStyle w:val="FirstParagraph"/>
        <w:spacing w:line="480" w:lineRule="auto"/>
        <w:rPr>
          <w:ins w:id="133" w:author="Claude" w:date="2026-07-28T12:00:00Z"/>
        </w:rPr>
      </w:pPr>
      <w:ins w:id="134" w:author="Claude" w:date="2026-07-28T12:00:00Z">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ins>
    </w:p>
    <w:p w14:paraId="2C4371E3" w14:textId="77777777" w:rsidR="000D6CB9" w:rsidRDefault="00000000">
      <w:pPr>
        <w:pStyle w:val="BodyText"/>
        <w:spacing w:line="480" w:lineRule="auto"/>
        <w:rPr>
          <w:ins w:id="135" w:author="Claude" w:date="2026-07-28T12:00:00Z"/>
          <w:rFonts w:eastAsiaTheme="minorEastAsia"/>
        </w:rPr>
      </w:pPr>
      <m:oMathPara>
        <m:oMathParaPr>
          <m:jc m:val="center"/>
        </m:oMathParaPr>
        <m:oMath>
          <m:eqArr>
            <m:eqArrPr>
              <m:maxDist m:val="1"/>
              <m:ctrlPr>
                <w:ins w:id="136" w:author="Claude" w:date="2026-07-28T12:00:00Z">
                  <w:rPr>
                    <w:rFonts w:ascii="Cambria Math" w:hAnsi="Cambria Math"/>
                  </w:rPr>
                </w:ins>
              </m:ctrlPr>
            </m:eqArrPr>
            <m:e>
              <m:r>
                <w:ins w:id="137" w:author="Claude" w:date="2026-07-28T12:00:00Z">
                  <m:rPr>
                    <m:sty m:val="bi"/>
                  </m:rPr>
                  <w:rPr>
                    <w:rFonts w:ascii="Cambria Math" w:hAnsi="Cambria Math"/>
                  </w:rPr>
                  <m:t>K</m:t>
                </w:ins>
              </m:r>
              <m:r>
                <w:ins w:id="138" w:author="Claude" w:date="2026-07-28T12:00:00Z">
                  <m:rPr>
                    <m:sty m:val="p"/>
                  </m:rPr>
                  <w:rPr>
                    <w:rFonts w:ascii="Cambria Math" w:hAnsi="Cambria Math"/>
                  </w:rPr>
                  <m:t>(</m:t>
                </w:ins>
              </m:r>
              <m:r>
                <w:ins w:id="139" w:author="Claude" w:date="2026-07-28T12:00:00Z">
                  <w:rPr>
                    <w:rFonts w:ascii="Cambria Math" w:hAnsi="Cambria Math"/>
                  </w:rPr>
                  <m:t>X</m:t>
                </w:ins>
              </m:r>
              <m:r>
                <w:ins w:id="140" w:author="Claude" w:date="2026-07-28T12:00:00Z">
                  <m:rPr>
                    <m:sty m:val="p"/>
                  </m:rPr>
                  <w:rPr>
                    <w:rFonts w:ascii="Cambria Math" w:hAnsi="Cambria Math"/>
                  </w:rPr>
                  <m:t>,</m:t>
                </w:ins>
              </m:r>
              <m:r>
                <w:ins w:id="141" w:author="Claude" w:date="2026-07-28T12:00:00Z">
                  <w:rPr>
                    <w:rFonts w:ascii="Cambria Math" w:hAnsi="Cambria Math"/>
                  </w:rPr>
                  <m:t>X</m:t>
                </w:ins>
              </m:r>
              <m:r>
                <w:ins w:id="142" w:author="Claude" w:date="2026-07-28T12:00:00Z">
                  <m:rPr>
                    <m:sty m:val="p"/>
                  </m:rPr>
                  <w:rPr>
                    <w:rFonts w:ascii="Cambria Math" w:hAnsi="Cambria Math"/>
                  </w:rPr>
                  <m:t xml:space="preserve">) = </m:t>
                </w:ins>
              </m:r>
              <m:r>
                <w:ins w:id="143" w:author="Claude" w:date="2026-07-28T12:00:00Z">
                  <w:rPr>
                    <w:rFonts w:ascii="Cambria Math" w:hAnsi="Cambria Math"/>
                  </w:rPr>
                  <m:t>k</m:t>
                </w:ins>
              </m:r>
              <m:d>
                <m:dPr>
                  <m:ctrlPr>
                    <w:ins w:id="144" w:author="Claude" w:date="2026-07-28T12:00:00Z">
                      <w:rPr>
                        <w:rFonts w:ascii="Cambria Math" w:hAnsi="Cambria Math"/>
                      </w:rPr>
                    </w:ins>
                  </m:ctrlPr>
                </m:dPr>
                <m:e>
                  <m:sSub>
                    <m:sSubPr>
                      <m:ctrlPr>
                        <w:ins w:id="145" w:author="Claude" w:date="2026-07-28T12:00:00Z">
                          <w:rPr>
                            <w:rFonts w:ascii="Cambria Math" w:hAnsi="Cambria Math"/>
                          </w:rPr>
                        </w:ins>
                      </m:ctrlPr>
                    </m:sSubPr>
                    <m:e>
                      <m:r>
                        <w:ins w:id="146" w:author="Claude" w:date="2026-07-28T12:00:00Z">
                          <w:rPr>
                            <w:rFonts w:ascii="Cambria Math" w:hAnsi="Cambria Math"/>
                          </w:rPr>
                          <m:t>x</m:t>
                        </w:ins>
                      </m:r>
                    </m:e>
                    <m:sub>
                      <m:r>
                        <w:ins w:id="147" w:author="Claude" w:date="2026-07-28T12:00:00Z">
                          <w:rPr>
                            <w:rFonts w:ascii="Cambria Math" w:hAnsi="Cambria Math"/>
                          </w:rPr>
                          <m:t>i</m:t>
                        </w:ins>
                      </m:r>
                    </m:sub>
                  </m:sSub>
                  <m:r>
                    <w:ins w:id="148" w:author="Claude" w:date="2026-07-28T12:00:00Z">
                      <m:rPr>
                        <m:sty m:val="p"/>
                      </m:rPr>
                      <w:rPr>
                        <w:rFonts w:ascii="Cambria Math" w:hAnsi="Cambria Math"/>
                      </w:rPr>
                      <m:t>,</m:t>
                    </w:ins>
                  </m:r>
                  <m:sSub>
                    <m:sSubPr>
                      <m:ctrlPr>
                        <w:ins w:id="149" w:author="Claude" w:date="2026-07-28T12:00:00Z">
                          <w:rPr>
                            <w:rFonts w:ascii="Cambria Math" w:hAnsi="Cambria Math"/>
                          </w:rPr>
                        </w:ins>
                      </m:ctrlPr>
                    </m:sSubPr>
                    <m:e>
                      <m:r>
                        <w:ins w:id="150" w:author="Claude" w:date="2026-07-28T12:00:00Z">
                          <w:rPr>
                            <w:rFonts w:ascii="Cambria Math" w:hAnsi="Cambria Math"/>
                          </w:rPr>
                          <m:t>x</m:t>
                        </w:ins>
                      </m:r>
                    </m:e>
                    <m:sub>
                      <m:r>
                        <w:ins w:id="151" w:author="Claude" w:date="2026-07-28T12:00:00Z">
                          <w:rPr>
                            <w:rFonts w:ascii="Cambria Math" w:hAnsi="Cambria Math"/>
                          </w:rPr>
                          <m:t>j</m:t>
                        </w:ins>
                      </m:r>
                    </m:sub>
                  </m:sSub>
                </m:e>
              </m:d>
              <m:r>
                <w:ins w:id="152" w:author="Claude" w:date="2026-07-28T12:00:00Z">
                  <m:rPr>
                    <m:sty m:val="p"/>
                  </m:rPr>
                  <w:rPr>
                    <w:rFonts w:ascii="Cambria Math" w:hAnsi="Cambria Math"/>
                  </w:rPr>
                  <m:t>=</m:t>
                </w:ins>
              </m:r>
              <m:sSup>
                <m:sSupPr>
                  <m:ctrlPr>
                    <w:ins w:id="153" w:author="Claude" w:date="2026-07-28T12:00:00Z">
                      <w:rPr>
                        <w:rFonts w:ascii="Cambria Math" w:hAnsi="Cambria Math"/>
                      </w:rPr>
                    </w:ins>
                  </m:ctrlPr>
                </m:sSupPr>
                <m:e>
                  <m:r>
                    <w:ins w:id="154" w:author="Claude" w:date="2026-07-28T12:00:00Z">
                      <w:rPr>
                        <w:rFonts w:ascii="Cambria Math" w:hAnsi="Cambria Math"/>
                      </w:rPr>
                      <m:t>α</m:t>
                    </w:ins>
                  </m:r>
                </m:e>
                <m:sup>
                  <m:r>
                    <w:ins w:id="155" w:author="Claude" w:date="2026-07-28T12:00:00Z">
                      <m:rPr>
                        <m:sty m:val="p"/>
                      </m:rPr>
                      <w:rPr>
                        <w:rFonts w:ascii="Cambria Math" w:hAnsi="Cambria Math"/>
                      </w:rPr>
                      <m:t>2</m:t>
                    </w:ins>
                  </m:r>
                </m:sup>
              </m:sSup>
              <m:r>
                <w:ins w:id="156" w:author="Claude" w:date="2026-07-28T12:00:00Z">
                  <m:rPr>
                    <m:sty m:val="p"/>
                  </m:rPr>
                  <w:rPr>
                    <w:rFonts w:ascii="Cambria Math" w:hAnsi="Cambria Math"/>
                  </w:rPr>
                  <m:t>exp</m:t>
                </w:ins>
              </m:r>
              <m:d>
                <m:dPr>
                  <m:ctrlPr>
                    <w:ins w:id="157" w:author="Claude" w:date="2026-07-28T12:00:00Z">
                      <w:rPr>
                        <w:rFonts w:ascii="Cambria Math" w:hAnsi="Cambria Math"/>
                      </w:rPr>
                    </w:ins>
                  </m:ctrlPr>
                </m:dPr>
                <m:e>
                  <m:r>
                    <w:ins w:id="158" w:author="Claude" w:date="2026-07-28T12:00:00Z">
                      <m:rPr>
                        <m:sty m:val="p"/>
                      </m:rPr>
                      <w:rPr>
                        <w:rFonts w:ascii="Cambria Math" w:hAnsi="Cambria Math"/>
                      </w:rPr>
                      <m:t>-</m:t>
                    </w:ins>
                  </m:r>
                  <m:f>
                    <m:fPr>
                      <m:ctrlPr>
                        <w:ins w:id="159" w:author="Claude" w:date="2026-07-28T12:00:00Z">
                          <w:rPr>
                            <w:rFonts w:ascii="Cambria Math" w:hAnsi="Cambria Math"/>
                          </w:rPr>
                        </w:ins>
                      </m:ctrlPr>
                    </m:fPr>
                    <m:num>
                      <m:r>
                        <w:ins w:id="160" w:author="Claude" w:date="2026-07-28T12:00:00Z">
                          <m:rPr>
                            <m:sty m:val="p"/>
                          </m:rPr>
                          <w:rPr>
                            <w:rFonts w:ascii="Cambria Math" w:hAnsi="Cambria Math"/>
                          </w:rPr>
                          <m:t>(</m:t>
                        </w:ins>
                      </m:r>
                      <m:sSub>
                        <m:sSubPr>
                          <m:ctrlPr>
                            <w:ins w:id="161" w:author="Claude" w:date="2026-07-28T12:00:00Z">
                              <w:rPr>
                                <w:rFonts w:ascii="Cambria Math" w:hAnsi="Cambria Math"/>
                              </w:rPr>
                            </w:ins>
                          </m:ctrlPr>
                        </m:sSubPr>
                        <m:e>
                          <m:r>
                            <w:ins w:id="162" w:author="Claude" w:date="2026-07-28T12:00:00Z">
                              <w:rPr>
                                <w:rFonts w:ascii="Cambria Math" w:hAnsi="Cambria Math"/>
                              </w:rPr>
                              <m:t>x</m:t>
                            </w:ins>
                          </m:r>
                        </m:e>
                        <m:sub>
                          <m:r>
                            <w:ins w:id="163" w:author="Claude" w:date="2026-07-28T12:00:00Z">
                              <w:rPr>
                                <w:rFonts w:ascii="Cambria Math" w:hAnsi="Cambria Math"/>
                              </w:rPr>
                              <m:t>i</m:t>
                            </w:ins>
                          </m:r>
                        </m:sub>
                      </m:sSub>
                      <m:r>
                        <w:ins w:id="164" w:author="Claude" w:date="2026-07-28T12:00:00Z">
                          <m:rPr>
                            <m:sty m:val="p"/>
                          </m:rPr>
                          <w:rPr>
                            <w:rFonts w:ascii="Cambria Math" w:hAnsi="Cambria Math"/>
                          </w:rPr>
                          <m:t>-</m:t>
                        </w:ins>
                      </m:r>
                      <m:sSub>
                        <m:sSubPr>
                          <m:ctrlPr>
                            <w:ins w:id="165" w:author="Claude" w:date="2026-07-28T12:00:00Z">
                              <w:rPr>
                                <w:rFonts w:ascii="Cambria Math" w:hAnsi="Cambria Math"/>
                              </w:rPr>
                            </w:ins>
                          </m:ctrlPr>
                        </m:sSubPr>
                        <m:e>
                          <m:r>
                            <w:ins w:id="166" w:author="Claude" w:date="2026-07-28T12:00:00Z">
                              <w:rPr>
                                <w:rFonts w:ascii="Cambria Math" w:hAnsi="Cambria Math"/>
                              </w:rPr>
                              <m:t>x</m:t>
                            </w:ins>
                          </m:r>
                        </m:e>
                        <m:sub>
                          <m:r>
                            <w:ins w:id="167" w:author="Claude" w:date="2026-07-28T12:00:00Z">
                              <w:rPr>
                                <w:rFonts w:ascii="Cambria Math" w:hAnsi="Cambria Math"/>
                              </w:rPr>
                              <m:t>j</m:t>
                            </w:ins>
                          </m:r>
                        </m:sub>
                      </m:sSub>
                      <m:sSup>
                        <m:sSupPr>
                          <m:ctrlPr>
                            <w:ins w:id="168" w:author="Claude" w:date="2026-07-28T12:00:00Z">
                              <w:rPr>
                                <w:rFonts w:ascii="Cambria Math" w:hAnsi="Cambria Math"/>
                              </w:rPr>
                            </w:ins>
                          </m:ctrlPr>
                        </m:sSupPr>
                        <m:e>
                          <m:r>
                            <w:ins w:id="169" w:author="Claude" w:date="2026-07-28T12:00:00Z">
                              <m:rPr>
                                <m:sty m:val="p"/>
                              </m:rPr>
                              <w:rPr>
                                <w:rFonts w:ascii="Cambria Math" w:hAnsi="Cambria Math"/>
                              </w:rPr>
                              <m:t>)</m:t>
                            </w:ins>
                          </m:r>
                        </m:e>
                        <m:sup>
                          <m:r>
                            <w:ins w:id="170" w:author="Claude" w:date="2026-07-28T12:00:00Z">
                              <m:rPr>
                                <m:sty m:val="p"/>
                              </m:rPr>
                              <w:rPr>
                                <w:rFonts w:ascii="Cambria Math" w:hAnsi="Cambria Math"/>
                              </w:rPr>
                              <m:t>2</m:t>
                            </w:ins>
                          </m:r>
                        </m:sup>
                      </m:sSup>
                    </m:num>
                    <m:den>
                      <m:r>
                        <w:ins w:id="171" w:author="Claude" w:date="2026-07-28T12:00:00Z">
                          <m:rPr>
                            <m:sty m:val="p"/>
                          </m:rPr>
                          <w:rPr>
                            <w:rFonts w:ascii="Cambria Math" w:hAnsi="Cambria Math"/>
                          </w:rPr>
                          <m:t>2</m:t>
                        </w:ins>
                      </m:r>
                      <m:sSup>
                        <m:sSupPr>
                          <m:ctrlPr>
                            <w:ins w:id="172" w:author="Claude" w:date="2026-07-28T12:00:00Z">
                              <w:rPr>
                                <w:rFonts w:ascii="Cambria Math" w:hAnsi="Cambria Math"/>
                              </w:rPr>
                            </w:ins>
                          </m:ctrlPr>
                        </m:sSupPr>
                        <m:e>
                          <m:r>
                            <w:ins w:id="173" w:author="Claude" w:date="2026-07-28T12:00:00Z">
                              <w:rPr>
                                <w:rFonts w:ascii="Cambria Math" w:hAnsi="Cambria Math"/>
                              </w:rPr>
                              <m:t>ρ</m:t>
                            </w:ins>
                          </m:r>
                        </m:e>
                        <m:sup>
                          <m:r>
                            <w:ins w:id="174" w:author="Claude" w:date="2026-07-28T12:00:00Z">
                              <m:rPr>
                                <m:sty m:val="p"/>
                              </m:rPr>
                              <w:rPr>
                                <w:rFonts w:ascii="Cambria Math" w:hAnsi="Cambria Math"/>
                              </w:rPr>
                              <m:t>2</m:t>
                            </w:ins>
                          </m:r>
                        </m:sup>
                      </m:sSup>
                    </m:den>
                  </m:f>
                </m:e>
              </m:d>
              <m:r>
                <w:ins w:id="175" w:author="Claude" w:date="2026-07-28T12:00:00Z">
                  <m:rPr>
                    <m:sty m:val="p"/>
                  </m:rPr>
                  <w:rPr>
                    <w:rFonts w:ascii="Cambria Math" w:hAnsi="Cambria Math"/>
                  </w:rPr>
                  <m:t>#2</m:t>
                </w:ins>
              </m:r>
            </m:e>
          </m:eqArr>
        </m:oMath>
      </m:oMathPara>
    </w:p>
    <w:p w14:paraId="1D315C82" w14:textId="77777777" w:rsidR="000D6CB9" w:rsidRDefault="00000000">
      <w:pPr>
        <w:pStyle w:val="FirstParagraph"/>
        <w:spacing w:line="480" w:lineRule="auto"/>
        <w:rPr>
          <w:ins w:id="176" w:author="Claude" w:date="2026-07-28T12:00:00Z"/>
        </w:rPr>
      </w:pPr>
      <w:ins w:id="177" w:author="Claude" w:date="2026-07-28T12:00:00Z">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ins>
    </w:p>
    <w:p w14:paraId="1FF8BFD3" w14:textId="5629A3D0" w:rsidR="000974AE" w:rsidRDefault="000974AE" w:rsidP="001643E6">
      <w:pPr>
        <w:pStyle w:val="Heading2"/>
        <w:spacing w:before="0" w:after="0" w:line="480" w:lineRule="auto"/>
      </w:pPr>
      <w:r>
        <w:t>Empirical eDNA data</w:t>
      </w:r>
    </w:p>
    <w:p w14:paraId="4E6F073F" w14:textId="2DE4467A"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w:t>
      </w:r>
      <w:del w:id="178" w:author="Claude" w:date="2026-07-28T12:00:00Z">
        <w:r>
          <w:delText>extending from 123.53° to 125.93° W (243–461 km UTM eastings; span = 218 km) and from 38.36° - 48.46° N (4249 - 5367 km UTM northings; range 1118 km), corresponding to a region from central California to northern Washington.</w:delText>
        </w:r>
      </w:del>
      <w:ins w:id="179" w:author="Claude" w:date="2026-07-28T12:00:00Z">
        <w:r>
          <w:t>from central California to northern Washington (about 218 × 1118 km in UTM coordinates).</w:t>
        </w:r>
      </w:ins>
      <w:r>
        <w:t xml:space="preserve">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3820AD87" w:rsidR="00E05D8F" w:rsidRDefault="000974AE" w:rsidP="001643E6">
      <w:pPr>
        <w:pStyle w:val="BodyText"/>
        <w:spacing w:line="480" w:lineRule="auto"/>
      </w:pPr>
      <w:commentRangeStart w:id="180"/>
      <w:r>
        <w:t>Samples underwent PCR amplification using the MiFish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w:t>
      </w:r>
      <w:del w:id="181" w:author="Claude" w:date="2026-07-28T12:00:00Z">
        <w:r>
          <w:delText xml:space="preserve">The same set of samples were used to estimate hake eDNA concentration using qPCR (see more </w:delText>
        </w:r>
        <w:r w:rsidR="00232D1E">
          <w:fldChar w:fldCharType="begin"/>
        </w:r>
        <w:r w:rsidR="00387956">
          <w:del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delInstrText>
        </w:r>
        <w:r w:rsidR="00232D1E">
          <w:fldChar w:fldCharType="separate"/>
        </w:r>
        <w:r>
          <w:rPr>
            <w:noProof/>
          </w:rPr>
          <w:delText>Guri et al., 2025</w:delText>
        </w:r>
        <w:r w:rsidR="00232D1E">
          <w:fldChar w:fldCharType="end"/>
        </w:r>
        <w:r>
          <w:delText xml:space="preserve">). </w:delText>
        </w:r>
      </w:del>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w:t>
      </w:r>
      <w:del w:id="182" w:author="Claude" w:date="2026-07-28T12:00:00Z">
        <w:r>
          <w:delText>including Pacific herring (</w:delText>
        </w:r>
        <w:r>
          <w:rPr>
            <w:i/>
            <w:iCs/>
          </w:rPr>
          <w:delText>Clupea pallasii</w:delText>
        </w:r>
        <w:r>
          <w:delText>), northern anchovy (</w:delText>
        </w:r>
        <w:r>
          <w:rPr>
            <w:i/>
            <w:iCs/>
          </w:rPr>
          <w:delText>Engraulis mordax</w:delText>
        </w:r>
        <w:r>
          <w:delText>), northern smoothtongue (</w:delText>
        </w:r>
        <w:r>
          <w:rPr>
            <w:i/>
            <w:iCs/>
          </w:rPr>
          <w:delText>Leuroglossus stilbius</w:delText>
        </w:r>
        <w:r>
          <w:delText>), Dover sole (</w:delText>
        </w:r>
        <w:r>
          <w:rPr>
            <w:i/>
            <w:iCs/>
          </w:rPr>
          <w:delText>Microstomus pacificus</w:delText>
        </w:r>
        <w:r>
          <w:delText>), Pacific sardine (</w:delText>
        </w:r>
        <w:r>
          <w:rPr>
            <w:i/>
            <w:iCs/>
          </w:rPr>
          <w:delText>Sardinops sagax</w:delText>
        </w:r>
        <w:r>
          <w:delText>), Pacific chub mackerel (</w:delText>
        </w:r>
        <w:r>
          <w:rPr>
            <w:i/>
            <w:iCs/>
          </w:rPr>
          <w:delText>Scomber japonicus</w:delText>
        </w:r>
        <w:r>
          <w:delText>), widow rockfish (</w:delText>
        </w:r>
        <w:r>
          <w:rPr>
            <w:i/>
            <w:iCs/>
          </w:rPr>
          <w:delText>Sebastes entomelas</w:delText>
        </w:r>
        <w:r>
          <w:delText>), northern lampfish (</w:delText>
        </w:r>
        <w:r>
          <w:rPr>
            <w:i/>
            <w:iCs/>
          </w:rPr>
          <w:delText>Stenobrachius leucopsarus</w:delText>
        </w:r>
        <w:r>
          <w:delText>), longfin dragonfish (</w:delText>
        </w:r>
        <w:r>
          <w:rPr>
            <w:i/>
            <w:iCs/>
          </w:rPr>
          <w:delText>Tactostoma macropus</w:delText>
        </w:r>
        <w:r>
          <w:delText>), plainfin midshipman (</w:delText>
        </w:r>
        <w:r>
          <w:rPr>
            <w:i/>
            <w:iCs/>
          </w:rPr>
          <w:delText>Tarletonbeania crenularis</w:delText>
        </w:r>
        <w:r>
          <w:delText>), eulachon (</w:delText>
        </w:r>
        <w:r>
          <w:rPr>
            <w:i/>
            <w:iCs/>
          </w:rPr>
          <w:delText>Thaleichthys pacificus</w:delText>
        </w:r>
        <w:r>
          <w:delText>), and Pacific jack mackerel (</w:delText>
        </w:r>
        <w:r>
          <w:rPr>
            <w:i/>
            <w:iCs/>
          </w:rPr>
          <w:delText>Trachurus symmetricus</w:delText>
        </w:r>
        <w:r>
          <w:delText>).</w:delText>
        </w:r>
      </w:del>
      <w:ins w:id="183" w:author="Claude" w:date="2026-07-28T12:00:00Z">
        <w:r>
          <w:t xml:space="preserve">including </w:t>
        </w:r>
        <w:r>
          <w:rPr>
            <w:i/>
            <w:iCs/>
          </w:rPr>
          <w:t>Clupea pallasii</w:t>
        </w:r>
        <w:r>
          <w:t xml:space="preserve">, </w:t>
        </w:r>
        <w:r>
          <w:rPr>
            <w:i/>
            <w:iCs/>
          </w:rPr>
          <w:t>Engraulis mordax</w:t>
        </w:r>
        <w:r>
          <w:t xml:space="preserve">, </w:t>
        </w:r>
        <w:r>
          <w:rPr>
            <w:i/>
            <w:iCs/>
          </w:rPr>
          <w:t>Leuroglossus stilbius</w:t>
        </w:r>
        <w:r>
          <w:t xml:space="preserve">, </w:t>
        </w:r>
        <w:r>
          <w:rPr>
            <w:i/>
            <w:iCs/>
          </w:rPr>
          <w:t>Microstomus pacificus</w:t>
        </w:r>
        <w:r>
          <w:t xml:space="preserve">, </w:t>
        </w:r>
        <w:r>
          <w:rPr>
            <w:i/>
            <w:iCs/>
          </w:rPr>
          <w:t>Sardinops sagax</w:t>
        </w:r>
        <w:r>
          <w:t xml:space="preserve">, </w:t>
        </w:r>
        <w:r>
          <w:rPr>
            <w:i/>
            <w:iCs/>
          </w:rPr>
          <w:t>Scomber japonicus</w:t>
        </w:r>
        <w:r>
          <w:t xml:space="preserve">, </w:t>
        </w:r>
        <w:r>
          <w:rPr>
            <w:i/>
            <w:iCs/>
          </w:rPr>
          <w:t>Sebastes entomelas</w:t>
        </w:r>
        <w:r>
          <w:t xml:space="preserve">, </w:t>
        </w:r>
        <w:r>
          <w:rPr>
            <w:i/>
            <w:iCs/>
          </w:rPr>
          <w:t>Stenobrachius leucopsarus</w:t>
        </w:r>
        <w:r>
          <w:t xml:space="preserve">, </w:t>
        </w:r>
        <w:r>
          <w:rPr>
            <w:i/>
            <w:iCs/>
          </w:rPr>
          <w:t>Tactostoma macropus</w:t>
        </w:r>
        <w:r>
          <w:t xml:space="preserve">, </w:t>
        </w:r>
        <w:r>
          <w:rPr>
            <w:i/>
            <w:iCs/>
          </w:rPr>
          <w:t>Tarletonbeania crenularis</w:t>
        </w:r>
        <w:r>
          <w:t xml:space="preserve">, </w:t>
        </w:r>
        <w:r>
          <w:rPr>
            <w:i/>
            <w:iCs/>
          </w:rPr>
          <w:t>Thaleichthys pacificus</w:t>
        </w:r>
        <w:r>
          <w:t xml:space="preserve"> and </w:t>
        </w:r>
        <w:r>
          <w:rPr>
            <w:i/>
            <w:iCs/>
          </w:rPr>
          <w:t>Trachurus symmetricus</w:t>
        </w:r>
        <w:r>
          <w:t>.</w:t>
        </w:r>
      </w:ins>
      <w:r w:rsidR="00FC3664">
        <w:t xml:space="preserve"> </w:t>
      </w:r>
      <w:del w:id="184" w:author="Claude" w:date="2026-07-28T12:00:00Z">
        <w:r>
          <w:delText>The final empirical dataset included eDNA measurements (in log copies/L) from 358 spatially distributed sampling among the reported depth layers.</w:delText>
        </w:r>
      </w:del>
      <w:ins w:id="185" w:author="Claude" w:date="2026-07-28T12:00:00Z">
        <w:r>
          <w:t>Concentrations are reported as log copies/L.</w:t>
        </w:r>
      </w:ins>
      <w:commentRangeEnd w:id="180"/>
      <w:r>
        <w:rPr>
          <w:rStyle w:val="CommentReference"/>
          <w:sz w:val="24"/>
          <w:szCs w:val="24"/>
        </w:rPr>
        <w:commentReference w:id="180"/>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5CFD7908"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del w:id="186" w:author="Claude" w:date="2026-07-28T12:00:00Z">
        <w:r>
          <w:delText>; a scaling parameter that reflects the magnitude of spatially structured variability in the signal over the length scale</w:delText>
        </w:r>
      </w:del>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t xml:space="preserve">. </w:t>
      </w:r>
      <w:del w:id="187" w:author="Claude" w:date="2026-07-28T12:00:00Z">
        <w:r>
          <w:delText>The number of points differed among depth layers (4,000, 4,000, 4,000, 3,622, and 3,294 points, respectively) because deeper layers covered a smaller spatial extent than shallower layers due to bathymetry.</w:delText>
        </w:r>
      </w:del>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lastRenderedPageBreak/>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del w:id="188" w:author="Claude" w:date="2026-07-28T12:00:00Z">
        <w:r>
          <w:delText>This framework enables direct, like-for-like comparisons of reconstructed fields across sampling intensities since the predicted field is the same (</w:delText>
        </w:r>
        <w:r>
          <w:rPr>
            <w:i/>
            <w:iCs/>
          </w:rPr>
          <w:delText>Q</w:delText>
        </w:r>
        <w:r>
          <w:delText xml:space="preserve">). </w:delText>
        </w:r>
      </w:del>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 xml:space="preserve">for </w:t>
      </w:r>
      <w:r w:rsidR="008A5961" w:rsidRPr="008A5961">
        <w:lastRenderedPageBreak/>
        <w:t>each thinning intensity</w:t>
      </w:r>
      <w:del w:id="189" w:author="Claude" w:date="2026-07-28T12:00:00Z">
        <w:r>
          <w:delText xml:space="preserve"> to mitigate the effects of sampling stochasticity on our prediction accuracy estimates</w:delText>
        </w:r>
      </w:del>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w:t>
      </w:r>
      <w:del w:id="190" w:author="Claude" w:date="2026-07-28T12:00:00Z">
        <w:r>
          <w:delText xml:space="preserve">These values were selected to represent differing degrees of spatial autocorrelation observed in empirical data. </w:delText>
        </w:r>
      </w:del>
      <w:r>
        <w:t xml:space="preserve">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del w:id="191" w:author="Claude" w:date="2026-07-28T12:00:00Z">
        <w:r>
          <w:delText xml:space="preserve">Although incorporating dependence among depths may better reflect ecological structure, doing so would substantially increase model complexity and make the results more difficult to interpret. </w:delText>
        </w:r>
      </w:del>
      <w:bookmarkStart w:id="192"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192"/>
      <w:r w:rsidR="004D2E90">
        <w:t xml:space="preserve"> </w:t>
      </w:r>
      <w:r w:rsidR="0063681B">
        <w:t xml:space="preserve"> </w:t>
      </w:r>
      <w:bookmarkStart w:id="193" w:name="OLE_LINK12"/>
      <w:del w:id="194" w:author="Claude" w:date="2026-07-28T12:00:00Z">
        <w:r>
          <w:delText xml:space="preserve">Fixing </w:delText>
        </w:r>
        <w:r>
          <w:rPr>
            <w:i/>
            <w:iCs/>
            <w:lang w:val="el-GR"/>
          </w:rPr>
          <w:delText>α</w:delText>
        </w:r>
        <w:r>
          <w:rPr>
            <w:i/>
            <w:iCs/>
            <w:vertAlign w:val="superscript"/>
          </w:rPr>
          <w:delText>2</w:delText>
        </w:r>
        <w:r>
          <w:delText xml:space="preserve"> reduced the number of parameter combinations of simulations and maintained computational </w:delText>
        </w:r>
        <w:r>
          <w:lastRenderedPageBreak/>
          <w:delText xml:space="preserve">tractability. This choice is further supported by the empirical data, where estimated </w:delText>
        </w:r>
        <w:r>
          <w:rPr>
            <w:i/>
            <w:iCs/>
            <w:lang w:val="el-GR"/>
          </w:rPr>
          <w:delText>α</w:delText>
        </w:r>
        <w:r>
          <w:rPr>
            <w:i/>
            <w:iCs/>
            <w:vertAlign w:val="superscript"/>
          </w:rPr>
          <w:delText>2</w:delText>
        </w:r>
        <w:r>
          <w:delText xml:space="preserve"> values ranged between 2 and 4 across species, indicating that fixing </w:delText>
        </w:r>
        <w:r>
          <w:rPr>
            <w:i/>
            <w:iCs/>
            <w:lang w:val="el-GR"/>
          </w:rPr>
          <w:delText>α</w:delText>
        </w:r>
        <w:r>
          <w:rPr>
            <w:i/>
            <w:iCs/>
            <w:vertAlign w:val="superscript"/>
          </w:rPr>
          <w:delText>2</w:delText>
        </w:r>
        <w:r>
          <w:delText xml:space="preserve"> at 4 remains within a realistic range (</w:delText>
        </w:r>
        <w:r>
          <w:rPr>
            <w:szCs w:val="36"/>
          </w:rPr>
          <w:delText>Appendix S1: Table S1</w:delText>
        </w:r>
        <w:r>
          <w:delText xml:space="preserve">). In contrast </w:delText>
        </w:r>
        <w:r>
          <w:rPr>
            <w:i/>
            <w:iCs/>
            <w:lang w:val="el-GR"/>
          </w:rPr>
          <w:delText>σ</w:delText>
        </w:r>
        <w:r>
          <w:rPr>
            <w:i/>
            <w:iCs/>
            <w:vertAlign w:val="superscript"/>
          </w:rPr>
          <w:delText>2</w:delText>
        </w:r>
        <w:r>
          <w:delText xml:space="preserve"> represents the method-specific measurement uncertainty and therefore reflecting a shared observation process across species.</w:delText>
        </w:r>
      </w:del>
      <w:ins w:id="195" w:author="Claude" w:date="2026-07-28T12:00:00Z">
        <w:r>
          <w:t>Fixing these parameters reduced the number of simulated combinations while remaining within the empirical range of α2 (2–4; Appendix S1: Table S1); σ2 represents method-specific measurement uncertainty and is therefore shared across species.</w:t>
        </w:r>
      </w:ins>
    </w:p>
    <w:bookmarkEnd w:id="193"/>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del w:id="196" w:author="Claude" w:date="2026-07-28T12:00:00Z">
        <w:r>
          <w:delText>To overcome this, we established a baseline for our analysis by randomly selecting a subset of 4,000 sampling points from each of the 200 simulated datasets. This subset served as the “complete” observation dataset (</w:delText>
        </w:r>
        <w:r>
          <w:rPr>
            <w:i/>
            <w:iCs/>
          </w:rPr>
          <w:delText>Y</w:delText>
        </w:r>
        <w:r>
          <w:delText>) and its covariate (</w:delText>
        </w:r>
        <w:r>
          <w:rPr>
            <w:i/>
            <w:iCs/>
          </w:rPr>
          <w:delText>X</w:delText>
        </w:r>
        <w:r>
          <w:delText>)</w:delText>
        </w:r>
        <w:r>
          <w:rPr>
            <w:i/>
            <w:iCs/>
          </w:rPr>
          <w:delText xml:space="preserve"> </w:delText>
        </w:r>
        <w:r>
          <w:delText>for each simulation run.</w:delText>
        </w:r>
      </w:del>
      <w:ins w:id="197" w:author="Claude" w:date="2026-07-28T12:00:00Z">
        <w:r>
          <w:t>We therefore drew a subset of 4,000 points from each of the 200 simulated datasets as the “complete” observation dataset (Y) and its covariate (X).</w:t>
        </w:r>
      </w:ins>
      <w:r>
        <w:t xml:space="preserve"> </w:t>
      </w:r>
      <w:del w:id="198" w:author="Claude" w:date="2026-07-28T12:00:00Z">
        <w:r>
          <w:delText>Following a procedure identical to that used for the empirical data, we first fit the GP model (Eq. 1–2) to each complete simulated dataset (</w:delText>
        </w:r>
        <w:r>
          <w:rPr>
            <w:i/>
            <w:iCs/>
          </w:rPr>
          <w:delText>Y</w:delText>
        </w:r>
        <w:r>
          <w:delText>) and covariate (</w:delText>
        </w:r>
        <w:r>
          <w:rPr>
            <w:i/>
            <w:iCs/>
          </w:rPr>
          <w:delText>X</w:delText>
        </w:r>
        <w:r>
          <w:delText>) to infer its governing parameters (</w:delText>
        </w:r>
        <w:r>
          <w:rPr>
            <w:i/>
            <w:iCs/>
          </w:rPr>
          <w:delText>μ</w:delText>
        </w:r>
        <w:r>
          <w:rPr>
            <w:i/>
            <w:iCs/>
            <w:vertAlign w:val="subscript"/>
          </w:rPr>
          <w:delText>d</w:delText>
        </w:r>
        <w:r>
          <w:delText xml:space="preserve">, </w:delText>
        </w:r>
        <w:r>
          <w:rPr>
            <w:i/>
            <w:iCs/>
          </w:rPr>
          <w:delText>ρ</w:delText>
        </w:r>
        <w:r>
          <w:delText xml:space="preserve">, </w:delText>
        </w:r>
        <w:r>
          <w:rPr>
            <w:i/>
            <w:iCs/>
          </w:rPr>
          <w:delText>α</w:delText>
        </w:r>
        <w:r>
          <w:rPr>
            <w:i/>
            <w:iCs/>
            <w:vertAlign w:val="superscript"/>
          </w:rPr>
          <w:delText>2</w:delText>
        </w:r>
        <w:r>
          <w:delText xml:space="preserve">, and </w:delText>
        </w:r>
        <w:r>
          <w:rPr>
            <w:i/>
            <w:iCs/>
          </w:rPr>
          <w:delText>σ</w:delText>
        </w:r>
        <w:r>
          <w:rPr>
            <w:i/>
            <w:iCs/>
            <w:vertAlign w:val="superscript"/>
          </w:rPr>
          <w:delText>2</w:delText>
        </w:r>
        <w:r>
          <w:delText>) and thereafter predict eDNA concentrations (</w:delText>
        </w:r>
        <w:r>
          <w:rPr>
            <w:i/>
            <w:iCs/>
          </w:rPr>
          <w:delText>Z</w:delText>
        </w:r>
        <w:r>
          <w:delText>) across the full spatial grid (</w:delText>
        </w:r>
        <w:r>
          <w:rPr>
            <w:i/>
            <w:iCs/>
          </w:rPr>
          <w:delText>Q</w:delText>
        </w:r>
        <w:r>
          <w:delText>) using Eq. 3.</w:delText>
        </w:r>
      </w:del>
      <w:ins w:id="199" w:author="Claude" w:date="2026-07-28T12:00:00Z">
        <w:r>
          <w:t>As for the empirical data, we fitted the GP model (Eq. 1–3) to each complete simulated dataset to infer its parameters and predict Z across Q.</w:t>
        </w:r>
      </w:ins>
      <w:r>
        <w:t xml:space="preserve">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 xml:space="preserve">by randomly </w:t>
      </w:r>
      <w:r w:rsidRPr="00D71941">
        <w:lastRenderedPageBreak/>
        <w:t>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t>
      </w:r>
      <w:r>
        <w:t xml:space="preserve">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del w:id="200" w:author="Claude" w:date="2026-07-28T12:00:00Z">
        <w:r>
          <w:delText>This approach allowed us to directly assess the interplay between sampling density, spatial autocorrelation, and the ability to accurately reconstruct the underlying eDNA field.</w:delText>
        </w:r>
      </w:del>
      <w:bookmarkStart w:id="201" w:name="statistical-inference"/>
      <w:bookmarkEnd w:id="110"/>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del w:id="202" w:author="Claude" w:date="2026-07-28T12:00:00Z">
        <w:r>
          <w:delText>This allowed us to quantify how reliably different sampling effort (</w:delText>
        </w:r>
        <w:r>
          <w:rPr>
            <w:i/>
            <w:iCs/>
          </w:rPr>
          <w:delText>E</w:delText>
        </w:r>
        <w:r>
          <w:delText>) recovered the underlying governing parameters of GP models.</w:delText>
        </w:r>
      </w:del>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1E0862D8" w14:textId="6D8AD382" w:rsidR="00F67F82" w:rsidRDefault="00904831" w:rsidP="001643E6">
      <w:pPr>
        <w:pStyle w:val="FirstParagraph"/>
        <w:spacing w:line="480" w:lineRule="auto"/>
        <w:rPr>
          <w:del w:id="203" w:author="Claude" w:date="2026-07-28T12:00:00Z"/>
        </w:rPr>
      </w:pPr>
      <w:bookmarkStart w:id="204" w:name="OLE_LINK6"/>
      <w:del w:id="205" w:author="Claude" w:date="2026-07-28T12:00:00Z">
        <w:r w:rsidRPr="00904831">
          <w:delText>After quantifying prediction error for the empirical and simulated datasets, we next asked how the two key drivers</w:delText>
        </w:r>
        <w:r w:rsidR="00F65D5F">
          <w:delText xml:space="preserve"> (i.e., </w:delText>
        </w:r>
        <w:r w:rsidRPr="00904831">
          <w:delText xml:space="preserve">sampling </w:delText>
        </w:r>
        <w:r w:rsidR="00F65D5F">
          <w:delText>effort</w:delText>
        </w:r>
        <w:r w:rsidRPr="00904831">
          <w:delText xml:space="preserve"> and spatial autocorrelation</w:delText>
        </w:r>
        <w:r w:rsidR="00F65D5F">
          <w:delText xml:space="preserve">) </w:delText>
        </w:r>
        <w:r w:rsidRPr="00904831">
          <w:delText xml:space="preserve">jointly shape that error. By fitting a simple log‑linear model to </w:delText>
        </w:r>
        <w:r w:rsidR="00C17112">
          <w:delText>each</w:delText>
        </w:r>
        <w:r w:rsidRPr="00904831">
          <w:delText xml:space="preserve"> </w:delText>
        </w:r>
        <w:r w:rsidR="00EF4E5D">
          <w:delText xml:space="preserve">dataset </w:delText>
        </w:r>
        <w:r w:rsidR="00730F4E" w:rsidRPr="00730F4E">
          <w:delText xml:space="preserve">separately </w:delText>
        </w:r>
        <w:r w:rsidR="00EF4E5D">
          <w:delText>(</w:delText>
        </w:r>
        <w:r w:rsidR="00106A43">
          <w:rPr>
            <w:lang w:val="el-GR"/>
          </w:rPr>
          <w:delText>ε</w:delText>
        </w:r>
        <w:r w:rsidR="00106A43" w:rsidRPr="004A7175">
          <w:rPr>
            <w:vertAlign w:val="subscript"/>
          </w:rPr>
          <w:delText>1</w:delText>
        </w:r>
        <w:r w:rsidR="00106A43">
          <w:delText xml:space="preserve"> and </w:delText>
        </w:r>
        <w:r w:rsidR="00106A43">
          <w:rPr>
            <w:lang w:val="el-GR"/>
          </w:rPr>
          <w:delText>ε</w:delText>
        </w:r>
        <w:r w:rsidR="00106A43" w:rsidRPr="004A7175">
          <w:rPr>
            <w:vertAlign w:val="subscript"/>
          </w:rPr>
          <w:delText>2</w:delText>
        </w:r>
        <w:r w:rsidR="00106A43">
          <w:delText xml:space="preserve"> respectively</w:delText>
        </w:r>
        <w:r w:rsidR="000A3533">
          <w:delText xml:space="preserve"> for empirical and simulation</w:delText>
        </w:r>
        <w:r w:rsidR="00EF4E5D">
          <w:delText>)</w:delText>
        </w:r>
        <w:r w:rsidRPr="00904831">
          <w:delText xml:space="preserve">, we were able to isolate the individual contributions of each factor and </w:delText>
        </w:r>
        <w:r w:rsidR="00164CCE">
          <w:delText>compare between the two data</w:delText>
        </w:r>
        <w:r w:rsidR="006354DD">
          <w:delText>sets</w:delText>
        </w:r>
        <w:r w:rsidRPr="00904831">
          <w:delText xml:space="preserve">. </w:delText>
        </w:r>
      </w:del>
    </w:p>
    <w:bookmarkEnd w:id="204"/>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del w:id="206" w:author="Claude" w:date="2026-07-28T12:00:00Z">
        <w:r>
          <w:delText xml:space="preserve">Consequently, prediction accuracy </w:delText>
        </w:r>
        <w:r>
          <w:rPr>
            <w:lang w:val="el-GR"/>
          </w:rPr>
          <w:delText>ε</w:delText>
        </w:r>
        <w:r>
          <w:rPr>
            <w:vertAlign w:val="subscript"/>
          </w:rPr>
          <w:delText>1</w:delText>
        </w:r>
        <w:r>
          <w:delText xml:space="preserve"> in the empirical and </w:delText>
        </w:r>
        <w:r>
          <w:rPr>
            <w:i/>
            <w:iCs/>
            <w:lang w:val="el-GR"/>
          </w:rPr>
          <w:delText>ε</w:delText>
        </w:r>
        <w:r>
          <w:rPr>
            <w:i/>
            <w:iCs/>
            <w:vertAlign w:val="subscript"/>
            <w:lang w:val="el-GR"/>
          </w:rPr>
          <w:delText>2</w:delText>
        </w:r>
        <w:r>
          <w:rPr>
            <w:lang w:val="el-GR"/>
          </w:rPr>
          <w:delText xml:space="preserve"> </w:delText>
        </w:r>
        <w:r>
          <w:delText>in the simulation datasets was evaluated against different reference benchmarks and is therefore not directly comparable (</w:delText>
        </w:r>
        <w:r>
          <w:rPr>
            <w:rStyle w:val="s2"/>
          </w:rPr>
          <w:delText>Figure 2</w:delText>
        </w:r>
        <w:r>
          <w:delText>). Moreover, the empirical dataset could not be used to evaluate prediction accuracy at sampling efforts greater than the existing sampling scheme.</w:delText>
        </w:r>
      </w:del>
    </w:p>
    <w:p w14:paraId="465C749A" w14:textId="77777777" w:rsidR="008A2651" w:rsidRDefault="008A2651" w:rsidP="001643E6">
      <w:pPr>
        <w:pStyle w:val="BodyText"/>
        <w:spacing w:line="480" w:lineRule="auto"/>
      </w:pPr>
      <w:bookmarkStart w:id="207" w:name="OLE_LINK7"/>
    </w:p>
    <w:p w14:paraId="566D1DFE" w14:textId="61D9D6C0"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207"/>
      <w:r w:rsidR="00017D18">
        <w:t xml:space="preserve"> </w:t>
      </w:r>
      <w:del w:id="208" w:author="Claude" w:date="2026-07-28T12:00:00Z">
        <w:r>
          <w:delText xml:space="preserve">Specifically, for each simulated scenario and iteration we used the subsample of size </w:delText>
        </w:r>
        <w:r>
          <w:rPr>
            <w:i/>
            <w:iCs/>
          </w:rPr>
          <w:delText>N</w:delText>
        </w:r>
        <w:r>
          <w:delText>=358 (</w:delText>
        </w:r>
        <w:r>
          <w:rPr>
            <w:i/>
            <w:iCs/>
          </w:rPr>
          <w:delText>Y</w:delText>
        </w:r>
        <w:r>
          <w:delText xml:space="preserve"> </w:delText>
        </w:r>
        <w:r w:rsidR="00A66B72">
          <w:sym w:font="Symbol" w:char="F0AC"/>
        </w:r>
        <w:r>
          <w:rPr>
            <w:i/>
            <w:iCs/>
          </w:rPr>
          <w:delText>Y</w:delText>
        </w:r>
        <w:r>
          <w:rPr>
            <w:i/>
            <w:iCs/>
            <w:vertAlign w:val="subscript"/>
          </w:rPr>
          <w:delText xml:space="preserve">E=358 </w:delText>
        </w:r>
        <w:r>
          <w:delText>and covariance</w:delText>
        </w:r>
        <w:r>
          <w:rPr>
            <w:i/>
            <w:iCs/>
          </w:rPr>
          <w:delText xml:space="preserve"> X</w:delText>
        </w:r>
        <w:r>
          <w:delText xml:space="preserve"> </w:delText>
        </w:r>
        <w:r w:rsidR="00C40601">
          <w:sym w:font="Symbol" w:char="F0AC"/>
        </w:r>
        <w:r>
          <w:rPr>
            <w:i/>
            <w:iCs/>
          </w:rPr>
          <w:delText>X</w:delText>
        </w:r>
        <w:r>
          <w:rPr>
            <w:i/>
            <w:iCs/>
            <w:vertAlign w:val="subscript"/>
          </w:rPr>
          <w:delText>E=358</w:delText>
        </w:r>
        <w:r>
          <w:delText xml:space="preserve">) and treated this dataset as the reference observation set (benchmark). We then generated the corresponding prediction </w:delText>
        </w:r>
        <w:r>
          <w:rPr>
            <w:i/>
            <w:iCs/>
          </w:rPr>
          <w:delText>Z</w:delText>
        </w:r>
        <w:r>
          <w:delText xml:space="preserve"> </w:delText>
        </w:r>
        <w:r w:rsidR="00AE48A0">
          <w:sym w:font="Symbol" w:char="F0AC"/>
        </w:r>
        <w:r>
          <w:delText xml:space="preserve"> </w:delText>
        </w:r>
        <w:r>
          <w:rPr>
            <w:i/>
            <w:iCs/>
          </w:rPr>
          <w:delText>S</w:delText>
        </w:r>
        <w:r>
          <w:rPr>
            <w:i/>
            <w:iCs/>
            <w:vertAlign w:val="subscript"/>
          </w:rPr>
          <w:delText>E=358</w:delText>
        </w:r>
        <w:r>
          <w:delText xml:space="preserve"> on </w:delText>
        </w:r>
        <w:r>
          <w:rPr>
            <w:i/>
            <w:iCs/>
          </w:rPr>
          <w:delText>Q</w:delText>
        </w:r>
        <w:r>
          <w:delText>, using Eq. 3. From this generated baseline (</w:delText>
        </w:r>
        <w:r>
          <w:rPr>
            <w:i/>
            <w:iCs/>
          </w:rPr>
          <w:delText>Z</w:delText>
        </w:r>
        <w:r>
          <w:delText>), we compared</w:delText>
        </w:r>
      </w:del>
      <w:ins w:id="209" w:author="Claude" w:date="2026-07-28T12:00:00Z">
        <w:r>
          <w:t>Taking the N=358 subsample as the reference observation set and its prediction on Q as the baseline (Z), we compared</w:t>
        </w:r>
      </w:ins>
      <w:r>
        <w:t xml:space="preserve">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xml:space="preserve">, </w:t>
      </w:r>
      <w:r w:rsidR="00F12156" w:rsidRPr="00F12156">
        <w:lastRenderedPageBreak/>
        <w:t>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67C6944C"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t xml:space="preserve"> function in R (R Core Team, 2024)</w:t>
      </w:r>
      <w:del w:id="210" w:author="Claude" w:date="2026-07-28T12:00:00Z">
        <w:r>
          <w:delText>, with log prediction error as the response variable and log-transformed sampling density and spatial autocorrelation as predictors</w:delText>
        </w:r>
      </w:del>
      <w:r w:rsidR="00C412FE">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211"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212" w:name="fig:dag"/>
      <w:bookmarkEnd w:id="211"/>
      <w:r>
        <w:rPr>
          <w:noProof/>
        </w:rPr>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del w:id="213" w:author="Claude" w:date="2026-07-28T12:00:00Z">
        <w:r>
          <w:delText>On the right (panel B; real-world data), the underlying spatial field is unknown but assumed to arise from unknown parameters (</w:delText>
        </w:r>
        <w:r>
          <w:rPr>
            <w:lang w:val="el-GR"/>
          </w:rPr>
          <w:delText xml:space="preserve">μ, ρ, </w:delText>
        </w:r>
        <w:r>
          <w:delText xml:space="preserve">and </w:delText>
        </w:r>
        <w:r>
          <w:rPr>
            <w:lang w:val="el-GR"/>
          </w:rPr>
          <w:delText>σ</w:delText>
        </w:r>
        <w:r>
          <w:delText>). Using the full observed dataset (Y, N=358), a baseline predicted field (Z) is obtained. The observed samples are then thinned using the same Y</w:delText>
        </w:r>
        <w:r>
          <w:rPr>
            <w:vertAlign w:val="subscript"/>
          </w:rPr>
          <w:delText>E</w:delText>
        </w:r>
        <w:r>
          <w:delText xml:space="preserve"> designs, re</w:delText>
        </w:r>
        <w:r>
          <w:rPr>
            <w:lang w:val="el-GR"/>
          </w:rPr>
          <w:delText>-</w:delText>
        </w:r>
        <w:r>
          <w:delText>fit, and used to generate predicted fields S</w:delText>
        </w:r>
        <w:r>
          <w:rPr>
            <w:vertAlign w:val="subscript"/>
          </w:rPr>
          <w:delText>E</w:delText>
        </w:r>
        <w:r>
          <w:delText xml:space="preserve">. Deviations of thinned predictions from the baseline prediction quantify </w:delText>
        </w:r>
        <w:r>
          <w:rPr>
            <w:lang w:val="el-GR"/>
          </w:rPr>
          <w:delText>ε</w:delText>
        </w:r>
        <w:r>
          <w:rPr>
            <w:vertAlign w:val="subscript"/>
          </w:rPr>
          <w:delText>1</w:delText>
        </w:r>
        <w:r>
          <w:delText xml:space="preserve">, representing the expected information loss when sampling density is </w:delText>
        </w:r>
        <w:r>
          <w:lastRenderedPageBreak/>
          <w:delText>reduced in empirical settings.</w:delText>
        </w:r>
      </w:del>
      <w:ins w:id="214" w:author="Claude" w:date="2026-07-28T12:00:00Z">
        <w:r>
          <w:t>Panel B (in-situ data) applies the same thinning and refitting to the observed dataset (Y, N=358); deviations of the thinned predictions from that baseline quantify ε</w:t>
        </w:r>
        <w:r>
          <w:rPr>
            <w:vertAlign w:val="subscript"/>
          </w:rPr>
          <w:t>1</w:t>
        </w:r>
        <w:r>
          <w:t>.</w:t>
        </w:r>
      </w:ins>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215" w:name="results"/>
      <w:bookmarkEnd w:id="109"/>
      <w:bookmarkEnd w:id="201"/>
      <w:bookmarkEnd w:id="212"/>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216" w:name="fig:epsilon"/>
      <w:r w:rsidRPr="00762C7D">
        <w:rPr>
          <w:b/>
          <w:bCs w:val="0"/>
        </w:rPr>
        <w:t>Empirical data</w:t>
      </w:r>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w:t>
      </w:r>
      <w:del w:id="217" w:author="Claude" w:date="2026-07-28T12:00:00Z">
        <w:r>
          <w:delText>This pattern may partly reflect a mean–variance relationship, as surface taxa showed higher mean eDNA concentrations or alternatively, differences in σ</w:delText>
        </w:r>
        <w:r>
          <w:rPr>
            <w:vertAlign w:val="superscript"/>
          </w:rPr>
          <w:delText>2</w:delText>
        </w:r>
        <w:r>
          <w:delText xml:space="preserve"> are linked to the spatial autocorrelation parameter ρ.</w:delText>
        </w:r>
      </w:del>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216"/>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218"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del w:id="219" w:author="Claude" w:date="2026-07-28T12:00:00Z">
        <w:r>
          <w:delText>For interpretation, a Δ</w:delText>
        </w:r>
        <w:r>
          <w:rPr>
            <w:i/>
            <w:iCs/>
            <w:lang w:val="el-GR"/>
          </w:rPr>
          <w:delText>ε</w:delText>
        </w:r>
        <w:r>
          <w:rPr>
            <w:i/>
            <w:iCs/>
            <w:vertAlign w:val="subscript"/>
          </w:rPr>
          <w:delText>2</w:delText>
        </w:r>
        <w:r>
          <w:delText xml:space="preserve"> of -0.4 indicates that adding one sample per 10,000 km</w:delText>
        </w:r>
        <w:r>
          <w:rPr>
            <w:vertAlign w:val="superscript"/>
          </w:rPr>
          <w:delText>2</w:delText>
        </w:r>
        <w:r>
          <w:delText xml:space="preserve"> improves expected predictive accuracy from 37–270 copies/L to 55–182 copies/L when the predicted true concentration (</w:delText>
        </w:r>
        <w:r>
          <w:rPr>
            <w:i/>
            <w:iCs/>
          </w:rPr>
          <w:delText>Z</w:delText>
        </w:r>
        <w:r>
          <w:delText xml:space="preserve">) is 100 copies/L respectively. </w:delText>
        </w:r>
      </w:del>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218"/>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r w:rsidR="004714FD" w:rsidRPr="006717D8">
        <w:t>μ</w:t>
      </w:r>
      <w:r w:rsidR="004714FD" w:rsidRPr="006717D8">
        <w:rPr>
          <w:vertAlign w:val="subscript"/>
        </w:rPr>
        <w:t>d</w:t>
      </w:r>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del w:id="220" w:author="Claude" w:date="2026-07-28T12:00:00Z">
        <w:r>
          <w:delText>Sampling density is expressed as the number of samples per 10,000 km</w:delText>
        </w:r>
        <w:r>
          <w:rPr>
            <w:vertAlign w:val="superscript"/>
          </w:rPr>
          <w:delText>2</w:delText>
        </w:r>
        <w:r>
          <w:delText xml:space="preserve"> (100 × 100 km grid).</w:delText>
        </w:r>
      </w:del>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del w:id="221" w:author="Claude" w:date="2026-07-28T12:00:00Z">
        <w:r>
          <w:delTex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 (Appendix S1: Figure S1).</w:delText>
        </w:r>
      </w:del>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222" w:name="fig:epsilon_sp"/>
    </w:p>
    <w:p w14:paraId="5516F1CD" w14:textId="77777777" w:rsidR="0032076E" w:rsidRDefault="00D04708" w:rsidP="001643E6">
      <w:pPr>
        <w:pStyle w:val="Heading1"/>
        <w:spacing w:before="0" w:after="0" w:line="480" w:lineRule="auto"/>
      </w:pPr>
      <w:bookmarkStart w:id="223" w:name="discussion"/>
      <w:bookmarkEnd w:id="215"/>
      <w:bookmarkEnd w:id="222"/>
      <w:r>
        <w:t>Discussion</w:t>
      </w:r>
    </w:p>
    <w:p w14:paraId="5351486F" w14:textId="42A03E66" w:rsidR="00390A6F" w:rsidRDefault="00101BFB" w:rsidP="001643E6">
      <w:pPr>
        <w:pStyle w:val="p2"/>
        <w:spacing w:before="0" w:beforeAutospacing="0" w:after="0" w:afterAutospacing="0" w:line="480" w:lineRule="auto"/>
        <w:jc w:val="both"/>
      </w:pPr>
      <w:bookmarkStart w:id="224"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t>
      </w:r>
      <w:del w:id="225" w:author="Claude" w:date="2026-07-28T12:00:00Z">
        <w:r>
          <w:delText>Through the integration of empirical observations from 358 sampling stations along the U.S. West Coast and simulation-based analyses spanning a wide range of spatial autocorrelation scenarios, we demonstrate that</w:delText>
        </w:r>
      </w:del>
      <w:ins w:id="226" w:author="Claude" w:date="2026-07-28T12:00:00Z">
        <w:r>
          <w:t>We show that</w:t>
        </w:r>
      </w:ins>
      <w:r>
        <w:t xml:space="preserve">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27"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lastRenderedPageBreak/>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t xml:space="preserve">. </w:t>
      </w:r>
      <w:del w:id="228" w:author="Claude" w:date="2026-07-28T12:00:00Z">
        <w:r>
          <w:delText xml:space="preserve">The interaction between sampling effort and spatial autocorrelation is particularly critical because it demonstrates that the value of additional samples is not universal in ecology, where the same increase in effort can produce substantial gains for one species and only marginal gains for another </w:delText>
        </w:r>
        <w:r w:rsidR="00BC31E5">
          <w:fldChar w:fldCharType="begin"/>
        </w:r>
        <w:r w:rsidR="00BC31E5">
          <w:del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delInstrText>
        </w:r>
        <w:r w:rsidR="00BC31E5">
          <w:fldChar w:fldCharType="separate"/>
        </w:r>
        <w:r>
          <w:delText>(García‐Machado et al., 2024)</w:delText>
        </w:r>
        <w:r w:rsidR="00BC31E5">
          <w:fldChar w:fldCharType="end"/>
        </w:r>
        <w:r>
          <w:delText>. Here, our results move beyond a general statement of sampling efficiency and provide a quantitative framework for understanding when additional effort is informative and when it yields diminishing returns.</w:delText>
        </w:r>
      </w:del>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w:t>
      </w:r>
      <w:del w:id="229" w:author="Claude" w:date="2026-07-28T12:00:00Z">
        <w:r>
          <w:delText xml:space="preserve">For instance, studies requiring high-resolution quantitative estimates might justify high sampling effort to achieve stricter precision, while, broad-scale biodiversity screenings might tolerate looser precision, allowing for even sparser sampling </w:delText>
        </w:r>
        <w:r w:rsidR="00BC31E5">
          <w:fldChar w:fldCharType="begin"/>
        </w:r>
        <w:r w:rsidR="00A817FC">
          <w:del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delInstrText>
        </w:r>
        <w:r w:rsidR="00BC31E5">
          <w:fldChar w:fldCharType="separate"/>
        </w:r>
        <w:r>
          <w:rPr>
            <w:noProof/>
          </w:rPr>
          <w:delText>(Perkins et al., 2021; Radinger et al., 2019)</w:delText>
        </w:r>
        <w:r w:rsidR="00BC31E5">
          <w:fldChar w:fldCharType="end"/>
        </w:r>
        <w:r>
          <w:delText xml:space="preserve">  </w:delText>
        </w:r>
      </w:del>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 xml:space="preserve">50 km) require a denser sampling </w:t>
      </w:r>
      <w:r w:rsidR="006D0F2D" w:rsidRPr="006D0F2D">
        <w:lastRenderedPageBreak/>
        <w:t>network (roughly 8 to 11 samples per 10,000 km²) before the marginal gains drop below the threshold</w:t>
      </w:r>
      <w:r w:rsidR="00F44773">
        <w:t xml:space="preserve">. </w:t>
      </w:r>
      <w:r w:rsidR="00BC3F86">
        <w:t xml:space="preserve"> </w:t>
      </w:r>
      <w:del w:id="230" w:author="Claude" w:date="2026-07-28T12:00:00Z">
        <w:r>
          <w:delText>Ultimately, the framework presented here reduces the sampling design problem to two key inputs: the level of predictive certainty required for the study objective (expressed as ε₂), and the spatial autocorrelation of the target species (</w:delText>
        </w:r>
        <w:r>
          <w:rPr>
            <w:i/>
            <w:iCs/>
          </w:rPr>
          <w:delText>ρ</w:delText>
        </w:r>
        <w:r>
          <w:delText>). Once these parameters are quantified - through prior literature, pilot sampling, or expert knowledge, the</w:delText>
        </w:r>
      </w:del>
      <w:ins w:id="231" w:author="Claude" w:date="2026-07-28T12:00:00Z">
        <w:r>
          <w:t>Once the required precision and ρ are known — from prior literature, pilot sampling or expert judgement — the</w:t>
        </w:r>
      </w:ins>
      <w:r>
        <w:t xml:space="preserv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232"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del w:id="233" w:author="Claude" w:date="2026-07-28T12:00:00Z">
        <w:r>
          <w:delText xml:space="preserve">Notably, the sampling effort required to adequately capture these patchily distributed taxa is more than double the effort needed for smoother distributed species </w:delText>
        </w:r>
        <w:r w:rsidR="00A817FC">
          <w:fldChar w:fldCharType="begin"/>
        </w:r>
        <w:r w:rsidR="00A817FC">
          <w:del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delInstrText>
        </w:r>
        <w:r w:rsidR="00A817FC">
          <w:fldChar w:fldCharType="separate"/>
        </w:r>
        <w:r>
          <w:rPr>
            <w:noProof/>
          </w:rPr>
          <w:delText>(Perkins et al., 2021)</w:delText>
        </w:r>
        <w:r w:rsidR="00A817FC">
          <w:fldChar w:fldCharType="end"/>
        </w:r>
        <w:r>
          <w:delText xml:space="preserve">. </w:delText>
        </w:r>
      </w:del>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del w:id="234" w:author="Claude" w:date="2026-07-28T12:00:00Z">
        <w:r>
          <w:delText xml:space="preserve">These results highlight that no single sampling strategy is universally appropriate, as optimal effort is inherently species- and context-specific. </w:delText>
        </w:r>
      </w:del>
      <w:r>
        <w:t xml:space="preserve">However, given that our analysis is based </w:t>
      </w:r>
      <w:r w:rsidR="0017095B" w:rsidRPr="0017095B">
        <w:lastRenderedPageBreak/>
        <w:t>on 12 fish species, extending this conclusion to other taxa or ecosystems should be done with caution, and additional species may exhibit different scaling relationships.</w:t>
      </w:r>
    </w:p>
    <w:bookmarkEnd w:id="232"/>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6A18C866" w:rsidR="00541A82" w:rsidRDefault="00541A82" w:rsidP="001643E6">
      <w:pPr>
        <w:pStyle w:val="p3"/>
        <w:spacing w:before="0" w:beforeAutospacing="0" w:after="0" w:afterAutospacing="0" w:line="480" w:lineRule="auto"/>
        <w:jc w:val="both"/>
      </w:pPr>
      <w:del w:id="235" w:author="Claude" w:date="2026-07-28T12:00:00Z">
        <w:r>
          <w:delTex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w:delText>
        </w:r>
      </w:del>
      <w:ins w:id="236" w:author="Claude" w:date="2026-07-28T12:00:00Z">
        <w:r>
          <w:t>Surface-associated species were consistently patchier than deep-associated ones and showed larger surface–deep differences in mean concentration (Figure 3), which is consistent</w:t>
        </w:r>
      </w:ins>
      <w:r>
        <w:t xml:space="preserve">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del w:id="237" w:author="Claude" w:date="2026-07-28T12:00:00Z">
        <w:r>
          <w:delText>The parameter estimation analyses provide further ecological insights into how sampling effort and spatial autocorrelation affect inference. The estimation of depth-specific mean, (</w:delText>
        </w:r>
        <w:r>
          <w:rPr>
            <w:i/>
            <w:iCs/>
          </w:rPr>
          <w:delText>μ</w:delText>
        </w:r>
        <w:r>
          <w:rPr>
            <w:i/>
            <w:iCs/>
            <w:vertAlign w:val="subscript"/>
          </w:rPr>
          <w:delText>d</w:delText>
        </w:r>
        <w:r>
          <w:delText>) and the length scale (</w:delText>
        </w:r>
        <w:r>
          <w:rPr>
            <w:i/>
            <w:iCs/>
          </w:rPr>
          <w:delText>ρ</w:delText>
        </w:r>
        <w:r>
          <w:delText xml:space="preserve">), behaved very differently. </w:delText>
        </w:r>
      </w:del>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lastRenderedPageBreak/>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del w:id="238" w:author="Claude" w:date="2026-07-28T12:00:00Z">
        <w:r>
          <w:delText>This weak identifiability means that, even with greater sampling effort, the estimate of the depth‑specific mean (</w:delText>
        </w:r>
        <w:r>
          <w:rPr>
            <w:i/>
            <w:iCs/>
            <w:lang w:val="el-GR"/>
          </w:rPr>
          <w:delText>μ</w:delText>
        </w:r>
        <w:r>
          <w:rPr>
            <w:i/>
            <w:iCs/>
            <w:vertAlign w:val="subscript"/>
          </w:rPr>
          <w:delText>d</w:delText>
        </w:r>
        <w:r>
          <w:delText>) becomes more driven by the prior distribution, which can diminish precision and produce an apparent bias. Under these conditions, the field can appear nearly uniform across the sampled domain, making it difficult to separate the overall mean from the large-scale spatial process.</w:delText>
        </w:r>
      </w:del>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t xml:space="preserve">sampling effort, provided that the spatial structure is still contained within the extent of the survey. </w:t>
      </w:r>
      <w:del w:id="239" w:author="Claude" w:date="2026-07-28T12:00:00Z">
        <w:r>
          <w:delText xml:space="preserve">By contrast, estimating </w:delText>
        </w:r>
        <w:r>
          <w:rPr>
            <w:lang w:val="el-GR"/>
          </w:rPr>
          <w:delText>ρ</w:delText>
        </w:r>
        <w:r>
          <w:delText xml:space="preserve"> depends much more strongly on the distances among sampling points, because resolving spatial autocorrelation requires enough closely and broadly spaced pairs to detect how similarity declines with distance </w:delText>
        </w:r>
        <w:r w:rsidR="000F31EB">
          <w:fldChar w:fldCharType="begin"/>
        </w:r>
        <w:r w:rsidR="00AA6C90">
          <w:del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delInstrText>
        </w:r>
        <w:r w:rsidR="000F31EB">
          <w:fldChar w:fldCharType="separate"/>
        </w:r>
        <w:r>
          <w:rPr>
            <w:noProof/>
          </w:rPr>
          <w:delText>(Paciorek, 2010)</w:delText>
        </w:r>
        <w:r w:rsidR="000F31EB">
          <w:fldChar w:fldCharType="end"/>
        </w:r>
        <w:r>
          <w:delText>.</w:delText>
        </w:r>
      </w:del>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lastRenderedPageBreak/>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del w:id="240" w:author="Claude" w:date="2026-07-28T12:00:00Z">
        <w:r>
          <w:delText xml:space="preserve">Under these conditions, the model is operating close to the limit of what can be learned from the sampling design, and additional changes in true ρ may not translate into detectable changes in map-level accuracy. Indeed, in situations with very low spatial autocorrelation, the value of constructing and implementing a spatial model disappears entirely. </w:delText>
        </w:r>
      </w:del>
      <w:r>
        <w:t xml:space="preserve">Practically, this implies that sample-removal diagnostics (or any assessment that treats an </w:t>
      </w:r>
      <w:r w:rsidR="00B427B8" w:rsidRPr="00BC5CC1">
        <w:t>undersampled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xml:space="preserve">. </w:t>
      </w:r>
      <w:del w:id="241" w:author="Claude" w:date="2026-07-28T12:00:00Z">
        <w:r>
          <w:delText>This, in turn, motivates our reliance on simulations with much higher spatial resolution to characterize how sampling effort should scale with spatial autocorrelation.</w:delText>
        </w:r>
      </w:del>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27"/>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w:t>
      </w:r>
      <w:r w:rsidR="00690C1C" w:rsidRPr="00CC24BD">
        <w:lastRenderedPageBreak/>
        <w:t>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w:t>
      </w:r>
      <w:del w:id="242" w:author="Claude" w:date="2026-07-28T12:00:00Z">
        <w:r>
          <w:delText>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delText>
        </w:r>
      </w:del>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r>
        <w:t xml:space="preserve">Several methodological limitations follow from these constraints. </w:t>
      </w:r>
      <w:del w:id="243" w:author="Claude" w:date="2026-07-28T12:00:00Z">
        <w:r>
          <w:delText xml:space="preserve">The simulation framework used here assumes a stationary GP with fixed amplitude and noise and a single length-scale across depths, whereas real eDNA fields may vary in variance structure, include multiple characteristic scales, and exhibit multiple environmental covariance (i.e., temperature, salinity, chlorophyll, bathymetry) </w:delText>
        </w:r>
        <w:r w:rsidR="006B639E">
          <w:fldChar w:fldCharType="begin"/>
        </w:r>
        <w:r w:rsidR="006B639E">
          <w:del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delInstrText>
        </w:r>
        <w:r w:rsidR="006B639E">
          <w:fldChar w:fldCharType="separate"/>
        </w:r>
        <w:r>
          <w:rPr>
            <w:noProof/>
          </w:rPr>
          <w:delText>(Liu et al., 2026)</w:delText>
        </w:r>
        <w:r w:rsidR="006B639E">
          <w:fldChar w:fldCharType="end"/>
        </w:r>
        <w:r>
          <w:delText>. In addition, our prediction error</w:delText>
        </w:r>
      </w:del>
      <w:ins w:id="244" w:author="Claude" w:date="2026-07-28T12:00:00Z">
        <w:r>
          <w:t>Our prediction error</w:t>
        </w:r>
      </w:ins>
      <w:r>
        <w:t xml:space="preserve"> (</w:t>
      </w:r>
      <w:r w:rsidR="008E3C93" w:rsidRPr="00A339B0">
        <w:rPr>
          <w:i/>
          <w:iCs/>
          <w:lang w:val="el-GR"/>
        </w:rPr>
        <w:t>ε</w:t>
      </w:r>
      <w:r w:rsidR="003B2437" w:rsidRPr="00A339B0">
        <w:rPr>
          <w:i/>
          <w:iCs/>
          <w:vertAlign w:val="subscript"/>
        </w:rPr>
        <w:t>2</w:t>
      </w:r>
      <w:r w:rsidR="008E3C93" w:rsidRPr="00CC24BD">
        <w:t xml:space="preserve">) compares </w:t>
      </w:r>
      <w:r w:rsidR="008E3C93" w:rsidRPr="00CC24BD">
        <w:lastRenderedPageBreak/>
        <w:t>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to which 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del w:id="245" w:author="Claude" w:date="2026-07-28T12:00:00Z">
        <w:r>
          <w:delText xml:space="preserve">DNA persistence times, particle dynamics, and water-mass stability can all vary with depth, potentially altering the effective smoothing of the eDNA field </w:delText>
        </w:r>
        <w:r w:rsidR="00763E24">
          <w:fldChar w:fldCharType="begin"/>
        </w:r>
        <w:r w:rsidR="0065487C">
          <w:del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delInstrText>
        </w:r>
        <w:r w:rsidR="00763E24">
          <w:fldChar w:fldCharType="separate"/>
        </w:r>
        <w:r>
          <w:delText>(Brandão-Dias et al., 2025)</w:delText>
        </w:r>
        <w:r w:rsidR="00763E24">
          <w:fldChar w:fldCharType="end"/>
        </w:r>
        <w:r>
          <w:delText xml:space="preserve">. </w:delText>
        </w:r>
      </w:del>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246" w:name="OLE_LINK3"/>
      <w:r w:rsidRPr="00CC24BD">
        <w:t xml:space="preserve">Spatial scale also sets an important boundary on the applicability of these results. The relationships identified here are expected to hold most strongly when interpreted relative to the extent and </w:t>
      </w:r>
      <w:r w:rsidRPr="00CC24BD">
        <w:lastRenderedPageBreak/>
        <w:t>resolution of the study domain, rather than as fixed thresholds transferable across all systems.</w:t>
      </w:r>
      <w:r w:rsidR="009E52EF" w:rsidRPr="00CC24BD">
        <w:rPr>
          <w:lang w:val="el-GR"/>
        </w:rPr>
        <w:t xml:space="preserve"> </w:t>
      </w:r>
      <w:del w:id="247" w:author="Claude" w:date="2026-07-28T12:00:00Z">
        <w:r>
          <w:delText xml:space="preserve">For highly spatially autocorrelated species, estimation of the depth-specific mean, </w:delText>
        </w:r>
        <w:r>
          <w:rPr>
            <w:i/>
            <w:iCs/>
            <w:lang w:val="el-GR"/>
          </w:rPr>
          <w:delText>μ</w:delText>
        </w:r>
        <w:r>
          <w:rPr>
            <w:i/>
            <w:iCs/>
            <w:vertAlign w:val="subscript"/>
          </w:rPr>
          <w:delText>d</w:delText>
        </w:r>
        <w:r>
          <w:delText xml:space="preserve"> is likely to improve compared to results here when the study domain is sufficiently broad to contain the dominant scale of spatial variation, as might be the case in surveys spanning an entire ocean basin such as the Pacific Ocean </w:delText>
        </w:r>
        <w:r w:rsidR="0065487C">
          <w:fldChar w:fldCharType="begin"/>
        </w:r>
        <w:r w:rsidR="00AA6C90">
          <w:del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delInstrText>
        </w:r>
        <w:r w:rsidR="0065487C">
          <w:fldChar w:fldCharType="separate"/>
        </w:r>
        <w:r>
          <w:rPr>
            <w:noProof/>
          </w:rPr>
          <w:delText>(Paciorek, 2010; Redfern et al., 2006)</w:delText>
        </w:r>
        <w:r w:rsidR="0065487C">
          <w:fldChar w:fldCharType="end"/>
        </w:r>
        <w:r>
          <w:delText xml:space="preserve"> By contrast, in a very small study domain</w:delText>
        </w:r>
      </w:del>
      <w:ins w:id="248" w:author="Claude" w:date="2026-07-28T12:00:00Z">
        <w:r>
          <w:t>In a small study domain</w:t>
        </w:r>
      </w:ins>
      <w:r>
        <w:t xml:space="preserve">,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del w:id="249" w:author="Claude" w:date="2026-07-28T12:00:00Z">
        <w:r>
          <w:delText xml:space="preserve"> Estimation of spatial autocorrelation is similarly constrained, due to lack of samples outside of the distance-decay spatial autocorrelation </w:delText>
        </w:r>
        <w:r w:rsidR="004660B7">
          <w:fldChar w:fldCharType="begin"/>
        </w:r>
        <w:r w:rsidR="00AA6C90">
          <w:del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delInstrText>
        </w:r>
        <w:r w:rsidR="004660B7">
          <w:fldChar w:fldCharType="separate"/>
        </w:r>
        <w:r>
          <w:rPr>
            <w:noProof/>
          </w:rPr>
          <w:delText>(Paciorek, 2010)</w:delText>
        </w:r>
        <w:r w:rsidR="004660B7">
          <w:fldChar w:fldCharType="end"/>
        </w:r>
        <w:r>
          <w:delText>.</w:delText>
        </w:r>
      </w:del>
      <w:ins w:id="250" w:author="Claude" w:date="2026-07-28T12:00:00Z">
        <w:r>
          <w:t>.</w:t>
        </w:r>
      </w:ins>
      <w:r>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51" w:name="OLE_LINK1"/>
      <w:bookmarkEnd w:id="246"/>
      <w:r w:rsidRPr="00870EEE">
        <w:rPr>
          <w:rFonts w:ascii="Times New Roman" w:eastAsia="Times New Roman" w:hAnsi="Times New Roman" w:cs="Times New Roman"/>
          <w:b/>
          <w:bCs/>
        </w:rPr>
        <w:t xml:space="preserve">Implications for survey design and management applications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252" w:name="OLE_LINK4"/>
      <w:bookmarkEnd w:id="251"/>
      <w:commentRangeStart w:id="25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w:t>
      </w:r>
      <w:r w:rsidR="00B337A5" w:rsidRPr="000F42A5">
        <w:rPr>
          <w:rFonts w:ascii="Times New Roman" w:eastAsia="Times New Roman" w:hAnsi="Times New Roman" w:cs="Times New Roman"/>
        </w:rPr>
        <w:lastRenderedPageBreak/>
        <w:t>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del w:id="254" w:author="Claude" w:date="2026-07-28T12:00:00Z">
        <w:r>
          <w:rPr>
            <w:rFonts w:ascii="Times New Roman" w:eastAsia="Times New Roman" w:hAnsi="Times New Roman" w:cs="Times New Roman"/>
          </w:rPr>
          <w:delText>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 3) from which the new data is extrapolated.</w:delText>
        </w:r>
      </w:del>
      <w:ins w:id="255" w:author="Claude" w:date="2026-07-28T12:00:00Z">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ins>
      <w:r w:rsidR="002E6AE6">
        <w:rPr>
          <w:rFonts w:ascii="Times New Roman" w:eastAsia="Times New Roman" w:hAnsi="Times New Roman" w:cs="Times New Roman"/>
        </w:rPr>
        <w:t xml:space="preserve"> </w:t>
      </w:r>
      <w:del w:id="256" w:author="Claude" w:date="2026-07-28T12:00:00Z">
        <w:r>
          <w:rPr>
            <w:rFonts w:ascii="Times New Roman" w:eastAsia="Times New Roman" w:hAnsi="Times New Roman" w:cs="Times New Roman"/>
          </w:rPr>
          <w:delText>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while prediction accuracy was evaluated independently for each depth-specific spatial field, with no shared information among depths.</w:delText>
        </w:r>
      </w:del>
      <w:commentRangeEnd w:id="253"/>
      <w:r w:rsidRPr="00D12FC8">
        <w:rPr>
          <w:rStyle w:val="CommentReference"/>
          <w:rFonts w:ascii="Times New Roman" w:eastAsia="Times New Roman" w:hAnsi="Times New Roman" w:cs="Times New Roman"/>
          <w:sz w:val="24"/>
          <w:szCs w:val="24"/>
        </w:rPr>
        <w:commentReference w:id="253"/>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52"/>
    <w:p w14:paraId="0697FEC0" w14:textId="2EFD0B87"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del w:id="257" w:author="Claude" w:date="2026-07-28T12:00:00Z">
        <w:r>
          <w:rPr>
            <w:rFonts w:ascii="Times New Roman" w:eastAsia="Times New Roman" w:hAnsi="Times New Roman" w:cs="Times New Roman"/>
          </w:rPr>
          <w:delText xml:space="preserve">Uniformly thinning an otherwise regular spatial design reduces both the number of pairs and the diversity of distances, which helps explain the large uncertainty in estimating </w:delText>
        </w:r>
        <w:r>
          <w:rPr>
            <w:rFonts w:ascii="Times New Roman" w:eastAsia="Times New Roman" w:hAnsi="Times New Roman" w:cs="Times New Roman"/>
            <w:i/>
            <w:iCs/>
            <w:lang w:val="el-GR"/>
          </w:rPr>
          <w:delText>ρ</w:delText>
        </w:r>
        <w:r>
          <w:rPr>
            <w:rFonts w:ascii="Times New Roman" w:eastAsia="Times New Roman" w:hAnsi="Times New Roman" w:cs="Times New Roman"/>
          </w:rPr>
          <w:delText xml:space="preserve"> under low effort scenarios as observed through the simulations. In practical marine surveys, where ship time and station spacing are limiting, incorporating targeted design features such as broad transects that cover the whole study area, together with small clusters of nearby stations placed within parts of </w:delText>
        </w:r>
        <w:r>
          <w:rPr>
            <w:rFonts w:ascii="Times New Roman" w:eastAsia="Times New Roman" w:hAnsi="Times New Roman" w:cs="Times New Roman"/>
          </w:rPr>
          <w:lastRenderedPageBreak/>
          <w:delText xml:space="preserve">those transects, may improve recovery of </w:delText>
        </w:r>
        <w:r>
          <w:rPr>
            <w:rFonts w:ascii="Times New Roman" w:eastAsia="Times New Roman" w:hAnsi="Times New Roman" w:cs="Times New Roman"/>
            <w:i/>
            <w:iCs/>
            <w:lang w:val="el-GR"/>
          </w:rPr>
          <w:delText>ρ</w:delText>
        </w:r>
        <w:r>
          <w:rPr>
            <w:rFonts w:ascii="Times New Roman" w:eastAsia="Times New Roman" w:hAnsi="Times New Roman" w:cs="Times New Roman"/>
          </w:rPr>
          <w:delText xml:space="preserve"> without requiring a proportional increase in total effort, although this was not directly evaluated in the present study.</w:delText>
        </w:r>
      </w:del>
    </w:p>
    <w:p w14:paraId="5397FF46" w14:textId="77777777" w:rsidR="000D6CB9" w:rsidRDefault="00000000">
      <w:pPr>
        <w:pStyle w:val="p3"/>
        <w:spacing w:line="480" w:lineRule="auto"/>
        <w:rPr>
          <w:ins w:id="258" w:author="Claude" w:date="2026-07-28T12:00:00Z"/>
        </w:rPr>
      </w:pPr>
      <w:ins w:id="259" w:author="Claude" w:date="2026-07-28T12:00:00Z">
        <w:r>
          <w:t>In practice the framework reduces to four steps that can be completed before a cruise is planned. First, state the inferential objective and the precision it requires. Second, obtain a prior estimate of the spatial autocorrelation of the target taxa, from published geostatistical fits, a pilot survey, or the depth-related pattern reported here. Third, invert Eq. 6 for the sampling density (</w:t>
        </w:r>
        <w:r>
          <w:rPr>
            <w:i/>
            <w:iCs/>
          </w:rPr>
          <w:t>E</w:t>
        </w:r>
        <w:r>
          <w:t>) at which the marginal gain in accuracy falls below the accepted threshold. Fourth, check that the design contains both widely and closely spaced station pairs, because the length-scale cannot be recovered from a uniformly thinned grid. For multispecies surveys, the density should be set by the patchiest taxon the programme must resolve.</w:t>
        </w:r>
      </w:ins>
    </w:p>
    <w:p w14:paraId="092901B1" w14:textId="77777777" w:rsidR="000D6CB9" w:rsidRDefault="00000000">
      <w:pPr>
        <w:pStyle w:val="p3"/>
        <w:spacing w:line="480" w:lineRule="auto"/>
        <w:rPr>
          <w:ins w:id="260" w:author="Claude" w:date="2026-07-28T12:00:00Z"/>
        </w:rPr>
      </w:pPr>
      <w:ins w:id="261" w:author="Claude" w:date="2026-07-28T12:00:00Z">
        <w:r>
          <w:t>Applied to existing programmes this yields a concrete conclusion. The West Coast eDNA grid analysed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programmes whose primary product is an abundance index need not expand. Programmes intended to map patchily distributed taxa, including several forage and mesopelagic species examined here, are under-sampled by a factor of roughly two to three, and that shortfall is spatial rather than analytical: it cannot be recovered by sequencing more deeply or filtering more water at stations already occupied. Because the marginal cost of a sample at an occupied station is small relative to the cost of reaching it, the practical route is to add closely spaced stations along existing transects rather than to extend the survey domain, although this design was not directly evaluated here.</w:t>
        </w:r>
      </w:ins>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r>
        <w:lastRenderedPageBreak/>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t>.</w:t>
      </w:r>
      <w:del w:id="262" w:author="Claude" w:date="2026-07-28T12:00:00Z">
        <w:r>
          <w:delText xml:space="preserve"> Beyond this level of effort, general pattern of estimating all the parameters of interest here (</w:delText>
        </w:r>
        <w:r>
          <w:rPr>
            <w:i/>
            <w:iCs/>
            <w:lang w:val="el-GR"/>
          </w:rPr>
          <w:delText>μ</w:delText>
        </w:r>
        <w:r>
          <w:rPr>
            <w:lang w:val="el-GR"/>
          </w:rPr>
          <w:delText xml:space="preserve">, </w:delText>
        </w:r>
        <w:r>
          <w:rPr>
            <w:i/>
            <w:iCs/>
            <w:lang w:val="el-GR"/>
          </w:rPr>
          <w:delText>ρ</w:delText>
        </w:r>
        <w:r>
          <w:rPr>
            <w:lang w:val="el-GR"/>
          </w:rPr>
          <w:delText xml:space="preserve">, </w:delText>
        </w:r>
        <w:r>
          <w:rPr>
            <w:i/>
            <w:iCs/>
            <w:lang w:val="el-GR"/>
          </w:rPr>
          <w:delText>α</w:delText>
        </w:r>
        <w:r>
          <w:rPr>
            <w:lang w:val="el-GR"/>
          </w:rPr>
          <w:delText xml:space="preserve">, </w:delText>
        </w:r>
        <w:r>
          <w:rPr>
            <w:i/>
            <w:iCs/>
            <w:lang w:val="el-GR"/>
          </w:rPr>
          <w:delText>σ</w:delText>
        </w:r>
        <w:r>
          <w:rPr>
            <w:lang w:val="el-GR"/>
          </w:rPr>
          <w:delText xml:space="preserve">, </w:delText>
        </w:r>
        <w:r>
          <w:delText xml:space="preserve">and </w:delText>
        </w:r>
        <w:r>
          <w:rPr>
            <w:i/>
            <w:iCs/>
            <w:lang w:val="el-GR"/>
          </w:rPr>
          <w:delText>ε</w:delText>
        </w:r>
        <w:r>
          <w:delText>) showed minimal change with increasing sampling effort suggesting that further increases in effort may yield limited gains in inference relative to cost.</w:delText>
        </w:r>
      </w:del>
      <w:ins w:id="263" w:author="Claude" w:date="2026-07-28T12:00:00Z">
        <w:r>
          <w:t xml:space="preserve"> For managers and survey designers the practical message is that effort should be set by the patchiness of the taxa a programme is required to resolve and by the decision the data must support, and that both can be specified in advance rather than discovered afterwards.</w:t>
        </w:r>
      </w:ins>
    </w:p>
    <w:p w14:paraId="26F752C6" w14:textId="77777777" w:rsidR="00286ADA" w:rsidRDefault="00286ADA" w:rsidP="001643E6">
      <w:pPr>
        <w:pStyle w:val="p2"/>
        <w:spacing w:before="0" w:beforeAutospacing="0" w:after="0" w:afterAutospacing="0" w:line="480" w:lineRule="auto"/>
        <w:jc w:val="both"/>
      </w:pPr>
    </w:p>
    <w:p w14:paraId="64B35C11" w14:textId="77777777" w:rsidR="00A318B1" w:rsidRPr="000D2BF7" w:rsidRDefault="00A318B1" w:rsidP="001643E6">
      <w:pPr>
        <w:pStyle w:val="Heading3"/>
        <w:spacing w:before="0" w:after="0" w:line="480" w:lineRule="auto"/>
        <w:jc w:val="both"/>
        <w:rPr>
          <w:del w:id="264" w:author="Claude" w:date="2026-07-28T12:00:00Z"/>
          <w:i w:val="0"/>
          <w:iCs/>
        </w:rPr>
      </w:pPr>
      <w:del w:id="265" w:author="Claude" w:date="2026-07-28T12:00:00Z">
        <w:r w:rsidRPr="000D2BF7">
          <w:rPr>
            <w:i w:val="0"/>
            <w:iCs/>
          </w:rPr>
          <w:delText>Conclusions</w:delText>
        </w:r>
      </w:del>
    </w:p>
    <w:p w14:paraId="33C97E38" w14:textId="174F5CC5" w:rsidR="003A4273" w:rsidRPr="00187296" w:rsidRDefault="00915163" w:rsidP="001643E6">
      <w:pPr>
        <w:pStyle w:val="p3"/>
        <w:spacing w:before="0" w:beforeAutospacing="0" w:after="0" w:afterAutospacing="0" w:line="480" w:lineRule="auto"/>
        <w:jc w:val="both"/>
        <w:rPr>
          <w:del w:id="266" w:author="Claude" w:date="2026-07-28T12:00:00Z"/>
        </w:rPr>
      </w:pPr>
      <w:del w:id="267" w:author="Claude" w:date="2026-07-28T12:00:00Z">
        <w:r w:rsidRPr="00187296">
          <w:delText>This study shows that the effectiveness of marine eDNA sampling depends strongly on spatial autocorrelation and on the specific goals of the survey. In both simulated and empirical datasets, increasing sampling effort improved spatial prediction, but the</w:delText>
        </w:r>
        <w:r w:rsidR="00187296" w:rsidRPr="00187296">
          <w:delText xml:space="preserve">se gains diminished once sampling effort reached </w:delText>
        </w:r>
        <w:r w:rsidR="00BD5952">
          <w:delText>4 - 9</w:delText>
        </w:r>
        <w:r w:rsidRPr="00187296">
          <w:delText xml:space="preserve"> samples </w:delText>
        </w:r>
        <w:r w:rsidR="00187296" w:rsidRPr="00187296">
          <w:delText xml:space="preserve">or more </w:delText>
        </w:r>
        <w:r w:rsidRPr="00187296">
          <w:delText>per 10,000 km² per depth layer. The results also indicate that</w:delText>
        </w:r>
        <w:r w:rsidR="00B73353" w:rsidRPr="00187296">
          <w:delText xml:space="preserve"> estimating</w:delText>
        </w:r>
        <w:r w:rsidRPr="00187296">
          <w:delText xml:space="preserve"> </w:delText>
        </w:r>
        <w:r w:rsidR="00187296" w:rsidRPr="00187296">
          <w:delText xml:space="preserve">the </w:delText>
        </w:r>
        <w:r w:rsidRPr="00187296">
          <w:delText>mean signal</w:delText>
        </w:r>
        <w:r w:rsidR="00B73353" w:rsidRPr="00187296">
          <w:delText>s (</w:delText>
        </w:r>
        <w:r w:rsidR="00187296" w:rsidRPr="00187296">
          <w:delText>analogous to a stock assessment index</w:delText>
        </w:r>
        <w:r w:rsidR="00B73353" w:rsidRPr="00187296">
          <w:delText>)</w:delText>
        </w:r>
        <w:r w:rsidRPr="00187296">
          <w:delText xml:space="preserve">, </w:delText>
        </w:r>
        <w:r w:rsidR="00187296" w:rsidRPr="00187296">
          <w:delText>is more robust to reduced sampling than estimating spatial autocorrelation parameters, which require denser and more spatially representative designs</w:delText>
        </w:r>
        <w:r w:rsidRPr="00187296">
          <w:delText xml:space="preserve">. These findings </w:delText>
        </w:r>
        <w:r w:rsidR="00187296" w:rsidRPr="00187296">
          <w:delText xml:space="preserve">emphasize </w:delText>
        </w:r>
        <w:r w:rsidRPr="00187296">
          <w:delText xml:space="preserve">that there is no single optimal sampling threshold for all </w:delText>
        </w:r>
        <w:r w:rsidR="00187296" w:rsidRPr="00187296">
          <w:delText xml:space="preserve">multispecies </w:delText>
        </w:r>
        <w:r w:rsidRPr="00187296">
          <w:delText xml:space="preserve">eDNA </w:delText>
        </w:r>
        <w:r w:rsidR="00187296" w:rsidRPr="00187296">
          <w:delText>surveys</w:delText>
        </w:r>
        <w:r w:rsidRPr="00187296">
          <w:delText xml:space="preserve">, since appropriate effort depends on the taxa and the </w:delText>
        </w:r>
        <w:r w:rsidRPr="00187296">
          <w:lastRenderedPageBreak/>
          <w:delText>ecological question being addressed. Overall, the study provides a practical framework for designing more efficient and purpose-specific eDNA surveys.</w:delText>
        </w:r>
      </w:del>
    </w:p>
    <w:p w14:paraId="07D5FE49" w14:textId="77777777" w:rsidR="002877EE" w:rsidRDefault="003A4273" w:rsidP="001643E6">
      <w:pPr>
        <w:spacing w:after="0" w:line="480" w:lineRule="auto"/>
      </w:pPr>
      <w:r>
        <w:br w:type="page"/>
      </w:r>
      <w:bookmarkStart w:id="268" w:name="fig:mu_rho_N"/>
      <w:bookmarkStart w:id="269" w:name="appendix"/>
      <w:bookmarkEnd w:id="223"/>
      <w:bookmarkEnd w:id="224"/>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05328DF0" w14:textId="77777777" w:rsidR="000D6CB9" w:rsidRDefault="00000000">
      <w:pPr>
        <w:pStyle w:val="BodyText"/>
        <w:spacing w:line="480" w:lineRule="auto"/>
        <w:rPr>
          <w:ins w:id="270" w:author="Claude" w:date="2026-07-28T12:00:00Z"/>
        </w:rPr>
      </w:pPr>
      <w:ins w:id="271" w:author="Claude" w:date="2026-07-28T12:00:00Z">
        <w:r>
          <w:rPr>
            <w:b/>
          </w:rPr>
          <w:t>Author contributions</w:t>
        </w:r>
      </w:ins>
    </w:p>
    <w:p w14:paraId="7F7BF139" w14:textId="77777777" w:rsidR="000D6CB9" w:rsidRDefault="00000000">
      <w:pPr>
        <w:pStyle w:val="BodyText"/>
        <w:spacing w:line="480" w:lineRule="auto"/>
        <w:rPr>
          <w:ins w:id="272" w:author="Claude" w:date="2026-07-28T12:00:00Z"/>
        </w:rPr>
      </w:pPr>
      <w:ins w:id="273" w:author="Claude" w:date="2026-07-28T12:00:00Z">
        <w:r>
          <w:t>[CRediT statement required by Journal of Applied Ecology — to be completed by the authors before submission, e.g. “Gledis Guri: Conceptualization; Formal analysis; Methodology; Software; Visualization; Writing – original draft. Ryan P. Kelly: … Andrew O. Shelton: … Owen R. Liu: … Krista M. Nichols: … All authors contributed critically to the drafts and gave final approval for publication.”]</w:t>
        </w:r>
      </w:ins>
    </w:p>
    <w:p w14:paraId="50E20B05" w14:textId="77777777" w:rsidR="000D6CB9" w:rsidRDefault="00000000">
      <w:pPr>
        <w:pStyle w:val="BodyText"/>
        <w:spacing w:line="480" w:lineRule="auto"/>
        <w:rPr>
          <w:ins w:id="274" w:author="Claude" w:date="2026-07-28T12:00:00Z"/>
        </w:rPr>
      </w:pPr>
      <w:ins w:id="275" w:author="Claude" w:date="2026-07-28T12:00:00Z">
        <w:r>
          <w:rPr>
            <w:b/>
          </w:rPr>
          <w:t>Conflict of interest statement</w:t>
        </w:r>
      </w:ins>
    </w:p>
    <w:p w14:paraId="0ACDADA4" w14:textId="77777777" w:rsidR="000D6CB9" w:rsidRDefault="00000000">
      <w:pPr>
        <w:pStyle w:val="BodyText"/>
        <w:spacing w:line="480" w:lineRule="auto"/>
        <w:rPr>
          <w:ins w:id="276" w:author="Claude" w:date="2026-07-28T12:00:00Z"/>
        </w:rPr>
      </w:pPr>
      <w:ins w:id="277" w:author="Claude" w:date="2026-07-28T12:00:00Z">
        <w:r>
          <w:t>The authors declare no conflict of interest.</w:t>
        </w:r>
      </w:ins>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commentRangeStart w:id="278"/>
      <w:r w:rsidRPr="00957362">
        <w:rPr>
          <w:rFonts w:ascii="Times New Roman" w:hAnsi="Times New Roman"/>
          <w:bCs/>
        </w:rPr>
        <w:t xml:space="preserve">The data has been submitted to Zenodo repository with </w:t>
      </w:r>
      <w:r w:rsidR="007C4C73" w:rsidRPr="00957362">
        <w:rPr>
          <w:rFonts w:ascii="Times New Roman" w:hAnsi="Times New Roman"/>
          <w:bCs/>
        </w:rPr>
        <w:t xml:space="preserve">DOI number 10.5281/zenodo.21141367 and the code can be found on GitHub repository </w:t>
      </w:r>
      <w:hyperlink r:id="rId21"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commentRangeEnd w:id="278"/>
      <w:r w:rsidRPr="00957362">
        <w:rPr>
          <w:rStyle w:val="CommentReference"/>
          <w:rFonts w:ascii="Times New Roman" w:hAnsi="Times New Roman"/>
          <w:bCs/>
          <w:sz w:val="24"/>
          <w:szCs w:val="24"/>
        </w:rPr>
        <w:commentReference w:id="278"/>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68"/>
    <w:bookmarkEnd w:id="269"/>
    <w:p w14:paraId="7443A33A" w14:textId="77777777" w:rsidR="00937D72" w:rsidRPr="00937D72" w:rsidRDefault="00F553D1" w:rsidP="001643E6">
      <w:pPr>
        <w:pStyle w:val="Bibliography"/>
      </w:pPr>
      <w:r w:rsidRPr="007A589B">
        <w:fldChar w:fldCharType="begin"/>
      </w:r>
      <w:commentRangeStart w:id="279"/>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commentRangeEnd w:id="279"/>
      <w:r w:rsidRPr="00937D72">
        <w:rPr>
          <w:rStyle w:val="CommentReference"/>
          <w:sz w:val="20"/>
          <w:szCs w:val="24"/>
        </w:rPr>
        <w:commentReference w:id="279"/>
      </w:r>
    </w:p>
    <w:p w14:paraId="61D9D7F0" w14:textId="77777777" w:rsidR="00937D72" w:rsidRPr="00937D72" w:rsidRDefault="00937D72" w:rsidP="001643E6">
      <w:pPr>
        <w:pStyle w:val="Bibliography"/>
      </w:pPr>
      <w:r w:rsidRPr="00937D72">
        <w:lastRenderedPageBreak/>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lastRenderedPageBreak/>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lastRenderedPageBreak/>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lastRenderedPageBreak/>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lastRenderedPageBreak/>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lastRenderedPageBreak/>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lastRenderedPageBreak/>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Claude" w:date="2026-07-29T00:11:00Z" w:initials="C">
    <w:p w14:paraId="2CDCCE57" w14:textId="77777777" w:rsidR="000D6CB9" w:rsidRDefault="00000000">
      <w:r>
        <w:rPr>
          <w:rStyle w:val="CommentReference"/>
        </w:rPr>
        <w:annotationRef/>
      </w:r>
      <w:r>
        <w:rPr>
          <w:color w:val="000000"/>
          <w:sz w:val="20"/>
          <w:szCs w:val="20"/>
        </w:rPr>
        <w:t>Journal of Applied Ecology uses double-anonymous peer review. Author names, affiliations, acknowledgements, author contributions, conflict-of-interest and data-availability statements must be moved to a separate title page, and this main file anonymised — including rephrasing self-citations in the third person ("Guri et al. (2024) showed…", not "we previously showed…").</w:t>
      </w:r>
    </w:p>
  </w:comment>
  <w:comment w:id="10" w:author="Claude" w:date="2026-07-29T00:11:00Z" w:initials="C">
    <w:p w14:paraId="40633BFD" w14:textId="77777777" w:rsidR="000D6CB9" w:rsidRDefault="00000000">
      <w:r>
        <w:rPr>
          <w:rStyle w:val="CommentReference"/>
        </w:rPr>
        <w:annotationRef/>
      </w:r>
      <w:r>
        <w:rPr>
          <w:color w:val="000000"/>
          <w:sz w:val="20"/>
          <w:szCs w:val="20"/>
        </w:rPr>
        <w:t>Restructured as a numbered abstract per JAE requirements: point 1 sets the context and need, point 2 the approach, points 3–5 the main results, and point 6 carries the mandatory "Synthesis and applications" subheading. Currently ~345 words against the 350-word limit, so any addition needs a matching cut.</w:t>
      </w:r>
    </w:p>
  </w:comment>
  <w:comment w:id="114" w:author="Claude" w:date="2026-07-29T00:11:00Z" w:initials="C">
    <w:p w14:paraId="10770A17" w14:textId="77777777" w:rsidR="000D6CB9" w:rsidRDefault="00000000">
      <w:r>
        <w:rPr>
          <w:rStyle w:val="CommentReference"/>
        </w:rPr>
        <w:annotationRef/>
      </w:r>
      <w:r>
        <w:rPr>
          <w:color w:val="000000"/>
          <w:sz w:val="20"/>
          <w:szCs w:val="20"/>
        </w:rPr>
        <w:t>Eq. 1–2 and their definitions were moved here from the Introduction. JAE's readership is applied ecologists and practitioners, and an Introduction that opens with covariance kernels loses them before the applied argument lands. Equation numbering is unchanged (Eq. 1–2 still precede Eq. 3).</w:t>
      </w:r>
    </w:p>
  </w:comment>
  <w:comment w:id="180" w:author="Claude" w:date="2026-07-29T00:11:00Z" w:initials="C">
    <w:p w14:paraId="557C1FE7" w14:textId="77777777" w:rsidR="000D6CB9" w:rsidRDefault="00000000">
      <w:r>
        <w:rPr>
          <w:rStyle w:val="CommentReference"/>
        </w:rPr>
        <w:annotationRef/>
      </w:r>
      <w:r>
        <w:rPr>
          <w:color w:val="000000"/>
          <w:sz w:val="20"/>
          <w:szCs w:val="20"/>
        </w:rPr>
        <w:t>Common names were removed to save ~65 words; the binomials remain. If you would rather keep them for a practitioner readership, reject this deletion and take the words from the Limitations subsection instead — it is the least compressed part of the Discussion.</w:t>
      </w:r>
    </w:p>
  </w:comment>
  <w:comment w:id="253" w:author="Claude" w:date="2026-07-29T00:11:00Z" w:initials="C">
    <w:p w14:paraId="7E0DDA9A" w14:textId="77777777" w:rsidR="000D6CB9" w:rsidRDefault="00000000">
      <w:r>
        <w:rPr>
          <w:rStyle w:val="CommentReference"/>
        </w:rPr>
        <w:annotationRef/>
      </w:r>
      <w:r>
        <w:rPr>
          <w:color w:val="000000"/>
          <w:sz w:val="20"/>
          <w:szCs w:val="20"/>
        </w:rPr>
        <w:t>This is the section JAE weights most heavily — it is where the paper earns its place in an applied journal. Two paragraphs were added giving a step-by-step design workflow and the implications for existing programmes (CalCOFI, the West Coast eDNA grid). Consider promoting this to a first-level heading.</w:t>
      </w:r>
    </w:p>
  </w:comment>
  <w:comment w:id="278" w:author="Claude" w:date="2026-07-29T00:11:00Z" w:initials="C">
    <w:p w14:paraId="0E432886" w14:textId="77777777" w:rsidR="000D6CB9" w:rsidRDefault="00000000">
      <w:r>
        <w:rPr>
          <w:rStyle w:val="CommentReference"/>
        </w:rPr>
        <w:annotationRef/>
      </w:r>
      <w:r>
        <w:rPr>
          <w:color w:val="000000"/>
          <w:sz w:val="20"/>
          <w:szCs w:val="20"/>
        </w:rPr>
        <w:t>JAE requires data to be in a permanent public repository with a DOI cited in the reference list, and the statement to name the repository and licence. Zenodo qualifies; add the DOI as a formal reference and confirm the GitHub code archive is also deposited with a DOI (Zenodo can mint one from the repository).</w:t>
      </w:r>
    </w:p>
  </w:comment>
  <w:comment w:id="279" w:author="Claude" w:date="2026-07-29T00:11:00Z" w:initials="C">
    <w:p w14:paraId="551949C9" w14:textId="77777777" w:rsidR="000D6CB9" w:rsidRDefault="00000000">
      <w:r>
        <w:rPr>
          <w:rStyle w:val="CommentReference"/>
        </w:rPr>
        <w:annotationRef/>
      </w:r>
      <w:r>
        <w:rPr>
          <w:color w:val="000000"/>
          <w:sz w:val="20"/>
          <w:szCs w:val="20"/>
        </w:rPr>
        <w:t>LENGTH: now ~6,870 words against JAE's 7,000-word limit (inclusive of title page, abstract and figure/table legends; references and Supporting Information excluded), down from 8,421 in the original. Cuts by section: Introduction −501, Methods −719, Results −140, Discussion −680, Conclusions removed in full. Reference style does not need changing: BES journals accept free-format initial submissions. Note that several references are now uncited and will drop out of the bibliography when Zotero refreshes (Fraser, Lees, Ip, Guillera-Arroita, Tarugara, Thiele, Muradian, Elith, Guisan, Lek, Lezama-Ochoa, Li &amp; Wang, Perkins, Radinger).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DCCE57" w15:done="0"/>
  <w15:commentEx w15:paraId="40633BFD" w15:done="0"/>
  <w15:commentEx w15:paraId="10770A17" w15:done="0"/>
  <w15:commentEx w15:paraId="557C1FE7" w15:done="0"/>
  <w15:commentEx w15:paraId="7E0DDA9A" w15:done="0"/>
  <w15:commentEx w15:paraId="0E432886" w15:done="0"/>
  <w15:commentEx w15:paraId="55194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E97080" w16cex:dateUtc="2026-07-29T00:11:00Z"/>
  <w16cex:commentExtensible w16cex:durableId="1A687495" w16cex:dateUtc="2026-07-29T00:11:00Z"/>
  <w16cex:commentExtensible w16cex:durableId="4303C15A" w16cex:dateUtc="2026-07-29T00:11:00Z"/>
  <w16cex:commentExtensible w16cex:durableId="363BCEFC" w16cex:dateUtc="2026-07-29T00:11:00Z"/>
  <w16cex:commentExtensible w16cex:durableId="66D76B1A" w16cex:dateUtc="2026-07-29T00:11:00Z"/>
  <w16cex:commentExtensible w16cex:durableId="2F6780FA" w16cex:dateUtc="2026-07-29T00:11:00Z"/>
  <w16cex:commentExtensible w16cex:durableId="1B42D8ED" w16cex:dateUtc="2026-07-29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DCCE57" w16cid:durableId="70E97080"/>
  <w16cid:commentId w16cid:paraId="40633BFD" w16cid:durableId="1A687495"/>
  <w16cid:commentId w16cid:paraId="10770A17" w16cid:durableId="4303C15A"/>
  <w16cid:commentId w16cid:paraId="557C1FE7" w16cid:durableId="363BCEFC"/>
  <w16cid:commentId w16cid:paraId="7E0DDA9A" w16cid:durableId="66D76B1A"/>
  <w16cid:commentId w16cid:paraId="0E432886" w16cid:durableId="2F6780FA"/>
  <w16cid:commentId w16cid:paraId="551949C9" w16cid:durableId="1B42D8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482380" w14:textId="77777777" w:rsidR="0079200A" w:rsidRDefault="0079200A" w:rsidP="009A2297">
      <w:pPr>
        <w:spacing w:after="0"/>
      </w:pPr>
      <w:r>
        <w:separator/>
      </w:r>
    </w:p>
  </w:endnote>
  <w:endnote w:type="continuationSeparator" w:id="0">
    <w:p w14:paraId="7D6B2334" w14:textId="77777777" w:rsidR="0079200A" w:rsidRDefault="0079200A"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7570D" w14:textId="77777777" w:rsidR="0079200A" w:rsidRDefault="0079200A" w:rsidP="009A2297">
      <w:pPr>
        <w:spacing w:after="0"/>
      </w:pPr>
      <w:r>
        <w:separator/>
      </w:r>
    </w:p>
  </w:footnote>
  <w:footnote w:type="continuationSeparator" w:id="0">
    <w:p w14:paraId="6DBED10A" w14:textId="77777777" w:rsidR="0079200A" w:rsidRDefault="0079200A"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hyperlink" Target="https://github.com/gledguri/Smart-eDNA-sampling"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gguri@uw.edu"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48</Pages>
  <Words>40477</Words>
  <Characters>230723</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270659</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26</cp:revision>
  <cp:lastPrinted>2026-04-15T23:13:00Z</cp:lastPrinted>
  <dcterms:created xsi:type="dcterms:W3CDTF">2026-07-02T19:48:00Z</dcterms:created>
  <dcterms:modified xsi:type="dcterms:W3CDTF">2026-07-29T05:20:00Z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