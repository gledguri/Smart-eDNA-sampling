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sidRPr="00B97B65">
        <w:rPr>
          <w:rFonts w:ascii="Times New Roman" w:hAnsi="Times New Roman" w:cs="Times New Roman"/>
          <w:b/>
          <w:bCs/>
          <w:sz w:val="28"/>
          <w:szCs w:val="28"/>
        </w:rPr>
        <w:t xml:space="preserve">Smart </w:t>
      </w:r>
      <w:r>
        <w:rPr>
          <w:rFonts w:ascii="Times New Roman" w:hAnsi="Times New Roman" w:cs="Times New Roman"/>
          <w:b/>
          <w:bCs/>
          <w:sz w:val="28"/>
          <w:szCs w:val="28"/>
        </w:rPr>
        <w:t xml:space="preserve">environmental </w:t>
      </w:r>
      <w:r w:rsidRPr="00B97B65">
        <w:rPr>
          <w:rFonts w:ascii="Times New Roman" w:hAnsi="Times New Roman" w:cs="Times New Roman"/>
          <w:b/>
          <w:bCs/>
          <w:sz w:val="28"/>
          <w:szCs w:val="28"/>
        </w:rPr>
        <w:t xml:space="preserve">DNA sampling strategies: </w:t>
      </w:r>
      <w:del w:id="9300" w:author="Gledis Guri" w:date="2026-07-26T00:00:00Z">
        <w:r>
          <w:rPr>
            <w:rFonts w:ascii="Times New Roman" w:hAnsi="Times New Roman" w:cs="Times New Roman"/>
            <w:b/>
            <w:bCs/>
            <w:sz w:val="28"/>
            <w:szCs w:val="28"/>
          </w:rPr>
          <w:delText xml:space="preserve">S</w:delText>
        </w:r>
        <w:r>
          <w:rPr>
            <w:rFonts w:ascii="Times New Roman" w:hAnsi="Times New Roman" w:cs="Times New Roman"/>
            <w:b/>
            <w:bCs/>
            <w:sz w:val="28"/>
            <w:szCs w:val="28"/>
          </w:rPr>
          <w:delText xml:space="preserve">patial autocorrelation can guide efficient survey design</w:delText>
        </w:r>
      </w:del>
      <w:ins w:id="9301" w:author="Gledis Guri" w:date="2026-07-26T00:00:00Z">
        <w:r>
          <w:rPr>
            <w:rFonts w:ascii="Times New Roman" w:hAnsi="Times New Roman" w:cs="Times New Roman"/>
            <w:b/>
            <w:bCs/>
            <w:sz w:val="28"/>
            <w:szCs w:val="28"/>
          </w:rPr>
          <w:t xml:space="preserve">a spatial autocorrelation framework for efficient survey design</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76C1BD25" w14:textId="3791E391" w:rsidR="00D477E6" w:rsidRDefault="003B5D12" w:rsidP="001643E6">
      <w:pPr>
        <w:pStyle w:val="BodyText"/>
        <w:spacing w:line="480" w:lineRule="auto"/>
      </w:pPr>
      <w:r>
        <w:t xml:space="preserve">Designing sampling strategies that accurately capture spatial patterns of environmental DNA (eDNA) </w:t>
      </w:r>
      <w:del w:id="9294" w:author="Gledis Guri" w:date="2026-07-26T00:00:00Z">
        <w:r>
          <w:delText xml:space="preserve">is increasingly critical for biodiversity monitoring.</w:delText>
        </w:r>
      </w:del>
      <w:ins w:id="9295" w:author="Gledis Guri" w:date="2026-07-26T00:00:00Z">
        <w:r>
          <w:t xml:space="preserve">is increasingly critical for biodiversity monitoring, yet survey effort is still typically set by logistical convention or rules of thumb rather than by the spatial structure of the target taxa.</w:t>
        </w:r>
      </w:ins>
      <w:r>
        <w:t xml:space="preserve"> Because species abundance and eDNA signals are often spatially structured, accounting for spatial autocorrelation is important for robust distributional inference and sampling design evaluation. </w:t>
      </w:r>
      <w:del w:id="9296" w:author="Gledis Guri" w:date="2026-07-26T00:00:00Z">
        <w:r>
          <w:delText xml:space="preserve">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maximize inference accuracy and efficiency.</w:delText>
        </w:r>
      </w:del>
      <w:ins w:id="9297" w:author="Gledis Guri" w:date="2026-07-26T00:00:00Z">
        <w:r>
          <w:t xml:space="preserve">Here we describe a transferable, simulation-based method that uses Gaussian Process (GP) models to translate the spatial autocorrelation of a target taxon into the sampling effort required to meet a stated inferential objective. The method proceeds in four steps: (1) fit a GP model to existing or pilot eDNA data to estimate taxon-specific spatial parameters; (2) progressively thin the data, refit the model, and quantify how predictive performance and parameter recovery degrade as effort is reduced; (3) repeat the thinning exercise on simulated fields spanning a wide range of autocorrelation length-scales, so that inference is not limited to the effort actually realized in the field; and (4) fit a log-log regression of prediction error on sampling density and spatial autocorrelation that can be inverted to return the minimum effort satisfying a user-defined error tolerance. We demonstrate the method with a case study combining empirical fish eDNA data from the U.S. Pacific coast (12 species, 358 stations, five depth strata) with 200 simulated spatial fields.</w:t>
        </w:r>
      </w:ins>
      <w:r>
        <w:t xml:space="preserve"> Prediction accuracy improved with higher spatial autocorrelation and increasing sampling density with the largest marginal gains in accuracy occurring in our </w:t>
      </w:r>
      <w:r w:rsidRPr="003B5D12">
        <w:t>particular use-case</w:t>
      </w:r>
      <w:r w:rsidRPr="003B5D12">
        <w:t xml:space="preserve"> at around 4-9 samples per 10000 km</w:t>
      </w:r>
      <w:r w:rsidRPr="004762FC">
        <w:rPr>
          <w:vertAlign w:val="superscript"/>
        </w:rPr>
        <w:t>2</w:t>
      </w:r>
      <w:r w:rsidR="00ED1A95" w:rsidRPr="00ED1A95">
        <w:t xml:space="preserve"> per depth layer across the five sampled depth strata</w:t>
      </w:r>
      <w:r w:rsidR="00ED1A95">
        <w:t>.</w:t>
      </w:r>
      <w:r w:rsidRPr="003B5D12">
        <w:t xml:space="preserve"> </w:t>
      </w:r>
      <w:r w:rsidR="00F81883">
        <w:t>Additionally, GP parameter recovery under reduced sampling effort showed diminishing returns, with little marginal gain past 6 samples per</w:t>
      </w:r>
      <w:r w:rsidR="00F81883" w:rsidRPr="003B5D12">
        <w:t xml:space="preserve"> </w:t>
      </w:r>
      <w:r w:rsidRPr="003B5D12">
        <w:t>10000 km</w:t>
      </w:r>
      <w:r w:rsidRPr="004762FC">
        <w:rPr>
          <w:vertAlign w:val="superscript"/>
        </w:rPr>
        <w:t>2</w:t>
      </w:r>
      <w:r>
        <w:t xml:space="preserve">. </w:t>
      </w:r>
      <w:del w:id="9298" w:author="Gledis Guri" w:date="2026-07-26T00:00:00Z">
        <w:r>
          <w:delText xml:space="preserve">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delText>
        </w:r>
      </w:del>
      <w:ins w:id="9299" w:author="Gledis Guri" w:date="2026-07-26T00:00:00Z">
        <w:r>
          <w:t xml:space="preserve">Optimal eDNA sampling effort therefore depends on the spatial structure of the target taxon and on the inferential objective of the survey. Because the method requires only a pilot estimate of spatial autocorrelation and an explicit error tolerance, it transfers readily across taxa, assays, and regions, and gives survey planners, monitoring programs, and stock assessments a quantitative and defensible basis for designing cost-effective eDNA surveys tailored to prediction, abundance indexing, and spatial ecological inference.</w:t>
        </w:r>
      </w:ins>
    </w:p>
    <w:p w14:paraId="4345CD1D" w14:textId="77777777" w:rsidR="003B5D12" w:rsidRPr="00915163" w:rsidRDefault="003B5D12" w:rsidP="001643E6">
      <w:pPr>
        <w:pStyle w:val="BodyText"/>
        <w:spacing w:line="480" w:lineRule="auto"/>
      </w:pPr>
    </w:p>
    <w:p w14:paraId="5516F177" w14:textId="548551F0" w:rsidR="0032076E" w:rsidRDefault="00D04708" w:rsidP="001643E6">
      <w:pPr>
        <w:pStyle w:val="FirstParagraph"/>
        <w:spacing w:line="480" w:lineRule="auto"/>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lastRenderedPageBreak/>
        <w:t>Introduction</w:t>
      </w:r>
    </w:p>
    <w:p w14:paraId="12A3A315" w14:textId="0C5680B7" w:rsidR="00E656D3" w:rsidRDefault="00686350" w:rsidP="001643E6">
      <w:pPr>
        <w:pStyle w:val="BodyText"/>
        <w:spacing w:line="480" w:lineRule="auto"/>
      </w:pPr>
      <w:bookmarkStart w:id="3" w:name="OLE_LINK9"/>
      <w:r w:rsidRPr="00686350">
        <w:t>Appropriate sampling design plays a critical role in accurately assessing species distributions, forming the foundation for evidence-based ecological inference and resource management</w:t>
      </w:r>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E456BF">
        <w:fldChar w:fldCharType="begin"/>
      </w:r>
      <w:r w:rsidR="00EE63D1">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r>
      <w:r w:rsidR="00E456BF">
        <w:fldChar w:fldCharType="separate"/>
      </w:r>
      <w:r w:rsidR="00EE63D1">
        <w:rPr>
          <w:noProof/>
        </w:rPr>
        <w:t>(Fraser et al., 2007)</w:t>
      </w:r>
      <w:r w:rsidR="00E456BF">
        <w:fldChar w:fldCharType="end"/>
      </w:r>
      <w:r w:rsidR="00E656D3" w:rsidRPr="00E656D3">
        <w:t>, acoustic techniques</w:t>
      </w:r>
      <w:r w:rsidR="00236259">
        <w:t xml:space="preserve"> </w:t>
      </w:r>
      <w:r w:rsidR="00E456BF">
        <w:fldChar w:fldCharType="begin"/>
      </w:r>
      <w:r w:rsidR="00E456BF">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r>
      <w:r w:rsidR="00E456BF">
        <w:fldChar w:fldCharType="separate"/>
      </w:r>
      <w:r w:rsidR="00E456BF">
        <w:rPr>
          <w:noProof/>
        </w:rPr>
        <w:t>(Lees et al., 2021)</w:t>
      </w:r>
      <w:r w:rsidR="00E456BF">
        <w:fldChar w:fldCharType="end"/>
      </w:r>
      <w:r w:rsidR="00E656D3" w:rsidRPr="00E656D3">
        <w:t>, and direct visual observations</w:t>
      </w:r>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r w:rsidR="00B54981" w:rsidRPr="00B54981">
        <w:t xml:space="preserve"> </w:t>
      </w:r>
      <w:r w:rsidR="00B54981">
        <w:t>This process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47BC6680"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Guri et al., 2024; Kirtane et al., 2021; Salter et al., </w:t>
      </w:r>
      <w:r w:rsidR="00E54BD9">
        <w:rPr>
          <w:noProof/>
        </w:rPr>
        <w:lastRenderedPageBreak/>
        <w:t>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r w:rsidR="00CE6B24">
        <w:t>.</w:t>
      </w:r>
      <w:r>
        <w:t xml:space="preserve"> </w:t>
      </w:r>
      <w:r w:rsidR="00CE6B24">
        <w:t>This fact motivates increased consideration of how to design and interpret surveys that collect eDNA.</w:t>
      </w:r>
    </w:p>
    <w:p w14:paraId="2A2BAAFC" w14:textId="77777777" w:rsidR="00BF4A9D" w:rsidRDefault="00BF4A9D" w:rsidP="001643E6">
      <w:pPr>
        <w:pStyle w:val="BodyText"/>
        <w:spacing w:line="480" w:lineRule="auto"/>
      </w:pPr>
    </w:p>
    <w:p w14:paraId="204E2337" w14:textId="5C12154E"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0B7F3C">
        <w:t xml:space="preserve"> </w:t>
      </w:r>
      <w:r w:rsidR="000B7F3C">
        <w:fldChar w:fldCharType="begin"/>
      </w:r>
      <w:r w:rsidR="00AA6C90">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0B7F3C">
        <w:fldChar w:fldCharType="separate"/>
      </w:r>
      <w:r w:rsidR="003D1914">
        <w:rPr>
          <w:noProof/>
        </w:rPr>
        <w:t>(Tarugara et al., 2019; Thiele et al., 2023; Zhao et al., 2022)</w:t>
      </w:r>
      <w:r w:rsidR="000B7F3C">
        <w:fldChar w:fldCharType="end"/>
      </w:r>
      <w:r w:rsidRPr="00BF4A9D">
        <w:t>. This principle guides the development of cost-effective sampling strategies that maximize analytical power while minimizing operational expenditure</w:t>
      </w:r>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p>
    <w:p w14:paraId="0B0E1BF3" w14:textId="77777777" w:rsidR="00BF4A9D" w:rsidRDefault="00BF4A9D" w:rsidP="001643E6">
      <w:pPr>
        <w:pStyle w:val="BodyText"/>
        <w:spacing w:line="480" w:lineRule="auto"/>
      </w:pPr>
    </w:p>
    <w:p w14:paraId="26B68E00" w14:textId="41E5E6C5" w:rsidR="00264629" w:rsidRDefault="00264629" w:rsidP="001643E6">
      <w:pPr>
        <w:pStyle w:val="BodyText"/>
        <w:spacing w:line="480" w:lineRule="auto"/>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BE4D8B" w:rsidRPr="00021267">
        <w:t>stochastic</w:t>
      </w:r>
      <w:r w:rsidR="00021267" w:rsidRPr="00021267">
        <w:t xml:space="preserve">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w:t>
      </w:r>
      <w:r w:rsidR="00133DD4" w:rsidRPr="00133DD4">
        <w:lastRenderedPageBreak/>
        <w:t xml:space="preserve">boosted regression trees (BRTs), random forests (RFs), and artificial neural networks (ANNs)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p>
    <w:p w14:paraId="21B56FD1" w14:textId="77777777" w:rsidR="00CE6B24" w:rsidRDefault="00CE6B24" w:rsidP="001643E6">
      <w:pPr>
        <w:pStyle w:val="BodyText"/>
        <w:spacing w:line="480" w:lineRule="auto"/>
      </w:pPr>
    </w:p>
    <w:p w14:paraId="5ECD318E" w14:textId="7365713B" w:rsidR="00AD04EE" w:rsidRDefault="00AD04EE">
      <w:pPr>
        <w:pStyle w:val="BodyText"/>
        <w:spacing w:line="480" w:lineRule="auto"/>
        <w:rPr>
          <w:ins w:id="9002" w:author="Gledis Guri" w:date="2026-07-26T00:00:00Z"/>
        </w:rPr>
      </w:pPr>
      <w:ins w:id="9001" w:author="Gledis Guri" w:date="2026-07-26T00:00:00Z">
        <w:r>
          <w:t xml:space="preserve">Despite this breadth of statistical machinery, there is still no general, transferable procedure for deciding how many eDNA samples a survey actually needs. Here we describe such a procedure. The method uses the spatial autocorrelation of a target taxon, estimated directly from eDNA observations rather than assumed, to determine the sampling density required to meet an explicitly stated inferential objective, and it returns that density as a number rather than as a rule of thumb. We build the method on GP models because their covariance parameters have clear ecological interpretations and can be estimated from the same data used to generate predictions. In what follows we describe the method in general terms (Description of the new method), demonstrate it using a 358-station, five-depth eDNA survey of the California Current (Case study), and outline how it can be used to allocate ship time, design monitoring programs, and set sampling requirements for eDNA-based abundance indices (Perspectives and applications).</w:t>
        </w:r>
      </w:ins>
    </w:p>
    <w:p w14:paraId="4E82FA28" w14:textId="1894CE51" w:rsidR="00AD04EE" w:rsidRDefault="00AD04EE">
      <w:pPr>
        <w:pStyle w:val="BodyText"/>
        <w:spacing w:line="480" w:lineRule="auto"/>
        <w:rPr>
          <w:ins w:id="9003" w:author="Gledis Guri" w:date="2026-07-26T00:00:00Z"/>
        </w:rPr>
      </w:pPr>
    </w:p>
    <w:p w14:paraId="278D59E7" w14:textId="584BED0D" w:rsidR="00AD04EE" w:rsidRDefault="00AD04EE">
      <w:pPr>
        <w:pStyle w:val="Heading1"/>
        <w:spacing w:before="0" w:after="0" w:line="480" w:lineRule="auto"/>
        <w:rPr>
          <w:ins w:id="9005" w:author="Gledis Guri" w:date="2026-07-26T00:00:00Z"/>
        </w:rPr>
      </w:pPr>
      <w:ins w:id="9004" w:author="Gledis Guri" w:date="2026-07-26T00:00:00Z">
        <w:r>
          <w:t xml:space="preserve">Description of the new method</w:t>
        </w:r>
      </w:ins>
    </w:p>
    <w:p w14:paraId="1D280C04" w14:textId="206ABFC5" w:rsidR="00AD04EE" w:rsidRDefault="00AD04EE">
      <w:pPr>
        <w:pStyle w:val="Heading2"/>
        <w:spacing w:before="0" w:after="0" w:line="480" w:lineRule="auto"/>
        <w:rPr>
          <w:ins w:id="9007" w:author="Gledis Guri" w:date="2026-07-26T00:00:00Z"/>
        </w:rPr>
      </w:pPr>
      <w:ins w:id="9006" w:author="Gledis Guri" w:date="2026-07-26T00:00:00Z">
        <w:r>
          <w:t xml:space="preserve">The Gaussian process model</w:t>
        </w:r>
      </w:ins>
    </w:p>
    <w:p w14:paraId="5516F17C" w14:textId="19872C50" w:rsidR="0032076E" w:rsidRDefault="00D04708" w:rsidP="001643E6">
      <w:pPr>
        <w:pStyle w:val="BodyText"/>
        <w:spacing w:line="480" w:lineRule="auto"/>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lastRenderedPageBreak/>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B74108" w:rsidP="001643E6">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643E6">
      <w:pPr>
        <w:pStyle w:val="FirstParagraph"/>
        <w:spacing w:line="48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B74108" w:rsidP="001643E6">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643E6">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643E6">
      <w:pPr>
        <w:pStyle w:val="BodyText"/>
        <w:spacing w:line="480" w:lineRule="auto"/>
      </w:pPr>
    </w:p>
    <w:p w14:paraId="5516F180" w14:textId="744FA11A" w:rsidR="0032076E" w:rsidRDefault="00FB27EA" w:rsidP="001643E6">
      <w:pPr>
        <w:pStyle w:val="BodyText"/>
        <w:spacing w:line="480" w:lineRule="auto"/>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del w:id="9292" w:author="Gledis Guri" w:date="2026-07-26T00:00:00Z">
        <w:r>
          <w:delText xml:space="preserve">Hence, i</w:delText>
        </w:r>
        <w:r>
          <w:delText xml:space="preserve">n this study, we </w:delText>
        </w:r>
        <w:r>
          <w:delText xml:space="preserve">assess </w:delText>
        </w:r>
        <w:r>
          <w:delText xml:space="preserve">how </w:delText>
        </w:r>
        <w:r>
          <w:delText xml:space="preserve">species </w:delText>
        </w:r>
        <w:r>
          <w:delText xml:space="preserve">spatial autocorrelation influence</w:delText>
        </w:r>
        <w:r>
          <w:delText xml:space="preserve">s</w:delText>
        </w:r>
        <w:r>
          <w:delText xml:space="preserve"> the efficiency of </w:delText>
        </w:r>
        <w:r>
          <w:delText xml:space="preserve">eDNA metabarcoding </w:delText>
        </w:r>
        <w:r>
          <w:delText xml:space="preserve">marine sampling strategies</w:delText>
        </w:r>
        <w:r>
          <w:delText xml:space="preserve">. We us</w:delText>
        </w:r>
        <w:r>
          <w:delText xml:space="preserve">e</w:delText>
        </w:r>
        <w:r>
          <w:delText xml:space="preserve"> both simulated and </w:delText>
        </w:r>
        <w:r>
          <w:delText xml:space="preserve">empirical </w:delText>
        </w:r>
        <w:r>
          <w:delText xml:space="preserve">eDNA data for species that differ in their patterns of spatial </w:delText>
        </w:r>
        <w:r>
          <w:delText xml:space="preserve">distributions to </w:delText>
        </w:r>
        <w:r>
          <w:delText xml:space="preserve">quantify the effect of</w:delText>
        </w:r>
        <w:r>
          <w:delText xml:space="preserve"> species spatial autocorrelation and</w:delText>
        </w:r>
        <w:r>
          <w:delText xml:space="preserve"> sampling effort on</w:delText>
        </w:r>
        <w:r>
          <w:delText xml:space="preserve"> estimating</w:delText>
        </w:r>
        <w:r>
          <w:delText xml:space="preserve"> </w:delText>
        </w:r>
        <w:r>
          <w:delText xml:space="preserve">(</w:delText>
        </w:r>
        <w:r>
          <w:delText xml:space="preserve">i</w:delText>
        </w:r>
        <w:r>
          <w:delText xml:space="preserve">) </w:delText>
        </w:r>
        <w:r>
          <w:delText xml:space="preserve">the predictive accuracy of species distribution models</w:delText>
        </w:r>
        <w:r>
          <w:delText xml:space="preserve"> and </w:delText>
        </w:r>
        <w:r>
          <w:delText xml:space="preserve">(ii)</w:delText>
        </w:r>
        <w:r>
          <w:delText xml:space="preserve"> the</w:delText>
        </w:r>
        <w:r>
          <w:delText xml:space="preserve"> </w:delText>
        </w:r>
        <w:r>
          <w:delText xml:space="preserve">accuracy</w:delText>
        </w:r>
        <w:r>
          <w:delText xml:space="preserve"> of </w:delText>
        </w:r>
        <w:r>
          <w:delText xml:space="preserve">GP parameter </w:delText>
        </w:r>
        <w:r>
          <w:delText xml:space="preserve">estimation</w:delText>
        </w:r>
        <w:r>
          <w:delText xml:space="preserve">.</w:delText>
        </w:r>
      </w:del>
      <w:ins w:id="9293" w:author="Gledis Guri" w:date="2026-07-26T00:00:00Z">
        <w:r>
          <w:t xml:space="preserve">The method described below turns this qualitative expectation into a quantitative design tool, using paired simulated and observed eDNA fields to measure how species spatial autocorrelation and sampling effort jointly determine (i) the predictive accuracy of species distribution models and (ii) the accuracy of GP parameter estimation.</w:t>
        </w:r>
      </w:ins>
      <w:r>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 xml:space="preserve">By explicitly quantifying the </w:t>
      </w:r>
      <w:r w:rsidR="00D04708">
        <w:t>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071304" w:rsidRPr="00871E3F">
        <w:rPr>
          <w:i/>
          <w:iCs/>
        </w:rPr>
        <w:t xml:space="preserve">For species A, high sample density is necessary to approximate the true distribution because of its low spatial autocorrelation, while the pattern for species B is well </w:t>
      </w:r>
      <w:r w:rsidR="00071304" w:rsidRPr="00871E3F">
        <w:rPr>
          <w:i/>
          <w:iCs/>
        </w:rPr>
        <w:lastRenderedPageBreak/>
        <w:t xml:space="preserve">captured with fewer samples, with </w:t>
      </w:r>
      <w:r w:rsidR="00006E74" w:rsidRPr="00871E3F">
        <w:rPr>
          <w:i/>
          <w:iCs/>
        </w:rPr>
        <w:t>excessive sampling lead</w:t>
      </w:r>
      <w:r w:rsidR="00071304" w:rsidRPr="00871E3F">
        <w:rPr>
          <w:i/>
          <w:iCs/>
        </w:rPr>
        <w:t>ing</w:t>
      </w:r>
      <w:r w:rsidR="00006E74" w:rsidRPr="00871E3F">
        <w:rPr>
          <w:i/>
          <w:iCs/>
        </w:rPr>
        <w:t xml:space="preserve"> to redundant data (multiple samples that give the exact same information, thus wasting time and money)</w:t>
      </w:r>
      <w:r w:rsidR="00071304" w:rsidRPr="00871E3F">
        <w:rPr>
          <w:i/>
          <w:iCs/>
        </w:rPr>
        <w:t>.</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2"/>
        <w:spacing w:before="0" w:after="0" w:line="480" w:lineRule="auto"/>
        <w:pPrChange w:id="9291" w:author="Gledis Guri" w:date="2026-07-26T00:00:00Z">
          <w:pPr>
            <w:pStyle w:val="Heading1"/>
            <w:spacing w:before="0" w:after="0" w:line="480" w:lineRule="auto"/>
          </w:pPr>
        </w:pPrChange>
      </w:pPr>
      <w:bookmarkStart w:id="5" w:name="materials-and-methods"/>
      <w:bookmarkEnd w:id="2"/>
      <w:del w:id="9289" w:author="Gledis Guri" w:date="2026-07-26T00:00:00Z">
        <w:r>
          <w:delText xml:space="preserve">Materials and methods</w:delText>
        </w:r>
      </w:del>
      <w:ins w:id="9290" w:author="Gledis Guri" w:date="2026-07-26T00:00:00Z">
        <w:r>
          <w:t xml:space="preserve">Overview of the workflow</w:t>
        </w:r>
      </w:ins>
    </w:p>
    <w:p w14:paraId="6D460FDF" w14:textId="28F45267" w:rsidR="001B4F2A" w:rsidRDefault="003676DB" w:rsidP="001643E6">
      <w:pPr>
        <w:pStyle w:val="BodyText"/>
        <w:spacing w:line="480" w:lineRule="auto"/>
      </w:pPr>
      <w:bookmarkStart w:id="6" w:name="simulated-edna-data"/>
      <w:del w:id="9285" w:author="Gledis Guri" w:date="2026-07-26T00:00:00Z">
        <w:r>
          <w:delText xml:space="preserve">W</w:delText>
        </w:r>
        <w:r>
          <w:delText xml:space="preserve">e evaluated how sampling effort influences the recovery of marine eDNA spatial patterns by integrating empirical observations with simulation-based analyses within a common GP framework.</w:delText>
        </w:r>
        <w:r>
          <w:delText xml:space="preserve"> We first analyzed a real-world eDNA metabarcoding dataset collected across 358 stations and five depth strata along the U.S. West Coast to characterize species-specific spatial structure and depth-specific mean </w:delText>
        </w:r>
        <w:r>
          <w:delText xml:space="preserve">eDNA </w:delText>
        </w:r>
        <w:r>
          <w:delText xml:space="preserve">concentration patterns.</w:delText>
        </w:r>
        <w:r>
          <w:delText xml:space="preserve"> We then used the range of parameter values informed by these empirical estimates to simulate</w:delText>
        </w:r>
      </w:del>
      <w:ins w:id="9286" w:author="Gledis Guri" w:date="2026-07-26T00:00:00Z">
        <w:r>
          <w:t xml:space="preserve">The method evaluates how sampling effort influences the recovery of eDNA spatial patterns by integrating observed data with simulation-based analyses within a common GP framework, and proceeds in four steps (Figure 2). Step 1 fits a GP model to an existing or pilot eDNA dataset to characterize taxon-specific spatial structure and stratum-specific mean eDNA concentration patterns. Step 2 quantifies how much predictive accuracy is lost when that dataset is progressively thinned. Step 3 uses the range of parameter values informed by the Step 1 estimates to simulate</w:t>
        </w:r>
      </w:ins>
      <w:r>
        <w:t xml:space="preserve"> new spatial eDNA fields across the same study domain, but </w:t>
      </w:r>
      <w:del w:id="9287" w:author="Gledis Guri" w:date="2026-07-26T00:00:00Z">
        <w:r>
          <w:delText xml:space="preserve">at a much higher sampling resolution than was available in the field dataset.</w:delText>
        </w:r>
        <w:r>
          <w:delText xml:space="preserve"> </w:delText>
        </w:r>
        <w:r>
          <w:delText xml:space="preserve">For both empirical and simulated data, we evaluated how reduced sampling effort affected spatial prediction accuracy and the recovery of GP parameters through systematic thinning analyses.</w:delText>
        </w:r>
        <w:r>
          <w:delText xml:space="preserve"> </w:delText>
        </w:r>
        <w:r>
          <w:delText xml:space="preserve">By combining empirical and simulation-based evaluation, this framework allowed us to assess sampling efficiency beyond the limits of the empirical dataset alone</w:delText>
        </w:r>
        <w:r>
          <w:delText xml:space="preserve"> (</w:delText>
        </w:r>
        <w:r>
          <w:delText xml:space="preserve">restricted to 358 observations</w:delText>
        </w:r>
        <w:r>
          <w:delText xml:space="preserve">)</w:delText>
        </w:r>
        <w:r>
          <w:delText xml:space="preserve"> and thus to evaluate the sampling </w:delText>
        </w:r>
        <w:r>
          <w:delText xml:space="preserve">effort</w:delText>
        </w:r>
        <w:r>
          <w:delText xml:space="preserve"> required for reliable inference across a broader range of effort.</w:delText>
        </w:r>
      </w:del>
      <w:ins w:id="9288" w:author="Gledis Guri" w:date="2026-07-26T00:00:00Z">
        <w:r>
          <w:t xml:space="preserve">at a much higher sampling resolution than any field campaign can achieve, and repeats the thinning analysis across a wide range of spatial autocorrelation values to measure the loss of both prediction accuracy and GP parameter recovery. Step 4 summarizes these relationships in a regression that can be inverted to return the sampling density required to meet a user-defined error tolerance. Combining observed and simulation-based evaluation allows sampling efficiency to be assessed beyond the limits of any single observed dataset, and thus to evaluate the sampling effort required for reliable inference across a broader range of effort than one survey can span. Below we describe each step generically and illustrate it throughout with the case study data introduced in the Case study section.</w:t>
        </w:r>
      </w:ins>
    </w:p>
    <w:p w14:paraId="04ECAC86" w14:textId="77777777" w:rsidR="001B4F2A" w:rsidRDefault="001B4F2A" w:rsidP="001643E6">
      <w:pPr>
        <w:pStyle w:val="BodyText"/>
        <w:spacing w:line="480" w:lineRule="auto"/>
      </w:pPr>
    </w:p>
    <w:p w14:paraId="1FF8BFD3" w14:textId="5629A3D0" w:rsidR="000974AE" w:rsidRDefault="000974AE" w:rsidP="001643E6">
      <w:pPr>
        <w:pStyle w:val="Heading2"/>
        <w:spacing w:before="0" w:after="0" w:line="480" w:lineRule="auto"/>
        <w:rPr>
          <w:del w:id="9284" w:author="Gledis Guri" w:date="2026-07-26T00:00:00Z"/>
        </w:rPr>
      </w:pPr>
      <w:del w:id="9283" w:author="Gledis Guri" w:date="2026-07-26T00:00:00Z">
        <w:r>
          <w:delText>Empirical eDNA data</w:delText>
        </w:r>
      </w:del>
    </w:p>
    <w:p w14:paraId="4E6F073F" w14:textId="2DE4467A" w:rsidR="000974AE" w:rsidRDefault="000974AE" w:rsidP="001643E6">
      <w:pPr>
        <w:pStyle w:val="FirstParagraph"/>
        <w:spacing w:line="480" w:lineRule="auto"/>
        <w:rPr>
          <w:del w:id="9282" w:author="Gledis Guri" w:date="2026-07-26T00:00:00Z"/>
        </w:rPr>
      </w:pPr>
      <w:del w:id="9264" w:author="Gledis Guri" w:date="2026-07-26T00:00:00Z">
        <w:r>
          <w:delText>Environmental DNA samples were collected during the Joint U.S.-Canada Integrated Ecosystem and Pacific Hake Acoustic-Trawl Survey aboard the NOAA ship Bell M. Shimada in summer 2019 (de Blois 2020)</w:delText>
        </w:r>
      </w:del>
      <w:del w:id="9265" w:author="Gledis Guri" w:date="2026-07-26T00:00:00Z">
        <w:r w:rsidR="0046620B">
          <w:delText>.</w:delText>
        </w:r>
      </w:del>
      <w:del w:id="9266" w:author="Gledis Guri" w:date="2026-07-26T00:00:00Z">
        <w:r w:rsidR="0046620B" w:rsidRPr="0046620B">
          <w:delText xml:space="preserve"> </w:delText>
        </w:r>
      </w:del>
      <w:del w:id="9267" w:author="Gledis Guri" w:date="2026-07-26T00:00:00Z">
        <w:r w:rsidR="0046620B" w:rsidRPr="00F82035">
          <w:delText>Sampling spanned a broad latitudinal and longitudinal gradient along the U.S. West Coast, extending from</w:delText>
        </w:r>
      </w:del>
      <w:del w:id="9268" w:author="Gledis Guri" w:date="2026-07-26T00:00:00Z">
        <w:r w:rsidR="0046620B">
          <w:delText xml:space="preserve"> 123.53° to 125.93° W </w:delText>
        </w:r>
      </w:del>
      <w:del w:id="9269" w:author="Gledis Guri" w:date="2026-07-26T00:00:00Z">
        <w:r w:rsidR="0046620B" w:rsidRPr="00F82035">
          <w:delText xml:space="preserve">(243–461 km UTM eastings; span = 218 km) </w:delText>
        </w:r>
      </w:del>
      <w:del w:id="9270" w:author="Gledis Guri" w:date="2026-07-26T00:00:00Z">
        <w:r w:rsidR="0046620B" w:rsidRPr="00F82035">
          <w:delText>and from</w:delText>
        </w:r>
      </w:del>
      <w:del w:id="9271" w:author="Gledis Guri" w:date="2026-07-26T00:00:00Z">
        <w:r w:rsidR="0046620B">
          <w:delText xml:space="preserve"> 38.36° - 48.46° N (4249 - 5367 km UTM northings; range 1118 km), corresponding to a region from central California to northern Washington. </w:delText>
        </w:r>
      </w:del>
      <w:del w:id="9272" w:author="Gledis Guri" w:date="2026-07-26T00:00:00Z">
        <w:r>
          <w:delText xml:space="preserve">At each site, seawater (10 L) was collected using </w:delText>
        </w:r>
      </w:del>
      <w:del w:id="9273" w:author="Gledis Guri" w:date="2026-07-26T00:00:00Z">
        <w:r>
          <w:delText>Niskin</w:delText>
        </w:r>
      </w:del>
      <w:del w:id="9274" w:author="Gledis Guri" w:date="2026-07-26T00:00:00Z">
        <w:r>
          <w:delText xml:space="preserve"> bottles mounted on a CTD rosette system, targeting five depths (0, 50, 150, 300, and 500 m). From each bottle, 2.5 L of seawater was immediately filtered onboard through sterile 47 mm mixed cellulose ester filters (1 </w:delText>
        </w:r>
      </w:del>
      <w:del w:id="9263" w:author="Gledis Guri" w:date="2026-07-26T00:00:00Z">
        <m:oMath>
          <m:r>
            <w:rPr>
              <w:rFonts w:ascii="Cambria Math" w:hAnsi="Cambria Math"/>
            </w:rPr>
            <m:t>μ</m:t>
          </m:r>
        </m:oMath>
      </w:del>
      <w:del w:id="9275" w:author="Gledis Guri" w:date="2026-07-26T00:00:00Z">
        <w:r>
          <w:delText xml:space="preserve">m pore size) to capture suspended eDNA. Filters were preserved and DNA was extracted using a phase-lock phenol-chloroform protocol, following established methods </w:delText>
        </w:r>
      </w:del>
      <w:del w:id="9276" w:author="Gledis Guri" w:date="2026-07-26T00:00:00Z">
        <w:r w:rsidR="00FB75C5">
          <w:fldChar w:fldCharType="begin"/>
        </w:r>
      </w:del>
      <w:del w:id="9277" w:author="Gledis Guri" w:date="2026-07-26T00:00:00Z">
        <w:r w:rsidR="00FB75C5">
          <w:del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delInstrText>
        </w:r>
      </w:del>
      <w:del w:id="9278" w:author="Gledis Guri" w:date="2026-07-26T00:00:00Z">
        <w:r w:rsidR="00FB75C5">
          <w:fldChar w:fldCharType="separate"/>
        </w:r>
      </w:del>
      <w:del w:id="9279" w:author="Gledis Guri" w:date="2026-07-26T00:00:00Z">
        <w:r w:rsidR="00FB75C5" w:rsidRPr="00FB75C5">
          <w:rPr>
            <w:rFonts w:cs="Times New Roman"/>
          </w:rPr>
          <w:delText>(Ramón-Laca et al., 2021; Shelton et al., 2022)</w:delText>
        </w:r>
      </w:del>
      <w:del w:id="9280" w:author="Gledis Guri" w:date="2026-07-26T00:00:00Z">
        <w:r w:rsidR="00FB75C5">
          <w:fldChar w:fldCharType="end"/>
        </w:r>
      </w:del>
      <w:del w:id="9281" w:author="Gledis Guri" w:date="2026-07-26T00:00:00Z">
        <w:r>
          <w:delText>.</w:delText>
        </w:r>
      </w:del>
    </w:p>
    <w:p w14:paraId="1475DAF9" w14:textId="77777777" w:rsidR="000974AE" w:rsidRDefault="000974AE" w:rsidP="001643E6">
      <w:pPr>
        <w:pStyle w:val="BodyText"/>
        <w:spacing w:line="480" w:lineRule="auto"/>
        <w:rPr>
          <w:del w:id="9262" w:author="Gledis Guri" w:date="2026-07-26T00:00:00Z"/>
        </w:rPr>
      </w:pPr>
    </w:p>
    <w:p w14:paraId="5902B6BB" w14:textId="3820AD87" w:rsidR="00E05D8F" w:rsidRDefault="000974AE" w:rsidP="001643E6">
      <w:pPr>
        <w:pStyle w:val="BodyText"/>
        <w:spacing w:line="480" w:lineRule="auto"/>
        <w:rPr>
          <w:del w:id="9261" w:author="Gledis Guri" w:date="2026-07-26T00:00:00Z"/>
        </w:rPr>
      </w:pPr>
      <w:del w:id="9174" w:author="Gledis Guri" w:date="2026-07-26T00:00:00Z">
        <w:r>
          <w:delText xml:space="preserve">Samples underwent PCR amplification using the </w:delText>
        </w:r>
      </w:del>
      <w:del w:id="9175" w:author="Gledis Guri" w:date="2026-07-26T00:00:00Z">
        <w:r>
          <w:delText>MiFish</w:delText>
        </w:r>
      </w:del>
      <w:del w:id="9176" w:author="Gledis Guri" w:date="2026-07-26T00:00:00Z">
        <w:r>
          <w:delText xml:space="preserve"> U universal primer set</w:delText>
        </w:r>
      </w:del>
      <w:del w:id="9177" w:author="Gledis Guri" w:date="2026-07-26T00:00:00Z">
        <w:r w:rsidR="002F6B9D">
          <w:delText xml:space="preserve"> </w:delText>
        </w:r>
      </w:del>
      <w:del w:id="9178" w:author="Gledis Guri" w:date="2026-07-26T00:00:00Z">
        <w:r w:rsidR="002F6B9D">
          <w:fldChar w:fldCharType="begin"/>
        </w:r>
      </w:del>
      <w:del w:id="9179" w:author="Gledis Guri" w:date="2026-07-26T00:00:00Z">
        <w:r w:rsidR="00AA6C90">
          <w:del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delInstrText>
        </w:r>
      </w:del>
      <w:del w:id="9180" w:author="Gledis Guri" w:date="2026-07-26T00:00:00Z">
        <w:r w:rsidR="002F6B9D">
          <w:fldChar w:fldCharType="separate"/>
        </w:r>
      </w:del>
      <w:del w:id="9181" w:author="Gledis Guri" w:date="2026-07-26T00:00:00Z">
        <w:r w:rsidR="00AA6C90">
          <w:rPr>
            <w:noProof/>
          </w:rPr>
          <w:delText>(Miya et al., 2015)</w:delText>
        </w:r>
      </w:del>
      <w:del w:id="9182" w:author="Gledis Guri" w:date="2026-07-26T00:00:00Z">
        <w:r w:rsidR="002F6B9D">
          <w:fldChar w:fldCharType="end"/>
        </w:r>
      </w:del>
      <w:del w:id="9183" w:author="Gledis Guri" w:date="2026-07-26T00:00:00Z">
        <w:r>
          <w:delText xml:space="preserve">, targeting a 170 bp fragment of the mitochondrial 12S rRNA gene and thereafter sequenced on an Illumina </w:delText>
        </w:r>
      </w:del>
      <w:del w:id="9184" w:author="Gledis Guri" w:date="2026-07-26T00:00:00Z">
        <w:r>
          <w:delText>MiSeq</w:delText>
        </w:r>
      </w:del>
      <w:del w:id="9185" w:author="Gledis Guri" w:date="2026-07-26T00:00:00Z">
        <w:r>
          <w:delText xml:space="preserve"> platform (2x150 bp paired-end) at the University of Washington Genomics Core. Raw sequence reads were processed using the DADA2 pipeline </w:delText>
        </w:r>
      </w:del>
      <w:del w:id="9186" w:author="Gledis Guri" w:date="2026-07-26T00:00:00Z">
        <w:r w:rsidR="00AA6C90">
          <w:fldChar w:fldCharType="begin"/>
        </w:r>
      </w:del>
      <w:del w:id="9187" w:author="Gledis Guri" w:date="2026-07-26T00:00:00Z">
        <w:r w:rsidR="00AA6C90">
          <w:del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delInstrText>
        </w:r>
      </w:del>
      <w:del w:id="9188" w:author="Gledis Guri" w:date="2026-07-26T00:00:00Z">
        <w:r w:rsidR="00AA6C90">
          <w:fldChar w:fldCharType="separate"/>
        </w:r>
      </w:del>
      <w:del w:id="9189" w:author="Gledis Guri" w:date="2026-07-26T00:00:00Z">
        <w:r w:rsidR="00AA6C90">
          <w:rPr>
            <w:noProof/>
          </w:rPr>
          <w:delText>(Callahan et al., 2016)</w:delText>
        </w:r>
      </w:del>
      <w:del w:id="9190" w:author="Gledis Guri" w:date="2026-07-26T00:00:00Z">
        <w:r w:rsidR="00AA6C90">
          <w:fldChar w:fldCharType="end"/>
        </w:r>
      </w:del>
      <w:del w:id="9191" w:author="Gledis Guri" w:date="2026-07-26T00:00:00Z">
        <w:r>
          <w:delText xml:space="preserve"> to generate amplicon sequence variants (ASVs), which were taxonomically assigned using a custom reference database from NCBI GenBank and BOLD Systems. The same set of samples were used to estimate hake eDNA concentration using qPCR (see more</w:delText>
        </w:r>
      </w:del>
      <w:del w:id="9192" w:author="Gledis Guri" w:date="2026-07-26T00:00:00Z">
        <w:r w:rsidR="00232D1E">
          <w:delText xml:space="preserve"> </w:delText>
        </w:r>
      </w:del>
      <w:del w:id="9193" w:author="Gledis Guri" w:date="2026-07-26T00:00:00Z">
        <w:r w:rsidR="00232D1E">
          <w:fldChar w:fldCharType="begin"/>
        </w:r>
      </w:del>
      <w:del w:id="9194" w:author="Gledis Guri" w:date="2026-07-26T00:00:00Z">
        <w:r w:rsidR="00387956">
          <w:del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delInstrText>
        </w:r>
      </w:del>
      <w:del w:id="9195" w:author="Gledis Guri" w:date="2026-07-26T00:00:00Z">
        <w:r w:rsidR="00232D1E">
          <w:fldChar w:fldCharType="separate"/>
        </w:r>
      </w:del>
      <w:del w:id="9196" w:author="Gledis Guri" w:date="2026-07-26T00:00:00Z">
        <w:r w:rsidR="00232D1E">
          <w:rPr>
            <w:noProof/>
          </w:rPr>
          <w:delText>Guri et al., 2025</w:delText>
        </w:r>
      </w:del>
      <w:del w:id="9197" w:author="Gledis Guri" w:date="2026-07-26T00:00:00Z">
        <w:r w:rsidR="00232D1E">
          <w:fldChar w:fldCharType="end"/>
        </w:r>
      </w:del>
      <w:del w:id="9198" w:author="Gledis Guri" w:date="2026-07-26T00:00:00Z">
        <w:r>
          <w:delText xml:space="preserve">). </w:delText>
        </w:r>
      </w:del>
      <w:del w:id="9199" w:author="Gledis Guri" w:date="2026-07-26T00:00:00Z">
        <w:r w:rsidRPr="005A6DEF">
          <w:delText>Species-specific eDNA concentrations were estimated by jointly modeling ASV read counts, a mock community to correct for amplification bias, and qPCR measurements of Pacific hake to estimate absolute eDNA abundance for 12 fish species</w:delText>
        </w:r>
      </w:del>
      <w:del w:id="9200" w:author="Gledis Guri" w:date="2026-07-26T00:00:00Z">
        <w:r w:rsidR="00FB75C5">
          <w:delText xml:space="preserve"> </w:delText>
        </w:r>
      </w:del>
      <w:del w:id="9201" w:author="Gledis Guri" w:date="2026-07-26T00:00:00Z">
        <w:r w:rsidR="00FB75C5">
          <w:fldChar w:fldCharType="begin"/>
        </w:r>
      </w:del>
      <w:del w:id="9202" w:author="Gledis Guri" w:date="2026-07-26T00:00:00Z">
        <w:r w:rsidR="00FB75C5">
          <w:del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delInstrText>
        </w:r>
      </w:del>
      <w:del w:id="9203" w:author="Gledis Guri" w:date="2026-07-26T00:00:00Z">
        <w:r w:rsidR="00FB75C5">
          <w:fldChar w:fldCharType="separate"/>
        </w:r>
      </w:del>
      <w:del w:id="9204" w:author="Gledis Guri" w:date="2026-07-26T00:00:00Z">
        <w:r w:rsidR="00FB75C5">
          <w:rPr>
            <w:noProof/>
          </w:rPr>
          <w:delText>(Guri et al., 2024, 2025)</w:delText>
        </w:r>
      </w:del>
      <w:del w:id="9205" w:author="Gledis Guri" w:date="2026-07-26T00:00:00Z">
        <w:r w:rsidR="00FB75C5">
          <w:fldChar w:fldCharType="end"/>
        </w:r>
      </w:del>
      <w:del w:id="9206" w:author="Gledis Guri" w:date="2026-07-26T00:00:00Z">
        <w:r w:rsidRPr="005A6DEF">
          <w:delText>.</w:delText>
        </w:r>
      </w:del>
      <w:del w:id="9207" w:author="Gledis Guri" w:date="2026-07-26T00:00:00Z">
        <w:r w:rsidR="00527630">
          <w:delText xml:space="preserve"> </w:delText>
        </w:r>
      </w:del>
      <w:del w:id="9208" w:author="Gledis Guri" w:date="2026-07-26T00:00:00Z">
        <w:r w:rsidR="00FC3664" w:rsidRPr="00FC3664">
          <w:delText>The focal assemblage comprised a mixture of pelagic, mesopelagic, and demersal taxa characteristic of the California Current ecosystem, including Pacific herring (</w:delText>
        </w:r>
      </w:del>
      <w:del w:id="9209" w:author="Gledis Guri" w:date="2026-07-26T00:00:00Z">
        <w:r w:rsidR="00FC3664" w:rsidRPr="00FC3664">
          <w:rPr>
            <w:i/>
            <w:iCs/>
          </w:rPr>
          <w:delText xml:space="preserve">Clupea </w:delText>
        </w:r>
      </w:del>
      <w:del w:id="9210" w:author="Gledis Guri" w:date="2026-07-26T00:00:00Z">
        <w:r w:rsidR="00FC3664" w:rsidRPr="00FC3664">
          <w:rPr>
            <w:i/>
            <w:iCs/>
          </w:rPr>
          <w:delText>pallasii</w:delText>
        </w:r>
      </w:del>
      <w:del w:id="9211" w:author="Gledis Guri" w:date="2026-07-26T00:00:00Z">
        <w:r w:rsidR="00FC3664" w:rsidRPr="00FC3664">
          <w:delText>), northern anchovy (</w:delText>
        </w:r>
      </w:del>
      <w:del w:id="9212" w:author="Gledis Guri" w:date="2026-07-26T00:00:00Z">
        <w:r w:rsidR="00FC3664" w:rsidRPr="00FC3664">
          <w:rPr>
            <w:i/>
            <w:iCs/>
          </w:rPr>
          <w:delText>Engraulis</w:delText>
        </w:r>
      </w:del>
      <w:del w:id="9213" w:author="Gledis Guri" w:date="2026-07-26T00:00:00Z">
        <w:r w:rsidR="00FC3664" w:rsidRPr="00FC3664">
          <w:rPr>
            <w:i/>
            <w:iCs/>
          </w:rPr>
          <w:delText xml:space="preserve"> mordax</w:delText>
        </w:r>
      </w:del>
      <w:del w:id="9214" w:author="Gledis Guri" w:date="2026-07-26T00:00:00Z">
        <w:r w:rsidR="00FC3664" w:rsidRPr="00FC3664">
          <w:delText xml:space="preserve">), northern </w:delText>
        </w:r>
      </w:del>
      <w:del w:id="9215" w:author="Gledis Guri" w:date="2026-07-26T00:00:00Z">
        <w:r w:rsidR="00FC3664" w:rsidRPr="00FC3664">
          <w:delText>smoothtongue</w:delText>
        </w:r>
      </w:del>
      <w:del w:id="9216" w:author="Gledis Guri" w:date="2026-07-26T00:00:00Z">
        <w:r w:rsidR="00FC3664" w:rsidRPr="00FC3664">
          <w:delText xml:space="preserve"> (</w:delText>
        </w:r>
      </w:del>
      <w:del w:id="9217" w:author="Gledis Guri" w:date="2026-07-26T00:00:00Z">
        <w:r w:rsidR="00FC3664" w:rsidRPr="00FC3664">
          <w:rPr>
            <w:i/>
            <w:iCs/>
          </w:rPr>
          <w:delText>Leuroglossus</w:delText>
        </w:r>
      </w:del>
      <w:del w:id="9218" w:author="Gledis Guri" w:date="2026-07-26T00:00:00Z">
        <w:r w:rsidR="00FC3664" w:rsidRPr="00FC3664">
          <w:rPr>
            <w:i/>
            <w:iCs/>
          </w:rPr>
          <w:delText xml:space="preserve"> </w:delText>
        </w:r>
      </w:del>
      <w:del w:id="9219" w:author="Gledis Guri" w:date="2026-07-26T00:00:00Z">
        <w:r w:rsidR="00FC3664" w:rsidRPr="00FC3664">
          <w:rPr>
            <w:i/>
            <w:iCs/>
          </w:rPr>
          <w:delText>stilbius</w:delText>
        </w:r>
      </w:del>
      <w:del w:id="9220" w:author="Gledis Guri" w:date="2026-07-26T00:00:00Z">
        <w:r w:rsidR="00FC3664" w:rsidRPr="00FC3664">
          <w:delText>), Dover sole (</w:delText>
        </w:r>
      </w:del>
      <w:del w:id="9221" w:author="Gledis Guri" w:date="2026-07-26T00:00:00Z">
        <w:r w:rsidR="00FC3664" w:rsidRPr="00FC3664">
          <w:rPr>
            <w:i/>
            <w:iCs/>
          </w:rPr>
          <w:delText>Microstomus</w:delText>
        </w:r>
      </w:del>
      <w:del w:id="9222" w:author="Gledis Guri" w:date="2026-07-26T00:00:00Z">
        <w:r w:rsidR="00FC3664" w:rsidRPr="00FC3664">
          <w:rPr>
            <w:i/>
            <w:iCs/>
          </w:rPr>
          <w:delText xml:space="preserve"> pacificus</w:delText>
        </w:r>
      </w:del>
      <w:del w:id="9223" w:author="Gledis Guri" w:date="2026-07-26T00:00:00Z">
        <w:r w:rsidR="00FC3664" w:rsidRPr="00FC3664">
          <w:delText>), Pacific sardine (</w:delText>
        </w:r>
      </w:del>
      <w:del w:id="9224" w:author="Gledis Guri" w:date="2026-07-26T00:00:00Z">
        <w:r w:rsidR="00FC3664" w:rsidRPr="00FC3664">
          <w:rPr>
            <w:i/>
            <w:iCs/>
          </w:rPr>
          <w:delText xml:space="preserve">Sardinops </w:delText>
        </w:r>
      </w:del>
      <w:del w:id="9225" w:author="Gledis Guri" w:date="2026-07-26T00:00:00Z">
        <w:r w:rsidR="00FC3664" w:rsidRPr="00FC3664">
          <w:rPr>
            <w:i/>
            <w:iCs/>
          </w:rPr>
          <w:delText>sagax</w:delText>
        </w:r>
      </w:del>
      <w:del w:id="9226" w:author="Gledis Guri" w:date="2026-07-26T00:00:00Z">
        <w:r w:rsidR="00FC3664" w:rsidRPr="00FC3664">
          <w:delText>), Pacific chub mackerel (</w:delText>
        </w:r>
      </w:del>
      <w:del w:id="9227" w:author="Gledis Guri" w:date="2026-07-26T00:00:00Z">
        <w:r w:rsidR="00FC3664" w:rsidRPr="00FC3664">
          <w:rPr>
            <w:i/>
            <w:iCs/>
          </w:rPr>
          <w:delText>Scomber</w:delText>
        </w:r>
      </w:del>
      <w:del w:id="9228" w:author="Gledis Guri" w:date="2026-07-26T00:00:00Z">
        <w:r w:rsidR="00FC3664" w:rsidRPr="00FC3664">
          <w:rPr>
            <w:i/>
            <w:iCs/>
          </w:rPr>
          <w:delText xml:space="preserve"> japonicus</w:delText>
        </w:r>
      </w:del>
      <w:del w:id="9229" w:author="Gledis Guri" w:date="2026-07-26T00:00:00Z">
        <w:r w:rsidR="00FC3664" w:rsidRPr="00FC3664">
          <w:delText>), widow rockfish (</w:delText>
        </w:r>
      </w:del>
      <w:del w:id="9230" w:author="Gledis Guri" w:date="2026-07-26T00:00:00Z">
        <w:r w:rsidR="00FC3664" w:rsidRPr="00FC3664">
          <w:rPr>
            <w:i/>
            <w:iCs/>
          </w:rPr>
          <w:delText xml:space="preserve">Sebastes </w:delText>
        </w:r>
      </w:del>
      <w:del w:id="9231" w:author="Gledis Guri" w:date="2026-07-26T00:00:00Z">
        <w:r w:rsidR="00FC3664" w:rsidRPr="00FC3664">
          <w:rPr>
            <w:i/>
            <w:iCs/>
          </w:rPr>
          <w:delText>entomelas</w:delText>
        </w:r>
      </w:del>
      <w:del w:id="9232" w:author="Gledis Guri" w:date="2026-07-26T00:00:00Z">
        <w:r w:rsidR="00FC3664" w:rsidRPr="00FC3664">
          <w:delText xml:space="preserve">), northern </w:delText>
        </w:r>
      </w:del>
      <w:del w:id="9233" w:author="Gledis Guri" w:date="2026-07-26T00:00:00Z">
        <w:r w:rsidR="00FC3664" w:rsidRPr="00FC3664">
          <w:delText>lampfish</w:delText>
        </w:r>
      </w:del>
      <w:del w:id="9234" w:author="Gledis Guri" w:date="2026-07-26T00:00:00Z">
        <w:r w:rsidR="00FC3664" w:rsidRPr="00FC3664">
          <w:delText xml:space="preserve"> (</w:delText>
        </w:r>
      </w:del>
      <w:del w:id="9235" w:author="Gledis Guri" w:date="2026-07-26T00:00:00Z">
        <w:r w:rsidR="00FC3664" w:rsidRPr="00FC3664">
          <w:rPr>
            <w:i/>
            <w:iCs/>
          </w:rPr>
          <w:delText>Stenobrachius</w:delText>
        </w:r>
      </w:del>
      <w:del w:id="9236" w:author="Gledis Guri" w:date="2026-07-26T00:00:00Z">
        <w:r w:rsidR="00FC3664" w:rsidRPr="00FC3664">
          <w:rPr>
            <w:i/>
            <w:iCs/>
          </w:rPr>
          <w:delText xml:space="preserve"> </w:delText>
        </w:r>
      </w:del>
      <w:del w:id="9237" w:author="Gledis Guri" w:date="2026-07-26T00:00:00Z">
        <w:r w:rsidR="00FC3664" w:rsidRPr="00FC3664">
          <w:rPr>
            <w:i/>
            <w:iCs/>
          </w:rPr>
          <w:delText>leucopsarus</w:delText>
        </w:r>
      </w:del>
      <w:del w:id="9238" w:author="Gledis Guri" w:date="2026-07-26T00:00:00Z">
        <w:r w:rsidR="00FC3664" w:rsidRPr="00FC3664">
          <w:delText>), longfin dragonfish (</w:delText>
        </w:r>
      </w:del>
      <w:del w:id="9239" w:author="Gledis Guri" w:date="2026-07-26T00:00:00Z">
        <w:r w:rsidR="00FC3664" w:rsidRPr="00FC3664">
          <w:rPr>
            <w:i/>
            <w:iCs/>
          </w:rPr>
          <w:delText>Tactostoma</w:delText>
        </w:r>
      </w:del>
      <w:del w:id="9240" w:author="Gledis Guri" w:date="2026-07-26T00:00:00Z">
        <w:r w:rsidR="00FC3664" w:rsidRPr="00FC3664">
          <w:rPr>
            <w:i/>
            <w:iCs/>
          </w:rPr>
          <w:delText xml:space="preserve"> </w:delText>
        </w:r>
      </w:del>
      <w:del w:id="9241" w:author="Gledis Guri" w:date="2026-07-26T00:00:00Z">
        <w:r w:rsidR="00FC3664" w:rsidRPr="00FC3664">
          <w:rPr>
            <w:i/>
            <w:iCs/>
          </w:rPr>
          <w:delText>macropus</w:delText>
        </w:r>
      </w:del>
      <w:del w:id="9242" w:author="Gledis Guri" w:date="2026-07-26T00:00:00Z">
        <w:r w:rsidR="00FC3664" w:rsidRPr="00FC3664">
          <w:delText xml:space="preserve">), </w:delText>
        </w:r>
      </w:del>
      <w:del w:id="9243" w:author="Gledis Guri" w:date="2026-07-26T00:00:00Z">
        <w:r w:rsidR="00FC3664" w:rsidRPr="00FC3664">
          <w:delText>plainfin</w:delText>
        </w:r>
      </w:del>
      <w:del w:id="9244" w:author="Gledis Guri" w:date="2026-07-26T00:00:00Z">
        <w:r w:rsidR="00FC3664" w:rsidRPr="00FC3664">
          <w:delText xml:space="preserve"> midshipman (</w:delText>
        </w:r>
      </w:del>
      <w:del w:id="9245" w:author="Gledis Guri" w:date="2026-07-26T00:00:00Z">
        <w:r w:rsidR="00FC3664" w:rsidRPr="00FC3664">
          <w:rPr>
            <w:i/>
            <w:iCs/>
          </w:rPr>
          <w:delText>Tarletonbeania</w:delText>
        </w:r>
      </w:del>
      <w:del w:id="9246" w:author="Gledis Guri" w:date="2026-07-26T00:00:00Z">
        <w:r w:rsidR="00FC3664" w:rsidRPr="00FC3664">
          <w:rPr>
            <w:i/>
            <w:iCs/>
          </w:rPr>
          <w:delText xml:space="preserve"> </w:delText>
        </w:r>
      </w:del>
      <w:del w:id="9247" w:author="Gledis Guri" w:date="2026-07-26T00:00:00Z">
        <w:r w:rsidR="00FC3664" w:rsidRPr="00FC3664">
          <w:rPr>
            <w:i/>
            <w:iCs/>
          </w:rPr>
          <w:delText>crenularis</w:delText>
        </w:r>
      </w:del>
      <w:del w:id="9248" w:author="Gledis Guri" w:date="2026-07-26T00:00:00Z">
        <w:r w:rsidR="00FC3664" w:rsidRPr="00FC3664">
          <w:delText>), eulachon (</w:delText>
        </w:r>
      </w:del>
      <w:del w:id="9249" w:author="Gledis Guri" w:date="2026-07-26T00:00:00Z">
        <w:r w:rsidR="00FC3664" w:rsidRPr="00FC3664">
          <w:rPr>
            <w:i/>
            <w:iCs/>
          </w:rPr>
          <w:delText>Thaleichthys</w:delText>
        </w:r>
      </w:del>
      <w:del w:id="9250" w:author="Gledis Guri" w:date="2026-07-26T00:00:00Z">
        <w:r w:rsidR="00FC3664" w:rsidRPr="00FC3664">
          <w:rPr>
            <w:i/>
            <w:iCs/>
          </w:rPr>
          <w:delText xml:space="preserve"> pacificus</w:delText>
        </w:r>
      </w:del>
      <w:del w:id="9251" w:author="Gledis Guri" w:date="2026-07-26T00:00:00Z">
        <w:r w:rsidR="00FC3664" w:rsidRPr="00FC3664">
          <w:delText>), and Pacific jack mackerel (</w:delText>
        </w:r>
      </w:del>
      <w:del w:id="9252" w:author="Gledis Guri" w:date="2026-07-26T00:00:00Z">
        <w:r w:rsidR="00FC3664" w:rsidRPr="00FC3664">
          <w:rPr>
            <w:i/>
            <w:iCs/>
          </w:rPr>
          <w:delText xml:space="preserve">Trachurus </w:delText>
        </w:r>
      </w:del>
      <w:del w:id="9253" w:author="Gledis Guri" w:date="2026-07-26T00:00:00Z">
        <w:r w:rsidR="00FC3664" w:rsidRPr="00FC3664">
          <w:rPr>
            <w:i/>
            <w:iCs/>
          </w:rPr>
          <w:delText>symmetricus</w:delText>
        </w:r>
      </w:del>
      <w:del w:id="9254" w:author="Gledis Guri" w:date="2026-07-26T00:00:00Z">
        <w:r w:rsidR="00FC3664" w:rsidRPr="00FC3664">
          <w:delText>).</w:delText>
        </w:r>
      </w:del>
      <w:del w:id="9255" w:author="Gledis Guri" w:date="2026-07-26T00:00:00Z">
        <w:r w:rsidR="00FC3664">
          <w:delText xml:space="preserve"> </w:delText>
        </w:r>
      </w:del>
      <w:del w:id="9256" w:author="Gledis Guri" w:date="2026-07-26T00:00:00Z">
        <w:r w:rsidR="00E36663">
          <w:delText xml:space="preserve">The final </w:delText>
        </w:r>
      </w:del>
      <w:del w:id="9257" w:author="Gledis Guri" w:date="2026-07-26T00:00:00Z">
        <w:r w:rsidR="00BD0F30">
          <w:delText xml:space="preserve">empirical </w:delText>
        </w:r>
      </w:del>
      <w:del w:id="9258" w:author="Gledis Guri" w:date="2026-07-26T00:00:00Z">
        <w:r w:rsidR="00E36663">
          <w:delText>dataset include</w:delText>
        </w:r>
      </w:del>
      <w:del w:id="9259" w:author="Gledis Guri" w:date="2026-07-26T00:00:00Z">
        <w:r w:rsidR="000A685B">
          <w:delText>d</w:delText>
        </w:r>
      </w:del>
      <w:del w:id="9260" w:author="Gledis Guri" w:date="2026-07-26T00:00:00Z">
        <w:r w:rsidR="00E36663">
          <w:delText xml:space="preserve"> eDNA measurements (in log copies/L) from 358 spatially distributed sampling among the reported depth layers.</w:delText>
        </w:r>
      </w:del>
    </w:p>
    <w:p w14:paraId="56FCDECE" w14:textId="77777777" w:rsidR="00162082" w:rsidRDefault="00162082" w:rsidP="001643E6">
      <w:pPr>
        <w:pStyle w:val="BodyText"/>
        <w:spacing w:line="480" w:lineRule="auto"/>
        <w:rPr>
          <w:del w:id="9173" w:author="Gledis Guri" w:date="2026-07-26T00:00:00Z"/>
        </w:rPr>
      </w:pPr>
    </w:p>
    <w:p w14:paraId="3369C701" w14:textId="688C77DF" w:rsidR="00A15ACC" w:rsidRPr="008D73E1" w:rsidRDefault="00162082" w:rsidP="001643E6">
      <w:pPr>
        <w:pStyle w:val="Heading2"/>
        <w:spacing w:before="0" w:after="0" w:line="480" w:lineRule="auto"/>
        <w:pPrChange w:id="9172" w:author="Gledis Guri" w:date="2026-07-26T00:00:00Z">
          <w:pPr>
            <w:pStyle w:val="BodyText"/>
            <w:spacing w:line="480" w:lineRule="auto"/>
          </w:pPr>
        </w:pPrChange>
      </w:pPr>
      <w:del w:id="9170" w:author="Gledis Guri" w:date="2026-07-26T00:00:00Z">
        <w:r>
          <w:rPr>
            <w:b/>
            <w:bCs w:val="0"/>
          </w:rPr>
          <w:delText xml:space="preserve">Estimation of species-specific spatial structure</w:delText>
        </w:r>
      </w:del>
      <w:ins w:id="9171" w:author="Gledis Guri" w:date="2026-07-26T00:00:00Z">
        <w:r>
          <w:t xml:space="preserve">Step 1: Estimating taxon-specific spatial structure</w:t>
        </w:r>
      </w:ins>
    </w:p>
    <w:p w14:paraId="6CD5011B" w14:textId="5CFD7908" w:rsidR="00D94C80" w:rsidRDefault="0039223E" w:rsidP="001643E6">
      <w:pPr>
        <w:pStyle w:val="BodyText"/>
        <w:spacing w:line="480" w:lineRule="auto"/>
      </w:pPr>
      <w:del w:id="9166" w:author="Gledis Guri" w:date="2026-07-26T00:00:00Z">
        <w:r>
          <w:delText xml:space="preserve">After the </w:delText>
        </w:r>
        <w:r>
          <w:delText xml:space="preserve">acquisition of the </w:delText>
        </w:r>
        <w:r>
          <w:delText xml:space="preserve">empirical</w:delText>
        </w:r>
        <w:r>
          <w:delText xml:space="preserve"> data</w:delText>
        </w:r>
        <w:r>
          <w:delText xml:space="preserve">, we obtained </w:delText>
        </w:r>
        <w:r>
          <w:delText xml:space="preserve">log </w:delText>
        </w:r>
        <w:r>
          <w:delText xml:space="preserve">eDNA concentration values (</w:delText>
        </w:r>
      </w:del>
      <w:ins w:id="9167" w:author="Gledis Guri" w:date="2026-07-26T00:00:00Z">
        <w:r>
          <w:t xml:space="preserve">The first step is to characterize the spatial structure of the observed eDNA field. Given log eDNA concentration values (</w:t>
        </w:r>
      </w:ins>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del w:id="9168" w:author="Gledis Guri" w:date="2026-07-26T00:00:00Z">
        <w:r>
          <w:delText xml:space="preserve"> = 358</w:delText>
        </w:r>
        <w:r>
          <w:delText xml:space="preserve">)</w:delText>
        </w:r>
        <w:r>
          <w:delText xml:space="preserve">. We then used the GP model (Eq. 1–2) to infer</w:delText>
        </w:r>
      </w:del>
      <w:ins w:id="9169" w:author="Gledis Guri" w:date="2026-07-26T00:00:00Z">
        <w:r>
          <w:t xml:space="preserve"> = 358 in the case study), we use the GP model (Eq. 1–2) to infer</w:t>
        </w:r>
      </w:ins>
      <w:r>
        <w:t xml:space="preserve">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B74108"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m:rPr>
                  <m:sty m:val="bi"/>
                </m:rP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del w:id="9164" w:author="Gledis Guri" w:date="2026-07-26T00:00:00Z">
        <w:r>
          <w:delText xml:space="preserve">Estimating sampling efficiency on prediction accuracy</w:delText>
        </w:r>
      </w:del>
      <w:ins w:id="9165" w:author="Gledis Guri" w:date="2026-07-26T00:00:00Z">
        <w:r>
          <w:t xml:space="preserve">Step 2: Quantifying information loss under reduced sampling effort</w:t>
        </w:r>
      </w:ins>
    </w:p>
    <w:p w14:paraId="53B3148B" w14:textId="5A5E6EFE" w:rsidR="005E3F20" w:rsidRPr="004834A6" w:rsidRDefault="005E3F20" w:rsidP="001643E6">
      <w:pPr>
        <w:pStyle w:val="p1"/>
        <w:spacing w:before="0" w:beforeAutospacing="0" w:after="0" w:afterAutospacing="0" w:line="480" w:lineRule="auto"/>
        <w:jc w:val="both"/>
        <w:rPr>
          <w:rStyle w:val="s2"/>
        </w:rPr>
      </w:pPr>
      <w:del w:id="9160" w:author="Gledis Guri" w:date="2026-07-26T00:00:00Z">
        <w:r>
          <w:delText xml:space="preserve">To evaluate how sampling effort </w:delText>
        </w:r>
        <w:r>
          <w:delText xml:space="preserve">(</w:delText>
        </w:r>
      </w:del>
      <w:ins w:id="9161" w:author="Gledis Guri" w:date="2026-07-26T00:00:00Z">
        <w:r>
          <w:t xml:space="preserve">The second step measures how much predictive information is lost when sampling effort is reduced. To evaluate how sampling effort (</w:t>
        </w:r>
      </w:ins>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del w:id="9162" w:author="Gledis Guri" w:date="2026-07-26T00:00:00Z">
        <w:r>
          <w:delText xml:space="preserve">to fixed sample sizes </w:delText>
        </w:r>
        <w:r>
          <w:rPr>
            <w:rStyle w:val="s1"/>
          </w:rPr>
          <w:delText xml:space="preserve">(</w:delText>
        </w:r>
      </w:del>
      <w:ins w:id="9163" w:author="Gledis Guri" w:date="2026-07-26T00:00:00Z">
        <w:r>
          <w:t xml:space="preserve">to a series of fixed sample sizes (in the case study, </w:t>
        </w:r>
      </w:ins>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B74108"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r>
                <w:rPr>
                  <w:rStyle w:val="s2"/>
                  <w:rFonts w:ascii="Cambria Math" w:hAnsi="Cambria Math"/>
                </w:rPr>
                <m:t>=</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m:t>
                  </m:r>
                  <m:r>
                    <w:rPr>
                      <w:rStyle w:val="s2"/>
                      <w:rFonts w:ascii="Cambria Math" w:hAnsi="Cambria Math"/>
                    </w:rPr>
                    <m:t>×</m:t>
                  </m:r>
                  <m:r>
                    <w:rPr>
                      <w:rStyle w:val="s2"/>
                      <w:rFonts w:ascii="Cambria Math" w:hAnsi="Cambria Math"/>
                    </w:rPr>
                    <m:t>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B74108"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m:t>
                      </m:r>
                      <m:r>
                        <w:rPr>
                          <w:rFonts w:ascii="Cambria Math" w:hAnsi="Cambria Math"/>
                        </w:rPr>
                        <m:t>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643E6">
      <w:pPr>
        <w:pStyle w:val="BodyText"/>
        <w:spacing w:line="480" w:lineRule="auto"/>
      </w:pPr>
      <w:r>
        <w:lastRenderedPageBreak/>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del w:id="9158" w:author="Gledis Guri" w:date="2026-07-26T00:00:00Z">
        <w:r>
          <w:delText xml:space="preserve">Simulated eDNA data</w:delText>
        </w:r>
      </w:del>
      <w:ins w:id="9159" w:author="Gledis Guri" w:date="2026-07-26T00:00:00Z">
        <w:r>
          <w:t xml:space="preserve">Step 3: Extending the range of sampling effort with simulated fields</w:t>
        </w:r>
      </w:ins>
    </w:p>
    <w:p w14:paraId="3908C333" w14:textId="344FBE6A" w:rsidR="00895A6B" w:rsidRDefault="00B62303" w:rsidP="001643E6">
      <w:pPr>
        <w:pStyle w:val="BodyText"/>
        <w:spacing w:line="480" w:lineRule="auto"/>
      </w:pPr>
      <w:del w:id="9156" w:author="Gledis Guri" w:date="2026-07-26T00:00:00Z">
        <w:r>
          <w:delText xml:space="preserve">To extend inference beyond the sampling </w:delText>
        </w:r>
        <w:r>
          <w:delText xml:space="preserve">effort</w:delText>
        </w:r>
        <w:r>
          <w:delText xml:space="preserve"> limitations </w:delText>
        </w:r>
        <w:r>
          <w:delText xml:space="preserve">(</w:delText>
        </w:r>
        <w:r>
          <w:rPr>
            <w:i/>
            <w:iCs/>
          </w:rPr>
          <w:delText xml:space="preserve">N</w:delText>
        </w:r>
        <w:r>
          <w:delText xml:space="preserve"> = 358) </w:delText>
        </w:r>
        <w:r>
          <w:delText xml:space="preserve">of the empirical data</w:delText>
        </w:r>
        <w:r>
          <w:delText xml:space="preserve">set</w:delText>
        </w:r>
        <w:r>
          <w:delText xml:space="preserve">,</w:delText>
        </w:r>
        <w:r>
          <w:delText xml:space="preserve"> we conducted </w:delText>
        </w:r>
        <w:r>
          <w:delText xml:space="preserve">a series of simulations. </w:delText>
        </w:r>
        <w:r>
          <w:delText xml:space="preserve">We generated </w:delText>
        </w:r>
        <w:r>
          <w:rPr>
            <w:i/>
            <w:iCs/>
          </w:rPr>
          <w:delText xml:space="preserve">in</w:delText>
        </w:r>
        <w:r>
          <w:rPr>
            <w:i/>
            <w:iCs/>
          </w:rPr>
          <w:delText xml:space="preserve">-</w:delText>
        </w:r>
        <w:r>
          <w:rPr>
            <w:i/>
            <w:iCs/>
          </w:rPr>
          <w:delText xml:space="preserve">silico</w:delText>
        </w:r>
        <w:r>
          <w:delText xml:space="preserve"> eDNA concentration data</w:delText>
        </w:r>
        <w:r>
          <w:delText xml:space="preserve"> using the GP model (Eq. 1-2)</w:delText>
        </w:r>
        <w:r>
          <w:delText xml:space="preserve"> across the same spatial domain and prediction grid (</w:delText>
        </w:r>
        <w:r>
          <w:rPr>
            <w:i/>
            <w:iCs/>
          </w:rPr>
          <w:delText xml:space="preserve">Q</w:delText>
        </w:r>
        <w:r>
          <w:delText xml:space="preserve">) used </w:delText>
        </w:r>
        <w:r>
          <w:delText xml:space="preserve">in</w:delText>
        </w:r>
        <w:r>
          <w:delText xml:space="preserve"> the empirical analysis.</w:delText>
        </w:r>
      </w:del>
      <w:ins w:id="9157" w:author="Gledis Guri" w:date="2026-07-26T00:00:00Z">
        <w:r>
          <w:t xml:space="preserve">Because no observed dataset can span the full range of sampling effort of interest (in the case study, </w:t>
        </w:r>
        <w:r>
          <w:rPr>
            <w:i/>
            <w:iCs/>
          </w:rPr>
          <w:t xml:space="preserve">N</w:t>
        </w:r>
        <w:r>
          <w:t xml:space="preserve"> = 358), the third step extends the effort range by simulation. We generate </w:t>
        </w:r>
        <w:r>
          <w:rPr>
            <w:i/>
            <w:iCs/>
          </w:rPr>
          <w:t xml:space="preserve">in-silico</w:t>
        </w:r>
        <w:r>
          <w:t xml:space="preserve"> eDNA concentration data using the GP model (Eq. 1-2) across the same spatial domain and prediction grid (</w:t>
        </w:r>
        <w:r>
          <w:rPr>
            <w:i/>
            <w:iCs/>
          </w:rPr>
          <w:t xml:space="preserve">Q</w:t>
        </w:r>
        <w:r>
          <w:t xml:space="preserve">) used for the observed data.</w:t>
        </w:r>
      </w:ins>
    </w:p>
    <w:p w14:paraId="5351B402" w14:textId="77777777" w:rsidR="00895A6B" w:rsidRDefault="00895A6B" w:rsidP="001643E6">
      <w:pPr>
        <w:pStyle w:val="BodyText"/>
        <w:spacing w:line="480" w:lineRule="auto"/>
      </w:pPr>
    </w:p>
    <w:p w14:paraId="6B5D7D7D" w14:textId="2C09E0CC"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rsidRPr="00D46036">
        <w:t xml:space="preserve">.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 xml:space="preserve">were </w:t>
      </w:r>
      <w:r w:rsidR="00D04708">
        <w:lastRenderedPageBreak/>
        <w:t>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r w:rsidR="0063681B">
        <w:t xml:space="preserve"> </w:t>
      </w:r>
      <w:bookmarkStart w:id="8"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tractability. This choice is further 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616E8D">
        <w:t xml:space="preserve"> (</w:t>
      </w:r>
      <w:r w:rsidR="00322184">
        <w:rPr>
          <w:szCs w:val="36"/>
        </w:rPr>
        <w:t xml:space="preserve">Appendix S1: </w:t>
      </w:r>
      <w:r w:rsidR="00616E8D">
        <w:rPr>
          <w:szCs w:val="36"/>
        </w:rPr>
        <w:t>Table S1</w:t>
      </w:r>
      <w:r w:rsidR="00616E8D">
        <w:t>)</w:t>
      </w:r>
      <w:r w:rsidR="00C9230A" w:rsidRPr="00C9230A">
        <w:t>.</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8"/>
    <w:p w14:paraId="5A754501" w14:textId="77777777" w:rsidR="00180245" w:rsidRDefault="00180245" w:rsidP="001643E6">
      <w:pPr>
        <w:pStyle w:val="BodyText"/>
        <w:spacing w:line="480" w:lineRule="auto"/>
      </w:pPr>
    </w:p>
    <w:p w14:paraId="3144ED2B" w14:textId="34CDFDCF"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proofErr w:type="spellStart"/>
      <w:r w:rsidR="00C47431" w:rsidRPr="001B3530">
        <w:rPr>
          <w:i/>
          <w:iCs/>
        </w:rPr>
        <w:t>μ</w:t>
      </w:r>
      <w:r w:rsidR="00C47431" w:rsidRPr="001B3530">
        <w:rPr>
          <w:i/>
          <w:iCs/>
          <w:vertAlign w:val="subscript"/>
        </w:rPr>
        <w:t>d</w:t>
      </w:r>
      <w:proofErr w:type="spellEnd"/>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651AE397"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rsidRPr="00D71941">
        <w:t>.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This 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Heading2"/>
        <w:spacing w:before="0" w:after="0" w:line="480" w:lineRule="auto"/>
        <w:pPrChange w:id="9155" w:author="Gledis Guri" w:date="2026-07-26T00:00:00Z">
          <w:pPr>
            <w:pStyle w:val="BodyText"/>
            <w:spacing w:line="480" w:lineRule="auto"/>
          </w:pPr>
        </w:pPrChange>
      </w:pPr>
      <w:del w:id="9153" w:author="Gledis Guri" w:date="2026-07-26T00:00:00Z">
        <w:r>
          <w:rPr>
            <w:b/>
            <w:bCs w:val="0"/>
          </w:rPr>
          <w:delText xml:space="preserve">Regression analysis of prediction error</w:delText>
        </w:r>
      </w:del>
      <w:ins w:id="9154" w:author="Gledis Guri" w:date="2026-07-26T00:00:00Z">
        <w:r>
          <w:t xml:space="preserve">Step 4: Solving for the sampling density required by a stated objective</w:t>
        </w:r>
      </w:ins>
    </w:p>
    <w:p w14:paraId="1E0862D8" w14:textId="6D8AD382" w:rsidR="00F67F82" w:rsidRDefault="00904831" w:rsidP="001643E6">
      <w:pPr>
        <w:pStyle w:val="FirstParagraph"/>
        <w:spacing w:line="480" w:lineRule="auto"/>
      </w:pPr>
      <w:bookmarkStart w:id="10" w:name="OLE_LINK6"/>
      <w:del w:id="9151" w:author="Gledis Guri" w:date="2026-07-26T00:00:00Z">
        <w:r>
          <w:delText xml:space="preserve">After quantifying prediction error for the empirical and simulated datasets, we next asked how the two key drivers</w:delText>
        </w:r>
        <w:r>
          <w:delText xml:space="preserve"> (i.e., </w:delText>
        </w:r>
        <w:r>
          <w:delText xml:space="preserve">sampling </w:delText>
        </w:r>
        <w:r>
          <w:delText xml:space="preserve">effort</w:delText>
        </w:r>
        <w:r>
          <w:delText xml:space="preserve"> and spatial autocorrelation</w:delText>
        </w:r>
        <w:r>
          <w:delText xml:space="preserve">) </w:delText>
        </w:r>
        <w:r>
          <w:delText xml:space="preserve">jointly shape that error.</w:delText>
        </w:r>
      </w:del>
      <w:ins w:id="9152" w:author="Gledis Guri" w:date="2026-07-26T00:00:00Z">
        <w:r>
          <w:t xml:space="preserve">The final step summarizes the results of Steps 2 and 3 in a form that can be inverted to answer the design question directly. Having quantified prediction error for the observed and simulated datasets, we next ask how the two key drivers (i.e., sampling effort and spatial autocorrelation) jointly shape that error.</w:t>
        </w:r>
      </w:ins>
      <w:r>
        <w:t xml:space="preserve">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0"/>
    <w:p w14:paraId="58DABC85" w14:textId="77777777" w:rsidR="00F65D5F" w:rsidRPr="00F65D5F" w:rsidRDefault="00F65D5F" w:rsidP="001643E6">
      <w:pPr>
        <w:pStyle w:val="BodyText"/>
        <w:spacing w:line="480" w:lineRule="auto"/>
      </w:pPr>
    </w:p>
    <w:p w14:paraId="4B1FC85F" w14:textId="088A87AA" w:rsidR="007D39EF" w:rsidRPr="007D39EF" w:rsidRDefault="007D39EF" w:rsidP="001643E6">
      <w:pPr>
        <w:pStyle w:val="FirstParagraph"/>
        <w:spacing w:line="480" w:lineRule="auto"/>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B74108"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lastRenderedPageBreak/>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Heading2"/>
        <w:spacing w:before="0" w:after="0" w:line="480" w:lineRule="auto"/>
        <w:pPrChange w:id="9150" w:author="Gledis Guri" w:date="2026-07-26T00:00:00Z">
          <w:pPr>
            <w:pStyle w:val="BodyText"/>
            <w:spacing w:line="480" w:lineRule="auto"/>
          </w:pPr>
        </w:pPrChange>
      </w:pPr>
      <w:del w:id="9148" w:author="Gledis Guri" w:date="2026-07-26T00:00:00Z">
        <w:r>
          <w:rPr>
            <w:b/>
            <w:bCs w:val="0"/>
          </w:rPr>
          <w:delText xml:space="preserve">Comparison of prediction </w:delText>
        </w:r>
        <w:r>
          <w:rPr>
            <w:b/>
            <w:bCs w:val="0"/>
          </w:rPr>
          <w:delText xml:space="preserve">accuracy</w:delText>
        </w:r>
        <w:r>
          <w:rPr>
            <w:b/>
            <w:bCs w:val="0"/>
          </w:rPr>
          <w:delText xml:space="preserve"> between</w:delText>
        </w:r>
        <w:r>
          <w:rPr>
            <w:b/>
            <w:bCs w:val="0"/>
          </w:rPr>
          <w:delText xml:space="preserve"> empirical</w:delText>
        </w:r>
        <w:r>
          <w:rPr>
            <w:b/>
            <w:bCs w:val="0"/>
          </w:rPr>
          <w:delText xml:space="preserve"> </w:delText>
        </w:r>
        <w:r>
          <w:rPr>
            <w:b/>
            <w:bCs w:val="0"/>
          </w:rPr>
          <w:delText xml:space="preserve">and </w:delText>
        </w:r>
        <w:r>
          <w:rPr>
            <w:b/>
            <w:bCs w:val="0"/>
          </w:rPr>
          <w:delText xml:space="preserve">simulations</w:delText>
        </w:r>
      </w:del>
      <w:ins w:id="9149" w:author="Gledis Guri" w:date="2026-07-26T00:00:00Z">
        <w:r>
          <w:t xml:space="preserve">Benchmarking simulated against observed fields on a common scale</w:t>
        </w:r>
      </w:ins>
    </w:p>
    <w:p w14:paraId="7CFF2A39" w14:textId="2C8842F2"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E01EE">
        <w:t xml:space="preserve"> (</w:t>
      </w:r>
      <w:r w:rsidR="00AE01EE">
        <w:rPr>
          <w:rStyle w:val="s2"/>
        </w:rPr>
        <w:t>Figure 2</w:t>
      </w:r>
      <w:r w:rsidR="00AE01EE">
        <w:t>)</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643E6">
      <w:pPr>
        <w:pStyle w:val="BodyText"/>
        <w:spacing w:line="480" w:lineRule="auto"/>
      </w:pPr>
      <w:bookmarkStart w:id="11" w:name="OLE_LINK7"/>
    </w:p>
    <w:p w14:paraId="566D1DFE" w14:textId="61D9D6C0"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w:t>
      </w:r>
      <w:r w:rsidR="0063455A" w:rsidRPr="0063455A">
        <w:lastRenderedPageBreak/>
        <w:t xml:space="preserve">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6DECBE71" w14:textId="6F99005A" w:rsidR="00AD04EE" w:rsidRDefault="00AD04EE">
      <w:pPr>
        <w:pStyle w:val="Heading2"/>
        <w:spacing w:before="0" w:after="0" w:line="480" w:lineRule="auto"/>
        <w:rPr>
          <w:ins w:id="9009" w:author="Gledis Guri" w:date="2026-07-26T00:00:00Z"/>
        </w:rPr>
      </w:pPr>
      <w:ins w:id="9008" w:author="Gledis Guri" w:date="2026-07-26T00:00:00Z">
        <w:r>
          <w:t xml:space="preserve">Implementation and code availability</w:t>
        </w:r>
      </w:ins>
    </w:p>
    <w:p w14:paraId="539C881D" w14:textId="67C6944C"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r>
        <w:t xml:space="preserve"> </w:t>
      </w:r>
      <w:del w:id="9146" w:author="Gledis Guri" w:date="2026-07-26T00:00:00Z">
        <w:r>
          <w:delText xml:space="preserve">(</w:delText>
        </w:r>
        <w:r>
          <w:delText xml:space="preserve">Appendix S1: </w:delText>
        </w:r>
        <w:r>
          <w:delText xml:space="preserve">Figure S5 for </w:delText>
        </w:r>
        <w:r>
          <w:delText xml:space="preserve">model fit diagnostics</w:delText>
        </w:r>
        <w:r>
          <w:delText xml:space="preserve">)</w:delText>
        </w:r>
        <w:r>
          <w:delText xml:space="preserve">.</w:delText>
        </w:r>
      </w:del>
      <w:ins w:id="9147" w:author="Gledis Guri" w:date="2026-07-26T00:00:00Z">
        <w:r>
          <w:t xml:space="preserve">(Appendix S1: Figure S5 for model fit diagnostics). Annotated Stan and R code implementing all four steps, together with a worked example that reproduces the case study below, is provided as Supporting Information and archived in the repository given in the Data availability statement, so that the workflow can be applied directly to new taxa, assays, and regions.</w:t>
        </w:r>
      </w:ins>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1643E6">
      <w:pPr>
        <w:pStyle w:val="ImageCaption"/>
        <w:spacing w:after="0" w:line="480" w:lineRule="auto"/>
      </w:pPr>
    </w:p>
    <w:p w14:paraId="2D8714F1" w14:textId="7654383A" w:rsidR="00AD04EE" w:rsidRDefault="00AD04EE">
      <w:pPr>
        <w:pStyle w:val="Heading1"/>
        <w:spacing w:before="0" w:after="0" w:line="480" w:lineRule="auto"/>
        <w:rPr>
          <w:ins w:id="9011" w:author="Gledis Guri" w:date="2026-07-26T00:00:00Z"/>
        </w:rPr>
      </w:pPr>
      <w:ins w:id="9010" w:author="Gledis Guri" w:date="2026-07-26T00:00:00Z">
        <w:r>
          <w:t xml:space="preserve">Case study: a multispecies eDNA survey of the California Current</w:t>
        </w:r>
      </w:ins>
    </w:p>
    <w:p w14:paraId="2C009E7F" w14:textId="0EC5F594" w:rsidR="00AD04EE" w:rsidRDefault="00AD04EE">
      <w:pPr>
        <w:pStyle w:val="BodyText"/>
        <w:spacing w:line="480" w:lineRule="auto"/>
        <w:rPr>
          <w:ins w:id="9013" w:author="Gledis Guri" w:date="2026-07-26T00:00:00Z"/>
        </w:rPr>
      </w:pPr>
      <w:ins w:id="9012" w:author="Gledis Guri" w:date="2026-07-26T00:00:00Z">
        <w:r>
          <w:t xml:space="preserve">We demonstrate the method using a multispecies eDNA survey of the California Current Large Marine Ecosystem. The case study serves two purposes: to show how each step of the workflow is executed on real data, and to test whether the simulation-based results hold in a setting where the true spatial field is unknown and where eDNA observations carry the full set of field and laboratory error sources. We applied the workflow to 12 fish species that differ substantially in habitat use and spatial structure and, because no observed dataset can span the full range of sampling effort of interest, we also report the simulations generated from the parameters estimated in Step 1. The resulting sampling-effort recommendations are then compared with the design of the survey that generated the data and with an existing long-term monitoring grid (CalCOFI).</w:t>
        </w:r>
      </w:ins>
    </w:p>
    <w:p w14:paraId="1802D22D" w14:textId="4487CAC6" w:rsidR="00AD04EE" w:rsidRDefault="00AD04EE">
      <w:pPr>
        <w:pStyle w:val="BodyText"/>
        <w:spacing w:line="480" w:lineRule="auto"/>
        <w:rPr>
          <w:ins w:id="9014" w:author="Gledis Guri" w:date="2026-07-26T00:00:00Z"/>
        </w:rPr>
      </w:pPr>
    </w:p>
    <w:p w14:paraId="7F005419" w14:textId="3B9F2C63" w:rsidR="00AD04EE" w:rsidRDefault="00AD04EE">
      <w:pPr>
        <w:pStyle w:val="Heading2"/>
        <w:spacing w:before="0" w:after="0" w:line="480" w:lineRule="auto"/>
        <w:rPr>
          <w:ins w:id="9016" w:author="Gledis Guri" w:date="2026-07-26T00:00:00Z"/>
        </w:rPr>
      </w:pPr>
      <w:ins w:id="9015" w:author="Gledis Guri" w:date="2026-07-26T00:00:00Z">
        <w:r>
          <w:t xml:space="preserve">Study system and eDNA data</w:t>
        </w:r>
      </w:ins>
    </w:p>
    <w:p w14:paraId="7E704CC9" w14:textId="6E391985" w:rsidR="000974AE" w:rsidRDefault="000974AE" w:rsidP="001643E6">
      <w:pPr>
        <w:pStyle w:val="FirstParagraph"/>
        <w:spacing w:line="480" w:lineRule="auto"/>
        <w:rPr>
          <w:ins w:id="9057" w:author="Gledis Guri" w:date="2026-07-26T00:00:00Z"/>
        </w:rPr>
      </w:pPr>
      <w:ins w:id="9039" w:author="Gledis Guri" w:date="2026-07-26T00:00:00Z">
        <w:r>
          <w:t>Environmental DNA samples were collected during the Joint U.S.-Canada Integrated Ecosystem and Pacific Hake Acoustic-Trawl Survey aboard the NOAA ship Bell M. Shimada in summer 2019 (de Blois 2020)</w:t>
        </w:r>
      </w:ins>
      <w:ins w:id="9040" w:author="Gledis Guri" w:date="2026-07-26T00:00:00Z">
        <w:r w:rsidR="0046620B">
          <w:t>.</w:t>
        </w:r>
      </w:ins>
      <w:ins w:id="9041" w:author="Gledis Guri" w:date="2026-07-26T00:00:00Z">
        <w:r w:rsidR="0046620B" w:rsidRPr="0046620B">
          <w:t xml:space="preserve"> </w:t>
        </w:r>
      </w:ins>
      <w:ins w:id="9042" w:author="Gledis Guri" w:date="2026-07-26T00:00:00Z">
        <w:r w:rsidR="0046620B" w:rsidRPr="00F82035">
          <w:t>Sampling spanned a broad latitudinal and longitudinal gradient along the U.S. West Coast, extending from</w:t>
        </w:r>
      </w:ins>
      <w:ins w:id="9043" w:author="Gledis Guri" w:date="2026-07-26T00:00:00Z">
        <w:r w:rsidR="0046620B">
          <w:t xml:space="preserve"> 123.53° to 125.93° W </w:t>
        </w:r>
      </w:ins>
      <w:ins w:id="9044" w:author="Gledis Guri" w:date="2026-07-26T00:00:00Z">
        <w:r w:rsidR="0046620B" w:rsidRPr="00F82035">
          <w:t xml:space="preserve">(243–461 km UTM eastings; span = 218 km) </w:t>
        </w:r>
      </w:ins>
      <w:ins w:id="9045" w:author="Gledis Guri" w:date="2026-07-26T00:00:00Z">
        <w:r w:rsidR="0046620B" w:rsidRPr="00F82035">
          <w:t>and from</w:t>
        </w:r>
      </w:ins>
      <w:ins w:id="9046" w:author="Gledis Guri" w:date="2026-07-26T00:00:00Z">
        <w:r w:rsidR="0046620B">
          <w:t xml:space="preserve"> 38.36° - 48.46° N (4249 - 5367 km UTM northings; range 1118 km), corresponding to a region from central California to northern Washington. </w:t>
        </w:r>
      </w:ins>
      <w:ins w:id="9047" w:author="Gledis Guri" w:date="2026-07-26T00:00:00Z">
        <w:r>
          <w:t xml:space="preserve">At each site, seawater (10 L) was collected using </w:t>
        </w:r>
      </w:ins>
      <w:ins w:id="9048" w:author="Gledis Guri" w:date="2026-07-26T00:00:00Z">
        <w:r>
          <w:t>Niskin</w:t>
        </w:r>
      </w:ins>
      <w:ins w:id="9049" w:author="Gledis Guri" w:date="2026-07-26T00:00:00Z">
        <w:r>
          <w:t xml:space="preserve"> bottles mounted on a CTD rosette system, targeting five depths (0, 50, 150, 300, and 500 m). From each bottle, 2.5 L of seawater was immediately filtered onboard through sterile 47 mm mixed cellulose ester filters (1 </w:t>
        </w:r>
      </w:ins>
      <w:ins w:id="9038" w:author="Gledis Guri" w:date="2026-07-26T00:00:00Z">
        <m:oMath>
          <m:r>
            <w:rPr>
              <w:rFonts w:ascii="Cambria Math" w:hAnsi="Cambria Math"/>
            </w:rPr>
            <m:t>μ</m:t>
          </m:r>
        </m:oMath>
      </w:ins>
      <w:ins w:id="9050" w:author="Gledis Guri" w:date="2026-07-26T00:00:00Z">
        <w:r>
          <w:t xml:space="preserve">m pore size) to capture suspended eDNA. Filters were preserved and DNA was extracted using a phase-lock phenol-chloroform protocol, following established methods </w:t>
        </w:r>
      </w:ins>
      <w:ins w:id="9051" w:author="Gledis Guri" w:date="2026-07-26T00:00:00Z">
        <w:r w:rsidR="00FB75C5">
          <w:fldChar w:fldCharType="begin"/>
        </w:r>
      </w:ins>
      <w:ins w:id="9052" w:author="Gledis Guri" w:date="2026-07-26T00:00:00Z">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ins>
      <w:ins w:id="9053" w:author="Gledis Guri" w:date="2026-07-26T00:00:00Z">
        <w:r w:rsidR="00FB75C5">
          <w:fldChar w:fldCharType="separate"/>
        </w:r>
      </w:ins>
      <w:ins w:id="9054" w:author="Gledis Guri" w:date="2026-07-26T00:00:00Z">
        <w:r w:rsidR="00FB75C5" w:rsidRPr="00FB75C5">
          <w:rPr>
            <w:rFonts w:cs="Times New Roman"/>
          </w:rPr>
          <w:t>(Ramón-Laca et al., 2021; Shelton et al., 2022)</w:t>
        </w:r>
      </w:ins>
      <w:ins w:id="9055" w:author="Gledis Guri" w:date="2026-07-26T00:00:00Z">
        <w:r w:rsidR="00FB75C5">
          <w:fldChar w:fldCharType="end"/>
        </w:r>
      </w:ins>
      <w:ins w:id="9056" w:author="Gledis Guri" w:date="2026-07-26T00:00:00Z">
        <w:r>
          <w:t>.</w:t>
        </w:r>
      </w:ins>
    </w:p>
    <w:p w14:paraId="18729F7A" w14:textId="0861FE76" w:rsidR="00AD04EE" w:rsidRDefault="00AD04EE">
      <w:pPr>
        <w:pStyle w:val="BodyText"/>
        <w:spacing w:line="480" w:lineRule="auto"/>
        <w:rPr>
          <w:ins w:id="9017" w:author="Gledis Guri" w:date="2026-07-26T00:00:00Z"/>
        </w:rPr>
      </w:pPr>
    </w:p>
    <w:p w14:paraId="3EBC900C" w14:textId="741451CC" w:rsidR="00E05D8F" w:rsidRDefault="000974AE" w:rsidP="001643E6">
      <w:pPr>
        <w:pStyle w:val="BodyText"/>
        <w:spacing w:line="480" w:lineRule="auto"/>
        <w:rPr>
          <w:ins w:id="9145" w:author="Gledis Guri" w:date="2026-07-26T00:00:00Z"/>
        </w:rPr>
      </w:pPr>
      <w:ins w:id="9058" w:author="Gledis Guri" w:date="2026-07-26T00:00:00Z">
        <w:r>
          <w:t xml:space="preserve">Samples underwent PCR amplification using the </w:t>
        </w:r>
      </w:ins>
      <w:ins w:id="9059" w:author="Gledis Guri" w:date="2026-07-26T00:00:00Z">
        <w:r>
          <w:t>MiFish</w:t>
        </w:r>
      </w:ins>
      <w:ins w:id="9060" w:author="Gledis Guri" w:date="2026-07-26T00:00:00Z">
        <w:r>
          <w:t xml:space="preserve"> U universal primer set</w:t>
        </w:r>
      </w:ins>
      <w:ins w:id="9061" w:author="Gledis Guri" w:date="2026-07-26T00:00:00Z">
        <w:r w:rsidR="002F6B9D">
          <w:t xml:space="preserve"> </w:t>
        </w:r>
      </w:ins>
      <w:ins w:id="9062" w:author="Gledis Guri" w:date="2026-07-26T00:00:00Z">
        <w:r w:rsidR="002F6B9D">
          <w:fldChar w:fldCharType="begin"/>
        </w:r>
      </w:ins>
      <w:ins w:id="9063" w:author="Gledis Guri" w:date="2026-07-26T00:00:00Z">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ins>
      <w:ins w:id="9064" w:author="Gledis Guri" w:date="2026-07-26T00:00:00Z">
        <w:r w:rsidR="002F6B9D">
          <w:fldChar w:fldCharType="separate"/>
        </w:r>
      </w:ins>
      <w:ins w:id="9065" w:author="Gledis Guri" w:date="2026-07-26T00:00:00Z">
        <w:r w:rsidR="00AA6C90">
          <w:rPr>
            <w:noProof/>
          </w:rPr>
          <w:t>(Miya et al., 2015)</w:t>
        </w:r>
      </w:ins>
      <w:ins w:id="9066" w:author="Gledis Guri" w:date="2026-07-26T00:00:00Z">
        <w:r w:rsidR="002F6B9D">
          <w:fldChar w:fldCharType="end"/>
        </w:r>
      </w:ins>
      <w:ins w:id="9067" w:author="Gledis Guri" w:date="2026-07-26T00:00:00Z">
        <w:r>
          <w:t xml:space="preserve">, targeting a 170 bp fragment of the mitochondrial 12S rRNA gene and thereafter sequenced on an Illumina </w:t>
        </w:r>
      </w:ins>
      <w:ins w:id="9068" w:author="Gledis Guri" w:date="2026-07-26T00:00:00Z">
        <w:r>
          <w:t>MiSeq</w:t>
        </w:r>
      </w:ins>
      <w:ins w:id="9069" w:author="Gledis Guri" w:date="2026-07-26T00:00:00Z">
        <w:r>
          <w:t xml:space="preserve"> platform (2x150 bp paired-end) at the University of Washington Genomics Core. Raw sequence reads were processed using the DADA2 pipeline </w:t>
        </w:r>
      </w:ins>
      <w:ins w:id="9070" w:author="Gledis Guri" w:date="2026-07-26T00:00:00Z">
        <w:r w:rsidR="00AA6C90">
          <w:fldChar w:fldCharType="begin"/>
        </w:r>
      </w:ins>
      <w:ins w:id="9071" w:author="Gledis Guri" w:date="2026-07-26T00:00:00Z">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ins>
      <w:ins w:id="9072" w:author="Gledis Guri" w:date="2026-07-26T00:00:00Z">
        <w:r w:rsidR="00AA6C90">
          <w:fldChar w:fldCharType="separate"/>
        </w:r>
      </w:ins>
      <w:ins w:id="9073" w:author="Gledis Guri" w:date="2026-07-26T00:00:00Z">
        <w:r w:rsidR="00AA6C90">
          <w:rPr>
            <w:noProof/>
          </w:rPr>
          <w:t>(Callahan et al., 2016)</w:t>
        </w:r>
      </w:ins>
      <w:ins w:id="9074" w:author="Gledis Guri" w:date="2026-07-26T00:00:00Z">
        <w:r w:rsidR="00AA6C90">
          <w:fldChar w:fldCharType="end"/>
        </w:r>
      </w:ins>
      <w:ins w:id="9075" w:author="Gledis Guri" w:date="2026-07-26T00:00:00Z">
        <w:r>
          <w:t xml:space="preserve"> to generate amplicon sequence variants (ASVs), which were taxonomically assigned using a custom reference database from NCBI GenBank and BOLD Systems. The same set of samples were used to estimate hake eDNA concentration using qPCR (see more</w:t>
        </w:r>
      </w:ins>
      <w:ins w:id="9076" w:author="Gledis Guri" w:date="2026-07-26T00:00:00Z">
        <w:r w:rsidR="00232D1E">
          <w:t xml:space="preserve"> </w:t>
        </w:r>
      </w:ins>
      <w:ins w:id="9077" w:author="Gledis Guri" w:date="2026-07-26T00:00:00Z">
        <w:r w:rsidR="00232D1E">
          <w:fldChar w:fldCharType="begin"/>
        </w:r>
      </w:ins>
      <w:ins w:id="9078" w:author="Gledis Guri" w:date="2026-07-26T00:00:00Z">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ins>
      <w:ins w:id="9079" w:author="Gledis Guri" w:date="2026-07-26T00:00:00Z">
        <w:r w:rsidR="00232D1E">
          <w:fldChar w:fldCharType="separate"/>
        </w:r>
      </w:ins>
      <w:ins w:id="9080" w:author="Gledis Guri" w:date="2026-07-26T00:00:00Z">
        <w:r w:rsidR="00232D1E">
          <w:rPr>
            <w:noProof/>
          </w:rPr>
          <w:t>Guri et al., 2025</w:t>
        </w:r>
      </w:ins>
      <w:ins w:id="9081" w:author="Gledis Guri" w:date="2026-07-26T00:00:00Z">
        <w:r w:rsidR="00232D1E">
          <w:fldChar w:fldCharType="end"/>
        </w:r>
      </w:ins>
      <w:ins w:id="9082" w:author="Gledis Guri" w:date="2026-07-26T00:00:00Z">
        <w:r>
          <w:t xml:space="preserve">). </w:t>
        </w:r>
      </w:ins>
      <w:ins w:id="9083" w:author="Gledis Guri" w:date="2026-07-26T00:00:00Z">
        <w:r w:rsidRPr="005A6DEF">
          <w:t>Species-specific eDNA concentrations were estimated by jointly modeling ASV read counts, a mock community to correct for amplification bias, and qPCR measurements of Pacific hake to estimate absolute eDNA abundance for 12 fish species</w:t>
        </w:r>
      </w:ins>
      <w:ins w:id="9084" w:author="Gledis Guri" w:date="2026-07-26T00:00:00Z">
        <w:r w:rsidR="00FB75C5">
          <w:t xml:space="preserve"> </w:t>
        </w:r>
      </w:ins>
      <w:ins w:id="9085" w:author="Gledis Guri" w:date="2026-07-26T00:00:00Z">
        <w:r w:rsidR="00FB75C5">
          <w:fldChar w:fldCharType="begin"/>
        </w:r>
      </w:ins>
      <w:ins w:id="9086" w:author="Gledis Guri" w:date="2026-07-26T00:00:00Z">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ins>
      <w:ins w:id="9087" w:author="Gledis Guri" w:date="2026-07-26T00:00:00Z">
        <w:r w:rsidR="00FB75C5">
          <w:fldChar w:fldCharType="separate"/>
        </w:r>
      </w:ins>
      <w:ins w:id="9088" w:author="Gledis Guri" w:date="2026-07-26T00:00:00Z">
        <w:r w:rsidR="00FB75C5">
          <w:rPr>
            <w:noProof/>
          </w:rPr>
          <w:t>(Guri et al., 2024, 2025)</w:t>
        </w:r>
      </w:ins>
      <w:ins w:id="9089" w:author="Gledis Guri" w:date="2026-07-26T00:00:00Z">
        <w:r w:rsidR="00FB75C5">
          <w:fldChar w:fldCharType="end"/>
        </w:r>
      </w:ins>
      <w:ins w:id="9090" w:author="Gledis Guri" w:date="2026-07-26T00:00:00Z">
        <w:r w:rsidRPr="005A6DEF">
          <w:t>.</w:t>
        </w:r>
      </w:ins>
      <w:ins w:id="9091" w:author="Gledis Guri" w:date="2026-07-26T00:00:00Z">
        <w:r w:rsidR="00527630">
          <w:t xml:space="preserve"> </w:t>
        </w:r>
      </w:ins>
      <w:ins w:id="9092" w:author="Gledis Guri" w:date="2026-07-26T00:00:00Z">
        <w:r w:rsidR="00FC3664" w:rsidRPr="00FC3664">
          <w:t>The focal assemblage comprised a mixture of pelagic, mesopelagic, and demersal taxa characteristic of the California Current ecosystem, including Pacific herring (</w:t>
        </w:r>
      </w:ins>
      <w:ins w:id="9093" w:author="Gledis Guri" w:date="2026-07-26T00:00:00Z">
        <w:r w:rsidR="00FC3664" w:rsidRPr="00FC3664">
          <w:rPr>
            <w:i/>
            <w:iCs/>
          </w:rPr>
          <w:t xml:space="preserve">Clupea </w:t>
        </w:r>
      </w:ins>
      <w:ins w:id="9094" w:author="Gledis Guri" w:date="2026-07-26T00:00:00Z">
        <w:r w:rsidR="00FC3664" w:rsidRPr="00FC3664">
          <w:rPr>
            <w:i/>
            <w:iCs/>
          </w:rPr>
          <w:t>pallasii</w:t>
        </w:r>
      </w:ins>
      <w:ins w:id="9095" w:author="Gledis Guri" w:date="2026-07-26T00:00:00Z">
        <w:r w:rsidR="00FC3664" w:rsidRPr="00FC3664">
          <w:t>), northern anchovy (</w:t>
        </w:r>
      </w:ins>
      <w:ins w:id="9096" w:author="Gledis Guri" w:date="2026-07-26T00:00:00Z">
        <w:r w:rsidR="00FC3664" w:rsidRPr="00FC3664">
          <w:rPr>
            <w:i/>
            <w:iCs/>
          </w:rPr>
          <w:t>Engraulis</w:t>
        </w:r>
      </w:ins>
      <w:ins w:id="9097" w:author="Gledis Guri" w:date="2026-07-26T00:00:00Z">
        <w:r w:rsidR="00FC3664" w:rsidRPr="00FC3664">
          <w:rPr>
            <w:i/>
            <w:iCs/>
          </w:rPr>
          <w:t xml:space="preserve"> mordax</w:t>
        </w:r>
      </w:ins>
      <w:ins w:id="9098" w:author="Gledis Guri" w:date="2026-07-26T00:00:00Z">
        <w:r w:rsidR="00FC3664" w:rsidRPr="00FC3664">
          <w:t xml:space="preserve">), northern </w:t>
        </w:r>
      </w:ins>
      <w:ins w:id="9099" w:author="Gledis Guri" w:date="2026-07-26T00:00:00Z">
        <w:r w:rsidR="00FC3664" w:rsidRPr="00FC3664">
          <w:t>smoothtongue</w:t>
        </w:r>
      </w:ins>
      <w:ins w:id="9100" w:author="Gledis Guri" w:date="2026-07-26T00:00:00Z">
        <w:r w:rsidR="00FC3664" w:rsidRPr="00FC3664">
          <w:t xml:space="preserve"> (</w:t>
        </w:r>
      </w:ins>
      <w:ins w:id="9101" w:author="Gledis Guri" w:date="2026-07-26T00:00:00Z">
        <w:r w:rsidR="00FC3664" w:rsidRPr="00FC3664">
          <w:rPr>
            <w:i/>
            <w:iCs/>
          </w:rPr>
          <w:t>Leuroglossus</w:t>
        </w:r>
      </w:ins>
      <w:ins w:id="9102" w:author="Gledis Guri" w:date="2026-07-26T00:00:00Z">
        <w:r w:rsidR="00FC3664" w:rsidRPr="00FC3664">
          <w:rPr>
            <w:i/>
            <w:iCs/>
          </w:rPr>
          <w:t xml:space="preserve"> </w:t>
        </w:r>
      </w:ins>
      <w:ins w:id="9103" w:author="Gledis Guri" w:date="2026-07-26T00:00:00Z">
        <w:r w:rsidR="00FC3664" w:rsidRPr="00FC3664">
          <w:rPr>
            <w:i/>
            <w:iCs/>
          </w:rPr>
          <w:t>stilbius</w:t>
        </w:r>
      </w:ins>
      <w:ins w:id="9104" w:author="Gledis Guri" w:date="2026-07-26T00:00:00Z">
        <w:r w:rsidR="00FC3664" w:rsidRPr="00FC3664">
          <w:t>), Dover sole (</w:t>
        </w:r>
      </w:ins>
      <w:ins w:id="9105" w:author="Gledis Guri" w:date="2026-07-26T00:00:00Z">
        <w:r w:rsidR="00FC3664" w:rsidRPr="00FC3664">
          <w:rPr>
            <w:i/>
            <w:iCs/>
          </w:rPr>
          <w:t>Microstomus</w:t>
        </w:r>
      </w:ins>
      <w:ins w:id="9106" w:author="Gledis Guri" w:date="2026-07-26T00:00:00Z">
        <w:r w:rsidR="00FC3664" w:rsidRPr="00FC3664">
          <w:rPr>
            <w:i/>
            <w:iCs/>
          </w:rPr>
          <w:t xml:space="preserve"> pacificus</w:t>
        </w:r>
      </w:ins>
      <w:ins w:id="9107" w:author="Gledis Guri" w:date="2026-07-26T00:00:00Z">
        <w:r w:rsidR="00FC3664" w:rsidRPr="00FC3664">
          <w:t>), Pacific sardine (</w:t>
        </w:r>
      </w:ins>
      <w:ins w:id="9108" w:author="Gledis Guri" w:date="2026-07-26T00:00:00Z">
        <w:r w:rsidR="00FC3664" w:rsidRPr="00FC3664">
          <w:rPr>
            <w:i/>
            <w:iCs/>
          </w:rPr>
          <w:t xml:space="preserve">Sardinops </w:t>
        </w:r>
      </w:ins>
      <w:ins w:id="9109" w:author="Gledis Guri" w:date="2026-07-26T00:00:00Z">
        <w:r w:rsidR="00FC3664" w:rsidRPr="00FC3664">
          <w:rPr>
            <w:i/>
            <w:iCs/>
          </w:rPr>
          <w:t>sagax</w:t>
        </w:r>
      </w:ins>
      <w:ins w:id="9110" w:author="Gledis Guri" w:date="2026-07-26T00:00:00Z">
        <w:r w:rsidR="00FC3664" w:rsidRPr="00FC3664">
          <w:t>), Pacific chub mackerel (</w:t>
        </w:r>
      </w:ins>
      <w:ins w:id="9111" w:author="Gledis Guri" w:date="2026-07-26T00:00:00Z">
        <w:r w:rsidR="00FC3664" w:rsidRPr="00FC3664">
          <w:rPr>
            <w:i/>
            <w:iCs/>
          </w:rPr>
          <w:t>Scomber</w:t>
        </w:r>
      </w:ins>
      <w:ins w:id="9112" w:author="Gledis Guri" w:date="2026-07-26T00:00:00Z">
        <w:r w:rsidR="00FC3664" w:rsidRPr="00FC3664">
          <w:rPr>
            <w:i/>
            <w:iCs/>
          </w:rPr>
          <w:t xml:space="preserve"> japonicus</w:t>
        </w:r>
      </w:ins>
      <w:ins w:id="9113" w:author="Gledis Guri" w:date="2026-07-26T00:00:00Z">
        <w:r w:rsidR="00FC3664" w:rsidRPr="00FC3664">
          <w:t>), widow rockfish (</w:t>
        </w:r>
      </w:ins>
      <w:ins w:id="9114" w:author="Gledis Guri" w:date="2026-07-26T00:00:00Z">
        <w:r w:rsidR="00FC3664" w:rsidRPr="00FC3664">
          <w:rPr>
            <w:i/>
            <w:iCs/>
          </w:rPr>
          <w:t xml:space="preserve">Sebastes </w:t>
        </w:r>
      </w:ins>
      <w:ins w:id="9115" w:author="Gledis Guri" w:date="2026-07-26T00:00:00Z">
        <w:r w:rsidR="00FC3664" w:rsidRPr="00FC3664">
          <w:rPr>
            <w:i/>
            <w:iCs/>
          </w:rPr>
          <w:t>entomelas</w:t>
        </w:r>
      </w:ins>
      <w:ins w:id="9116" w:author="Gledis Guri" w:date="2026-07-26T00:00:00Z">
        <w:r w:rsidR="00FC3664" w:rsidRPr="00FC3664">
          <w:t xml:space="preserve">), northern </w:t>
        </w:r>
      </w:ins>
      <w:ins w:id="9117" w:author="Gledis Guri" w:date="2026-07-26T00:00:00Z">
        <w:r w:rsidR="00FC3664" w:rsidRPr="00FC3664">
          <w:t>lampfish</w:t>
        </w:r>
      </w:ins>
      <w:ins w:id="9118" w:author="Gledis Guri" w:date="2026-07-26T00:00:00Z">
        <w:r w:rsidR="00FC3664" w:rsidRPr="00FC3664">
          <w:t xml:space="preserve"> (</w:t>
        </w:r>
      </w:ins>
      <w:ins w:id="9119" w:author="Gledis Guri" w:date="2026-07-26T00:00:00Z">
        <w:r w:rsidR="00FC3664" w:rsidRPr="00FC3664">
          <w:rPr>
            <w:i/>
            <w:iCs/>
          </w:rPr>
          <w:t>Stenobrachius</w:t>
        </w:r>
      </w:ins>
      <w:ins w:id="9120" w:author="Gledis Guri" w:date="2026-07-26T00:00:00Z">
        <w:r w:rsidR="00FC3664" w:rsidRPr="00FC3664">
          <w:rPr>
            <w:i/>
            <w:iCs/>
          </w:rPr>
          <w:t xml:space="preserve"> </w:t>
        </w:r>
      </w:ins>
      <w:ins w:id="9121" w:author="Gledis Guri" w:date="2026-07-26T00:00:00Z">
        <w:r w:rsidR="00FC3664" w:rsidRPr="00FC3664">
          <w:rPr>
            <w:i/>
            <w:iCs/>
          </w:rPr>
          <w:t>leucopsarus</w:t>
        </w:r>
      </w:ins>
      <w:ins w:id="9122" w:author="Gledis Guri" w:date="2026-07-26T00:00:00Z">
        <w:r w:rsidR="00FC3664" w:rsidRPr="00FC3664">
          <w:t>), longfin dragonfish (</w:t>
        </w:r>
      </w:ins>
      <w:ins w:id="9123" w:author="Gledis Guri" w:date="2026-07-26T00:00:00Z">
        <w:r w:rsidR="00FC3664" w:rsidRPr="00FC3664">
          <w:rPr>
            <w:i/>
            <w:iCs/>
          </w:rPr>
          <w:t>Tactostoma</w:t>
        </w:r>
      </w:ins>
      <w:ins w:id="9124" w:author="Gledis Guri" w:date="2026-07-26T00:00:00Z">
        <w:r w:rsidR="00FC3664" w:rsidRPr="00FC3664">
          <w:rPr>
            <w:i/>
            <w:iCs/>
          </w:rPr>
          <w:t xml:space="preserve"> </w:t>
        </w:r>
      </w:ins>
      <w:ins w:id="9125" w:author="Gledis Guri" w:date="2026-07-26T00:00:00Z">
        <w:r w:rsidR="00FC3664" w:rsidRPr="00FC3664">
          <w:rPr>
            <w:i/>
            <w:iCs/>
          </w:rPr>
          <w:t>macropus</w:t>
        </w:r>
      </w:ins>
      <w:ins w:id="9126" w:author="Gledis Guri" w:date="2026-07-26T00:00:00Z">
        <w:r w:rsidR="00FC3664" w:rsidRPr="00FC3664">
          <w:t xml:space="preserve">), </w:t>
        </w:r>
      </w:ins>
      <w:ins w:id="9127" w:author="Gledis Guri" w:date="2026-07-26T00:00:00Z">
        <w:r w:rsidR="00FC3664" w:rsidRPr="00FC3664">
          <w:t>plainfin</w:t>
        </w:r>
      </w:ins>
      <w:ins w:id="9128" w:author="Gledis Guri" w:date="2026-07-26T00:00:00Z">
        <w:r w:rsidR="00FC3664" w:rsidRPr="00FC3664">
          <w:t xml:space="preserve"> midshipman (</w:t>
        </w:r>
      </w:ins>
      <w:ins w:id="9129" w:author="Gledis Guri" w:date="2026-07-26T00:00:00Z">
        <w:r w:rsidR="00FC3664" w:rsidRPr="00FC3664">
          <w:rPr>
            <w:i/>
            <w:iCs/>
          </w:rPr>
          <w:t>Tarletonbeania</w:t>
        </w:r>
      </w:ins>
      <w:ins w:id="9130" w:author="Gledis Guri" w:date="2026-07-26T00:00:00Z">
        <w:r w:rsidR="00FC3664" w:rsidRPr="00FC3664">
          <w:rPr>
            <w:i/>
            <w:iCs/>
          </w:rPr>
          <w:t xml:space="preserve"> </w:t>
        </w:r>
      </w:ins>
      <w:ins w:id="9131" w:author="Gledis Guri" w:date="2026-07-26T00:00:00Z">
        <w:r w:rsidR="00FC3664" w:rsidRPr="00FC3664">
          <w:rPr>
            <w:i/>
            <w:iCs/>
          </w:rPr>
          <w:t>crenularis</w:t>
        </w:r>
      </w:ins>
      <w:ins w:id="9132" w:author="Gledis Guri" w:date="2026-07-26T00:00:00Z">
        <w:r w:rsidR="00FC3664" w:rsidRPr="00FC3664">
          <w:t>), eulachon (</w:t>
        </w:r>
      </w:ins>
      <w:ins w:id="9133" w:author="Gledis Guri" w:date="2026-07-26T00:00:00Z">
        <w:r w:rsidR="00FC3664" w:rsidRPr="00FC3664">
          <w:rPr>
            <w:i/>
            <w:iCs/>
          </w:rPr>
          <w:t>Thaleichthys</w:t>
        </w:r>
      </w:ins>
      <w:ins w:id="9134" w:author="Gledis Guri" w:date="2026-07-26T00:00:00Z">
        <w:r w:rsidR="00FC3664" w:rsidRPr="00FC3664">
          <w:rPr>
            <w:i/>
            <w:iCs/>
          </w:rPr>
          <w:t xml:space="preserve"> pacificus</w:t>
        </w:r>
      </w:ins>
      <w:ins w:id="9135" w:author="Gledis Guri" w:date="2026-07-26T00:00:00Z">
        <w:r w:rsidR="00FC3664" w:rsidRPr="00FC3664">
          <w:t>), and Pacific jack mackerel (</w:t>
        </w:r>
      </w:ins>
      <w:ins w:id="9136" w:author="Gledis Guri" w:date="2026-07-26T00:00:00Z">
        <w:r w:rsidR="00FC3664" w:rsidRPr="00FC3664">
          <w:rPr>
            <w:i/>
            <w:iCs/>
          </w:rPr>
          <w:t xml:space="preserve">Trachurus </w:t>
        </w:r>
      </w:ins>
      <w:ins w:id="9137" w:author="Gledis Guri" w:date="2026-07-26T00:00:00Z">
        <w:r w:rsidR="00FC3664" w:rsidRPr="00FC3664">
          <w:rPr>
            <w:i/>
            <w:iCs/>
          </w:rPr>
          <w:t>symmetricus</w:t>
        </w:r>
      </w:ins>
      <w:ins w:id="9138" w:author="Gledis Guri" w:date="2026-07-26T00:00:00Z">
        <w:r w:rsidR="00FC3664" w:rsidRPr="00FC3664">
          <w:t>).</w:t>
        </w:r>
      </w:ins>
      <w:ins w:id="9139" w:author="Gledis Guri" w:date="2026-07-26T00:00:00Z">
        <w:r w:rsidR="00FC3664">
          <w:t xml:space="preserve"> </w:t>
        </w:r>
      </w:ins>
      <w:ins w:id="9140" w:author="Gledis Guri" w:date="2026-07-26T00:00:00Z">
        <w:r w:rsidR="00E36663">
          <w:t xml:space="preserve">The final </w:t>
        </w:r>
      </w:ins>
      <w:ins w:id="9141" w:author="Gledis Guri" w:date="2026-07-26T00:00:00Z">
        <w:r w:rsidR="00BD0F30">
          <w:t xml:space="preserve">empirical </w:t>
        </w:r>
      </w:ins>
      <w:ins w:id="9142" w:author="Gledis Guri" w:date="2026-07-26T00:00:00Z">
        <w:r w:rsidR="00E36663">
          <w:t>dataset include</w:t>
        </w:r>
      </w:ins>
      <w:ins w:id="9143" w:author="Gledis Guri" w:date="2026-07-26T00:00:00Z">
        <w:r w:rsidR="000A685B">
          <w:t>d</w:t>
        </w:r>
      </w:ins>
      <w:ins w:id="9144" w:author="Gledis Guri" w:date="2026-07-26T00:00:00Z">
        <w:r w:rsidR="00E36663">
          <w:t xml:space="preserve"> eDNA measurements (in log copies/L) from 358 spatially distributed sampling among the reported depth layers.</w:t>
        </w:r>
      </w:ins>
    </w:p>
    <w:p w14:paraId="182249C0" w14:textId="7DA367D9" w:rsidR="00AD04EE" w:rsidRDefault="00AD04EE">
      <w:pPr>
        <w:pStyle w:val="BodyText"/>
        <w:spacing w:line="480" w:lineRule="auto"/>
        <w:rPr>
          <w:ins w:id="9018" w:author="Gledis Guri" w:date="2026-07-26T00:00:00Z"/>
        </w:rPr>
      </w:pPr>
    </w:p>
    <w:p w14:paraId="5516F1C0" w14:textId="77777777" w:rsidR="0032076E" w:rsidRDefault="00D04708" w:rsidP="001643E6">
      <w:pPr>
        <w:pStyle w:val="Heading2"/>
        <w:spacing w:before="0" w:after="0" w:line="480" w:lineRule="auto"/>
        <w:pPrChange w:id="9037" w:author="Gledis Guri" w:date="2026-07-26T00:00:00Z">
          <w:pPr>
            <w:pStyle w:val="Heading1"/>
            <w:spacing w:before="0" w:after="0" w:line="480" w:lineRule="auto"/>
          </w:pPr>
        </w:pPrChange>
      </w:pPr>
      <w:bookmarkStart w:id="14" w:name="results"/>
      <w:bookmarkEnd w:id="5"/>
      <w:bookmarkEnd w:id="9"/>
      <w:bookmarkEnd w:id="13"/>
      <w:r>
        <w:lastRenderedPageBreak/>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5" w:name="fig:epsilon"/>
      <w:del w:id="9035" w:author="Gledis Guri" w:date="2026-07-26T00:00:00Z">
        <w:r>
          <w:rPr>
            <w:b/>
            <w:bCs w:val="0"/>
          </w:rPr>
          <w:delText xml:space="preserve">Empirical data</w:delText>
        </w:r>
      </w:del>
      <w:ins w:id="9036" w:author="Gledis Guri" w:date="2026-07-26T00:00:00Z">
        <w:r>
          <w:rPr>
            <w:b/>
            <w:bCs w:val="0"/>
          </w:rPr>
          <w:t xml:space="preserve">Estimated spatial structure of the focal species</w:t>
        </w:r>
      </w:ins>
    </w:p>
    <w:p w14:paraId="57347855" w14:textId="39A5009A"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6" w:name="OLE_LINK8"/>
      <w:r w:rsidRPr="003D6E81">
        <w:rPr>
          <w:b/>
          <w:bCs w:val="0"/>
        </w:rPr>
        <w:t>Simulations</w:t>
      </w:r>
    </w:p>
    <w:p w14:paraId="4D52A2D2" w14:textId="3EAAFF4F"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rsidR="005D2998" w:rsidRPr="005D2998">
        <w:t>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 xml:space="preserve">in prediction performance </w:t>
      </w:r>
      <w:r w:rsidR="00761B11" w:rsidRPr="00693712">
        <w:lastRenderedPageBreak/>
        <w:t>(</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lastRenderedPageBreak/>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depth-</w:t>
      </w:r>
      <w:r w:rsidR="003504FB" w:rsidRPr="006717D8">
        <w:lastRenderedPageBreak/>
        <w:t xml:space="preserve">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15073F1E"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Overall, the close correspondence between coefficients derived from the in-silico and in-situ datasets indicates that the simulation framework successfully reproduced the primary relationships between prediction error, sampling effort, and spatial autocorrelation observed in the real-world data</w:t>
      </w:r>
      <w:r w:rsidR="00D85365" w:rsidRPr="00101BFB">
        <w:t xml:space="preserve"> (</w:t>
      </w:r>
      <w:r w:rsidR="00322184">
        <w:t xml:space="preserve">Appendix S1: </w:t>
      </w:r>
      <w:r w:rsidR="00D85365" w:rsidRPr="00101BFB">
        <w:t>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7" w:name="fig:epsilon_sp"/>
    </w:p>
    <w:p w14:paraId="5516F1CD" w14:textId="77777777" w:rsidR="0032076E" w:rsidRDefault="00D04708" w:rsidP="001643E6">
      <w:pPr>
        <w:pStyle w:val="Heading1"/>
        <w:spacing w:before="0" w:after="0" w:line="480" w:lineRule="auto"/>
      </w:pPr>
      <w:bookmarkStart w:id="18" w:name="discussion"/>
      <w:bookmarkEnd w:id="14"/>
      <w:bookmarkEnd w:id="17"/>
      <w:r>
        <w:t>Discussion</w:t>
      </w:r>
    </w:p>
    <w:p w14:paraId="5351486F" w14:textId="42A03E66" w:rsidR="00390A6F" w:rsidRDefault="00101BFB" w:rsidP="001643E6">
      <w:pPr>
        <w:pStyle w:val="p2"/>
        <w:spacing w:before="0" w:beforeAutospacing="0" w:after="0" w:afterAutospacing="0" w:line="480" w:lineRule="auto"/>
        <w:jc w:val="both"/>
      </w:pPr>
      <w:bookmarkStart w:id="19" w:name="sampling-optimisaion"/>
      <w:del w:id="9033" w:author="Gledis Guri" w:date="2026-07-26T00:00:00Z">
        <w:r>
          <w:delText xml:space="preserve">We</w:delText>
        </w:r>
        <w:r>
          <w:delText xml:space="preserve"> provide quantitative evidence </w:delText>
        </w:r>
        <w:r>
          <w:delText xml:space="preserve">for </w:delText>
        </w:r>
        <w:r>
          <w:delText xml:space="preserve">how </w:delText>
        </w:r>
        <w:r>
          <w:delText xml:space="preserve">species-specific spatial </w:delText>
        </w:r>
        <w:r>
          <w:delText xml:space="preserve">autocorrelation governs </w:delText>
        </w:r>
        <w:r>
          <w:delText xml:space="preserve">the efficiency of eDNA spatial surveys</w:delText>
        </w:r>
        <w:r>
          <w:delText xml:space="preserve"> for spatial distribution </w:delText>
        </w:r>
        <w:r>
          <w:delText xml:space="preserve">predictions</w:delText>
        </w:r>
        <w:r>
          <w:delText xml:space="preserve">.</w:delText>
        </w:r>
      </w:del>
      <w:ins w:id="9034" w:author="Gledis Guri" w:date="2026-07-26T00:00:00Z">
        <w:r>
          <w:t xml:space="preserve">The method described here makes explicit how species-specific spatial autocorrelation governs the efficiency of eDNA spatial surveys, and converts that relationship into a quantitative rule for setting sampling effort.</w:t>
        </w:r>
      </w:ins>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2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1643E6">
      <w:pPr>
        <w:pStyle w:val="p3"/>
        <w:spacing w:before="0" w:beforeAutospacing="0" w:after="0" w:afterAutospacing="0" w:line="480" w:lineRule="auto"/>
        <w:jc w:val="both"/>
      </w:pPr>
      <w:r>
        <w:lastRenderedPageBreak/>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rsidR="004961BF" w:rsidRPr="00693C81">
        <w:t xml:space="preserve">.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1643E6">
      <w:pPr>
        <w:pStyle w:val="p3"/>
        <w:spacing w:before="0" w:beforeAutospacing="0" w:after="0" w:afterAutospacing="0" w:line="480" w:lineRule="auto"/>
        <w:jc w:val="both"/>
      </w:pPr>
    </w:p>
    <w:p w14:paraId="08932BE5" w14:textId="597D38D7"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broad-scale biodiversity screenings might tolerate looser precision, allowing for even sparser sampling</w:t>
      </w:r>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 xml:space="preserve">50 km) require a denser sampling </w:t>
      </w:r>
      <w:r w:rsidR="006D0F2D" w:rsidRPr="006D0F2D">
        <w:lastRenderedPageBreak/>
        <w:t>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34C0C6DE" w:rsidR="00B9718F" w:rsidRDefault="00BA4DE0" w:rsidP="001643E6">
      <w:pPr>
        <w:pStyle w:val="p3"/>
        <w:spacing w:before="0" w:beforeAutospacing="0" w:after="0" w:afterAutospacing="0" w:line="48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w:t>
      </w:r>
      <w:r w:rsidR="0017095B" w:rsidRPr="0017095B">
        <w:lastRenderedPageBreak/>
        <w:t>on 12 fish species, extending this conclusion to other taxa or ecosystems should be done with caution, and additional species may exhibit different scaling relationships.</w:t>
      </w:r>
    </w:p>
    <w:bookmarkEnd w:id="2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6A18C866" w:rsidR="00541A82" w:rsidRDefault="00541A82" w:rsidP="001643E6">
      <w:pPr>
        <w:pStyle w:val="p3"/>
        <w:spacing w:before="0" w:beforeAutospacing="0" w:after="0" w:afterAutospacing="0" w:line="480" w:lineRule="auto"/>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1643E6">
      <w:pPr>
        <w:pStyle w:val="p3"/>
        <w:spacing w:before="0" w:beforeAutospacing="0" w:after="0" w:afterAutospacing="0" w:line="48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3A35CE">
        <w:rPr>
          <w:i/>
          <w:iCs/>
        </w:rPr>
        <w:t>μ</w:t>
      </w:r>
      <w:r w:rsidRPr="003A35CE">
        <w:rPr>
          <w:i/>
          <w:iCs/>
          <w:vertAlign w:val="subscript"/>
        </w:rPr>
        <w:t>d</w:t>
      </w:r>
      <w:proofErr w:type="spellEnd"/>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w:t>
      </w:r>
      <w:r w:rsidR="002820B7" w:rsidRPr="00BC5CC1">
        <w:lastRenderedPageBreak/>
        <w:t xml:space="preserve">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1643E6">
      <w:pPr>
        <w:pStyle w:val="p3"/>
        <w:spacing w:before="0" w:beforeAutospacing="0" w:after="0" w:afterAutospacing="0" w:line="480" w:lineRule="auto"/>
        <w:jc w:val="both"/>
      </w:pPr>
    </w:p>
    <w:p w14:paraId="25AAB611" w14:textId="3CA2E14C"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1643E6">
      <w:pPr>
        <w:pStyle w:val="p3"/>
        <w:spacing w:before="0" w:beforeAutospacing="0" w:after="0" w:afterAutospacing="0" w:line="480" w:lineRule="auto"/>
        <w:jc w:val="both"/>
      </w:pPr>
    </w:p>
    <w:p w14:paraId="7A4F82FF" w14:textId="0DAFECB3"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w:t>
      </w:r>
      <w:r w:rsidR="00F81883">
        <w:lastRenderedPageBreak/>
        <w:t xml:space="preserve">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B427B8" w:rsidRPr="00BC5CC1">
        <w:t>.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2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del w:id="9031" w:author="Gledis Guri" w:date="2026-07-26T00:00:00Z">
        <w:r>
          <w:rPr>
            <w:i w:val="0"/>
            <w:iCs/>
          </w:rPr>
          <w:delText xml:space="preserve">Limitations on extrapolating simulations on real-world scenarios</w:delText>
        </w:r>
      </w:del>
      <w:ins w:id="9032" w:author="Gledis Guri" w:date="2026-07-26T00:00:00Z">
        <w:r>
          <w:rPr>
            <w:i w:val="0"/>
            <w:iCs/>
          </w:rPr>
          <w:t xml:space="preserve">Assumptions and limitations of the method</w:t>
        </w:r>
      </w:ins>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stationary, isotropic squared exponential kernel. Spatial structure may vary across the domain </w:t>
      </w:r>
      <w:r w:rsidR="00690C1C" w:rsidRPr="00CC24BD">
        <w:lastRenderedPageBreak/>
        <w:t>(non-stationarity),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1643E6">
      <w:pPr>
        <w:pStyle w:val="p3"/>
        <w:spacing w:before="0" w:beforeAutospacing="0" w:after="0" w:afterAutospacing="0" w:line="480" w:lineRule="auto"/>
        <w:jc w:val="both"/>
      </w:pPr>
    </w:p>
    <w:p w14:paraId="77A3B307" w14:textId="5323E347" w:rsidR="008E3C93" w:rsidRDefault="00D0175D" w:rsidP="001643E6">
      <w:pPr>
        <w:pStyle w:val="p3"/>
        <w:spacing w:before="0" w:beforeAutospacing="0" w:after="0" w:afterAutospacing="0" w:line="48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 xml:space="preserve">to which </w:t>
      </w:r>
      <w:r w:rsidR="00CD4CE6" w:rsidRPr="00CC24BD">
        <w:lastRenderedPageBreak/>
        <w:t>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1643E6">
      <w:pPr>
        <w:pStyle w:val="p3"/>
        <w:spacing w:before="0" w:beforeAutospacing="0" w:after="0" w:afterAutospacing="0" w:line="480" w:lineRule="auto"/>
        <w:jc w:val="both"/>
      </w:pPr>
    </w:p>
    <w:p w14:paraId="551C9684" w14:textId="671D11D0"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rsidR="00F3410A" w:rsidRPr="004507D0">
        <w:t>. DNA persistence times, particle dynamics, and water-mass stability can all vary with depth, potentially altering the effective smoothing of the eDNA field</w:t>
      </w:r>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7DA800C3" w:rsidR="00D34C42" w:rsidRDefault="005A5E64" w:rsidP="001643E6">
      <w:pPr>
        <w:pStyle w:val="p2"/>
        <w:spacing w:before="0" w:beforeAutospacing="0" w:after="0" w:afterAutospacing="0" w:line="480" w:lineRule="auto"/>
        <w:jc w:val="both"/>
      </w:pPr>
      <w:bookmarkStart w:id="22"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EC343E">
        <w:rPr>
          <w:i/>
          <w:iCs/>
          <w:lang w:val="el-GR"/>
        </w:rPr>
        <w:t>μ</w:t>
      </w:r>
      <w:r w:rsidR="007B2115" w:rsidRPr="00EC343E">
        <w:rPr>
          <w:i/>
          <w:iCs/>
          <w:vertAlign w:val="subscript"/>
        </w:rPr>
        <w:t>d</w:t>
      </w:r>
      <w:r w:rsidR="00D34C42" w:rsidRPr="00CC24BD">
        <w:t xml:space="preserve"> is likely to </w:t>
      </w:r>
      <w:r w:rsidR="00D34C42" w:rsidRPr="00CC24BD">
        <w:lastRenderedPageBreak/>
        <w:t>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13520">
        <w:t xml:space="preserve"> </w:t>
      </w:r>
      <w:r w:rsidR="0065487C">
        <w:fldChar w:fldCharType="begin"/>
      </w:r>
      <w:r w:rsidR="00AA6C90">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65487C">
        <w:rPr>
          <w:noProof/>
        </w:rPr>
        <w:t>(Paciorek, 2010; Redfern et al., 2006)</w:t>
      </w:r>
      <w:r w:rsidR="0065487C">
        <w:fldChar w:fldCharType="end"/>
      </w:r>
      <w:r w:rsidR="007A5C24" w:rsidRPr="00CC24BD">
        <w:t xml:space="preserve"> By contrast, in a very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1643E6">
      <w:pPr>
        <w:pStyle w:val="p2"/>
        <w:spacing w:before="0" w:beforeAutospacing="0" w:after="0" w:afterAutospacing="0" w:line="480" w:lineRule="auto"/>
        <w:jc w:val="both"/>
      </w:pPr>
    </w:p>
    <w:p w14:paraId="21C322EB" w14:textId="77777777" w:rsidR="00286ADA" w:rsidRPr="00CC24BD" w:rsidRDefault="00286ADA" w:rsidP="001643E6">
      <w:pPr>
        <w:pStyle w:val="p2"/>
        <w:spacing w:before="0" w:beforeAutospacing="0" w:after="0" w:afterAutospacing="0" w:line="480" w:lineRule="auto"/>
        <w:jc w:val="both"/>
      </w:pPr>
    </w:p>
    <w:p w14:paraId="030F2BF6" w14:textId="77777777" w:rsidR="002E285D" w:rsidRDefault="002E285D" w:rsidP="001643E6">
      <w:pPr>
        <w:pStyle w:val="Heading1"/>
        <w:spacing w:before="0" w:after="0" w:line="480" w:lineRule="auto"/>
        <w:pPrChange w:id="9030" w:author="Gledis Guri" w:date="2026-07-26T00:00:00Z">
          <w:pPr>
            <w:spacing w:after="0" w:line="480" w:lineRule="auto"/>
          </w:pPr>
        </w:pPrChange>
      </w:pPr>
      <w:bookmarkStart w:id="23" w:name="OLE_LINK1"/>
      <w:bookmarkEnd w:id="22"/>
      <w:del w:id="9028" w:author="Gledis Guri" w:date="2026-07-26T00:00:00Z">
        <w:r>
          <w:rPr>
            <w:rFonts w:ascii="Times New Roman" w:eastAsia="Times New Roman" w:hAnsi="Times New Roman" w:cs="Times New Roman"/>
            <w:b/>
            <w:bCs/>
          </w:rPr>
          <w:delText xml:space="preserve">Implications for survey design and management applications</w:delText>
        </w:r>
      </w:del>
      <w:ins w:id="9029" w:author="Gledis Guri" w:date="2026-07-26T00:00:00Z">
        <w:r>
          <w:t xml:space="preserve">Perspectives and applications</w:t>
        </w:r>
      </w:ins>
      <w:r>
        <w:rPr>
          <w:rFonts w:ascii="Times New Roman" w:eastAsia="Times New Roman" w:hAnsi="Times New Roman" w:cs="Times New Roman"/>
          <w:b/>
          <w:bCs/>
        </w:rPr>
        <w:t xml:space="preserve"> </w:t>
      </w:r>
    </w:p>
    <w:p w14:paraId="10721492" w14:textId="46BCA09C" w:rsidR="00F04F50" w:rsidRPr="00D12FC8" w:rsidRDefault="009A110E" w:rsidP="001643E6">
      <w:pPr>
        <w:spacing w:after="0" w:line="48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sidR="00D12FC8" w:rsidRPr="00D12FC8">
        <w:rPr>
          <w:rFonts w:ascii="Times New Roman" w:eastAsia="Times New Roman" w:hAnsi="Times New Roman" w:cs="Times New Roman"/>
        </w:rPr>
        <w:t xml:space="preserve">Such contrast is due to the GP parameter estimation is primarily concerned with establishing the covariance </w:t>
      </w:r>
      <w:r w:rsidR="00D12FC8" w:rsidRPr="00D12FC8">
        <w:rPr>
          <w:rFonts w:ascii="Times New Roman" w:eastAsia="Times New Roman" w:hAnsi="Times New Roman" w:cs="Times New Roman"/>
        </w:rPr>
        <w:lastRenderedPageBreak/>
        <w:t>structure (Eq. 1-2) while, prediction is subject to a two-fold requirement: first, it relies on the parameters derived from Eq. 1-2 being accurate, and second, on the density and proximity of the observed points (Eq.</w:t>
      </w:r>
      <w:r w:rsidR="002E6AE6">
        <w:rPr>
          <w:rFonts w:ascii="Times New Roman" w:eastAsia="Times New Roman" w:hAnsi="Times New Roman" w:cs="Times New Roman"/>
        </w:rPr>
        <w:t xml:space="preserve"> </w:t>
      </w:r>
      <w:r w:rsidR="00D12FC8" w:rsidRPr="00D12FC8">
        <w:rPr>
          <w:rFonts w:ascii="Times New Roman" w:eastAsia="Times New Roman" w:hAnsi="Times New Roman" w:cs="Times New Roman"/>
        </w:rPr>
        <w:t>3) from which the new data is extrapolated.</w:t>
      </w:r>
      <w:r w:rsidR="002E6AE6">
        <w:rPr>
          <w:rFonts w:ascii="Times New Roman" w:eastAsia="Times New Roman" w:hAnsi="Times New Roman" w:cs="Times New Roman"/>
        </w:rPr>
        <w:t xml:space="preserve"> </w:t>
      </w:r>
      <w:r w:rsidR="00F04F50" w:rsidRPr="00F04F50">
        <w:rPr>
          <w:rFonts w:ascii="Times New Roman" w:eastAsia="Times New Roman" w:hAnsi="Times New Roman" w:cs="Times New Roman"/>
        </w:rPr>
        <w: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t>
      </w:r>
      <w:r w:rsidR="001E33B9" w:rsidRPr="001E33B9">
        <w:rPr>
          <w:rFonts w:ascii="Times New Roman" w:eastAsia="Times New Roman" w:hAnsi="Times New Roman" w:cs="Times New Roman"/>
        </w:rPr>
        <w:t>while prediction accuracy was evaluated independently for each depth-specific spatial field, with no shared information among depths</w:t>
      </w:r>
      <w:r w:rsidR="00F04F50" w:rsidRPr="00F04F50">
        <w:rPr>
          <w:rFonts w:ascii="Times New Roman" w:eastAsia="Times New Roman" w:hAnsi="Times New Roman" w:cs="Times New Roman"/>
        </w:rPr>
        <w:t>.</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4"/>
    <w:p w14:paraId="0697FEC0" w14:textId="2EFD0B87"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5DE08DDE" w14:textId="77777777" w:rsidR="00286ADA" w:rsidRDefault="00286ADA" w:rsidP="001643E6">
      <w:pPr>
        <w:spacing w:after="0" w:line="480" w:lineRule="auto"/>
        <w:jc w:val="both"/>
        <w:rPr>
          <w:rFonts w:ascii="Times New Roman" w:eastAsia="Times New Roman" w:hAnsi="Times New Roman" w:cs="Times New Roman"/>
        </w:rPr>
      </w:pPr>
    </w:p>
    <w:p w14:paraId="06972A25" w14:textId="12C0C2EE" w:rsidR="002E285D" w:rsidRDefault="000145BE" w:rsidP="001643E6">
      <w:pPr>
        <w:pStyle w:val="p2"/>
        <w:spacing w:before="0" w:beforeAutospacing="0" w:after="0" w:afterAutospacing="0" w:line="480" w:lineRule="auto"/>
        <w:jc w:val="both"/>
      </w:pPr>
      <w:r>
        <w:lastRenderedPageBreak/>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8E6BDE">
        <w:rPr>
          <w:i/>
          <w:iCs/>
          <w:lang w:val="el-GR"/>
        </w:rPr>
        <w:t>μ</w:t>
      </w:r>
      <w:r w:rsidR="002E285D" w:rsidRPr="007954AF">
        <w:rPr>
          <w:lang w:val="el-GR"/>
        </w:rPr>
        <w:t xml:space="preserve">, </w:t>
      </w:r>
      <w:r w:rsidR="002E285D" w:rsidRPr="008E6BDE">
        <w:rPr>
          <w:i/>
          <w:iCs/>
          <w:lang w:val="el-GR"/>
        </w:rPr>
        <w:t>ρ</w:t>
      </w:r>
      <w:r w:rsidR="002E285D" w:rsidRPr="007954AF">
        <w:rPr>
          <w:lang w:val="el-GR"/>
        </w:rPr>
        <w:t xml:space="preserve">, </w:t>
      </w:r>
      <w:r w:rsidR="002E285D" w:rsidRPr="008E6BDE">
        <w:rPr>
          <w:i/>
          <w:iCs/>
          <w:lang w:val="el-GR"/>
        </w:rPr>
        <w:t>α</w:t>
      </w:r>
      <w:r w:rsidR="002E285D" w:rsidRPr="007954AF">
        <w:rPr>
          <w:lang w:val="el-GR"/>
        </w:rPr>
        <w:t xml:space="preserve">, </w:t>
      </w:r>
      <w:r w:rsidR="002E285D" w:rsidRPr="008E6BDE">
        <w:rPr>
          <w:i/>
          <w:iCs/>
          <w:lang w:val="el-GR"/>
        </w:rPr>
        <w:t>σ</w:t>
      </w:r>
      <w:r w:rsidR="002E285D" w:rsidRPr="007954AF">
        <w:rPr>
          <w:lang w:val="el-GR"/>
        </w:rPr>
        <w:t xml:space="preserve">, </w:t>
      </w:r>
      <w:r w:rsidR="002E285D" w:rsidRPr="007954AF">
        <w:t xml:space="preserve">and </w:t>
      </w:r>
      <w:r w:rsidR="002E285D" w:rsidRPr="008E6BDE">
        <w:rPr>
          <w:i/>
          <w:iCs/>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1643E6">
      <w:pPr>
        <w:pStyle w:val="p2"/>
        <w:spacing w:before="0" w:beforeAutospacing="0" w:after="0" w:afterAutospacing="0" w:line="480" w:lineRule="auto"/>
        <w:jc w:val="both"/>
      </w:pPr>
    </w:p>
    <w:p w14:paraId="4D0E3CB3" w14:textId="69CE4BB3" w:rsidR="00AD04EE" w:rsidRDefault="00AD04EE">
      <w:pPr>
        <w:pStyle w:val="BodyText"/>
        <w:spacing w:line="480" w:lineRule="auto"/>
        <w:rPr>
          <w:ins w:id="9020" w:author="Gledis Guri" w:date="2026-07-26T00:00:00Z"/>
        </w:rPr>
      </w:pPr>
      <w:ins w:id="9019" w:author="Gledis Guri" w:date="2026-07-26T00:00:00Z">
        <w:r>
          <w:t xml:space="preserve">Three practical applications follow directly from the method. First, for data collection, the workflow can be run before a survey using a pilot estimate of the spatial autocorrelation, taken from a previous cruise, a published length-scale, or an expert prior, and inverted to convert a fixed budget of ship time into a defensible station count, or conversely to determine the effort needed to reach a target precision. Second, for monitoring and management, the same inversion identifies where existing programs are over- or under-sampled relative to their stated objective: our case study indicates that grids comparable to the CalCOFI 75-station design (approximately 3.4 samples per 10,000 km2) are close to sufficient for smoothly distributed taxa but under-sample patchy taxa by roughly a factor of three, information that is directly actionable when redesigning survey grids or allocating effort among strata. Third, because the required effort depends on the inferential objective, programs that use eDNA to generate abundance indices for stock assessment, which depend chiefly on the stratum-specific mean, can operate at lower effort than programs that map distributions or delineate hotspots for spatial management such as protected-area design, which depend on the length-scale and on prediction accuracy. We therefore recommend that eDNA surveys report estimated length-scales alongside detection or concentration results; as such estimates accumulate, taxon- and region-specific values will make prospective sampling design increasingly routine rather than bespoke.</w:t>
        </w:r>
      </w:ins>
    </w:p>
    <w:p w14:paraId="1D82E36A" w14:textId="1F42A836" w:rsidR="00AD04EE" w:rsidRDefault="00AD04EE">
      <w:pPr>
        <w:pStyle w:val="BodyText"/>
        <w:spacing w:line="480" w:lineRule="auto"/>
        <w:rPr>
          <w:ins w:id="9021" w:author="Gledis Guri" w:date="2026-07-26T00:00:00Z"/>
        </w:rPr>
      </w:pPr>
    </w:p>
    <w:p w14:paraId="64B35C11" w14:textId="77777777" w:rsidR="00A318B1" w:rsidRPr="000D2BF7" w:rsidRDefault="00A318B1" w:rsidP="001643E6">
      <w:pPr>
        <w:pStyle w:val="Heading3"/>
        <w:spacing w:before="0" w:after="0" w:line="480" w:lineRule="auto"/>
        <w:jc w:val="both"/>
        <w:rPr>
          <w:del w:id="9027" w:author="Gledis Guri" w:date="2026-07-26T00:00:00Z"/>
          <w:i w:val="0"/>
          <w:iCs/>
        </w:rPr>
      </w:pPr>
      <w:del w:id="9026" w:author="Gledis Guri" w:date="2026-07-26T00:00:00Z">
        <w:r w:rsidRPr="000D2BF7">
          <w:rPr>
            <w:i w:val="0"/>
            <w:iCs/>
          </w:rPr>
          <w:delText>Conclusions</w:delText>
        </w:r>
      </w:del>
    </w:p>
    <w:p w14:paraId="33C97E38" w14:textId="174F5CC5" w:rsidR="003A4273" w:rsidRPr="00187296" w:rsidRDefault="00915163" w:rsidP="001643E6">
      <w:pPr>
        <w:pStyle w:val="p3"/>
        <w:spacing w:before="0" w:beforeAutospacing="0" w:after="0" w:afterAutospacing="0" w:line="480" w:lineRule="auto"/>
        <w:jc w:val="both"/>
      </w:pPr>
      <w:del w:id="9022" w:author="Gledis Guri" w:date="2026-07-26T00:00:00Z">
        <w:r>
          <w:delText xml:space="preserve">This study shows that the effectiveness of marine eDNA sampling depends strongly on</w:delText>
        </w:r>
      </w:del>
      <w:ins w:id="9023" w:author="Gledis Guri" w:date="2026-07-26T00:00:00Z">
        <w:r>
          <w:t xml:space="preserve">The case study shows that the effectiveness of marine eDNA sampling depends strongly on</w:t>
        </w:r>
      </w:ins>
      <w:r>
        <w:t xml:space="preserve">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t xml:space="preserve">, since appropriate effort depends on the taxa and the ecological question being addressed. </w:t>
      </w:r>
      <w:del w:id="9024" w:author="Gledis Guri" w:date="2026-07-26T00:00:00Z">
        <w:r>
          <w:delText xml:space="preserve">Overall, the study provides a practical framework for designing more efficient and purpose-specific eDNA surveys.</w:delText>
        </w:r>
      </w:del>
      <w:ins w:id="9025" w:author="Gledis Guri" w:date="2026-07-26T00:00:00Z">
        <w:r>
          <w:t xml:space="preserve">Overall, the method provides a practical, transferable and openly implemented framework that turns a single estimable quantity, the spatial autocorrelation of the target taxon, into a defensible sampling design, and that can be applied prospectively, before a survey is funded or a vessel leaves port.</w:t>
        </w:r>
      </w:ins>
    </w:p>
    <w:p w14:paraId="07D5FE49" w14:textId="77777777" w:rsidR="002877EE" w:rsidRDefault="003A4273" w:rsidP="001643E6">
      <w:pPr>
        <w:spacing w:after="0" w:line="480" w:lineRule="auto"/>
      </w:pPr>
      <w:r>
        <w:br w:type="page"/>
      </w:r>
      <w:bookmarkStart w:id="25" w:name="fig:mu_rho_N"/>
      <w:bookmarkStart w:id="26" w:name="appendix"/>
      <w:bookmarkEnd w:id="18"/>
      <w:bookmarkEnd w:id="1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5"/>
    <w:bookmarkEnd w:id="26"/>
    <w:p w14:paraId="7443A33A" w14:textId="77777777" w:rsidR="00937D72" w:rsidRPr="00937D72" w:rsidRDefault="00F553D1" w:rsidP="001643E6">
      <w:pPr>
        <w:pStyle w:val="Bibliography"/>
      </w:pPr>
      <w:r w:rsidRPr="007A589B">
        <w:fldChar w:fldCharType="begin"/>
      </w:r>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p>
    <w:p w14:paraId="61D9D7F0" w14:textId="77777777" w:rsidR="00937D72" w:rsidRPr="00937D72" w:rsidRDefault="00937D72" w:rsidP="001643E6">
      <w:pPr>
        <w:pStyle w:val="Bibliography"/>
      </w:pPr>
      <w:r w:rsidRPr="00937D72">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1643E6">
      <w:pPr>
        <w:pStyle w:val="Bibliography"/>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1643E6">
      <w:pPr>
        <w:pStyle w:val="Bibliography"/>
      </w:pPr>
      <w:r w:rsidRPr="00937D72">
        <w:lastRenderedPageBreak/>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1643E6">
      <w:pPr>
        <w:pStyle w:val="Bibliography"/>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1643E6">
      <w:pPr>
        <w:pStyle w:val="Bibliography"/>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1643E6">
      <w:pPr>
        <w:pStyle w:val="Bibliography"/>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1643E6">
      <w:pPr>
        <w:pStyle w:val="Bibliography"/>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1643E6">
      <w:pPr>
        <w:pStyle w:val="Bibliography"/>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1643E6">
      <w:pPr>
        <w:pStyle w:val="Bibliography"/>
      </w:pPr>
      <w:r w:rsidRPr="00937D72">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1643E6">
      <w:pPr>
        <w:pStyle w:val="Bibliography"/>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1643E6">
      <w:pPr>
        <w:pStyle w:val="Bibliography"/>
      </w:pPr>
      <w:r w:rsidRPr="00937D72">
        <w:lastRenderedPageBreak/>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1643E6">
      <w:pPr>
        <w:pStyle w:val="Bibliography"/>
      </w:pPr>
      <w:r w:rsidRPr="00937D72">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1643E6">
      <w:pPr>
        <w:pStyle w:val="Bibliography"/>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1643E6">
      <w:pPr>
        <w:pStyle w:val="Bibliography"/>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1643E6">
      <w:pPr>
        <w:pStyle w:val="Bibliography"/>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1643E6">
      <w:pPr>
        <w:pStyle w:val="Bibliography"/>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1643E6">
      <w:pPr>
        <w:pStyle w:val="Bibliography"/>
      </w:pPr>
      <w:r w:rsidRPr="00937D7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1643E6">
      <w:pPr>
        <w:pStyle w:val="Bibliography"/>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1643E6">
      <w:pPr>
        <w:pStyle w:val="Bibliography"/>
      </w:pPr>
      <w:r w:rsidRPr="00937D72">
        <w:lastRenderedPageBreak/>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1643E6">
      <w:pPr>
        <w:pStyle w:val="Bibliography"/>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1643E6">
      <w:pPr>
        <w:pStyle w:val="Bibliography"/>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1643E6">
      <w:pPr>
        <w:pStyle w:val="Bibliography"/>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1643E6">
      <w:pPr>
        <w:pStyle w:val="Bibliography"/>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1643E6">
      <w:pPr>
        <w:pStyle w:val="Bibliography"/>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1643E6">
      <w:pPr>
        <w:pStyle w:val="Bibliography"/>
      </w:pPr>
      <w:r w:rsidRPr="00937D72">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1643E6">
      <w:pPr>
        <w:pStyle w:val="Bibliography"/>
      </w:pPr>
      <w:r w:rsidRPr="00937D72">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1643E6">
      <w:pPr>
        <w:pStyle w:val="Bibliography"/>
      </w:pPr>
      <w:r w:rsidRPr="00937D72">
        <w:lastRenderedPageBreak/>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1643E6">
      <w:pPr>
        <w:pStyle w:val="Bibliography"/>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1643E6">
      <w:pPr>
        <w:pStyle w:val="Bibliography"/>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1643E6">
      <w:pPr>
        <w:pStyle w:val="Bibliography"/>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1643E6">
      <w:pPr>
        <w:pStyle w:val="Bibliography"/>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1643E6">
      <w:pPr>
        <w:pStyle w:val="Bibliography"/>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1643E6">
      <w:pPr>
        <w:pStyle w:val="Bibliography"/>
      </w:pPr>
      <w:r w:rsidRPr="00937D72">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1643E6">
      <w:pPr>
        <w:pStyle w:val="Bibliography"/>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1643E6">
      <w:pPr>
        <w:pStyle w:val="Bibliography"/>
      </w:pPr>
      <w:r w:rsidRPr="00937D72">
        <w:lastRenderedPageBreak/>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1643E6">
      <w:pPr>
        <w:pStyle w:val="Bibliography"/>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1643E6">
      <w:pPr>
        <w:pStyle w:val="Bibliography"/>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1643E6">
      <w:pPr>
        <w:pStyle w:val="Bibliography"/>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1643E6">
      <w:pPr>
        <w:pStyle w:val="Bibliography"/>
      </w:pPr>
      <w:r w:rsidRPr="00937D72">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1643E6">
      <w:pPr>
        <w:pStyle w:val="Bibliography"/>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1643E6">
      <w:pPr>
        <w:pStyle w:val="Bibliography"/>
      </w:pPr>
      <w:r w:rsidRPr="00937D72">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1643E6">
      <w:pPr>
        <w:pStyle w:val="Bibliography"/>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1643E6">
      <w:pPr>
        <w:pStyle w:val="Bibliography"/>
      </w:pPr>
      <w:r w:rsidRPr="00937D72">
        <w:lastRenderedPageBreak/>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1643E6">
      <w:pPr>
        <w:pStyle w:val="Bibliography"/>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1643E6">
      <w:pPr>
        <w:pStyle w:val="Bibliography"/>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1643E6">
      <w:pPr>
        <w:pStyle w:val="Bibliography"/>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1643E6">
      <w:pPr>
        <w:pStyle w:val="Bibliography"/>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1643E6">
      <w:pPr>
        <w:pStyle w:val="Bibliography"/>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1643E6">
      <w:pPr>
        <w:pStyle w:val="Bibliography"/>
      </w:pPr>
      <w:r w:rsidRPr="00937D72">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1643E6">
      <w:pPr>
        <w:pStyle w:val="Bibliography"/>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1643E6">
      <w:pPr>
        <w:pStyle w:val="Bibliography"/>
      </w:pPr>
      <w:r w:rsidRPr="00937D72">
        <w:lastRenderedPageBreak/>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1643E6">
      <w:pPr>
        <w:pStyle w:val="Bibliography"/>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1643E6">
      <w:pPr>
        <w:pStyle w:val="Bibliography"/>
      </w:pPr>
      <w:r w:rsidRPr="00937D72">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1643E6">
      <w:pPr>
        <w:pStyle w:val="Bibliography"/>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1643E6">
      <w:pPr>
        <w:pStyle w:val="Bibliography"/>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5940244E" w14:textId="126DE309" w:rsidR="000974AE" w:rsidRDefault="00F553D1" w:rsidP="001643E6">
      <w:pPr>
        <w:pStyle w:val="Bibliography"/>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16E47" w14:textId="77777777" w:rsidR="00B74108" w:rsidRDefault="00B74108" w:rsidP="009A2297">
      <w:pPr>
        <w:spacing w:after="0"/>
      </w:pPr>
      <w:r>
        <w:separator/>
      </w:r>
    </w:p>
  </w:endnote>
  <w:endnote w:type="continuationSeparator" w:id="0">
    <w:p w14:paraId="2D5B728D" w14:textId="77777777" w:rsidR="00B74108" w:rsidRDefault="00B74108"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75695C" w14:textId="77777777" w:rsidR="00B74108" w:rsidRDefault="00B74108" w:rsidP="009A2297">
      <w:pPr>
        <w:spacing w:after="0"/>
      </w:pPr>
      <w:r>
        <w:separator/>
      </w:r>
    </w:p>
  </w:footnote>
  <w:footnote w:type="continuationSeparator" w:id="0">
    <w:p w14:paraId="431561C2" w14:textId="77777777" w:rsidR="00B74108" w:rsidRDefault="00B74108"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94C"/>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42</Pages>
  <Words>37457</Words>
  <Characters>213506</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250463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25</cp:revision>
  <cp:lastPrinted>2026-04-15T23:13:00Z</cp:lastPrinted>
  <dcterms:created xsi:type="dcterms:W3CDTF">2026-07-02T19:48:00Z</dcterms:created>
  <dcterms:modified xsi:type="dcterms:W3CDTF">2026-07-03T20:57:00Z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