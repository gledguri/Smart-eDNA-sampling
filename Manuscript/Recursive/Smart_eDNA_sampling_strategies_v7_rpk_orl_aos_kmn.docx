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r w:rsidRPr="00C40337">
        <w:rPr>
          <w:rFonts w:ascii="Times New Roman" w:hAnsi="Times New Roman" w:cs="Times New Roman"/>
        </w:rPr>
        <w:t>Smart eDNA sampling strategies: spatial autocorrelation can guide efficient survey design</w:t>
      </w:r>
    </w:p>
    <w:p w14:paraId="5516F167" w14:textId="419B77F4" w:rsidR="0032076E" w:rsidRPr="00C40337" w:rsidRDefault="00D04708" w:rsidP="005E765B">
      <w:pPr>
        <w:pStyle w:val="Author"/>
        <w:spacing w:after="0" w:line="360" w:lineRule="auto"/>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00C87744">
        <w:rPr>
          <w:rFonts w:ascii="Times New Roman" w:hAnsi="Times New Roman" w:cs="Times New Roman"/>
        </w:rPr>
        <w:t xml:space="preserve">Andrew </w:t>
      </w:r>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r w:rsidRPr="00C40337">
        <w:rPr>
          <w:rFonts w:ascii="Times New Roman" w:hAnsi="Times New Roman" w:cs="Times New Roman"/>
        </w:rPr>
        <w:t>Shelton</w:t>
      </w:r>
      <w:del w:id="1" w:author="Ryan Kelly" w:date="2026-04-21T12:32:00Z">
        <w:r w:rsidRPr="00C40337" w:rsidDel="001331FA">
          <w:rPr>
            <w:rFonts w:ascii="Times New Roman" w:hAnsi="Times New Roman" w:cs="Times New Roman"/>
          </w:rPr>
          <w:delText>2</w:delText>
        </w:r>
      </w:del>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r w:rsidR="00056B67">
        <w:rPr>
          <w:rFonts w:ascii="Times New Roman" w:hAnsi="Times New Roman" w:cs="Times New Roman"/>
        </w:rPr>
        <w:t xml:space="preserve">R. </w:t>
      </w:r>
      <w:r w:rsidR="00C40337" w:rsidRPr="00C40337">
        <w:rPr>
          <w:rFonts w:ascii="Times New Roman" w:hAnsi="Times New Roman" w:cs="Times New Roman"/>
        </w:rPr>
        <w:t>Liu</w:t>
      </w:r>
      <w:r w:rsidR="00056B67">
        <w:rPr>
          <w:rFonts w:ascii="Times New Roman" w:hAnsi="Times New Roman" w:cs="Times New Roman"/>
          <w:vertAlign w:val="superscript"/>
        </w:rPr>
        <w:t>3</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2"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101BFB">
            <w:pPr>
              <w:pStyle w:val="Compact"/>
            </w:pPr>
            <w:r w:rsidRPr="00C40337">
              <w:t>1</w:t>
            </w:r>
          </w:p>
        </w:tc>
        <w:tc>
          <w:tcPr>
            <w:tcW w:w="0" w:type="auto"/>
          </w:tcPr>
          <w:p w14:paraId="5516F16B" w14:textId="77777777" w:rsidR="0032076E" w:rsidRPr="00C40337" w:rsidRDefault="00D04708" w:rsidP="00101BFB">
            <w:pPr>
              <w:pStyle w:val="Compact"/>
            </w:pPr>
            <w:r w:rsidRPr="00C40337">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101BFB">
            <w:pPr>
              <w:pStyle w:val="Compact"/>
            </w:pPr>
            <w:r w:rsidRPr="00C40337">
              <w:t>2</w:t>
            </w:r>
          </w:p>
        </w:tc>
        <w:tc>
          <w:tcPr>
            <w:tcW w:w="0" w:type="auto"/>
          </w:tcPr>
          <w:p w14:paraId="5516F16E" w14:textId="7EB1D1F9" w:rsidR="0032076E" w:rsidRPr="00C40337" w:rsidRDefault="00D04708" w:rsidP="00101BFB">
            <w:pPr>
              <w:pStyle w:val="Compact"/>
            </w:pPr>
            <w:r w:rsidRPr="00C40337">
              <w:t>Conservation Biology Division, Northwest Fisheries Science Center, NOAA Fisheries,</w:t>
            </w:r>
            <w:r w:rsidR="005E765B">
              <w:t xml:space="preserve"> </w:t>
            </w:r>
            <w:r w:rsidR="005E765B" w:rsidRPr="005E765B">
              <w:t>Montlake Blvd E. Seattle, Washington, USA</w:t>
            </w:r>
          </w:p>
        </w:tc>
      </w:tr>
      <w:tr w:rsidR="0032076E" w:rsidRPr="00C40337" w14:paraId="5516F172" w14:textId="77777777" w:rsidTr="005E765B">
        <w:tc>
          <w:tcPr>
            <w:tcW w:w="0" w:type="auto"/>
          </w:tcPr>
          <w:p w14:paraId="5516F170" w14:textId="7E50FE0C" w:rsidR="0032076E" w:rsidRPr="00C40337" w:rsidRDefault="005E765B" w:rsidP="00101BFB">
            <w:pPr>
              <w:pStyle w:val="Compact"/>
            </w:pPr>
            <w:r>
              <w:t>3</w:t>
            </w:r>
          </w:p>
        </w:tc>
        <w:tc>
          <w:tcPr>
            <w:tcW w:w="0" w:type="auto"/>
          </w:tcPr>
          <w:p w14:paraId="68876C7C" w14:textId="260617C8" w:rsidR="00056B67" w:rsidRDefault="00056B67" w:rsidP="00101BFB">
            <w:pPr>
              <w:pStyle w:val="Compact"/>
            </w:pPr>
            <w:r>
              <w:t>School of Aquatic and Fishery Sciences, University of Washington, Seattle, Washington, USA</w:t>
            </w:r>
          </w:p>
          <w:p w14:paraId="5516F171" w14:textId="77777777" w:rsidR="00056B67" w:rsidRPr="00C40337" w:rsidRDefault="00056B67" w:rsidP="00101BFB">
            <w:pPr>
              <w:pStyle w:val="Compact"/>
            </w:pPr>
          </w:p>
        </w:tc>
      </w:tr>
      <w:tr w:rsidR="0032076E" w:rsidRPr="00C40337" w14:paraId="5516F175" w14:textId="77777777" w:rsidTr="005E765B">
        <w:tc>
          <w:tcPr>
            <w:tcW w:w="0" w:type="auto"/>
          </w:tcPr>
          <w:p w14:paraId="5516F173" w14:textId="77777777" w:rsidR="0032076E" w:rsidRPr="00C40337" w:rsidRDefault="0032076E" w:rsidP="00101BFB">
            <w:pPr>
              <w:pStyle w:val="Compact"/>
            </w:pPr>
          </w:p>
        </w:tc>
        <w:tc>
          <w:tcPr>
            <w:tcW w:w="0" w:type="auto"/>
          </w:tcPr>
          <w:p w14:paraId="70C9E80A" w14:textId="67098AAB" w:rsidR="0032076E" w:rsidRPr="00C40337" w:rsidRDefault="00D04708" w:rsidP="00101BFB">
            <w:pPr>
              <w:pStyle w:val="Compact"/>
              <w:rPr>
                <w:b/>
              </w:rPr>
            </w:pPr>
            <w:r w:rsidRPr="00C40337">
              <w:t xml:space="preserve">corresponding author </w:t>
            </w:r>
            <w:hyperlink r:id="rId11" w:history="1">
              <w:r w:rsidR="00D477E6" w:rsidRPr="00C40337">
                <w:rPr>
                  <w:rStyle w:val="Hyperlink"/>
                  <w:rFonts w:cs="Times New Roman"/>
                  <w:b/>
                </w:rPr>
                <w:t>gguri@uw.edu</w:t>
              </w:r>
            </w:hyperlink>
          </w:p>
          <w:p w14:paraId="5516F174" w14:textId="77777777" w:rsidR="00D477E6" w:rsidRPr="00C40337" w:rsidRDefault="00D477E6" w:rsidP="00101BFB">
            <w:pPr>
              <w:pStyle w:val="Compact"/>
            </w:pPr>
          </w:p>
        </w:tc>
      </w:tr>
    </w:tbl>
    <w:p w14:paraId="5516F176" w14:textId="77777777" w:rsidR="0032076E" w:rsidRDefault="00D04708" w:rsidP="00F82C02">
      <w:pPr>
        <w:pStyle w:val="Heading1"/>
        <w:spacing w:before="0" w:after="0" w:line="360" w:lineRule="auto"/>
      </w:pPr>
      <w:bookmarkStart w:id="3" w:name="abstract"/>
      <w:bookmarkEnd w:id="2"/>
      <w:r>
        <w:t>Abstract</w:t>
      </w:r>
    </w:p>
    <w:p w14:paraId="00579BD7" w14:textId="18B33483" w:rsidR="00915163" w:rsidRDefault="00CE2A1B" w:rsidP="00101BFB">
      <w:pPr>
        <w:pStyle w:val="BodyText"/>
      </w:pPr>
      <w:r>
        <w:t>T</w:t>
      </w:r>
      <w:r w:rsidR="00187296" w:rsidRPr="00187296">
        <w:t xml:space="preserve">here is a growing need to </w:t>
      </w:r>
      <w:del w:id="4" w:author="Owen Liu" w:date="2026-04-22T13:43:00Z" w16du:dateUtc="2026-04-22T20:43:00Z">
        <w:r w:rsidR="00187296" w:rsidRPr="00187296" w:rsidDel="00E5696D">
          <w:delText xml:space="preserve">define </w:delText>
        </w:r>
      </w:del>
      <w:ins w:id="5" w:author="Owen Liu" w:date="2026-04-22T13:43:00Z" w16du:dateUtc="2026-04-22T20:43:00Z">
        <w:r w:rsidR="00E5696D">
          <w:t>design</w:t>
        </w:r>
        <w:r w:rsidR="00E5696D" w:rsidRPr="00187296">
          <w:t xml:space="preserve"> </w:t>
        </w:r>
      </w:ins>
      <w:r w:rsidR="00187296" w:rsidRPr="00187296">
        <w:t>sampling strategies that accurately capture spatial patterns</w:t>
      </w:r>
      <w:r>
        <w:t xml:space="preserve"> of e</w:t>
      </w:r>
      <w:r w:rsidRPr="00187296">
        <w:t>nvironmental DNA (eDNA)</w:t>
      </w:r>
      <w:del w:id="6" w:author="Owen Liu" w:date="2026-04-22T13:44:00Z" w16du:dateUtc="2026-04-22T20:44:00Z">
        <w:r w:rsidDel="00E5696D">
          <w:delText>, which</w:delText>
        </w:r>
        <w:r w:rsidRPr="00187296" w:rsidDel="00E5696D">
          <w:delText xml:space="preserve"> has become a powerful tool for</w:delText>
        </w:r>
      </w:del>
      <w:ins w:id="7" w:author="Owen Liu" w:date="2026-04-22T13:44:00Z" w16du:dateUtc="2026-04-22T20:44:00Z">
        <w:r w:rsidR="00E5696D">
          <w:t xml:space="preserve"> to inform</w:t>
        </w:r>
      </w:ins>
      <w:r w:rsidRPr="00187296">
        <w:t xml:space="preserve"> biodiversity monitoring</w:t>
      </w:r>
      <w:commentRangeStart w:id="8"/>
      <w:r w:rsidR="00915163" w:rsidRPr="00915163">
        <w:t>.</w:t>
      </w:r>
      <w:commentRangeEnd w:id="8"/>
      <w:r w:rsidR="00450784" w:rsidRPr="00915163">
        <w:rPr>
          <w:rStyle w:val="CommentReference"/>
          <w:sz w:val="24"/>
          <w:szCs w:val="24"/>
        </w:rPr>
        <w:commentReference w:id="8"/>
      </w:r>
      <w:r w:rsidR="00915163" w:rsidRPr="00915163">
        <w:t xml:space="preserve"> </w:t>
      </w:r>
      <w:r w:rsidR="00146302">
        <w:t xml:space="preserve">Here, we </w:t>
      </w:r>
      <w:commentRangeStart w:id="9"/>
      <w:r w:rsidR="00146302">
        <w:t xml:space="preserve">combine </w:t>
      </w:r>
      <w:commentRangeEnd w:id="9"/>
      <w:r w:rsidR="00450784">
        <w:rPr>
          <w:rStyle w:val="CommentReference"/>
          <w:sz w:val="24"/>
          <w:szCs w:val="24"/>
        </w:rPr>
        <w:commentReference w:id="9"/>
      </w:r>
      <w:r w:rsidR="00146302">
        <w:t xml:space="preserve">empirical fish eDNA data from the U.S. Pacific coast with a series of simulated sampling scenarios to evaluate how sampling effort in marine eDNA surveys influences the estimation of eDNA concentration and spatial distribution. </w:t>
      </w:r>
      <w:r w:rsidR="00CF49E6" w:rsidRPr="00CF49E6">
        <w:t>First, we fitted a Gaussian Process (GP) model for each species to estimate</w:t>
      </w:r>
      <w:ins w:id="10" w:author="Owen Liu" w:date="2026-04-22T13:49:00Z" w16du:dateUtc="2026-04-22T20:49:00Z">
        <w:r w:rsidR="00815D9F">
          <w:t xml:space="preserve"> eDNA concentration as a function of spatial location and depth. We then used the range of e</w:t>
        </w:r>
      </w:ins>
      <w:ins w:id="11" w:author="Owen Liu" w:date="2026-04-22T13:50:00Z" w16du:dateUtc="2026-04-22T20:50:00Z">
        <w:r w:rsidR="00815D9F">
          <w:t>stimated parameter values from those models to simulate new spatial eDNA data</w:t>
        </w:r>
      </w:ins>
      <w:r w:rsidR="00CF49E6" w:rsidRPr="00CF49E6">
        <w:t xml:space="preserve"> </w:t>
      </w:r>
      <w:del w:id="12" w:author="Owen Liu" w:date="2026-04-22T14:03:00Z" w16du:dateUtc="2026-04-22T21:03:00Z">
        <w:r w:rsidR="00CF49E6" w:rsidRPr="00CF49E6" w:rsidDel="00210499">
          <w:delText>spatial parameters and then used the range of those parameter values to simulate spatial fields representing different</w:delText>
        </w:r>
      </w:del>
      <w:ins w:id="13" w:author="Owen Liu" w:date="2026-04-22T14:03:00Z" w16du:dateUtc="2026-04-22T21:03:00Z">
        <w:r w:rsidR="00210499">
          <w:t>with varying</w:t>
        </w:r>
      </w:ins>
      <w:r w:rsidR="00CF49E6" w:rsidRPr="00CF49E6">
        <w:t xml:space="preserve"> degrees of spatial autocorrelation. </w:t>
      </w:r>
      <w:r w:rsidR="00CF49E6">
        <w:t>Second, we</w:t>
      </w:r>
      <w:r w:rsidR="00CF49E6" w:rsidRPr="00CF49E6">
        <w:t xml:space="preserve"> simulated sampling from those fields at different densities and </w:t>
      </w:r>
      <w:del w:id="14" w:author="Owen Liu" w:date="2026-04-22T14:05:00Z" w16du:dateUtc="2026-04-22T21:05:00Z">
        <w:r w:rsidR="00CF49E6" w:rsidRPr="00CF49E6" w:rsidDel="00D97A51">
          <w:delText xml:space="preserve">used </w:delText>
        </w:r>
      </w:del>
      <w:ins w:id="15" w:author="Owen Liu" w:date="2026-04-22T14:05:00Z" w16du:dateUtc="2026-04-22T21:05:00Z">
        <w:r w:rsidR="00D97A51">
          <w:t>fit new GP models to</w:t>
        </w:r>
        <w:r w:rsidR="00D97A51" w:rsidRPr="00CF49E6">
          <w:t xml:space="preserve"> </w:t>
        </w:r>
      </w:ins>
      <w:r w:rsidR="00CF49E6" w:rsidRPr="00CF49E6">
        <w:t xml:space="preserve">the resulting samples to evaluate </w:t>
      </w:r>
      <w:del w:id="16" w:author="Owen Liu" w:date="2026-04-22T14:06:00Z" w16du:dateUtc="2026-04-22T21:06:00Z">
        <w:r w:rsidR="00CF49E6" w:rsidRPr="00CF49E6" w:rsidDel="00D97A51">
          <w:delText xml:space="preserve">prediction error and </w:delText>
        </w:r>
        <w:r w:rsidR="00BE5154" w:rsidDel="00D97A51">
          <w:delText xml:space="preserve">GP </w:delText>
        </w:r>
        <w:r w:rsidR="00CF49E6" w:rsidRPr="00CF49E6" w:rsidDel="00D97A51">
          <w:delText xml:space="preserve">parameter </w:delText>
        </w:r>
        <w:r w:rsidR="00CF49E6" w:rsidRPr="00CF49E6" w:rsidDel="00D97A51">
          <w:lastRenderedPageBreak/>
          <w:delText>recovery</w:delText>
        </w:r>
      </w:del>
      <w:ins w:id="17" w:author="Owen Liu" w:date="2026-04-22T14:06:00Z" w16du:dateUtc="2026-04-22T21:06:00Z">
        <w:r w:rsidR="00D97A51">
          <w:t>their ability to recover the underlying true parameter values</w:t>
        </w:r>
      </w:ins>
      <w:ins w:id="18" w:author="Owen Liu" w:date="2026-04-22T14:07:00Z" w16du:dateUtc="2026-04-22T21:07:00Z">
        <w:r w:rsidR="00D97A51">
          <w:t>.</w:t>
        </w:r>
      </w:ins>
      <w:del w:id="19" w:author="Owen Liu" w:date="2026-04-22T14:04:00Z" w16du:dateUtc="2026-04-22T21:04:00Z">
        <w:r w:rsidR="00CF49E6" w:rsidRPr="00CF49E6" w:rsidDel="00210499">
          <w:delText xml:space="preserve"> under reduced sampling effort</w:delText>
        </w:r>
      </w:del>
      <w:r w:rsidR="00CF49E6" w:rsidRPr="00CF49E6">
        <w:t xml:space="preserve">. </w:t>
      </w:r>
      <w:r w:rsidR="00915163" w:rsidRPr="00915163">
        <w:t>We then compared these</w:t>
      </w:r>
      <w:ins w:id="20" w:author="Owen Liu" w:date="2026-04-22T14:07:00Z" w16du:dateUtc="2026-04-22T21:07:00Z">
        <w:r w:rsidR="00D97A51">
          <w:t xml:space="preserve"> simulation</w:t>
        </w:r>
      </w:ins>
      <w:r w:rsidR="00915163" w:rsidRPr="00915163">
        <w:t xml:space="preserve"> results </w:t>
      </w:r>
      <w:r w:rsidR="004D2F70" w:rsidRPr="00915163">
        <w:t>with</w:t>
      </w:r>
      <w:r w:rsidR="004D2F70">
        <w:t xml:space="preserve"> </w:t>
      </w:r>
      <w:commentRangeStart w:id="21"/>
      <w:r w:rsidR="00BE5154" w:rsidRPr="00BE5154">
        <w:t>empirical</w:t>
      </w:r>
      <w:r w:rsidR="00BE5154">
        <w:rPr>
          <w:i/>
          <w:iCs/>
        </w:rPr>
        <w:t xml:space="preserve"> </w:t>
      </w:r>
      <w:r w:rsidR="00915163" w:rsidRPr="00915163">
        <w:t xml:space="preserve">eDNA observations </w:t>
      </w:r>
      <w:commentRangeEnd w:id="21"/>
      <w:r w:rsidR="00450784" w:rsidRPr="00915163">
        <w:rPr>
          <w:rStyle w:val="CommentReference"/>
          <w:sz w:val="24"/>
          <w:szCs w:val="24"/>
        </w:rPr>
        <w:commentReference w:id="21"/>
      </w:r>
      <w:r w:rsidR="00915163" w:rsidRPr="00915163">
        <w:t xml:space="preserve">from 358 sampling sites. Across both simulated and empirical datasets, prediction accuracy improved with </w:t>
      </w:r>
      <w:r w:rsidR="0043272B">
        <w:t>higher</w:t>
      </w:r>
      <w:r w:rsidR="00915163" w:rsidRPr="00915163">
        <w:t xml:space="preserve"> spatial autocorrelation</w:t>
      </w:r>
      <w:r w:rsidR="00B54FAB">
        <w:t xml:space="preserve"> and </w:t>
      </w:r>
      <w:r w:rsidR="00B54FAB" w:rsidRPr="00B54FAB">
        <w:t>increasing sampling density</w:t>
      </w:r>
      <w:r w:rsidR="006549D2">
        <w:t xml:space="preserve"> </w:t>
      </w:r>
      <w:r w:rsidR="006549D2" w:rsidRPr="006549D2">
        <w:t xml:space="preserve">with the largest marginal gains in </w:t>
      </w:r>
      <w:r w:rsidR="00840904">
        <w:t xml:space="preserve">accuracy </w:t>
      </w:r>
      <w:r w:rsidR="006549D2" w:rsidRPr="006549D2">
        <w:t xml:space="preserve">occurring </w:t>
      </w:r>
      <w:ins w:id="22" w:author="Ryan Kelly" w:date="2026-04-21T12:33:00Z">
        <w:r w:rsidR="006B1CD9">
          <w:t xml:space="preserve">in our particular use-case </w:t>
        </w:r>
      </w:ins>
      <w:r w:rsidR="006549D2" w:rsidRPr="006549D2">
        <w:t xml:space="preserve">at around </w:t>
      </w:r>
      <w:commentRangeStart w:id="23"/>
      <w:r w:rsidR="00EF3BEF">
        <w:t>4-9</w:t>
      </w:r>
      <w:r w:rsidR="006549D2" w:rsidRPr="006549D2">
        <w:t xml:space="preserve"> samples</w:t>
      </w:r>
      <w:r w:rsidR="00760AB6">
        <w:t xml:space="preserve"> per 10000 km</w:t>
      </w:r>
      <w:r w:rsidR="00760AB6" w:rsidRPr="00760AB6">
        <w:rPr>
          <w:vertAlign w:val="superscript"/>
        </w:rPr>
        <w:t>2</w:t>
      </w:r>
      <w:ins w:id="24" w:author="Ryan Kelly" w:date="2026-04-21T12:33:00Z">
        <w:r w:rsidR="00E10025">
          <w:t xml:space="preserve">, </w:t>
        </w:r>
      </w:ins>
      <w:del w:id="25" w:author="Ryan Kelly" w:date="2026-04-21T12:33:00Z">
        <w:r w:rsidR="00915163" w:rsidRPr="00915163" w:rsidDel="00E10025">
          <w:delText xml:space="preserve">. </w:delText>
        </w:r>
        <w:r w:rsidR="0055692D" w:rsidDel="00E10025">
          <w:delText xml:space="preserve">GP parameter recovery </w:delText>
        </w:r>
        <w:r w:rsidR="0055692D" w:rsidRPr="00CF49E6" w:rsidDel="00E10025">
          <w:delText>under reduced sampling effort</w:delText>
        </w:r>
        <w:r w:rsidR="0055692D" w:rsidDel="00E10025">
          <w:delText xml:space="preserve"> </w:delText>
        </w:r>
        <w:r w:rsidR="00EF3BEF" w:rsidDel="00E10025">
          <w:delText xml:space="preserve">showed </w:delText>
        </w:r>
        <w:r w:rsidR="0089517C" w:rsidDel="00E10025">
          <w:delText xml:space="preserve">very </w:delText>
        </w:r>
      </w:del>
      <w:ins w:id="26" w:author="Owen Liu" w:date="2026-04-22T14:09:00Z" w16du:dateUtc="2026-04-22T21:09:00Z">
        <w:r w:rsidR="00D97A51">
          <w:t xml:space="preserve">with </w:t>
        </w:r>
      </w:ins>
      <w:r w:rsidR="0089517C">
        <w:t>little</w:t>
      </w:r>
      <w:r w:rsidR="00EF3BEF">
        <w:t xml:space="preserve"> marginal gain</w:t>
      </w:r>
      <w:del w:id="27" w:author="Ryan Kelly" w:date="2026-04-21T12:33:00Z">
        <w:r w:rsidR="00EF3BEF" w:rsidDel="00E10025">
          <w:delText>s</w:delText>
        </w:r>
      </w:del>
      <w:r w:rsidR="00EF3BEF">
        <w:t xml:space="preserve"> past </w:t>
      </w:r>
      <w:r w:rsidR="0089517C">
        <w:t>6</w:t>
      </w:r>
      <w:r w:rsidR="00EF3BEF">
        <w:t xml:space="preserve"> samples per 10000</w:t>
      </w:r>
      <w:r w:rsidR="00E04BDC">
        <w:t xml:space="preserve"> </w:t>
      </w:r>
      <w:r w:rsidR="00EF3BEF">
        <w:t>km</w:t>
      </w:r>
      <w:r w:rsidR="00EF3BEF" w:rsidRPr="00EF3BEF">
        <w:rPr>
          <w:vertAlign w:val="superscript"/>
        </w:rPr>
        <w:t>2</w:t>
      </w:r>
      <w:commentRangeEnd w:id="23"/>
      <w:r w:rsidR="000F2EF5" w:rsidRPr="00915163">
        <w:rPr>
          <w:rStyle w:val="CommentReference"/>
          <w:sz w:val="24"/>
          <w:szCs w:val="24"/>
        </w:rPr>
        <w:commentReference w:id="23"/>
      </w:r>
      <w:r w:rsidR="00915163" w:rsidRPr="00915163">
        <w:t xml:space="preserve">. </w:t>
      </w:r>
      <w:del w:id="28" w:author="Ryan Kelly" w:date="2026-04-21T12:33:00Z">
        <w:r w:rsidR="00E04BDC" w:rsidDel="00E10025">
          <w:delText>Our</w:delText>
        </w:r>
        <w:r w:rsidR="00915163" w:rsidRPr="00915163" w:rsidDel="00E10025">
          <w:delText xml:space="preserve"> findings show that o</w:delText>
        </w:r>
      </w:del>
      <w:ins w:id="29" w:author="Ryan Kelly" w:date="2026-04-21T12:33:00Z">
        <w:r w:rsidR="00E10025">
          <w:t>O</w:t>
        </w:r>
      </w:ins>
      <w:r w:rsidR="00915163" w:rsidRPr="00915163">
        <w:t>ptimal eDNA sampling effort depends on the spatial structure of the target tax</w:t>
      </w:r>
      <w:r w:rsidR="00ED671E">
        <w:t>on</w:t>
      </w:r>
      <w:r w:rsidR="00915163" w:rsidRPr="00915163">
        <w:t xml:space="preserve"> and the inferential objective of the survey</w:t>
      </w:r>
      <w:ins w:id="30" w:author="Ryan Kelly" w:date="2026-04-21T12:33:00Z">
        <w:r w:rsidR="00D7778D">
          <w:t xml:space="preserve">, but here we suggest </w:t>
        </w:r>
      </w:ins>
      <w:del w:id="31" w:author="Ryan Kelly" w:date="2026-04-21T12:33:00Z">
        <w:r w:rsidR="00915163" w:rsidRPr="00915163" w:rsidDel="00D7778D">
          <w:delText xml:space="preserve">. Rather than supporting a universal sampling threshold, our results provide </w:delText>
        </w:r>
      </w:del>
      <w:r w:rsidR="00915163" w:rsidRPr="00915163">
        <w:t xml:space="preserve">a quantitative framework for designing cost-effective </w:t>
      </w:r>
      <w:del w:id="32" w:author="Ryan Kelly" w:date="2026-04-21T12:34:00Z">
        <w:r w:rsidR="00915163" w:rsidRPr="00915163" w:rsidDel="00AF3581">
          <w:delText xml:space="preserve">marine </w:delText>
        </w:r>
      </w:del>
      <w:r w:rsidR="00915163" w:rsidRPr="00915163">
        <w:t>eDNA surveys tailored to prediction, abundance indexing, and spatial ecological inference.</w:t>
      </w:r>
    </w:p>
    <w:p w14:paraId="76C1BD25" w14:textId="77777777" w:rsidR="00D477E6" w:rsidRPr="00915163" w:rsidRDefault="00D477E6" w:rsidP="00101BFB">
      <w:pPr>
        <w:pStyle w:val="BodyText"/>
      </w:pPr>
    </w:p>
    <w:p w14:paraId="5516F177" w14:textId="548551F0" w:rsidR="0032076E" w:rsidRDefault="00D04708" w:rsidP="00101BFB">
      <w:pPr>
        <w:pStyle w:val="FirstParagraph"/>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01BFB">
      <w:pPr>
        <w:pStyle w:val="BodyText"/>
      </w:pPr>
    </w:p>
    <w:p w14:paraId="5516F178" w14:textId="77777777" w:rsidR="0032076E" w:rsidRDefault="00D04708" w:rsidP="00BC2A9B">
      <w:pPr>
        <w:pStyle w:val="Heading1"/>
        <w:spacing w:before="0" w:after="0" w:line="360" w:lineRule="auto"/>
      </w:pPr>
      <w:bookmarkStart w:id="33" w:name="introduction"/>
      <w:bookmarkEnd w:id="3"/>
      <w:r>
        <w:t>Introduction</w:t>
      </w:r>
    </w:p>
    <w:p w14:paraId="7F890A56" w14:textId="0E598547" w:rsidR="001E4A9B" w:rsidRDefault="00383EED" w:rsidP="00101BFB">
      <w:pPr>
        <w:pStyle w:val="BodyText"/>
      </w:pPr>
      <w:r>
        <w:t>Appropriate sampling design</w:t>
      </w:r>
      <w:r w:rsidR="00D04708">
        <w:t xml:space="preserve"> plays a critical role in </w:t>
      </w:r>
      <w:del w:id="34" w:author="Owen Liu" w:date="2026-04-22T14:10:00Z" w16du:dateUtc="2026-04-22T21:10:00Z">
        <w:r w:rsidR="00D04708" w:rsidDel="00D97A51">
          <w:delText xml:space="preserve">collecting sufficient and representative samples to </w:delText>
        </w:r>
      </w:del>
      <w:r w:rsidR="00D04708">
        <w:t>accurately assess</w:t>
      </w:r>
      <w:ins w:id="35" w:author="Owen Liu" w:date="2026-04-22T14:10:00Z" w16du:dateUtc="2026-04-22T21:10:00Z">
        <w:r w:rsidR="00D97A51">
          <w:t>ing</w:t>
        </w:r>
      </w:ins>
      <w:r w:rsidR="00D04708">
        <w:t xml:space="preserve"> species distributions, forming the foundation for sound </w:t>
      </w:r>
      <w:commentRangeStart w:id="36"/>
      <w:r w:rsidR="00D04708">
        <w:t>fisheries management and stock assessment protocols</w:t>
      </w:r>
      <w:r w:rsidR="00487038">
        <w:t xml:space="preserve"> </w:t>
      </w:r>
      <w:commentRangeEnd w:id="36"/>
      <w:r w:rsidR="00450784">
        <w:rPr>
          <w:rStyle w:val="CommentReference"/>
          <w:sz w:val="24"/>
          <w:szCs w:val="24"/>
        </w:rPr>
        <w:commentReference w:id="36"/>
      </w:r>
      <w:r w:rsidR="00487038">
        <w:t>[ref]</w:t>
      </w:r>
      <w:r w:rsidR="00D04708">
        <w:t xml:space="preserve">. </w:t>
      </w:r>
      <w:r w:rsidR="00B542E6" w:rsidRPr="00B542E6">
        <w:t>Traditionally, abundance indices used in stock assessments are derived from capture-based surveys, acoustic methods, or visual observations</w:t>
      </w:r>
      <w:r w:rsidR="00D34A36">
        <w:t>; all of these require a sample size appropriate for reliably estimating</w:t>
      </w:r>
      <w:r w:rsidR="00D04708">
        <w:t xml:space="preserve"> population parameters including abundance, demographic structure, and spatial distribution patterns</w:t>
      </w:r>
      <w:r w:rsidR="00487038">
        <w:t xml:space="preserve"> </w:t>
      </w:r>
      <w:r w:rsidR="00487038" w:rsidRPr="00BF6477">
        <w:rPr>
          <w:highlight w:val="yellow"/>
          <w:rPrChange w:id="37" w:author="Ole Shelton" w:date="2026-05-01T13:05:00Z" w16du:dateUtc="2026-05-01T20:05:00Z">
            <w:rPr/>
          </w:rPrChange>
        </w:rPr>
        <w:t>[ref]</w:t>
      </w:r>
      <w:r w:rsidR="00D04708">
        <w:t xml:space="preserve">. This process must balance the need for sufficient data for detecting trends and changes in population while also </w:t>
      </w:r>
      <w:r w:rsidR="0064739E">
        <w:t xml:space="preserve">minimizing cost </w:t>
      </w:r>
      <w:r w:rsidR="00AC1942">
        <w:t>(</w:t>
      </w:r>
      <w:r w:rsidR="0064739E">
        <w:t xml:space="preserve">i.e., maximizing </w:t>
      </w:r>
      <w:r w:rsidR="0035007B">
        <w:t xml:space="preserve">sampling </w:t>
      </w:r>
      <w:r w:rsidR="00AC1942">
        <w:t>efficiency)</w:t>
      </w:r>
      <w:r w:rsidR="00E26F88">
        <w:t xml:space="preserve"> </w:t>
      </w:r>
      <w:r w:rsidR="00E26F88" w:rsidRPr="00E26F88">
        <w:t>\cite{xu2015}</w:t>
      </w:r>
      <w:r w:rsidR="00CE4FD6" w:rsidRPr="00CE4FD6">
        <w:t xml:space="preserve"> \cite{stein2003}</w:t>
      </w:r>
      <w:r w:rsidR="00D04708">
        <w:t>.</w:t>
      </w:r>
    </w:p>
    <w:p w14:paraId="25688A63" w14:textId="77777777" w:rsidR="00D477E6" w:rsidRDefault="00D477E6" w:rsidP="00101BFB">
      <w:pPr>
        <w:pStyle w:val="BodyText"/>
      </w:pPr>
    </w:p>
    <w:p w14:paraId="0267C06D" w14:textId="4C4FA74C" w:rsidR="00CE6B24" w:rsidRDefault="0066533A" w:rsidP="00101BFB">
      <w:pPr>
        <w:pStyle w:val="BodyText"/>
      </w:pPr>
      <w:r>
        <w:t>The emergence of environmental DNA (eDNA) sampling has revolutionized monitoring capabilities, offering a non-invasive method to detect species presence and estimate relative abundance</w:t>
      </w:r>
      <w:r w:rsidR="00487038">
        <w:t xml:space="preserve"> </w:t>
      </w:r>
      <w:r w:rsidR="00487038" w:rsidRPr="00BF6477">
        <w:rPr>
          <w:highlight w:val="yellow"/>
          <w:rPrChange w:id="38" w:author="Ole Shelton" w:date="2026-05-01T13:06:00Z" w16du:dateUtc="2026-05-01T20:06:00Z">
            <w:rPr/>
          </w:rPrChange>
        </w:rPr>
        <w:t>[ref]</w:t>
      </w:r>
      <w:r w:rsidRPr="00BF6477">
        <w:rPr>
          <w:highlight w:val="yellow"/>
          <w:rPrChange w:id="39" w:author="Ole Shelton" w:date="2026-05-01T13:06:00Z" w16du:dateUtc="2026-05-01T20:06:00Z">
            <w:rPr/>
          </w:rPrChange>
        </w:rPr>
        <w:t>.</w:t>
      </w:r>
      <w:r>
        <w:t xml:space="preserve"> In contrast to traditional survey techniques that are typically species-specific or require separate sampling efforts for different taxa, eDNA enables simultaneous, multi-species detection from a single sample.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0357E" w:rsidRPr="00A0357E">
        <w:t>\cite{guri2023}</w:t>
      </w:r>
      <w:r w:rsidR="00C72FBD">
        <w:t xml:space="preserve">. </w:t>
      </w:r>
      <w:r w:rsidR="00C72FBD" w:rsidRPr="00C72FBD">
        <w:t xml:space="preserve">Recent synthesis work shows that eDNA methods have matured </w:t>
      </w:r>
      <w:r w:rsidR="00C72FBD" w:rsidRPr="00C72FBD">
        <w:lastRenderedPageBreak/>
        <w:t>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rsidR="006464A9" w:rsidRPr="006464A9">
        <w:t xml:space="preserve"> \cite{guri2024a}</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B44103" w:rsidRPr="00B44103">
        <w:t>\cite{guri2024a}</w:t>
      </w:r>
      <w:r w:rsidR="00CE6B24">
        <w:t>.</w:t>
      </w:r>
      <w:r>
        <w:t xml:space="preserve"> </w:t>
      </w:r>
      <w:r w:rsidR="00CE6B24">
        <w:t>This fact motivates increased consideration of how to design and interpret surveys that collect eDNA.</w:t>
      </w:r>
    </w:p>
    <w:p w14:paraId="2A2BAAFC" w14:textId="77777777" w:rsidR="00BF4A9D" w:rsidRDefault="00BF4A9D" w:rsidP="00101BFB">
      <w:pPr>
        <w:pStyle w:val="BodyText"/>
      </w:pPr>
    </w:p>
    <w:p w14:paraId="204E2337" w14:textId="3DD4B974" w:rsidR="00BF4A9D" w:rsidRDefault="00BF4A9D" w:rsidP="00101BFB">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184B5A" w:rsidRPr="00184B5A">
        <w:t>\cite{schweiger2016}</w:t>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4E6188" w:rsidRPr="004E6188">
        <w:t>\cite{perret2022}</w:t>
      </w:r>
      <w:r w:rsidR="00FD0232" w:rsidRPr="00FD0232">
        <w:t xml:space="preserve"> \cite{zhao2022}</w:t>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4E6188">
        <w:t xml:space="preserve"> </w:t>
      </w:r>
      <w:r w:rsidR="004E6188" w:rsidRPr="00383999">
        <w:t>\cite{thiele2023}</w:t>
      </w:r>
      <w:r w:rsidR="0099693C">
        <w:t xml:space="preserve"> </w:t>
      </w:r>
      <w:r w:rsidR="0099693C" w:rsidRPr="0099693C">
        <w:t>\cite{tarugara2019}</w:t>
      </w:r>
      <w:r w:rsidR="00FD0232" w:rsidRPr="00FD0232">
        <w:t xml:space="preserve"> \cite{zhao2022}</w:t>
      </w:r>
      <w:r w:rsidRPr="00BF4A9D">
        <w:t>. This principle guides the development of cost-effective sampling strategies that maximize analytical power while minimizing operational expenditure</w:t>
      </w:r>
      <w:r w:rsidR="00B72A74">
        <w:t xml:space="preserve"> </w:t>
      </w:r>
      <w:r w:rsidR="00B72A74" w:rsidRPr="00B72A74">
        <w:t>\cite{muradian2019}</w:t>
      </w:r>
      <w:r w:rsidRPr="00BF4A9D">
        <w:t>.</w:t>
      </w:r>
    </w:p>
    <w:p w14:paraId="0B0E1BF3" w14:textId="77777777" w:rsidR="00BF4A9D" w:rsidRDefault="00BF4A9D" w:rsidP="00101BFB">
      <w:pPr>
        <w:pStyle w:val="BodyText"/>
      </w:pPr>
    </w:p>
    <w:p w14:paraId="26B68E00" w14:textId="772624FB" w:rsidR="00264629" w:rsidRDefault="00264629" w:rsidP="00101BFB">
      <w:pPr>
        <w:pStyle w:val="BodyText"/>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 hierarchical </w:t>
      </w:r>
      <w:r w:rsidRPr="0067503E">
        <w:rPr>
          <w:strike/>
          <w:rPrChange w:id="40" w:author="Ole Shelton" w:date="2026-05-01T13:09:00Z" w16du:dateUtc="2026-05-01T20:09:00Z">
            <w:rPr/>
          </w:rPrChange>
        </w:rPr>
        <w:t>Bayesian</w:t>
      </w:r>
      <w:r w:rsidRPr="00D74919">
        <w:t xml:space="preserve"> </w:t>
      </w:r>
      <w:commentRangeStart w:id="41"/>
      <w:r w:rsidRPr="00D74919">
        <w:t>SPDE models fitted via INLA</w:t>
      </w:r>
      <w:commentRangeEnd w:id="41"/>
      <w:r w:rsidR="00450784" w:rsidRPr="00D74919">
        <w:rPr>
          <w:rStyle w:val="CommentReference"/>
          <w:sz w:val="24"/>
          <w:szCs w:val="24"/>
        </w:rPr>
        <w:commentReference w:id="41"/>
      </w:r>
      <w:r w:rsidRPr="00D74919">
        <w:t>, conventional linear or additive regressions, spatial autoregressive structures, and kernel‑based methods</w:t>
      </w:r>
      <w:r>
        <w:t xml:space="preserve"> such as Gaussian </w:t>
      </w:r>
      <w:commentRangeStart w:id="42"/>
      <w:r>
        <w:t xml:space="preserve">processes </w:t>
      </w:r>
      <w:commentRangeEnd w:id="42"/>
      <w:r w:rsidR="00450784">
        <w:rPr>
          <w:rStyle w:val="CommentReference"/>
          <w:sz w:val="24"/>
          <w:szCs w:val="24"/>
        </w:rPr>
        <w:commentReference w:id="42"/>
      </w:r>
      <w:r>
        <w:t>(GP)</w:t>
      </w:r>
      <w:r w:rsidR="00CD3E18">
        <w:t xml:space="preserve"> [</w:t>
      </w:r>
      <w:r w:rsidR="00CD3E18" w:rsidRPr="0067503E">
        <w:rPr>
          <w:highlight w:val="yellow"/>
          <w:rPrChange w:id="43" w:author="Ole Shelton" w:date="2026-05-01T13:10:00Z" w16du:dateUtc="2026-05-01T20:10:00Z">
            <w:rPr/>
          </w:rPrChange>
        </w:rPr>
        <w:t>ref ref ref ref</w:t>
      </w:r>
      <w:r w:rsidR="00CD3E18">
        <w:t>]</w:t>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Pr="00A83248">
        <w:t>\cite{lewy2009} \cite{nielsen2016}</w:t>
      </w:r>
      <w:r w:rsidRPr="00E303CB">
        <w:t>.</w:t>
      </w:r>
    </w:p>
    <w:p w14:paraId="21B56FD1" w14:textId="77777777" w:rsidR="00CE6B24" w:rsidRDefault="00CE6B24" w:rsidP="00101BFB">
      <w:pPr>
        <w:pStyle w:val="BodyText"/>
      </w:pPr>
    </w:p>
    <w:p w14:paraId="5516F17C" w14:textId="0BA4517F" w:rsidR="0032076E" w:rsidRDefault="00D04708" w:rsidP="00101BFB">
      <w:pPr>
        <w:pStyle w:val="BodyText"/>
      </w:pPr>
      <w:commentRangeStart w:id="44"/>
      <w:r>
        <w:t xml:space="preserve">This approach </w:t>
      </w:r>
      <w:commentRangeEnd w:id="44"/>
      <w:r w:rsidR="00450784">
        <w:rPr>
          <w:rStyle w:val="CommentReference"/>
          <w:sz w:val="24"/>
          <w:szCs w:val="24"/>
        </w:rPr>
        <w:commentReference w:id="44"/>
      </w:r>
      <w:r>
        <w:t>is grounded in the assumption that species distributions and abundances change in a smooth and continuous manner</w:t>
      </w:r>
      <w:r w:rsidR="00207177">
        <w:t xml:space="preserve"> across space (or other covariates)</w:t>
      </w:r>
      <w:r>
        <w:t xml:space="preserve">, reflecting correlated responses </w:t>
      </w:r>
      <w:r>
        <w:lastRenderedPageBreak/>
        <w:t>to spatial, environmental, and biological covariates</w:t>
      </w:r>
      <w:r w:rsidR="00003A5F">
        <w:t xml:space="preserve"> </w:t>
      </w:r>
      <w:r w:rsidR="00003A5F" w:rsidRPr="00003A5F">
        <w:t>\cite{lewy2009}</w:t>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del w:id="45" w:author="Ole Shelton" w:date="2026-05-01T13:12:00Z" w16du:dateUtc="2026-05-01T20:12:00Z">
        <w:r w:rsidDel="0067503E">
          <w:delText xml:space="preserve">similar </w:delText>
        </w:r>
      </w:del>
      <w:ins w:id="46" w:author="Ole Shelton" w:date="2026-05-01T13:12:00Z" w16du:dateUtc="2026-05-01T20:12:00Z">
        <w:r w:rsidR="0067503E">
          <w:t xml:space="preserve">proximate </w:t>
        </w:r>
      </w:ins>
      <w:r>
        <w:t xml:space="preserve">locations or </w:t>
      </w:r>
      <w:del w:id="47" w:author="Ole Shelton" w:date="2026-05-01T13:12:00Z" w16du:dateUtc="2026-05-01T20:12:00Z">
        <w:r w:rsidDel="0067503E">
          <w:delText xml:space="preserve">under similar </w:delText>
        </w:r>
      </w:del>
      <w:r>
        <w:t>covariate</w:t>
      </w:r>
      <w:ins w:id="48" w:author="Ole Shelton" w:date="2026-05-01T13:12:00Z" w16du:dateUtc="2026-05-01T20:12:00Z">
        <w:r w:rsidR="0067503E">
          <w:t xml:space="preserve"> values</w:t>
        </w:r>
      </w:ins>
      <w:del w:id="49" w:author="Ole Shelton" w:date="2026-05-01T13:12:00Z" w16du:dateUtc="2026-05-01T20:12:00Z">
        <w:r w:rsidDel="0067503E">
          <w:delText>s</w:delText>
        </w:r>
      </w:del>
      <w:r>
        <w:t xml:space="preserve"> should </w:t>
      </w:r>
      <w:r w:rsidR="00A422E3">
        <w:t xml:space="preserve">be </w:t>
      </w:r>
      <w:r>
        <w:t>similar</w:t>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ins w:id="50" w:author="Owen Liu" w:date="2026-04-22T14:16:00Z" w16du:dateUtc="2026-04-22T21:16:00Z">
        <w:r w:rsidR="00C053C4">
          <w:t xml:space="preserve"> on</w:t>
        </w:r>
      </w:ins>
      <w:r w:rsidR="00E33EA0" w:rsidRPr="00E33EA0">
        <w:t xml:space="preserve"> </w:t>
      </w:r>
      <w:del w:id="51" w:author="Ole Shelton" w:date="2026-05-01T13:12:00Z" w16du:dateUtc="2026-05-01T20:12:00Z">
        <w:r w:rsidR="00E33EA0" w:rsidRPr="00E33EA0" w:rsidDel="0067503E">
          <w:delText xml:space="preserve">the </w:delText>
        </w:r>
      </w:del>
      <w:r w:rsidR="00E33EA0" w:rsidRPr="00E33EA0">
        <w:t xml:space="preserve">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del w:id="52" w:author="Ryan Kelly" w:date="2026-04-21T12:35:00Z">
        <w:r w:rsidR="007566A0" w:rsidDel="00DF3574">
          <w:delText>correspond with</w:delText>
        </w:r>
      </w:del>
      <w:ins w:id="53" w:author="Ryan Kelly" w:date="2026-04-21T12:35:00Z">
        <w:r w:rsidR="00DF3574">
          <w:t>mean that</w:t>
        </w:r>
      </w:ins>
      <w:r w:rsidR="007566A0">
        <w:t xml:space="preserve"> </w:t>
      </w:r>
      <w:r>
        <w:t xml:space="preserve">nearby points </w:t>
      </w:r>
      <w:del w:id="54" w:author="Ryan Kelly" w:date="2026-04-21T12:35:00Z">
        <w:r w:rsidDel="00DF3574">
          <w:delText xml:space="preserve">remaining </w:delText>
        </w:r>
      </w:del>
      <w:ins w:id="55" w:author="Ryan Kelly" w:date="2026-04-21T12:35:00Z">
        <w:r w:rsidR="00DF3574">
          <w:t xml:space="preserve">are </w:t>
        </w:r>
      </w:ins>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 xml:space="preserve">We assert that many species can be well described using relatively simple covariance models </w:t>
      </w:r>
      <w:r w:rsidR="00A60478">
        <w:t>[</w:t>
      </w:r>
      <w:r w:rsidR="00A60478" w:rsidRPr="0067503E">
        <w:rPr>
          <w:highlight w:val="yellow"/>
          <w:rPrChange w:id="56" w:author="Ole Shelton" w:date="2026-05-01T13:13:00Z" w16du:dateUtc="2026-05-01T20:13:00Z">
            <w:rPr/>
          </w:rPrChange>
        </w:rPr>
        <w:t>ref</w:t>
      </w:r>
      <w:r w:rsidR="00A60478">
        <w:t>]</w:t>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ins w:id="57" w:author="Ole Shelton" w:date="2026-05-01T13:14:00Z" w16du:dateUtc="2026-05-01T20:14:00Z">
        <w:r w:rsidR="0067503E">
          <w:t>n</w:t>
        </w:r>
      </w:ins>
      <w:r w:rsidR="0044189E" w:rsidRPr="0044189E">
        <w:t xml:space="preserve"> </w:t>
      </w:r>
      <w:commentRangeStart w:id="58"/>
      <w:r w:rsidR="0044189E" w:rsidRPr="0044189E">
        <w:t xml:space="preserve">species </w:t>
      </w:r>
      <w:commentRangeEnd w:id="58"/>
      <w:r w:rsidR="00450784" w:rsidRPr="0044189E">
        <w:rPr>
          <w:rStyle w:val="CommentReference"/>
          <w:sz w:val="24"/>
          <w:szCs w:val="24"/>
        </w:rPr>
        <w:commentReference w:id="58"/>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then modeled as</w:t>
      </w:r>
      <w:ins w:id="59" w:author="Ole Shelton" w:date="2026-05-01T13:14:00Z" w16du:dateUtc="2026-05-01T20:14:00Z">
        <w:r w:rsidR="0067503E">
          <w:t>,</w:t>
        </w:r>
      </w:ins>
      <w:del w:id="60" w:author="Ole Shelton" w:date="2026-05-01T13:14:00Z" w16du:dateUtc="2026-05-01T20:14:00Z">
        <w:r w:rsidR="0044189E" w:rsidDel="0067503E">
          <w:delText>:</w:delText>
        </w:r>
      </w:del>
    </w:p>
    <w:p w14:paraId="65601BFB" w14:textId="1C66EE13" w:rsidR="00506C1B" w:rsidRPr="007664E1" w:rsidRDefault="00C54B12" w:rsidP="00101BF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w:ins w:id="61" w:author="Ole Shelton" w:date="2026-05-01T13:14:00Z" w16du:dateUtc="2026-05-01T20:14:00Z">
                  <m:rPr>
                    <m:sty m:val="p"/>
                  </m:rPr>
                  <w:rPr>
                    <w:rFonts w:ascii="Cambria Math" w:hAnsi="Cambria Math"/>
                  </w:rPr>
                  <m:t>,</m:t>
                </w:ins>
              </m:r>
              <m:r>
                <m:rPr>
                  <m:sty m:val="p"/>
                </m:rPr>
                <w:rPr>
                  <w:rFonts w:ascii="Cambria Math" w:hAnsi="Cambria Math"/>
                </w:rPr>
                <m:t>#1</m:t>
              </m:r>
            </m:e>
          </m:eqArr>
        </m:oMath>
      </m:oMathPara>
    </w:p>
    <w:p w14:paraId="13DBCC8A" w14:textId="55E8F5D3" w:rsidR="007664E1" w:rsidRPr="007664E1" w:rsidRDefault="007664E1" w:rsidP="00101BFB">
      <w:pPr>
        <w:pStyle w:val="FirstParagraph"/>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commentRangeStart w:id="62"/>
      <w:r>
        <w:t>covariate</w:t>
      </w:r>
      <w:r w:rsidR="00705D45">
        <w:t xml:space="preserve"> </w:t>
      </w:r>
      <w:commentRangeEnd w:id="62"/>
      <w:r w:rsidR="00450784">
        <w:rPr>
          <w:rStyle w:val="CommentReference"/>
          <w:sz w:val="24"/>
          <w:szCs w:val="24"/>
        </w:rPr>
        <w:commentReference w:id="62"/>
      </w:r>
      <w:r w:rsidR="00705D45">
        <w:t>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ins w:id="63" w:author="Ole Shelton" w:date="2026-05-01T13:15:00Z" w16du:dateUtc="2026-05-01T20:15:00Z">
        <w:r w:rsidR="0067503E">
          <w:t>,</w:t>
        </w:r>
      </w:ins>
      <w:del w:id="64" w:author="Ole Shelton" w:date="2026-05-01T13:15:00Z" w16du:dateUtc="2026-05-01T20:15:00Z">
        <w:r w:rsidDel="0067503E">
          <w:delText>:</w:delText>
        </w:r>
      </w:del>
    </w:p>
    <w:p w14:paraId="5516F17D" w14:textId="3E455AF7" w:rsidR="0032076E" w:rsidRPr="00D2585C" w:rsidRDefault="00C54B12" w:rsidP="00101BF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353622AE" w:rsidR="00286ADA" w:rsidRDefault="00D04708" w:rsidP="00101BFB">
      <w:pPr>
        <w:pStyle w:val="FirstParagraph"/>
      </w:pPr>
      <w:r>
        <w:t xml:space="preserve">where </w:t>
      </w:r>
      <w:r w:rsidR="00F00310" w:rsidRPr="007664E1">
        <w:rPr>
          <w:i/>
          <w:iCs/>
          <w:lang w:val="el-GR"/>
        </w:rPr>
        <w:t>α</w:t>
      </w:r>
      <w:r w:rsidR="00F00310">
        <w:rPr>
          <w:vertAlign w:val="superscript"/>
        </w:rPr>
        <w:t>2</w:t>
      </w:r>
      <w:r>
        <w:t xml:space="preserve"> is the amplitude,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w:t>
      </w:r>
      <w:commentRangeStart w:id="65"/>
      <w:r>
        <w:t xml:space="preserve">space </w:t>
      </w:r>
      <w:commentRangeEnd w:id="65"/>
      <w:r w:rsidR="00450784">
        <w:rPr>
          <w:rStyle w:val="CommentReference"/>
          <w:sz w:val="24"/>
          <w:szCs w:val="24"/>
        </w:rPr>
        <w:commentReference w:id="65"/>
      </w:r>
      <w:r w:rsidR="00C702F6">
        <w:t>(</w:t>
      </w:r>
      <w:r w:rsidR="00C702F6" w:rsidRPr="00C702F6">
        <w:t>Figure 1</w:t>
      </w:r>
      <w:r w:rsidR="00C702F6">
        <w:t>)</w:t>
      </w:r>
      <w:r>
        <w:t xml:space="preserve">. </w:t>
      </w:r>
      <w:del w:id="66" w:author="Ryan Kelly" w:date="2026-04-21T12:36:00Z">
        <w:r w:rsidDel="00FB27EA">
          <w:delText xml:space="preserve">Conversely, species with large </w:delText>
        </w:r>
      </w:del>
      <m:oMath>
        <m:r>
          <w:del w:id="67" w:author="Ryan Kelly" w:date="2026-04-21T12:36:00Z">
            <w:rPr>
              <w:rFonts w:ascii="Cambria Math" w:hAnsi="Cambria Math"/>
            </w:rPr>
            <m:t>ρ</m:t>
          </w:del>
        </m:r>
      </m:oMath>
      <w:del w:id="68" w:author="Ryan Kelly" w:date="2026-04-21T12:36:00Z">
        <w:r w:rsidDel="00FB27EA">
          <w:delText xml:space="preserve"> values display smoothly varying abundances that remain correlated over broader spatial and environmental scales</w:delText>
        </w:r>
        <w:r w:rsidR="00AD411F" w:rsidDel="00FB27EA">
          <w:delText xml:space="preserve"> </w:delText>
        </w:r>
        <w:r w:rsidR="00AD411F" w:rsidRPr="00AD411F" w:rsidDel="00FB27EA">
          <w:delText>(Figure 1)</w:delText>
        </w:r>
        <w:r w:rsidR="007801CF" w:rsidDel="00FB27EA">
          <w:delText>.</w:delText>
        </w:r>
      </w:del>
    </w:p>
    <w:p w14:paraId="18ECF99A" w14:textId="77777777" w:rsidR="00AD411F" w:rsidRPr="00AD411F" w:rsidRDefault="00AD411F" w:rsidP="00101BFB">
      <w:pPr>
        <w:pStyle w:val="BodyText"/>
      </w:pPr>
    </w:p>
    <w:p w14:paraId="5516F180" w14:textId="59676B3F" w:rsidR="0032076E" w:rsidRDefault="00222B88" w:rsidP="00101BFB">
      <w:pPr>
        <w:pStyle w:val="BodyText"/>
      </w:pPr>
      <w:del w:id="69" w:author="Ryan Kelly" w:date="2026-04-21T12:36:00Z">
        <w:r w:rsidDel="00FB27EA">
          <w:delText xml:space="preserve">Therefore, </w:delText>
        </w:r>
        <w:r w:rsidR="00F905C7" w:rsidDel="00FB27EA">
          <w:delText xml:space="preserve">we posit that </w:delText>
        </w:r>
        <w:r w:rsidDel="00FB27EA">
          <w:delText>k</w:delText>
        </w:r>
      </w:del>
      <w:ins w:id="70" w:author="Ryan Kelly" w:date="2026-04-21T12:36:00Z">
        <w:r w:rsidR="00FB27EA">
          <w:t>K</w:t>
        </w:r>
      </w:ins>
      <w:r>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Pr="00F71AC9">
        <w:t xml:space="preserve">informing </w:t>
      </w:r>
      <w:r w:rsidR="00D04708" w:rsidRPr="00F71AC9">
        <w:t>sampling effort</w:t>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D04708">
        <w:t xml:space="preserve">. </w:t>
      </w:r>
      <w:r w:rsidR="00C416FB">
        <w:t>Hence, i</w:t>
      </w:r>
      <w:r w:rsidR="00D04708">
        <w:t xml:space="preserve">n this study, we </w:t>
      </w:r>
      <w:del w:id="71" w:author="Ryan Kelly" w:date="2026-04-21T12:36:00Z">
        <w:r w:rsidR="00D04708" w:rsidDel="003A5846">
          <w:delText xml:space="preserve">aim to </w:delText>
        </w:r>
      </w:del>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 xml:space="preserve">marine sampling </w:t>
      </w:r>
      <w:r w:rsidR="00D04708">
        <w:lastRenderedPageBreak/>
        <w:t>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 xml:space="preserve">Although the </w:t>
      </w:r>
      <w:commentRangeStart w:id="72"/>
      <w:r w:rsidR="00683868" w:rsidRPr="00683868">
        <w:t xml:space="preserve">Gaussian Process (GP) </w:t>
      </w:r>
      <w:commentRangeEnd w:id="72"/>
      <w:r w:rsidR="00450784" w:rsidRPr="00683868">
        <w:rPr>
          <w:rStyle w:val="CommentReference"/>
          <w:sz w:val="24"/>
          <w:szCs w:val="24"/>
        </w:rPr>
        <w:commentReference w:id="72"/>
      </w:r>
      <w:r w:rsidR="00683868" w:rsidRPr="00683868">
        <w:t>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By explicitly quantifying the 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1F72E9">
        <w:t xml:space="preserve"> -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101BFB">
      <w:pPr>
        <w:pStyle w:val="BodyText"/>
      </w:pPr>
    </w:p>
    <w:p w14:paraId="4723CA1B" w14:textId="362D9B13" w:rsidR="006E5251" w:rsidRDefault="00996A79" w:rsidP="00101BFB">
      <w:pPr>
        <w:pStyle w:val="BodyText"/>
      </w:pPr>
      <w:r>
        <w:rPr>
          <w:noProof/>
        </w:rPr>
        <w:drawing>
          <wp:inline distT="0" distB="0" distL="0" distR="0" wp14:anchorId="0EA2F60E" wp14:editId="0B6C36B2">
            <wp:extent cx="5943600" cy="3264535"/>
            <wp:effectExtent l="0" t="0" r="0" b="0"/>
            <wp:docPr id="187664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4972" name="Picture 1876644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2C6F1EF3" w:rsidR="007D49E0" w:rsidRDefault="00B65A9C" w:rsidP="00101BFB">
      <w:pPr>
        <w:pStyle w:val="BodyText"/>
      </w:pPr>
      <w:commentRangeStart w:id="73"/>
      <w:r w:rsidRPr="00B65A9C">
        <w:t xml:space="preserve">Figure </w:t>
      </w:r>
      <w:commentRangeEnd w:id="73"/>
      <w:r w:rsidR="00450784" w:rsidRPr="00B65A9C">
        <w:rPr>
          <w:rStyle w:val="CommentReference"/>
          <w:sz w:val="24"/>
          <w:szCs w:val="24"/>
        </w:rPr>
        <w:commentReference w:id="73"/>
      </w:r>
      <w:r w:rsidRPr="00B65A9C">
        <w:t xml:space="preserve">1. Conceptual figure illustrating how sampling density affects reconstruction of spatial concentration patterns across </w:t>
      </w:r>
      <w:r w:rsidR="00DF45D1">
        <w:t>different</w:t>
      </w:r>
      <w:r w:rsidRPr="00B65A9C">
        <w:t xml:space="preserve"> spatial structures. Panel A shows a patchy </w:t>
      </w:r>
      <w:r w:rsidR="007A5A7E">
        <w:t xml:space="preserve">species </w:t>
      </w:r>
      <w:r w:rsidRPr="00B65A9C">
        <w:t>distribution in space, whereas panel B shows a smooth distribution in space, along a one-dimensional spatial transect (x-axis; space in km units). In the top row of each panel, the solid black line represents the true underlying concentration distribution</w:t>
      </w:r>
      <w:r w:rsidR="00C75E34">
        <w:t xml:space="preserve"> whereas the</w:t>
      </w:r>
      <w:r w:rsidRPr="00B65A9C">
        <w:t xml:space="preserve"> middle and bottom rows show reconstructions </w:t>
      </w:r>
      <w:r w:rsidR="00F51361">
        <w:t xml:space="preserve">of </w:t>
      </w:r>
      <w:r w:rsidR="00D265B9">
        <w:t xml:space="preserve">concentration distribution (red dashed line) </w:t>
      </w:r>
      <w:r w:rsidRPr="00B65A9C">
        <w:t>based on a low number of samples and a high number of samples, respectively. Green circles indicate discrete observation points</w:t>
      </w:r>
      <w:r w:rsidR="00D265B9">
        <w:t xml:space="preserve">. </w:t>
      </w:r>
      <w:ins w:id="74" w:author="Owen Liu" w:date="2026-04-22T14:30:00Z" w16du:dateUtc="2026-04-22T21:30:00Z">
        <w:r w:rsidR="00071304">
          <w:t>For species A</w:t>
        </w:r>
      </w:ins>
      <w:ins w:id="75" w:author="Owen Liu" w:date="2026-04-22T14:28:00Z" w16du:dateUtc="2026-04-22T21:28:00Z">
        <w:r w:rsidR="00071304">
          <w:t>, high sample density is necessary to approximate the tr</w:t>
        </w:r>
      </w:ins>
      <w:ins w:id="76" w:author="Owen Liu" w:date="2026-04-22T14:29:00Z" w16du:dateUtc="2026-04-22T21:29:00Z">
        <w:r w:rsidR="00071304">
          <w:t xml:space="preserve">ue distribution because </w:t>
        </w:r>
        <w:r w:rsidR="00071304">
          <w:lastRenderedPageBreak/>
          <w:t>of its low spatial autocorrelation</w:t>
        </w:r>
      </w:ins>
      <w:ins w:id="77" w:author="Owen Liu" w:date="2026-04-22T14:30:00Z" w16du:dateUtc="2026-04-22T21:30:00Z">
        <w:r w:rsidR="00071304">
          <w:t xml:space="preserve">, while the pattern for species B is well captured with fewer samples, with </w:t>
        </w:r>
      </w:ins>
      <w:del w:id="78" w:author="Owen Liu" w:date="2026-04-22T14:30:00Z" w16du:dateUtc="2026-04-22T21:30:00Z">
        <w:r w:rsidR="00B454BA" w:rsidDel="00071304">
          <w:delText xml:space="preserve">The figure highlights </w:delText>
        </w:r>
        <w:r w:rsidR="007D69D8" w:rsidDel="00071304">
          <w:delText xml:space="preserve">conceptually </w:delText>
        </w:r>
        <w:r w:rsidR="00006E74" w:rsidRPr="00006E74" w:rsidDel="00071304">
          <w:delText xml:space="preserve">that </w:delText>
        </w:r>
      </w:del>
      <w:r w:rsidR="00006E74" w:rsidRPr="00006E74">
        <w:t xml:space="preserve">excessive sampling </w:t>
      </w:r>
      <w:del w:id="79" w:author="Owen Liu" w:date="2026-04-22T14:31:00Z" w16du:dateUtc="2026-04-22T21:31:00Z">
        <w:r w:rsidR="00006E74" w:rsidRPr="00006E74" w:rsidDel="00071304">
          <w:delText xml:space="preserve">can </w:delText>
        </w:r>
      </w:del>
      <w:r w:rsidR="00006E74" w:rsidRPr="00006E74">
        <w:t>lead</w:t>
      </w:r>
      <w:ins w:id="80" w:author="Owen Liu" w:date="2026-04-22T14:31:00Z" w16du:dateUtc="2026-04-22T21:31:00Z">
        <w:r w:rsidR="00071304">
          <w:t>ing</w:t>
        </w:r>
      </w:ins>
      <w:r w:rsidR="00006E74" w:rsidRPr="00006E74">
        <w:t xml:space="preserve"> to redundant data (multiple samples that give the exact same information, thus wasting time and money)</w:t>
      </w:r>
      <w:del w:id="81" w:author="Owen Liu" w:date="2026-04-22T14:31:00Z" w16du:dateUtc="2026-04-22T21:31:00Z">
        <w:r w:rsidR="00006E74" w:rsidRPr="00006E74" w:rsidDel="00071304">
          <w:delText xml:space="preserve"> whereas insufficient sampling risks overlooking critical patterns and producing unreliable estimates.</w:delText>
        </w:r>
      </w:del>
      <w:ins w:id="82" w:author="Owen Liu" w:date="2026-04-22T14:31:00Z" w16du:dateUtc="2026-04-22T21:31:00Z">
        <w:r w:rsidR="00071304">
          <w:t>.</w:t>
        </w:r>
      </w:ins>
    </w:p>
    <w:p w14:paraId="10CBF52C" w14:textId="77777777" w:rsidR="00006E74" w:rsidRPr="00006E74" w:rsidRDefault="00006E74" w:rsidP="00101BFB">
      <w:pPr>
        <w:pStyle w:val="BodyText"/>
      </w:pPr>
    </w:p>
    <w:p w14:paraId="5516F181" w14:textId="77777777" w:rsidR="0032076E" w:rsidRDefault="00D04708" w:rsidP="00F82C02">
      <w:pPr>
        <w:pStyle w:val="Heading1"/>
        <w:spacing w:before="0" w:after="0" w:line="360" w:lineRule="auto"/>
      </w:pPr>
      <w:bookmarkStart w:id="83" w:name="materials-and-methods"/>
      <w:bookmarkEnd w:id="33"/>
      <w:r>
        <w:t>Materials and methods</w:t>
      </w:r>
    </w:p>
    <w:p w14:paraId="6D460FDF" w14:textId="3D891FF1" w:rsidR="001B4F2A" w:rsidRDefault="005C1F3A" w:rsidP="00101BFB">
      <w:pPr>
        <w:pStyle w:val="BodyText"/>
      </w:pPr>
      <w:bookmarkStart w:id="84" w:name="simulated-edna-data"/>
      <w:del w:id="85" w:author="Ryan Kelly" w:date="2026-04-21T12:36:00Z">
        <w:r w:rsidDel="003676DB">
          <w:delText>In short, w</w:delText>
        </w:r>
      </w:del>
      <w:ins w:id="86" w:author="Ryan Kelly" w:date="2026-04-21T12:36:00Z">
        <w:r w:rsidR="003676DB">
          <w:t>W</w:t>
        </w:r>
      </w:ins>
      <w:r w:rsidR="00F82C02" w:rsidRPr="00F82C02">
        <w:t xml:space="preserve">e evaluated how sampling effort influences the recovery of marine eDNA spatial patterns by integrating empirical observations with simulation-based analyses within a common Gaussian Process </w:t>
      </w:r>
      <w:del w:id="87" w:author="Owen Liu" w:date="2026-04-22T14:33:00Z" w16du:dateUtc="2026-04-22T21:33:00Z">
        <w:r w:rsidR="00F82C02" w:rsidRPr="00F82C02" w:rsidDel="00071304">
          <w:delText xml:space="preserve">(GP) </w:delText>
        </w:r>
      </w:del>
      <w:r w:rsidR="00F82C02" w:rsidRPr="00F82C02">
        <w:t>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w:t>
      </w:r>
      <w:commentRangeStart w:id="88"/>
      <w:r w:rsidR="001B4F2A" w:rsidRPr="001B4F2A">
        <w:t>effort</w:t>
      </w:r>
      <w:commentRangeEnd w:id="88"/>
      <w:r w:rsidR="00450784" w:rsidRPr="001B4F2A">
        <w:rPr>
          <w:rStyle w:val="CommentReference"/>
          <w:sz w:val="24"/>
          <w:szCs w:val="24"/>
        </w:rPr>
        <w:commentReference w:id="88"/>
      </w:r>
      <w:r w:rsidR="001B4F2A" w:rsidRPr="001B4F2A">
        <w:t>.</w:t>
      </w:r>
    </w:p>
    <w:p w14:paraId="04ECAC86" w14:textId="77777777" w:rsidR="001B4F2A" w:rsidRDefault="001B4F2A" w:rsidP="00101BFB">
      <w:pPr>
        <w:pStyle w:val="BodyText"/>
      </w:pPr>
    </w:p>
    <w:p w14:paraId="1FF8BFD3" w14:textId="5629A3D0" w:rsidR="000974AE" w:rsidRDefault="000974AE" w:rsidP="000974AE">
      <w:pPr>
        <w:pStyle w:val="Heading2"/>
        <w:spacing w:before="0" w:after="0" w:line="360" w:lineRule="auto"/>
      </w:pPr>
      <w:r>
        <w:t>Empirical eDNA data</w:t>
      </w:r>
    </w:p>
    <w:p w14:paraId="4E6F073F" w14:textId="088CE02C" w:rsidR="000974AE" w:rsidRDefault="000974AE" w:rsidP="00101BFB">
      <w:pPr>
        <w:pStyle w:val="FirstParagraph"/>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(243–461 km UTM eastings; span = 218 km) and from</w:t>
      </w:r>
      <w:r w:rsidR="0046620B">
        <w:t xml:space="preserve"> 38.36° - 48.46° N (4249 - 5367 km UTM northings; range 1118 km), corresponding to a region from central California to northern Washington. </w:t>
      </w:r>
      <w:r>
        <w:t xml:space="preserve">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w:t>
      </w:r>
      <w:r>
        <w:lastRenderedPageBreak/>
        <w:t>preserved and DNA was extracted using a phase-lock phenol-chloroform protocol, following established methods (Ramón-Laca et al. 2021, Shelton et al. 2022).</w:t>
      </w:r>
    </w:p>
    <w:p w14:paraId="1475DAF9" w14:textId="77777777" w:rsidR="000974AE" w:rsidRDefault="000974AE" w:rsidP="00101BFB">
      <w:pPr>
        <w:pStyle w:val="BodyText"/>
      </w:pPr>
    </w:p>
    <w:p w14:paraId="5902B6BB" w14:textId="74B21909" w:rsidR="00E05D8F" w:rsidRDefault="000974AE" w:rsidP="00101BFB">
      <w:pPr>
        <w:pStyle w:val="BodyText"/>
      </w:pPr>
      <w:r>
        <w:t xml:space="preserve">Samples underwent PCR amplification using the MiFish U universal primer set (Miya et al. 2015), targeting a 170 bp fragment of the mitochondrial 12S rRNA gene and thereafter sequenced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(see more Guri et al 2026). </w:t>
      </w:r>
      <w:r w:rsidRPr="005A6DEF">
        <w:t xml:space="preserve">Species-specific eDNA concentrations were estimated by jointly modeling ASV read counts, a mock community to correct for amplification bias, and qPCR measurements of Pacific hake to estimate absolute eDNA abundance </w:t>
      </w:r>
      <w:commentRangeStart w:id="89"/>
      <w:r w:rsidRPr="005A6DEF">
        <w:t xml:space="preserve">for 12 fish species </w:t>
      </w:r>
      <w:commentRangeEnd w:id="89"/>
      <w:r w:rsidR="00450784" w:rsidRPr="005A6DEF">
        <w:rPr>
          <w:rStyle w:val="CommentReference"/>
          <w:sz w:val="24"/>
          <w:szCs w:val="24"/>
        </w:rPr>
        <w:commentReference w:id="89"/>
      </w:r>
      <w:r w:rsidRPr="005A6DEF">
        <w:t>(Guri et al. 202</w:t>
      </w:r>
      <w:r>
        <w:t>6, Guri et al 2024</w:t>
      </w:r>
      <w:r w:rsidRPr="005A6DEF">
        <w:t>).</w:t>
      </w:r>
      <w:r w:rsidR="00527630">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01BFB">
      <w:pPr>
        <w:pStyle w:val="BodyText"/>
      </w:pPr>
    </w:p>
    <w:p w14:paraId="3369C701" w14:textId="688C77DF" w:rsidR="00A15ACC" w:rsidRPr="008D73E1" w:rsidRDefault="00162082" w:rsidP="00101BFB">
      <w:pPr>
        <w:pStyle w:val="BodyText"/>
      </w:pPr>
      <w:r w:rsidRPr="008D73E1">
        <w:t>Estimation of species-specific spatial structure</w:t>
      </w:r>
    </w:p>
    <w:p w14:paraId="6CD5011B" w14:textId="7D47F253" w:rsidR="00D94C80" w:rsidRDefault="0039223E" w:rsidP="00101BFB">
      <w:pPr>
        <w:pStyle w:val="BodyText"/>
      </w:pPr>
      <w:r>
        <w:t xml:space="preserve">After the </w:t>
      </w:r>
      <w:r w:rsidRPr="006A2F1A">
        <w:t xml:space="preserve">acquisition of the </w:t>
      </w:r>
      <w:r w:rsidR="000A685B" w:rsidRPr="000A685B">
        <w:t>empirical</w:t>
      </w:r>
      <w:r w:rsidR="000A685B">
        <w:t xml:space="preserve"> data</w:t>
      </w:r>
      <w:r w:rsidRPr="006A2F1A">
        <w:t>, we obtained 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xml:space="preserve">), </w:t>
      </w:r>
      <w:commentRangeStart w:id="90"/>
      <w:r w:rsidRPr="006A2F1A">
        <w:t xml:space="preserve">amplitude </w:t>
      </w:r>
      <w:commentRangeEnd w:id="90"/>
      <w:r w:rsidR="00450784" w:rsidRPr="006A2F1A">
        <w:rPr>
          <w:rStyle w:val="CommentReference"/>
          <w:sz w:val="24"/>
          <w:szCs w:val="24"/>
        </w:rPr>
        <w:commentReference w:id="90"/>
      </w:r>
      <w:r w:rsidRPr="006A2F1A">
        <w:t>(</w:t>
      </w:r>
      <w:r w:rsidRPr="001B3530">
        <w:rPr>
          <w:i/>
          <w:iCs/>
        </w:rPr>
        <w:t>α</w:t>
      </w:r>
      <w:r w:rsidR="00350ED5">
        <w:rPr>
          <w:i/>
          <w:iCs/>
          <w:vertAlign w:val="superscript"/>
        </w:rPr>
        <w:t>2</w:t>
      </w:r>
      <w:r w:rsidRPr="006A2F1A">
        <w:t xml:space="preserve">), and </w:t>
      </w:r>
      <w:commentRangeStart w:id="91"/>
      <w:commentRangeStart w:id="92"/>
      <w:commentRangeStart w:id="93"/>
      <w:r>
        <w:t>non-spatial variance</w:t>
      </w:r>
      <w:r w:rsidRPr="006A2F1A">
        <w:t xml:space="preserve"> (</w:t>
      </w:r>
      <w:r w:rsidRPr="001B3530">
        <w:rPr>
          <w:i/>
          <w:iCs/>
        </w:rPr>
        <w:t>σ</w:t>
      </w:r>
      <w:r w:rsidR="00350ED5">
        <w:rPr>
          <w:i/>
          <w:iCs/>
          <w:vertAlign w:val="superscript"/>
        </w:rPr>
        <w:t>2</w:t>
      </w:r>
      <w:r w:rsidRPr="006A2F1A">
        <w:t>)</w:t>
      </w:r>
      <w:r>
        <w:t xml:space="preserve">. </w:t>
      </w:r>
      <w:commentRangeEnd w:id="91"/>
      <w:r w:rsidR="00450784">
        <w:rPr>
          <w:rStyle w:val="CommentReference"/>
          <w:sz w:val="24"/>
          <w:szCs w:val="24"/>
        </w:rPr>
        <w:commentReference w:id="91"/>
      </w:r>
      <w:commentRangeEnd w:id="92"/>
      <w:r w:rsidR="00182802">
        <w:rPr>
          <w:rStyle w:val="CommentReference"/>
          <w:sz w:val="24"/>
          <w:szCs w:val="24"/>
        </w:rPr>
        <w:commentReference w:id="92"/>
      </w:r>
      <w:commentRangeEnd w:id="93"/>
      <w:r w:rsidR="00071304">
        <w:rPr>
          <w:rStyle w:val="CommentReference"/>
          <w:sz w:val="24"/>
          <w:szCs w:val="24"/>
        </w:rPr>
        <w:commentReference w:id="93"/>
      </w:r>
      <w:r>
        <w:t xml:space="preserve">Additionally, we </w:t>
      </w:r>
      <w:r w:rsidRPr="006A2F1A">
        <w:t xml:space="preserve">used </w:t>
      </w:r>
      <w:del w:id="94" w:author="Owen Liu" w:date="2026-04-22T14:38:00Z" w16du:dateUtc="2026-04-22T21:38:00Z">
        <w:r w:rsidRPr="006A2F1A" w:rsidDel="002A222B">
          <w:delText xml:space="preserve">to </w:delText>
        </w:r>
      </w:del>
      <w:r>
        <w:t xml:space="preserve">the model </w:t>
      </w:r>
      <w:ins w:id="95" w:author="Owen Liu" w:date="2026-04-22T14:38:00Z" w16du:dateUtc="2026-04-22T21:38:00Z">
        <w:r w:rsidR="002A222B">
          <w:t xml:space="preserve">to </w:t>
        </w:r>
      </w:ins>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w:t>
      </w:r>
      <w:del w:id="96" w:author="Owen Liu" w:date="2026-04-22T14:38:00Z" w16du:dateUtc="2026-04-22T21:38:00Z">
        <w:r w:rsidR="001109C4" w:rsidDel="002A222B">
          <w:delText>s</w:delText>
        </w:r>
      </w:del>
      <w:r w:rsidR="001109C4">
        <w:t xml:space="preserve">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01BFB">
      <w:pPr>
        <w:pStyle w:val="BodyText"/>
      </w:pPr>
    </w:p>
    <w:p w14:paraId="584735BD" w14:textId="0DD46E41" w:rsidR="007A35C1" w:rsidRDefault="007A35C1" w:rsidP="007A35C1">
      <w:pPr>
        <w:spacing w:after="0" w:line="360" w:lineRule="auto"/>
        <w:jc w:val="both"/>
        <w:rPr>
          <w:rFonts w:ascii="Times New Roman" w:eastAsia="Times New Roman" w:hAnsi="Times New Roman" w:cs="Times New Roman"/>
        </w:rPr>
      </w:pPr>
      <w:commentRangeStart w:id="97"/>
      <w:del w:id="98" w:author="Ryan Kelly" w:date="2026-04-21T12:41:00Z">
        <w:r w:rsidRPr="00D83BC6" w:rsidDel="00E0592E">
          <w:rPr>
            <w:rFonts w:ascii="Times New Roman" w:eastAsia="Times New Roman" w:hAnsi="Times New Roman" w:cs="Times New Roman"/>
          </w:rPr>
          <w:delText>Specifically, f</w:delText>
        </w:r>
      </w:del>
      <w:ins w:id="99" w:author="Ryan Kelly" w:date="2026-04-21T12:41:00Z">
        <w:r w:rsidR="00E0592E">
          <w:rPr>
            <w:rFonts w:ascii="Times New Roman" w:eastAsia="Times New Roman" w:hAnsi="Times New Roman" w:cs="Times New Roman"/>
          </w:rPr>
          <w:t>F</w:t>
        </w:r>
      </w:ins>
      <w:r w:rsidRPr="00D83BC6">
        <w:rPr>
          <w:rFonts w:ascii="Times New Roman" w:eastAsia="Times New Roman" w:hAnsi="Times New Roman" w:cs="Times New Roman"/>
        </w:rPr>
        <w:t xml:space="preserve">or a given depth </w:t>
      </w:r>
      <w:r w:rsidRPr="00743D12">
        <w:rPr>
          <w:rFonts w:ascii="Times New Roman" w:eastAsia="Times New Roman" w:hAnsi="Times New Roman" w:cs="Times New Roman"/>
          <w:i/>
          <w:iCs/>
        </w:rPr>
        <w:t>d</w:t>
      </w:r>
      <w:commentRangeEnd w:id="97"/>
      <w:r w:rsidR="00450784">
        <w:rPr>
          <w:rStyle w:val="CommentReference"/>
          <w:rFonts w:ascii="Times New Roman" w:eastAsia="Times New Roman" w:hAnsi="Times New Roman" w:cs="Times New Roman"/>
          <w:sz w:val="24"/>
          <w:szCs w:val="24"/>
        </w:rPr>
        <w:commentReference w:id="97"/>
      </w:r>
      <w:r>
        <w:rPr>
          <w:rFonts w:ascii="Times New Roman" w:eastAsia="Times New Roman" w:hAnsi="Times New Roman" w:cs="Times New Roman"/>
        </w:rPr>
        <w:t xml:space="preserve">, </w:t>
      </w:r>
      <w:del w:id="100" w:author="Ryan Kelly" w:date="2026-04-21T12:41:00Z">
        <w:r w:rsidRPr="00D83BC6" w:rsidDel="00E0592E">
          <w:rPr>
            <w:rFonts w:ascii="Times New Roman" w:eastAsia="Times New Roman" w:hAnsi="Times New Roman" w:cs="Times New Roman"/>
          </w:rPr>
          <w:delText>the model</w:delText>
        </w:r>
      </w:del>
      <w:ins w:id="101" w:author="Ryan Kelly" w:date="2026-04-21T12:41:00Z">
        <w:r w:rsidR="00E0592E">
          <w:rPr>
            <w:rFonts w:ascii="Times New Roman" w:eastAsia="Times New Roman" w:hAnsi="Times New Roman" w:cs="Times New Roman"/>
          </w:rPr>
          <w:t>we</w:t>
        </w:r>
      </w:ins>
      <w:r w:rsidRPr="00D83BC6">
        <w:rPr>
          <w:rFonts w:ascii="Times New Roman" w:eastAsia="Times New Roman" w:hAnsi="Times New Roman" w:cs="Times New Roman"/>
        </w:rPr>
        <w:t xml:space="preserve"> compute</w:t>
      </w:r>
      <w:del w:id="102" w:author="Ryan Kelly" w:date="2026-04-21T12:41:00Z">
        <w:r w:rsidRPr="00D83BC6" w:rsidDel="00E0592E">
          <w:rPr>
            <w:rFonts w:ascii="Times New Roman" w:eastAsia="Times New Roman" w:hAnsi="Times New Roman" w:cs="Times New Roman"/>
          </w:rPr>
          <w:delText>s</w:delText>
        </w:r>
      </w:del>
      <w:r w:rsidRPr="00D83BC6">
        <w:rPr>
          <w:rFonts w:ascii="Times New Roman" w:eastAsia="Times New Roman" w:hAnsi="Times New Roman" w:cs="Times New Roman"/>
        </w:rPr>
        <w:t xml:space="preserve"> the covariance matrix among observed locations</w:t>
      </w:r>
      <w:commentRangeStart w:id="103"/>
      <w:r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ins w:id="104" w:author="Ryan Kelly" w:date="2026-04-21T12:41:00Z">
        <w:r w:rsidR="004F0C90">
          <w:rPr>
            <w:rFonts w:ascii="Times New Roman" w:eastAsia="Times New Roman" w:hAnsi="Times New Roman" w:cs="Times New Roman"/>
            <w:i/>
            <w:iCs/>
          </w:rPr>
          <w:t>’</w:t>
        </w:r>
      </w:ins>
      <w:r w:rsidR="000B4F85" w:rsidRPr="000B4F85">
        <w:rPr>
          <w:rFonts w:ascii="Times New Roman" w:eastAsia="Times New Roman" w:hAnsi="Times New Roman" w:cs="Times New Roman"/>
          <w:i/>
          <w:iCs/>
        </w:rPr>
        <w:t>)</w:t>
      </w:r>
      <w:commentRangeEnd w:id="103"/>
      <w:r w:rsidR="00450784">
        <w:rPr>
          <w:rStyle w:val="CommentReference"/>
          <w:rFonts w:ascii="Times New Roman" w:eastAsia="Times New Roman" w:hAnsi="Times New Roman" w:cs="Times New Roman"/>
          <w:sz w:val="24"/>
          <w:szCs w:val="24"/>
        </w:rPr>
        <w:commentReference w:id="103"/>
      </w:r>
      <w:r w:rsidR="000B4F85">
        <w:rPr>
          <w:rFonts w:ascii="Times New Roman" w:eastAsia="Times New Roman" w:hAnsi="Times New Roman" w:cs="Times New Roman"/>
        </w:rPr>
        <w:t xml:space="preserve">, </w:t>
      </w:r>
      <w:r w:rsidRPr="00D83BC6">
        <w:rPr>
          <w:rFonts w:ascii="Times New Roman" w:eastAsia="Times New Roman" w:hAnsi="Times New Roman" w:cs="Times New Roman"/>
        </w:rPr>
        <w:t xml:space="preserve">using the squared exponential kernel and </w:t>
      </w:r>
      <w:del w:id="105" w:author="Ryan Kelly" w:date="2026-04-21T12:42:00Z">
        <w:r w:rsidRPr="00D83BC6" w:rsidDel="00621FA7">
          <w:rPr>
            <w:rFonts w:ascii="Times New Roman" w:eastAsia="Times New Roman" w:hAnsi="Times New Roman" w:cs="Times New Roman"/>
          </w:rPr>
          <w:delText xml:space="preserve">additionally adds </w:delText>
        </w:r>
      </w:del>
      <w:r w:rsidRPr="00D83BC6">
        <w:rPr>
          <w:rFonts w:ascii="Times New Roman" w:eastAsia="Times New Roman" w:hAnsi="Times New Roman" w:cs="Times New Roman"/>
        </w:rPr>
        <w:t xml:space="preserve">the </w:t>
      </w:r>
      <w:r w:rsidR="00FC5E1D">
        <w:rPr>
          <w:rFonts w:ascii="Times New Roman" w:eastAsia="Times New Roman" w:hAnsi="Times New Roman" w:cs="Times New Roman"/>
        </w:rPr>
        <w:t>non-spatial variance term</w:t>
      </w:r>
      <w:r w:rsidRPr="00D83BC6">
        <w:rPr>
          <w:rFonts w:ascii="Times New Roman" w:eastAsia="Times New Roman" w:hAnsi="Times New Roman" w:cs="Times New Roman"/>
        </w:rPr>
        <w:t xml:space="preserve"> </w:t>
      </w:r>
      <w:commentRangeStart w:id="106"/>
      <w:r w:rsidRPr="00D83BC6">
        <w:rPr>
          <w:rFonts w:ascii="Times New Roman" w:eastAsia="Times New Roman" w:hAnsi="Times New Roman" w:cs="Times New Roman"/>
        </w:rPr>
        <w:t>(</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Pr="00D83BC6">
        <w:rPr>
          <w:rFonts w:ascii="Times New Roman" w:eastAsia="Times New Roman" w:hAnsi="Times New Roman" w:cs="Times New Roman"/>
        </w:rPr>
        <w:t>)</w:t>
      </w:r>
      <w:r>
        <w:rPr>
          <w:rFonts w:ascii="Times New Roman" w:eastAsia="Times New Roman" w:hAnsi="Times New Roman" w:cs="Times New Roman"/>
        </w:rPr>
        <w:t xml:space="preserve">. </w:t>
      </w:r>
      <w:commentRangeEnd w:id="106"/>
      <w:r w:rsidR="00450784">
        <w:rPr>
          <w:rStyle w:val="CommentReference"/>
          <w:rFonts w:ascii="Times New Roman" w:eastAsia="Times New Roman" w:hAnsi="Times New Roman" w:cs="Times New Roman"/>
          <w:sz w:val="24"/>
          <w:szCs w:val="24"/>
        </w:rPr>
        <w:commentReference w:id="106"/>
      </w:r>
      <w:r>
        <w:rPr>
          <w:rFonts w:ascii="Times New Roman" w:eastAsia="Times New Roman" w:hAnsi="Times New Roman" w:cs="Times New Roman"/>
        </w:rPr>
        <w:t xml:space="preserve">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ins w:id="107" w:author="Ryan Kelly" w:date="2026-04-21T12:41:00Z">
        <w:r w:rsidR="00AF746C">
          <w:rPr>
            <w:rFonts w:ascii="Times New Roman" w:eastAsia="Times New Roman" w:hAnsi="Times New Roman" w:cs="Times New Roman"/>
            <w:i/>
            <w:iCs/>
          </w:rPr>
          <w:t>’</w:t>
        </w:r>
      </w:ins>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Pr>
          <w:rFonts w:ascii="Times New Roman" w:eastAsia="Times New Roman" w:hAnsi="Times New Roman" w:cs="Times New Roman"/>
        </w:rPr>
        <w:lastRenderedPageBreak/>
        <w:t xml:space="preserve">we </w:t>
      </w:r>
      <w:r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Pr="00D83BC6">
        <w:rPr>
          <w:rFonts w:ascii="Times New Roman" w:eastAsia="Times New Roman" w:hAnsi="Times New Roman" w:cs="Times New Roman"/>
        </w:rPr>
        <w:t>:</w:t>
      </w:r>
    </w:p>
    <w:p w14:paraId="3EE58840" w14:textId="427E9B98" w:rsidR="007A35C1" w:rsidRDefault="00C54B12" w:rsidP="007A35C1">
      <w:pPr>
        <w:spacing w:after="0" w:line="36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bi"/>
                </m:rPr>
                <w:rPr>
                  <w:rFonts w:ascii="Cambria Math" w:hAnsi="Cambria Math"/>
                </w:rPr>
                <m:t>(</m:t>
              </m:r>
              <m:r>
                <w:rPr>
                  <w:rFonts w:ascii="Cambria Math" w:hAnsi="Cambria Math"/>
                </w:rPr>
                <m:t>X</m:t>
              </m:r>
              <m:r>
                <w:rPr>
                  <w:rFonts w:ascii="Cambria Math" w:hAnsi="Cambria Math"/>
                </w:rPr>
                <m:t>,</m:t>
              </m:r>
              <m:r>
                <w:rPr>
                  <w:rFonts w:ascii="Cambria Math" w:hAnsi="Cambria Math"/>
                </w:rPr>
                <m:t>X</m:t>
              </m:r>
              <m:r>
                <w:ins w:id="108" w:author="Ryan Kelly" w:date="2026-04-21T12:41:00Z">
                  <w:rPr>
                    <w:rFonts w:ascii="Cambria Math" w:hAnsi="Cambria Math"/>
                  </w:rPr>
                  <m:t>'</m:t>
                </w:ins>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w:commentRangeStart w:id="109"/>
              <w:commentRangeEnd w:id="109"/>
              <m:r>
                <m:rPr>
                  <m:sty m:val="p"/>
                </m:rPr>
                <w:rPr>
                  <w:rStyle w:val="CommentReference"/>
                  <w:rFonts w:ascii="Cambria Math" w:hAnsi="Cambria Math"/>
                  <w:sz w:val="24"/>
                  <w:szCs w:val="24"/>
                </w:rPr>
                <w:commentReference w:id="109"/>
              </m:r>
              <m:r>
                <m:rPr>
                  <m:sty m:val="p"/>
                </m:rPr>
                <w:rPr>
                  <w:rFonts w:ascii="Cambria Math" w:hAnsi="Cambria Math"/>
                </w:rPr>
                <m:t>3</m:t>
              </m:r>
            </m:e>
          </m:eqArr>
        </m:oMath>
      </m:oMathPara>
    </w:p>
    <w:p w14:paraId="23765350" w14:textId="77777777" w:rsidR="005E3F20" w:rsidRDefault="005E3F20" w:rsidP="005E3F20">
      <w:pPr>
        <w:pStyle w:val="p1"/>
        <w:spacing w:before="0" w:beforeAutospacing="0" w:after="0" w:afterAutospacing="0" w:line="360" w:lineRule="auto"/>
        <w:jc w:val="both"/>
      </w:pPr>
    </w:p>
    <w:p w14:paraId="26EBE0D5" w14:textId="6F433914" w:rsidR="003939B7" w:rsidRDefault="003939B7" w:rsidP="003939B7">
      <w:pPr>
        <w:pStyle w:val="Heading2"/>
        <w:spacing w:before="0" w:after="0" w:line="360" w:lineRule="auto"/>
      </w:pPr>
      <w:r>
        <w:t>Estimating sampling efficiency on prediction accuracy</w:t>
      </w:r>
    </w:p>
    <w:p w14:paraId="53B3148B" w14:textId="22B67911" w:rsidR="005E3F20" w:rsidRPr="004834A6" w:rsidRDefault="005E3F20" w:rsidP="005E3F20">
      <w:pPr>
        <w:pStyle w:val="p1"/>
        <w:spacing w:before="0" w:beforeAutospacing="0" w:after="0" w:afterAutospacing="0" w:line="36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del w:id="110" w:author="Owen Liu" w:date="2026-04-22T14:42:00Z" w16du:dateUtc="2026-04-22T21:42:00Z">
        <w:r w:rsidR="008019A3" w:rsidDel="002A222B">
          <w:delText>filed</w:delText>
        </w:r>
      </w:del>
      <w:ins w:id="111" w:author="Owen Liu" w:date="2026-04-22T14:42:00Z" w16du:dateUtc="2026-04-22T21:42:00Z">
        <w:r w:rsidR="002A222B">
          <w:t>field</w:t>
        </w:r>
      </w:ins>
      <w:r w:rsidR="008019A3">
        <w:t xml:space="preserve"> is the same (</w:t>
      </w:r>
      <w:r w:rsidR="008019A3" w:rsidRPr="002E117D">
        <w:rPr>
          <w:i/>
          <w:iCs/>
        </w:rPr>
        <w:t>Q</w:t>
      </w:r>
      <w:commentRangeStart w:id="112"/>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C54B12" w:rsidP="005E3F20">
      <w:pPr>
        <w:pStyle w:val="p1"/>
        <w:spacing w:before="0" w:beforeAutospacing="0" w:after="0" w:afterAutospacing="0" w:line="36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4F0A249B" w14:textId="00C00BD0" w:rsidR="005E3F20" w:rsidRDefault="005E3F20" w:rsidP="005E3F20">
      <w:pPr>
        <w:pStyle w:val="p1"/>
        <w:spacing w:before="0" w:beforeAutospacing="0" w:after="0" w:afterAutospacing="0" w:line="36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commentRangeEnd w:id="112"/>
      <w:r w:rsidR="00450784">
        <w:rPr>
          <w:rStyle w:val="CommentReference"/>
          <w:sz w:val="24"/>
          <w:szCs w:val="24"/>
        </w:rPr>
        <w:commentReference w:id="112"/>
      </w:r>
    </w:p>
    <w:p w14:paraId="22A1CB9C" w14:textId="77777777" w:rsidR="0039223E" w:rsidRDefault="0039223E" w:rsidP="00101BFB">
      <w:pPr>
        <w:pStyle w:val="BodyText"/>
      </w:pPr>
    </w:p>
    <w:p w14:paraId="182BD2A3" w14:textId="377A1C38" w:rsidR="008C05CD" w:rsidRDefault="008C05CD" w:rsidP="008C05CD">
      <w:pPr>
        <w:pStyle w:val="p1"/>
        <w:spacing w:before="0" w:beforeAutospacing="0" w:after="0" w:afterAutospacing="0" w:line="36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p>
    <w:p w14:paraId="643C6DFC" w14:textId="02EBF24A" w:rsidR="008C05CD" w:rsidRPr="001F75CE" w:rsidRDefault="00C54B12" w:rsidP="00101BFB">
      <w:pPr>
        <w:pStyle w:val="BodyText"/>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2FBDD745" w:rsidR="008A5961" w:rsidRDefault="008C05CD" w:rsidP="00101BFB">
      <w:pPr>
        <w:pStyle w:val="BodyText"/>
      </w:pPr>
      <w:r>
        <w:t xml:space="preserve">with </w:t>
      </w:r>
      <m:oMath>
        <m:r>
          <w:rPr>
            <w:rFonts w:ascii="Cambria Math" w:hAnsi="Cambria Math"/>
          </w:rPr>
          <m:t>n</m:t>
        </m:r>
      </m:oMath>
      <w:r>
        <w:t xml:space="preserve"> 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del w:id="113" w:author="Owen Liu" w:date="2026-04-22T14:46:00Z" w16du:dateUtc="2026-04-22T21:46:00Z">
        <w:r w:rsidDel="00607BF6">
          <w:delText>This process was computed 20</w:delText>
        </w:r>
        <w:r w:rsidR="0039332C" w:rsidDel="00607BF6">
          <w:delText xml:space="preserve"> times</w:delText>
        </w:r>
        <w:r w:rsidDel="00607BF6">
          <w:delText xml:space="preserve"> </w:delText>
        </w:r>
      </w:del>
      <w:ins w:id="114" w:author="Owen Liu" w:date="2026-04-22T14:46:00Z" w16du:dateUtc="2026-04-22T21:46:00Z">
        <w:r w:rsidR="00607BF6">
          <w:t xml:space="preserve">We repeated this thinning-fitting-prediction process across 20 random realizations </w:t>
        </w:r>
      </w:ins>
      <w:r w:rsidR="008A5961" w:rsidRPr="008A5961">
        <w:t>for each thinning intensity</w:t>
      </w:r>
      <w:ins w:id="115" w:author="Owen Liu" w:date="2026-04-22T14:44:00Z" w16du:dateUtc="2026-04-22T21:44:00Z">
        <w:r w:rsidR="002A222B">
          <w:t xml:space="preserve"> to</w:t>
        </w:r>
      </w:ins>
      <w:r w:rsidR="008A5961" w:rsidRPr="008A5961">
        <w:t xml:space="preserve"> mitigate the effects of sampling stochasticity on our prediction accuracy estimates</w:t>
      </w:r>
      <w:r w:rsidR="008A5961">
        <w:t>.</w:t>
      </w:r>
    </w:p>
    <w:p w14:paraId="1BF23A1D" w14:textId="60194420" w:rsidR="008C05CD" w:rsidRDefault="008C05CD" w:rsidP="00101BFB">
      <w:pPr>
        <w:pStyle w:val="BodyText"/>
      </w:pPr>
      <w:r>
        <w:t xml:space="preserve"> </w:t>
      </w:r>
    </w:p>
    <w:p w14:paraId="37453850" w14:textId="77777777" w:rsidR="0047549D" w:rsidRDefault="0047549D" w:rsidP="00E810CC">
      <w:pPr>
        <w:pStyle w:val="Heading2"/>
        <w:spacing w:before="0" w:after="0" w:line="360" w:lineRule="auto"/>
      </w:pPr>
      <w:r>
        <w:lastRenderedPageBreak/>
        <w:t>Simulated eDNA data</w:t>
      </w:r>
    </w:p>
    <w:p w14:paraId="3908C333" w14:textId="344FBE6A" w:rsidR="00895A6B" w:rsidRDefault="00B62303" w:rsidP="00101BFB">
      <w:pPr>
        <w:pStyle w:val="BodyText"/>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01BFB">
      <w:pPr>
        <w:pStyle w:val="BodyText"/>
      </w:pPr>
    </w:p>
    <w:p w14:paraId="7E5871F7" w14:textId="1E2DAB82" w:rsidR="000E2BF2" w:rsidRPr="00895A6B" w:rsidDel="00A9330B" w:rsidRDefault="00D46036">
      <w:pPr>
        <w:pStyle w:val="BodyText"/>
        <w:rPr>
          <w:del w:id="116" w:author="Ryan Kelly" w:date="2026-04-21T12:47:00Z"/>
        </w:rPr>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 xml:space="preserve">across ten levels: 25, 50, 75, 100, 200, 300, 400, 500, 800, and 1000 km.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commentRangeStart w:id="117"/>
      <w:r w:rsidRPr="00D46036">
        <w:t xml:space="preserve">20 </w:t>
      </w:r>
      <w:commentRangeEnd w:id="117"/>
      <w:r w:rsidR="00450784" w:rsidRPr="00D46036">
        <w:rPr>
          <w:rStyle w:val="CommentReference"/>
          <w:sz w:val="24"/>
          <w:szCs w:val="24"/>
        </w:rPr>
        <w:commentReference w:id="117"/>
      </w:r>
      <w:r w:rsidRPr="00D46036">
        <w:t>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3C4FC4">
        <w:rPr>
          <w:rFonts w:eastAsiaTheme="minorEastAsia"/>
        </w:rPr>
        <w:t>.</w:t>
      </w:r>
      <w:r w:rsidR="00895A6B">
        <w:t xml:space="preserve"> </w:t>
      </w:r>
      <w:r w:rsidR="004C5337">
        <w:t xml:space="preserve">Similar to </w:t>
      </w:r>
      <w:ins w:id="118" w:author="Owen Liu" w:date="2026-04-22T14:50:00Z" w16du:dateUtc="2026-04-22T21:50:00Z">
        <w:r w:rsidR="00607BF6">
          <w:t xml:space="preserve">our analysis of the </w:t>
        </w:r>
      </w:ins>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del w:id="119" w:author="Owen Liu" w:date="2026-04-22T14:51:00Z" w16du:dateUtc="2026-04-22T21:51:00Z">
        <w:r w:rsidR="00DC1663" w:rsidDel="00607BF6">
          <w:delText xml:space="preserve">while </w:delText>
        </w:r>
        <w:r w:rsidR="0065046F" w:rsidRPr="00AA096F" w:rsidDel="00607BF6">
          <w:delText xml:space="preserve">each depth </w:delText>
        </w:r>
      </w:del>
      <w:ins w:id="120" w:author="Owen Liu" w:date="2026-04-22T14:51:00Z" w16du:dateUtc="2026-04-22T21:51:00Z">
        <w:r w:rsidR="00607BF6">
          <w:t xml:space="preserve">but each layer </w:t>
        </w:r>
      </w:ins>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commentRangeStart w:id="121"/>
      <w:del w:id="122" w:author="Ryan Kelly" w:date="2026-04-21T12:46:00Z">
        <w:r w:rsidR="000C1D95" w:rsidRPr="000C1D95" w:rsidDel="00B7212C">
          <w:delText>This assumption was made because w</w:delText>
        </w:r>
      </w:del>
      <w:ins w:id="123" w:author="Ryan Kelly" w:date="2026-04-21T12:46:00Z">
        <w:r w:rsidR="00B7212C">
          <w:t>W</w:t>
        </w:r>
      </w:ins>
      <w:r w:rsidR="000C1D95" w:rsidRPr="000C1D95">
        <w:t xml:space="preserve">e focused only on </w:t>
      </w:r>
      <w:del w:id="124" w:author="Ole Shelton" w:date="2026-05-01T13:36:00Z" w16du:dateUtc="2026-05-01T20:36:00Z">
        <w:r w:rsidR="000C1D95" w:rsidRPr="000C1D95" w:rsidDel="00D23D4E">
          <w:delText xml:space="preserve">horizontal </w:delText>
        </w:r>
      </w:del>
      <w:r w:rsidR="000C1D95" w:rsidRPr="000C1D95">
        <w:t>spatial autocorrelation</w:t>
      </w:r>
      <w:ins w:id="125" w:author="Ole Shelton" w:date="2026-05-01T13:36:00Z" w16du:dateUtc="2026-05-01T20:36:00Z">
        <w:r w:rsidR="00D23D4E">
          <w:t xml:space="preserve"> across latitude and longitude</w:t>
        </w:r>
      </w:ins>
      <w:r w:rsidR="00EA4F22">
        <w:rPr>
          <w:lang w:val="el-GR"/>
        </w:rPr>
        <w:t xml:space="preserve">, </w:t>
      </w:r>
      <w:del w:id="126" w:author="Ryan Kelly" w:date="2026-04-21T12:46:00Z">
        <w:r w:rsidR="00EA4F22" w:rsidDel="00ED2404">
          <w:delText xml:space="preserve">thus </w:delText>
        </w:r>
      </w:del>
      <w:r w:rsidR="00EA4F22">
        <w:t>allowing</w:t>
      </w:r>
      <w:r w:rsidR="009315C7">
        <w:t xml:space="preserve"> the eDNA concentration at each depth to be independent</w:t>
      </w:r>
      <w:r w:rsidR="000C1D95" w:rsidRPr="000C1D95">
        <w:t>.</w:t>
      </w:r>
      <w:r w:rsidR="000C1D95">
        <w:t xml:space="preserve"> </w:t>
      </w:r>
      <w:commentRangeEnd w:id="121"/>
      <w:r w:rsidR="001B5832" w:rsidRPr="000C1D95">
        <w:rPr>
          <w:rStyle w:val="CommentReference"/>
          <w:sz w:val="24"/>
          <w:szCs w:val="24"/>
        </w:rPr>
        <w:commentReference w:id="121"/>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ins w:id="127" w:author="Ole Shelton" w:date="2026-05-01T14:11:00Z" w16du:dateUtc="2026-05-01T21:11:00Z">
        <w:r w:rsidR="00B82ACF">
          <w:t>,</w:t>
        </w:r>
      </w:ins>
      <w:r w:rsidR="00D04708">
        <w:t xml:space="preserve"> </w:t>
      </w:r>
      <w:r w:rsidR="007C65F2">
        <w:t>respectively</w:t>
      </w:r>
      <w:ins w:id="128" w:author="Ole Shelton" w:date="2026-05-01T14:11:00Z" w16du:dateUtc="2026-05-01T21:11:00Z">
        <w:r w:rsidR="00B82ACF">
          <w:t>,</w:t>
        </w:r>
      </w:ins>
      <w:r w:rsidR="007C65F2">
        <w:t xml:space="preserve"> </w:t>
      </w:r>
      <w:del w:id="129" w:author="Ryan Kelly" w:date="2026-04-21T12:46:00Z">
        <w:r w:rsidR="007C65F2" w:rsidDel="00E21848">
          <w:delText xml:space="preserve">based </w:delText>
        </w:r>
      </w:del>
      <w:ins w:id="130" w:author="Ryan Kelly" w:date="2026-04-21T12:46:00Z">
        <w:r w:rsidR="00E21848">
          <w:t>to</w:t>
        </w:r>
      </w:ins>
      <w:ins w:id="131" w:author="Ryan Kelly" w:date="2026-04-21T12:47:00Z">
        <w:r w:rsidR="00E21848">
          <w:t xml:space="preserve"> mirror</w:t>
        </w:r>
      </w:ins>
      <w:ins w:id="132" w:author="Ryan Kelly" w:date="2026-04-21T12:46:00Z">
        <w:r w:rsidR="00E21848">
          <w:t xml:space="preserve"> </w:t>
        </w:r>
      </w:ins>
      <w:del w:id="133" w:author="Ryan Kelly" w:date="2026-04-21T12:47:00Z">
        <w:r w:rsidR="007C65F2" w:rsidDel="00E21848">
          <w:delText xml:space="preserve">on </w:delText>
        </w:r>
      </w:del>
      <w:r w:rsidR="007C65F2">
        <w:t>parameter</w:t>
      </w:r>
      <w:del w:id="134" w:author="Ryan Kelly" w:date="2026-04-21T12:46:00Z">
        <w:r w:rsidR="007C65F2" w:rsidDel="00E21848">
          <w:delText>s</w:delText>
        </w:r>
      </w:del>
      <w:r w:rsidR="007C65F2">
        <w:t xml:space="preserve"> </w:t>
      </w:r>
      <w:r w:rsidR="00D04708">
        <w:t xml:space="preserve">estimates in </w:t>
      </w:r>
      <w:r w:rsidR="003F0FD0">
        <w:t xml:space="preserve">the </w:t>
      </w:r>
      <w:r w:rsidR="007112A5">
        <w:t>empirical</w:t>
      </w:r>
      <w:r w:rsidR="003F0FD0">
        <w:t xml:space="preserve"> data</w:t>
      </w:r>
      <w:r w:rsidR="00D04708">
        <w:t>.</w:t>
      </w:r>
      <w:r w:rsidR="004D2E90">
        <w:t xml:space="preserve"> </w:t>
      </w:r>
      <w:r w:rsidR="0063681B">
        <w:t xml:space="preserve"> </w:t>
      </w:r>
    </w:p>
    <w:p w14:paraId="62AD4586" w14:textId="77777777" w:rsidR="009673AC" w:rsidDel="00A9330B" w:rsidRDefault="009673AC">
      <w:pPr>
        <w:pStyle w:val="BodyText"/>
        <w:rPr>
          <w:del w:id="135" w:author="Ryan Kelly" w:date="2026-04-21T12:47:00Z"/>
        </w:rPr>
      </w:pPr>
    </w:p>
    <w:p w14:paraId="1D9A5818" w14:textId="120B5371" w:rsidR="00783A0B" w:rsidRDefault="00BB690B" w:rsidP="00101BFB">
      <w:pPr>
        <w:pStyle w:val="BodyText"/>
      </w:pPr>
      <w:del w:id="136" w:author="Ryan Kelly" w:date="2026-04-21T12:47:00Z">
        <w:r w:rsidDel="00A9330B">
          <w:delText>Such</w:delText>
        </w:r>
        <w:r w:rsidR="00576F8D" w:rsidRPr="00576F8D" w:rsidDel="00A9330B">
          <w:delText xml:space="preserve"> parameterization was chosen to approximate</w:delText>
        </w:r>
        <w:r w:rsidR="003A553C" w:rsidDel="00A9330B">
          <w:delText xml:space="preserve"> empirical</w:delText>
        </w:r>
        <w:r w:rsidR="00576F8D" w:rsidRPr="00576F8D" w:rsidDel="00A9330B">
          <w:delText xml:space="preserve"> eDNA patterns, where species are assumed to exhibit a single underlying spatial autocorrelation structure </w:delText>
        </w:r>
        <w:r w:rsidR="009E0D6B" w:rsidDel="00A9330B">
          <w:delText>(</w:delText>
        </w:r>
        <w:r w:rsidR="0063681B" w:rsidRPr="0063681B" w:rsidDel="00A9330B">
          <w:rPr>
            <w:i/>
            <w:iCs/>
            <w:lang w:val="el-GR"/>
          </w:rPr>
          <w:delText>ρ</w:delText>
        </w:r>
        <w:r w:rsidR="009E0D6B" w:rsidDel="00A9330B">
          <w:delText>)</w:delText>
        </w:r>
        <w:r w:rsidR="00576F8D" w:rsidRPr="00576F8D" w:rsidDel="00A9330B">
          <w:delText xml:space="preserve"> across depths, while allowing depth-specific mean differences in eDNA concentration</w:delText>
        </w:r>
        <w:r w:rsidR="00AF2D8F" w:rsidDel="00A9330B">
          <w:delText>.</w:delText>
        </w:r>
        <w:r w:rsidR="000C295A" w:rsidDel="00A9330B">
          <w:delText xml:space="preserve"> </w:delText>
        </w:r>
      </w:del>
      <w:r w:rsidR="00AF2D8F">
        <w:t>F</w:t>
      </w:r>
      <w:r w:rsidR="000C295A" w:rsidRPr="000C295A">
        <w:t>ixing</w:t>
      </w:r>
      <w:r w:rsidR="000C295A">
        <w:t xml:space="preserve"> </w:t>
      </w:r>
      <w:del w:id="137" w:author="Ole Shelton" w:date="2026-05-01T13:38:00Z" w16du:dateUtc="2026-05-01T20:38:00Z">
        <w:r w:rsidR="009E0D6B" w:rsidDel="00D23D4E">
          <w:delText>(</w:delText>
        </w:r>
      </w:del>
      <w:r w:rsidR="0063681B" w:rsidRPr="0063681B">
        <w:rPr>
          <w:i/>
          <w:iCs/>
          <w:lang w:val="el-GR"/>
        </w:rPr>
        <w:t>α</w:t>
      </w:r>
      <w:r w:rsidR="00BD7F2B" w:rsidRPr="00BD7F2B">
        <w:rPr>
          <w:i/>
          <w:iCs/>
          <w:vertAlign w:val="superscript"/>
        </w:rPr>
        <w:t>2</w:t>
      </w:r>
      <w:del w:id="138" w:author="Ole Shelton" w:date="2026-05-01T13:38:00Z" w16du:dateUtc="2026-05-01T20:38:00Z">
        <w:r w:rsidR="009E0D6B" w:rsidDel="00D23D4E">
          <w:delText>)</w:delText>
        </w:r>
      </w:del>
      <w:r w:rsidR="009E0D6B">
        <w:t xml:space="preserve"> </w:t>
      </w:r>
      <w:r w:rsidR="00576F8D" w:rsidRPr="00576F8D">
        <w:t xml:space="preserve">and </w:t>
      </w:r>
      <w:del w:id="139" w:author="Ole Shelton" w:date="2026-05-01T13:38:00Z" w16du:dateUtc="2026-05-01T20:38:00Z">
        <w:r w:rsidR="009E0D6B" w:rsidDel="00D23D4E">
          <w:delText>(</w:delText>
        </w:r>
      </w:del>
      <w:r w:rsidR="0063681B" w:rsidRPr="0063681B">
        <w:rPr>
          <w:i/>
          <w:iCs/>
          <w:lang w:val="el-GR"/>
        </w:rPr>
        <w:t>σ</w:t>
      </w:r>
      <w:r w:rsidR="00BD7F2B" w:rsidRPr="00BD7F2B">
        <w:rPr>
          <w:i/>
          <w:iCs/>
          <w:vertAlign w:val="superscript"/>
        </w:rPr>
        <w:t>2</w:t>
      </w:r>
      <w:del w:id="140" w:author="Ole Shelton" w:date="2026-05-01T13:38:00Z" w16du:dateUtc="2026-05-01T20:38:00Z">
        <w:r w:rsidR="009E0D6B" w:rsidDel="00D23D4E">
          <w:delText>)</w:delText>
        </w:r>
      </w:del>
      <w:r w:rsidR="009E0D6B">
        <w:t xml:space="preserve"> </w:t>
      </w:r>
      <w:r w:rsidR="000C295A" w:rsidRPr="000C295A">
        <w:t xml:space="preserve">reflects the assumption that amplitude and residual variability are primarily driven by method-specific measurement uncertainty and therefore remain constant </w:t>
      </w:r>
      <w:commentRangeStart w:id="141"/>
      <w:r w:rsidR="00F01B50">
        <w:t>among</w:t>
      </w:r>
      <w:r w:rsidR="00A96715">
        <w:t xml:space="preserve"> </w:t>
      </w:r>
      <w:commentRangeEnd w:id="141"/>
      <w:r w:rsidR="00450784">
        <w:rPr>
          <w:rStyle w:val="CommentReference"/>
          <w:sz w:val="24"/>
          <w:szCs w:val="24"/>
        </w:rPr>
        <w:commentReference w:id="141"/>
      </w:r>
      <w:r w:rsidR="00A96715">
        <w:t xml:space="preserve">species </w:t>
      </w:r>
      <w:r w:rsidR="000C295A" w:rsidRPr="000C295A">
        <w:t>when the same sampling and analytical methods are applied.</w:t>
      </w:r>
      <w:r w:rsidR="00ED721B">
        <w:t xml:space="preserve"> </w:t>
      </w:r>
    </w:p>
    <w:p w14:paraId="5A754501" w14:textId="77777777" w:rsidR="00180245" w:rsidRDefault="00180245" w:rsidP="00101BFB">
      <w:pPr>
        <w:pStyle w:val="BodyText"/>
      </w:pPr>
    </w:p>
    <w:p w14:paraId="3144ED2B" w14:textId="671002A9" w:rsidR="00640CD9" w:rsidRDefault="00180245" w:rsidP="00101BFB">
      <w:pPr>
        <w:pStyle w:val="BodyText"/>
      </w:pPr>
      <w:r>
        <w:t xml:space="preserve">Given the large number of </w:t>
      </w:r>
      <w:commentRangeStart w:id="142"/>
      <w:commentRangeStart w:id="143"/>
      <w:r w:rsidRPr="00233AAB">
        <w:rPr>
          <w:i/>
          <w:iCs/>
        </w:rPr>
        <w:t>in-silico</w:t>
      </w:r>
      <w:r>
        <w:t xml:space="preserve"> </w:t>
      </w:r>
      <w:commentRangeEnd w:id="142"/>
      <w:r w:rsidR="00450784">
        <w:rPr>
          <w:rStyle w:val="CommentReference"/>
          <w:sz w:val="24"/>
          <w:szCs w:val="24"/>
        </w:rPr>
        <w:commentReference w:id="142"/>
      </w:r>
      <w:commentRangeEnd w:id="143"/>
      <w:r w:rsidR="00607BF6">
        <w:rPr>
          <w:rStyle w:val="CommentReference"/>
          <w:sz w:val="24"/>
          <w:szCs w:val="24"/>
        </w:rPr>
        <w:commentReference w:id="143"/>
      </w:r>
      <w:r>
        <w:t>eDNA points (</w:t>
      </w:r>
      <w:r w:rsidRPr="002362C0">
        <w:rPr>
          <w:i/>
          <w:iCs/>
        </w:rPr>
        <w:t>Q</w:t>
      </w:r>
      <w:r>
        <w:t xml:space="preserve">), fitting a GP model using all locations (≈ 20,000 input values) was computationally prohibitive. </w:t>
      </w:r>
      <w:r w:rsidR="00AD0717" w:rsidRPr="00AD0717">
        <w:t xml:space="preserve">To overcome this, we established a baseline for our analysis by randomly selecting a </w:t>
      </w:r>
      <w:del w:id="144" w:author="Ole Shelton" w:date="2026-05-01T13:40:00Z" w16du:dateUtc="2026-05-01T20:40:00Z">
        <w:r w:rsidR="00AD0717" w:rsidRPr="00AD0717" w:rsidDel="00D23D4E">
          <w:delText xml:space="preserve">representative </w:delText>
        </w:r>
      </w:del>
      <w:r w:rsidR="00AD0717" w:rsidRPr="00AD0717">
        <w:t xml:space="preserve">subset of 4,000 sampling points from each </w:t>
      </w:r>
      <w:r w:rsidR="00AD0717" w:rsidRPr="00AD0717">
        <w:lastRenderedPageBreak/>
        <w:t>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r w:rsidR="00C47431" w:rsidRPr="001B3530">
        <w:rPr>
          <w:i/>
          <w:iCs/>
        </w:rPr>
        <w:t>μ</w:t>
      </w:r>
      <w:r w:rsidR="00C47431" w:rsidRPr="001B3530">
        <w:rPr>
          <w:i/>
          <w:iCs/>
          <w:vertAlign w:val="subscript"/>
        </w:rPr>
        <w:t>d</w:t>
      </w:r>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p>
    <w:p w14:paraId="48B145CE" w14:textId="77777777" w:rsidR="00640CD9" w:rsidRDefault="00640CD9" w:rsidP="00101BFB">
      <w:pPr>
        <w:pStyle w:val="BodyText"/>
      </w:pPr>
    </w:p>
    <w:p w14:paraId="56A96515" w14:textId="63EEE72E" w:rsidR="00B11167" w:rsidRDefault="00D71941" w:rsidP="00101BFB">
      <w:pPr>
        <w:pStyle w:val="BodyText"/>
      </w:pPr>
      <w:del w:id="145" w:author="Ryan Kelly" w:date="2026-04-21T12:48:00Z">
        <w:r w:rsidDel="00786EB1">
          <w:delText>T</w:delText>
        </w:r>
        <w:r w:rsidRPr="00D71941" w:rsidDel="00786EB1">
          <w:delText>o evaluate how sampling effort influences prediction accuracy</w:delText>
        </w:r>
        <w:r w:rsidDel="00786EB1">
          <w:delText xml:space="preserve"> on the simulated data</w:delText>
        </w:r>
        <w:r w:rsidRPr="00D71941" w:rsidDel="00786EB1">
          <w:delText>, w</w:delText>
        </w:r>
      </w:del>
      <w:ins w:id="146" w:author="Ryan Kelly" w:date="2026-04-21T12:48:00Z">
        <w:r w:rsidR="00786EB1">
          <w:t>W</w:t>
        </w:r>
      </w:ins>
      <w:r w:rsidRPr="00D71941">
        <w:t xml:space="preserve">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 xml:space="preserve">to progressively smaller sample sizes (N = 2000, 1000, 600, 358, 330, 300, 260, 220, and 150).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w:t>
      </w:r>
      <w:del w:id="147" w:author="Ole Shelton" w:date="2026-05-01T13:56:00Z" w16du:dateUtc="2026-05-01T20:56:00Z">
        <w:r w:rsidRPr="00D71941" w:rsidDel="009E1270">
          <w:delText>the reduced-effort field (</w:delText>
        </w:r>
      </w:del>
      <w:r w:rsidR="005310E1" w:rsidRPr="0096274C">
        <w:rPr>
          <w:i/>
          <w:iCs/>
        </w:rPr>
        <w:t>S</w:t>
      </w:r>
      <w:r w:rsidR="005310E1" w:rsidRPr="0096274C">
        <w:rPr>
          <w:i/>
          <w:iCs/>
          <w:vertAlign w:val="subscript"/>
        </w:rPr>
        <w:t>E</w:t>
      </w:r>
      <w:del w:id="148" w:author="Ole Shelton" w:date="2026-05-01T13:56:00Z" w16du:dateUtc="2026-05-01T20:56:00Z">
        <w:r w:rsidRPr="00D71941" w:rsidDel="009E1270">
          <w:delText>)</w:delText>
        </w:r>
      </w:del>
      <w:r w:rsidRPr="00D71941">
        <w:t>, as defined in Eq</w:t>
      </w:r>
      <w:r w:rsidR="005310E1">
        <w:t xml:space="preserve">. </w:t>
      </w:r>
      <w:r w:rsidRPr="00D71941">
        <w:t xml:space="preserve">5. This approach allowed us to directly assess the interplay between sampling density, spatial autocorrelation, and the ability to accurately reconstruct the underlying eDNA </w:t>
      </w:r>
      <w:commentRangeStart w:id="149"/>
      <w:r w:rsidRPr="00D71941">
        <w:t>field</w:t>
      </w:r>
      <w:commentRangeEnd w:id="149"/>
      <w:r w:rsidR="00450784" w:rsidRPr="00D71941">
        <w:rPr>
          <w:rStyle w:val="CommentReference"/>
          <w:sz w:val="24"/>
          <w:szCs w:val="24"/>
        </w:rPr>
        <w:commentReference w:id="149"/>
      </w:r>
      <w:r w:rsidRPr="00D71941">
        <w:t>.</w:t>
      </w:r>
      <w:bookmarkStart w:id="150" w:name="statistical-inference"/>
      <w:bookmarkEnd w:id="84"/>
    </w:p>
    <w:p w14:paraId="7487C35D" w14:textId="77777777" w:rsidR="00BB5672" w:rsidRDefault="00BB5672" w:rsidP="00101BFB">
      <w:pPr>
        <w:pStyle w:val="BodyText"/>
      </w:pPr>
    </w:p>
    <w:p w14:paraId="4CFA0088" w14:textId="1C314B50" w:rsidR="00BB5672" w:rsidRDefault="00BB5672" w:rsidP="00101BFB">
      <w:pPr>
        <w:pStyle w:val="BodyText"/>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ins w:id="151" w:author="Owen Liu" w:date="2026-04-22T15:24:00Z" w16du:dateUtc="2026-04-22T22:24:00Z">
        <w:r w:rsidR="00F96E8D">
          <w:t>s</w:t>
        </w:r>
      </w:ins>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This 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01BFB">
      <w:pPr>
        <w:pStyle w:val="BodyText"/>
      </w:pPr>
    </w:p>
    <w:p w14:paraId="4BD01BB9" w14:textId="5E5A0C21" w:rsidR="00792AAF" w:rsidRPr="009E1270" w:rsidRDefault="00B11167" w:rsidP="00101BFB">
      <w:pPr>
        <w:pStyle w:val="BodyText"/>
      </w:pPr>
      <w:r w:rsidRPr="009E1270">
        <w:t>Regression analysis of prediction error</w:t>
      </w:r>
    </w:p>
    <w:p w14:paraId="1E0862D8" w14:textId="2CBB64C1" w:rsidR="00F67F82" w:rsidRDefault="00904831" w:rsidP="00101BFB">
      <w:pPr>
        <w:pStyle w:val="FirstParagraph"/>
      </w:pPr>
      <w:bookmarkStart w:id="152"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 xml:space="preserve">compare </w:t>
      </w:r>
      <w:r w:rsidR="00164CCE">
        <w:lastRenderedPageBreak/>
        <w:t>between the two data</w:t>
      </w:r>
      <w:ins w:id="153" w:author="Ryan Kelly" w:date="2026-04-21T12:49:00Z">
        <w:r w:rsidR="006354DD">
          <w:t>sets</w:t>
        </w:r>
      </w:ins>
      <w:r w:rsidRPr="00904831">
        <w:t xml:space="preserve">. </w:t>
      </w:r>
      <w:del w:id="154" w:author="Ryan Kelly" w:date="2026-04-21T12:49:00Z">
        <w:r w:rsidRPr="00904831" w:rsidDel="006354DD">
          <w:delText xml:space="preserve">This analysis provides a </w:delText>
        </w:r>
        <w:r w:rsidR="00BA530C" w:rsidDel="006354DD">
          <w:delText>quantitative estimate</w:delText>
        </w:r>
        <w:r w:rsidR="00511DDF" w:rsidDel="006354DD">
          <w:delText xml:space="preserve"> </w:delText>
        </w:r>
        <w:r w:rsidRPr="00904831" w:rsidDel="006354DD">
          <w:delText>between effort</w:delText>
        </w:r>
        <w:r w:rsidR="00F67F82" w:rsidDel="006354DD">
          <w:delText>, autocorrelation parameter and prediction accuracy.</w:delText>
        </w:r>
      </w:del>
    </w:p>
    <w:bookmarkEnd w:id="152"/>
    <w:p w14:paraId="58DABC85" w14:textId="77777777" w:rsidR="00F65D5F" w:rsidRPr="00F65D5F" w:rsidRDefault="00F65D5F" w:rsidP="00101BFB">
      <w:pPr>
        <w:pStyle w:val="BodyText"/>
      </w:pPr>
    </w:p>
    <w:p w14:paraId="4B1FC85F" w14:textId="647A9313" w:rsidR="007D39EF" w:rsidRPr="007D39EF" w:rsidRDefault="007D39EF" w:rsidP="00101BFB">
      <w:pPr>
        <w:pStyle w:val="FirstParagraph"/>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as follows:</w:t>
      </w:r>
    </w:p>
    <w:commentRangeStart w:id="155"/>
    <w:p w14:paraId="3D8098E3" w14:textId="2A74997C" w:rsidR="00124CBE" w:rsidRPr="00124CBE" w:rsidRDefault="00C54B12" w:rsidP="00101BFB">
      <w:pPr>
        <w:pStyle w:val="BodyText"/>
        <w:rPr>
          <w:rFonts w:eastAsiaTheme="minorEastAsia"/>
          <w:lang w:val="el-GR"/>
        </w:rPr>
      </w:pPr>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w:commentRangeEnd w:id="155"/>
      <w:r w:rsidR="00450784" w:rsidRPr="00124CBE">
        <w:rPr>
          <w:rStyle w:val="CommentReference"/>
          <w:rFonts w:eastAsiaTheme="minorEastAsia"/>
          <w:sz w:val="24"/>
          <w:szCs w:val="24"/>
          <w:lang w:val="el-GR"/>
        </w:rPr>
        <w:commentReference w:id="155"/>
      </w:r>
    </w:p>
    <w:p w14:paraId="5B3FA865" w14:textId="2DC95E08" w:rsidR="00082BC7" w:rsidRDefault="000E3B51" w:rsidP="00101BFB">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01BFB">
      <w:pPr>
        <w:pStyle w:val="BodyText"/>
      </w:pPr>
    </w:p>
    <w:p w14:paraId="12B2A826" w14:textId="4C57DF21" w:rsidR="00DC0E33" w:rsidRPr="00450784" w:rsidRDefault="00095871" w:rsidP="00101BFB">
      <w:pPr>
        <w:pStyle w:val="BodyText"/>
      </w:pPr>
      <w:r w:rsidRPr="00450784">
        <w:t xml:space="preserve">Comparison of prediction </w:t>
      </w:r>
      <w:r w:rsidR="0065738A" w:rsidRPr="00450784">
        <w:t>accuracy</w:t>
      </w:r>
      <w:r w:rsidRPr="00450784">
        <w:t xml:space="preserve"> between</w:t>
      </w:r>
      <w:r w:rsidR="003329B8" w:rsidRPr="00450784">
        <w:t xml:space="preserve"> empirical</w:t>
      </w:r>
      <w:r w:rsidR="0065738A" w:rsidRPr="00450784">
        <w:t xml:space="preserve"> </w:t>
      </w:r>
      <w:r w:rsidRPr="00450784">
        <w:t xml:space="preserve">and </w:t>
      </w:r>
      <w:r w:rsidR="003329B8" w:rsidRPr="00450784">
        <w:t>simulations</w:t>
      </w:r>
    </w:p>
    <w:p w14:paraId="7CFF2A39" w14:textId="6D2BE206" w:rsidR="00AD3A27" w:rsidRDefault="00DB2CB7" w:rsidP="00101BFB">
      <w:pPr>
        <w:pStyle w:val="BodyText"/>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35656A">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35656A">
        <w:t>ε</w:t>
      </w:r>
      <w:r w:rsidR="002A2798" w:rsidRPr="002A2798">
        <w:rPr>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Pr>
          <w:lang w:val="el-GR"/>
        </w:rPr>
        <w:t>ε</w:t>
      </w:r>
      <w:r w:rsidR="00AD3A27" w:rsidRPr="00700CCC">
        <w:rPr>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D3A27" w:rsidRPr="00852B43">
        <w:t>.</w:t>
      </w:r>
      <w:r w:rsidR="00AD3A27">
        <w:t xml:space="preserve"> </w:t>
      </w:r>
      <w:r w:rsidR="00AD3A27" w:rsidRPr="001F10CE">
        <w:t xml:space="preserve">Moreover, the empirical dataset could not be used to evaluate prediction accuracy at sampling efforts </w:t>
      </w:r>
      <w:commentRangeStart w:id="156"/>
      <w:r w:rsidR="00AD3A27" w:rsidRPr="001F10CE">
        <w:t>greater than</w:t>
      </w:r>
      <w:r w:rsidR="00AD3A27">
        <w:t>.</w:t>
      </w:r>
      <w:commentRangeEnd w:id="156"/>
      <w:r w:rsidR="00450784">
        <w:rPr>
          <w:rStyle w:val="CommentReference"/>
          <w:sz w:val="24"/>
          <w:szCs w:val="24"/>
        </w:rPr>
        <w:commentReference w:id="156"/>
      </w:r>
    </w:p>
    <w:p w14:paraId="465C749A" w14:textId="77777777" w:rsidR="008A2651" w:rsidRDefault="008A2651" w:rsidP="00101BFB">
      <w:pPr>
        <w:pStyle w:val="BodyText"/>
      </w:pPr>
      <w:bookmarkStart w:id="157" w:name="OLE_LINK7"/>
    </w:p>
    <w:p w14:paraId="566D1DFE" w14:textId="31464073" w:rsidR="003A0DF7" w:rsidRDefault="00E96BA1" w:rsidP="00101BFB">
      <w:pPr>
        <w:pStyle w:val="BodyText"/>
      </w:pPr>
      <w:del w:id="158" w:author="Ryan Kelly" w:date="2026-04-21T12:49:00Z">
        <w:r w:rsidRPr="00852B43" w:rsidDel="007D272A">
          <w:delText>As a result</w:delText>
        </w:r>
        <w:r w:rsidR="00965D5B" w:rsidDel="007D272A">
          <w:delText>, t</w:delText>
        </w:r>
        <w:r w:rsidR="00E935DB" w:rsidRPr="00E935DB" w:rsidDel="007D272A">
          <w:delText xml:space="preserve">o </w:delText>
        </w:r>
      </w:del>
      <w:ins w:id="159" w:author="Ryan Kelly" w:date="2026-04-21T12:49:00Z">
        <w:r w:rsidR="007D272A">
          <w:t>T</w:t>
        </w:r>
        <w:r w:rsidR="007D272A" w:rsidRPr="00E935DB">
          <w:t xml:space="preserve">o </w:t>
        </w:r>
      </w:ins>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Pr>
          <w:lang w:val="el-GR"/>
        </w:rPr>
        <w:t>ε</w:t>
      </w:r>
      <w:r w:rsidR="00700CCC" w:rsidRPr="00700CCC">
        <w:rPr>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9A2297">
        <w:t>.</w:t>
      </w:r>
      <w:bookmarkEnd w:id="157"/>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01BFB">
      <w:pPr>
        <w:pStyle w:val="BodyText"/>
      </w:pPr>
    </w:p>
    <w:p w14:paraId="539C881D" w14:textId="37943B3C" w:rsidR="007C0AAD" w:rsidRDefault="00F869DE" w:rsidP="00101BFB">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101BFB">
      <w:pPr>
        <w:pStyle w:val="BodyText"/>
      </w:pPr>
    </w:p>
    <w:p w14:paraId="5516F19A" w14:textId="77777777" w:rsidR="0032076E" w:rsidRPr="00286ADA" w:rsidRDefault="00D04708" w:rsidP="007718FD">
      <w:pPr>
        <w:pStyle w:val="TableCaption"/>
        <w:spacing w:after="0" w:line="360" w:lineRule="auto"/>
        <w:rPr>
          <w:rFonts w:ascii="Times New Roman" w:hAnsi="Times New Roman" w:cs="Times New Roman"/>
        </w:rPr>
      </w:pPr>
      <w:bookmarkStart w:id="160"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101BFB">
            <w:pPr>
              <w:pStyle w:val="Compact"/>
            </w:pPr>
            <w:r>
              <w:t>Parameter</w:t>
            </w:r>
          </w:p>
        </w:tc>
        <w:tc>
          <w:tcPr>
            <w:tcW w:w="0" w:type="auto"/>
          </w:tcPr>
          <w:p w14:paraId="5516F19C" w14:textId="77777777" w:rsidR="0032076E" w:rsidRDefault="00D04708" w:rsidP="00101BFB">
            <w:pPr>
              <w:pStyle w:val="Compact"/>
            </w:pPr>
            <w:r>
              <w:t>Prior</w:t>
            </w:r>
          </w:p>
        </w:tc>
        <w:tc>
          <w:tcPr>
            <w:tcW w:w="0" w:type="auto"/>
            <w:gridSpan w:val="2"/>
          </w:tcPr>
          <w:p w14:paraId="5516F19D" w14:textId="77777777" w:rsidR="0032076E" w:rsidRDefault="00D04708" w:rsidP="00101BFB">
            <w:pPr>
              <w:pStyle w:val="Compact"/>
            </w:pPr>
            <w:r>
              <w:t>Range</w:t>
            </w:r>
          </w:p>
        </w:tc>
        <w:tc>
          <w:tcPr>
            <w:tcW w:w="0" w:type="auto"/>
          </w:tcPr>
          <w:p w14:paraId="5516F19E" w14:textId="77777777" w:rsidR="0032076E" w:rsidRDefault="0032076E" w:rsidP="00101BFB">
            <w:pPr>
              <w:pStyle w:val="Compact"/>
            </w:pPr>
          </w:p>
        </w:tc>
      </w:tr>
      <w:tr w:rsidR="0032076E" w14:paraId="5516F1A5" w14:textId="77777777">
        <w:tc>
          <w:tcPr>
            <w:tcW w:w="0" w:type="auto"/>
          </w:tcPr>
          <w:p w14:paraId="5516F1A0" w14:textId="2BE1F052" w:rsidR="0032076E" w:rsidRDefault="0032076E" w:rsidP="00101BFB">
            <w:pPr>
              <w:pStyle w:val="Compact"/>
            </w:pPr>
          </w:p>
        </w:tc>
        <w:tc>
          <w:tcPr>
            <w:tcW w:w="0" w:type="auto"/>
          </w:tcPr>
          <w:p w14:paraId="5516F1A1" w14:textId="77777777" w:rsidR="0032076E" w:rsidRDefault="0032076E" w:rsidP="00101BFB">
            <w:pPr>
              <w:pStyle w:val="Compact"/>
            </w:pPr>
          </w:p>
        </w:tc>
        <w:tc>
          <w:tcPr>
            <w:tcW w:w="0" w:type="auto"/>
          </w:tcPr>
          <w:p w14:paraId="5516F1A2" w14:textId="77777777" w:rsidR="0032076E" w:rsidRDefault="00D04708" w:rsidP="00101BFB">
            <w:pPr>
              <w:pStyle w:val="Compact"/>
            </w:pPr>
            <w:r>
              <w:t>Min</w:t>
            </w:r>
          </w:p>
        </w:tc>
        <w:tc>
          <w:tcPr>
            <w:tcW w:w="0" w:type="auto"/>
          </w:tcPr>
          <w:p w14:paraId="5516F1A3" w14:textId="77777777" w:rsidR="0032076E" w:rsidRDefault="00D04708" w:rsidP="00101BFB">
            <w:pPr>
              <w:pStyle w:val="Compact"/>
            </w:pPr>
            <w:r>
              <w:t>Max</w:t>
            </w:r>
          </w:p>
        </w:tc>
        <w:tc>
          <w:tcPr>
            <w:tcW w:w="0" w:type="auto"/>
          </w:tcPr>
          <w:p w14:paraId="5516F1A4" w14:textId="77777777" w:rsidR="0032076E" w:rsidRDefault="0032076E" w:rsidP="00101BFB">
            <w:pPr>
              <w:pStyle w:val="Compact"/>
            </w:pPr>
          </w:p>
        </w:tc>
      </w:tr>
      <w:tr w:rsidR="0032076E" w14:paraId="5516F1AB" w14:textId="77777777">
        <w:tc>
          <w:tcPr>
            <w:tcW w:w="0" w:type="auto"/>
          </w:tcPr>
          <w:p w14:paraId="5516F1A6" w14:textId="5B6A0A2C" w:rsidR="0032076E" w:rsidRPr="00C65783" w:rsidRDefault="00C65783" w:rsidP="00101BFB">
            <w:pPr>
              <w:pStyle w:val="Compact"/>
              <w:rPr>
                <w:vertAlign w:val="superscript"/>
              </w:rPr>
            </w:pPr>
            <w:r>
              <w:rPr>
                <w:lang w:val="el-GR"/>
              </w:rPr>
              <w:t>α</w:t>
            </w:r>
            <w:r>
              <w:rPr>
                <w:vertAlign w:val="superscript"/>
              </w:rPr>
              <w:t>2</w:t>
            </w:r>
          </w:p>
        </w:tc>
        <w:tc>
          <w:tcPr>
            <w:tcW w:w="0" w:type="auto"/>
          </w:tcPr>
          <w:p w14:paraId="5516F1A7" w14:textId="57388936" w:rsidR="0032076E" w:rsidRDefault="00D04708" w:rsidP="00101BFB">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101BFB">
            <w:pPr>
              <w:pStyle w:val="Compact"/>
            </w:pPr>
            <w:r>
              <w:t>0</w:t>
            </w:r>
          </w:p>
        </w:tc>
        <w:tc>
          <w:tcPr>
            <w:tcW w:w="0" w:type="auto"/>
          </w:tcPr>
          <w:p w14:paraId="5516F1A9" w14:textId="77777777" w:rsidR="0032076E" w:rsidRDefault="00D04708" w:rsidP="00101BFB">
            <w:pPr>
              <w:pStyle w:val="Compact"/>
            </w:pPr>
            <w:r>
              <w:t>+</w:t>
            </w:r>
            <m:oMath>
              <m:r>
                <m:rPr>
                  <m:sty m:val="p"/>
                </m:rPr>
                <w:rPr>
                  <w:rFonts w:ascii="Cambria Math" w:hAnsi="Cambria Math"/>
                </w:rPr>
                <m:t>∞</m:t>
              </m:r>
            </m:oMath>
          </w:p>
        </w:tc>
        <w:tc>
          <w:tcPr>
            <w:tcW w:w="0" w:type="auto"/>
          </w:tcPr>
          <w:p w14:paraId="5516F1AA" w14:textId="77777777" w:rsidR="0032076E" w:rsidRDefault="0032076E" w:rsidP="00101BFB">
            <w:pPr>
              <w:pStyle w:val="Compact"/>
            </w:pPr>
          </w:p>
        </w:tc>
      </w:tr>
      <w:tr w:rsidR="0032076E" w14:paraId="5516F1B1" w14:textId="77777777">
        <w:tc>
          <w:tcPr>
            <w:tcW w:w="0" w:type="auto"/>
          </w:tcPr>
          <w:p w14:paraId="5516F1AC" w14:textId="67C51E4B" w:rsidR="0032076E" w:rsidRPr="00107B96" w:rsidRDefault="00107B96" w:rsidP="00101BFB">
            <w:pPr>
              <w:pStyle w:val="Compact"/>
            </w:pPr>
            <w:r>
              <w:rPr>
                <w:lang w:val="el-GR"/>
              </w:rPr>
              <w:t>μ</w:t>
            </w:r>
          </w:p>
        </w:tc>
        <w:tc>
          <w:tcPr>
            <w:tcW w:w="0" w:type="auto"/>
          </w:tcPr>
          <w:p w14:paraId="5516F1AD" w14:textId="5A6E5ED2"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101BFB">
            <w:pPr>
              <w:pStyle w:val="Compact"/>
            </w:pPr>
            <w:r>
              <w:t>-5</w:t>
            </w:r>
          </w:p>
        </w:tc>
        <w:tc>
          <w:tcPr>
            <w:tcW w:w="0" w:type="auto"/>
          </w:tcPr>
          <w:p w14:paraId="5516F1AF" w14:textId="77777777" w:rsidR="0032076E" w:rsidRDefault="00D04708" w:rsidP="00101BFB">
            <w:pPr>
              <w:pStyle w:val="Compact"/>
            </w:pPr>
            <w:r>
              <w:t>+</w:t>
            </w:r>
            <m:oMath>
              <m:r>
                <m:rPr>
                  <m:sty m:val="p"/>
                </m:rPr>
                <w:rPr>
                  <w:rFonts w:ascii="Cambria Math" w:hAnsi="Cambria Math"/>
                </w:rPr>
                <m:t>∞</m:t>
              </m:r>
            </m:oMath>
          </w:p>
        </w:tc>
        <w:tc>
          <w:tcPr>
            <w:tcW w:w="0" w:type="auto"/>
          </w:tcPr>
          <w:p w14:paraId="5516F1B0" w14:textId="77777777" w:rsidR="0032076E" w:rsidRDefault="0032076E" w:rsidP="00101BFB">
            <w:pPr>
              <w:pStyle w:val="Compact"/>
            </w:pPr>
          </w:p>
        </w:tc>
      </w:tr>
      <w:tr w:rsidR="0032076E" w14:paraId="5516F1B7" w14:textId="77777777">
        <w:tc>
          <w:tcPr>
            <w:tcW w:w="0" w:type="auto"/>
          </w:tcPr>
          <w:p w14:paraId="5516F1B2" w14:textId="10F46326" w:rsidR="0032076E" w:rsidRPr="002E0A3F" w:rsidRDefault="002E0A3F" w:rsidP="00101BFB">
            <w:pPr>
              <w:pStyle w:val="Compact"/>
            </w:pPr>
            <w:r>
              <w:t>log(</w:t>
            </w:r>
            <w:r w:rsidRPr="002E0A3F">
              <w:rPr>
                <w:i/>
                <w:iCs/>
                <w:lang w:val="el-GR"/>
              </w:rPr>
              <w:t>ρ</w:t>
            </w:r>
            <w:r>
              <w:t>)</w:t>
            </w:r>
          </w:p>
        </w:tc>
        <w:tc>
          <w:tcPr>
            <w:tcW w:w="0" w:type="auto"/>
          </w:tcPr>
          <w:p w14:paraId="5516F1B3" w14:textId="3454FDD4"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101BFB">
            <w:pPr>
              <w:pStyle w:val="Compact"/>
            </w:pPr>
            <w:r>
              <w:t>-5</w:t>
            </w:r>
          </w:p>
        </w:tc>
        <w:tc>
          <w:tcPr>
            <w:tcW w:w="0" w:type="auto"/>
          </w:tcPr>
          <w:p w14:paraId="5516F1B5" w14:textId="77777777" w:rsidR="0032076E" w:rsidRDefault="00D04708" w:rsidP="00101BFB">
            <w:pPr>
              <w:pStyle w:val="Compact"/>
            </w:pPr>
            <w:r>
              <w:t>+</w:t>
            </w:r>
            <m:oMath>
              <m:r>
                <m:rPr>
                  <m:sty m:val="p"/>
                </m:rPr>
                <w:rPr>
                  <w:rFonts w:ascii="Cambria Math" w:hAnsi="Cambria Math"/>
                </w:rPr>
                <m:t>∞</m:t>
              </m:r>
            </m:oMath>
          </w:p>
        </w:tc>
        <w:tc>
          <w:tcPr>
            <w:tcW w:w="0" w:type="auto"/>
          </w:tcPr>
          <w:p w14:paraId="5516F1B6" w14:textId="77777777" w:rsidR="0032076E" w:rsidRDefault="0032076E" w:rsidP="00101BFB">
            <w:pPr>
              <w:pStyle w:val="Compact"/>
            </w:pPr>
          </w:p>
        </w:tc>
      </w:tr>
      <w:tr w:rsidR="0032076E" w14:paraId="5516F1BD" w14:textId="77777777">
        <w:tc>
          <w:tcPr>
            <w:tcW w:w="0" w:type="auto"/>
          </w:tcPr>
          <w:p w14:paraId="5516F1B8" w14:textId="763D7E77" w:rsidR="0032076E" w:rsidRPr="00107B96" w:rsidRDefault="00107B96" w:rsidP="00101BFB">
            <w:pPr>
              <w:pStyle w:val="Compact"/>
            </w:pPr>
            <w:r>
              <w:rPr>
                <w:lang w:val="el-GR"/>
              </w:rPr>
              <w:t>σ</w:t>
            </w:r>
            <w:r w:rsidRPr="00107B96">
              <w:rPr>
                <w:vertAlign w:val="superscript"/>
              </w:rPr>
              <w:t>2</w:t>
            </w:r>
          </w:p>
        </w:tc>
        <w:tc>
          <w:tcPr>
            <w:tcW w:w="0" w:type="auto"/>
          </w:tcPr>
          <w:p w14:paraId="5516F1B9" w14:textId="2EF4BE2D"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101BFB">
            <w:pPr>
              <w:pStyle w:val="Compact"/>
            </w:pPr>
            <w:r>
              <w:t>0</w:t>
            </w:r>
          </w:p>
        </w:tc>
        <w:tc>
          <w:tcPr>
            <w:tcW w:w="0" w:type="auto"/>
          </w:tcPr>
          <w:p w14:paraId="5516F1BB" w14:textId="77777777" w:rsidR="0032076E" w:rsidRDefault="00D04708" w:rsidP="00101BFB">
            <w:pPr>
              <w:pStyle w:val="Compact"/>
            </w:pPr>
            <w:r>
              <w:t>+</w:t>
            </w:r>
            <m:oMath>
              <m:r>
                <m:rPr>
                  <m:sty m:val="p"/>
                </m:rPr>
                <w:rPr>
                  <w:rFonts w:ascii="Cambria Math" w:hAnsi="Cambria Math"/>
                </w:rPr>
                <m:t>∞</m:t>
              </m:r>
            </m:oMath>
          </w:p>
        </w:tc>
        <w:tc>
          <w:tcPr>
            <w:tcW w:w="0" w:type="auto"/>
          </w:tcPr>
          <w:p w14:paraId="5516F1BC" w14:textId="77777777" w:rsidR="0032076E" w:rsidRDefault="0032076E" w:rsidP="00101BFB">
            <w:pPr>
              <w:pStyle w:val="Compact"/>
            </w:pPr>
          </w:p>
        </w:tc>
      </w:tr>
      <w:tr w:rsidR="0006210A" w14:paraId="743C5062" w14:textId="77777777">
        <w:tc>
          <w:tcPr>
            <w:tcW w:w="0" w:type="auto"/>
          </w:tcPr>
          <w:p w14:paraId="0FE11503" w14:textId="77777777" w:rsidR="0006210A" w:rsidRDefault="0006210A" w:rsidP="00101BFB">
            <w:pPr>
              <w:pStyle w:val="Compact"/>
            </w:pPr>
          </w:p>
        </w:tc>
        <w:tc>
          <w:tcPr>
            <w:tcW w:w="0" w:type="auto"/>
          </w:tcPr>
          <w:p w14:paraId="48EFC1DF" w14:textId="77777777" w:rsidR="0006210A" w:rsidRDefault="0006210A" w:rsidP="00101BFB">
            <w:pPr>
              <w:pStyle w:val="Compact"/>
            </w:pPr>
          </w:p>
        </w:tc>
        <w:tc>
          <w:tcPr>
            <w:tcW w:w="0" w:type="auto"/>
          </w:tcPr>
          <w:p w14:paraId="30ED6F8C" w14:textId="77777777" w:rsidR="0006210A" w:rsidRDefault="0006210A" w:rsidP="00101BFB">
            <w:pPr>
              <w:pStyle w:val="Compact"/>
            </w:pPr>
          </w:p>
        </w:tc>
        <w:tc>
          <w:tcPr>
            <w:tcW w:w="0" w:type="auto"/>
          </w:tcPr>
          <w:p w14:paraId="1FDD0A41" w14:textId="77777777" w:rsidR="0006210A" w:rsidRDefault="0006210A" w:rsidP="00101BFB">
            <w:pPr>
              <w:pStyle w:val="Compact"/>
            </w:pPr>
          </w:p>
        </w:tc>
        <w:tc>
          <w:tcPr>
            <w:tcW w:w="0" w:type="auto"/>
          </w:tcPr>
          <w:p w14:paraId="7DDF2285" w14:textId="77777777" w:rsidR="0006210A" w:rsidRDefault="0006210A" w:rsidP="00101BFB">
            <w:pPr>
              <w:pStyle w:val="Compact"/>
            </w:pPr>
          </w:p>
        </w:tc>
      </w:tr>
    </w:tbl>
    <w:p w14:paraId="5516F1BE" w14:textId="0E107FFB" w:rsidR="0032076E" w:rsidRDefault="009B5174" w:rsidP="009B5174">
      <w:pPr>
        <w:pStyle w:val="CaptionedFigure"/>
        <w:spacing w:after="0" w:line="360" w:lineRule="auto"/>
      </w:pPr>
      <w:bookmarkStart w:id="161" w:name="fig:dag"/>
      <w:bookmarkEnd w:id="160"/>
      <w:r>
        <w:rPr>
          <w:noProof/>
        </w:rPr>
        <w:lastRenderedPageBreak/>
        <w:drawing>
          <wp:inline distT="0" distB="0" distL="0" distR="0" wp14:anchorId="2A0A7B61" wp14:editId="6CEDB8AE">
            <wp:extent cx="5943600" cy="3115945"/>
            <wp:effectExtent l="0" t="0" r="0" b="0"/>
            <wp:docPr id="51611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9270" name="Picture 5161192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E537474" w:rsidR="0032076E" w:rsidRDefault="00D04708" w:rsidP="009B5174">
      <w:pPr>
        <w:pStyle w:val="ImageCaption"/>
        <w:spacing w:after="0" w:line="36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9C26DD">
      <w:pPr>
        <w:pStyle w:val="ImageCaption"/>
        <w:spacing w:after="0" w:line="360" w:lineRule="auto"/>
      </w:pPr>
    </w:p>
    <w:p w14:paraId="5516F1C0" w14:textId="77777777" w:rsidR="0032076E" w:rsidRDefault="00D04708" w:rsidP="009C26DD">
      <w:pPr>
        <w:pStyle w:val="Heading1"/>
        <w:spacing w:before="0" w:after="0" w:line="360" w:lineRule="auto"/>
      </w:pPr>
      <w:bookmarkStart w:id="162" w:name="results"/>
      <w:bookmarkEnd w:id="83"/>
      <w:bookmarkEnd w:id="150"/>
      <w:bookmarkEnd w:id="161"/>
      <w:r>
        <w:t>Results</w:t>
      </w:r>
    </w:p>
    <w:p w14:paraId="4C1EC43C" w14:textId="77777777" w:rsidR="00823035" w:rsidRDefault="00823035" w:rsidP="00101BFB">
      <w:pPr>
        <w:pStyle w:val="BodyText"/>
      </w:pPr>
    </w:p>
    <w:p w14:paraId="7DA3AAF6" w14:textId="35350FB0" w:rsidR="00823035" w:rsidRPr="00450784" w:rsidRDefault="00823035" w:rsidP="00101BFB">
      <w:pPr>
        <w:pStyle w:val="BodyText"/>
      </w:pPr>
      <w:bookmarkStart w:id="163" w:name="fig:epsilon"/>
      <w:r w:rsidRPr="00450784">
        <w:t>Empirical data</w:t>
      </w:r>
    </w:p>
    <w:p w14:paraId="32B479ED" w14:textId="4876FD7A" w:rsidR="00823035" w:rsidRDefault="00823035" w:rsidP="00101BFB">
      <w:pPr>
        <w:pStyle w:val="BodyText"/>
      </w:pPr>
      <w:commentRangeStart w:id="164"/>
      <w:commentRangeStart w:id="165"/>
      <w:r w:rsidRPr="0087355A">
        <w:t xml:space="preserve">Across </w:t>
      </w:r>
      <w:commentRangeEnd w:id="165"/>
      <w:r w:rsidR="00450784" w:rsidRPr="0087355A">
        <w:rPr>
          <w:rStyle w:val="CommentReference"/>
          <w:sz w:val="24"/>
          <w:szCs w:val="24"/>
        </w:rPr>
        <w:commentReference w:id="165"/>
      </w:r>
      <w:r w:rsidRPr="0087355A">
        <w:t>species, depth-specific global mean eDNA concentrations generally declined with increasing sampling depth (Fig</w:t>
      </w:r>
      <w:r>
        <w:t>ure</w:t>
      </w:r>
      <w:r w:rsidRPr="0087355A">
        <w:t xml:space="preserve"> </w:t>
      </w:r>
      <w:r w:rsidR="008024A9">
        <w:t>1</w:t>
      </w:r>
      <w:r w:rsidRPr="0087355A">
        <w:t xml:space="preserve">). </w:t>
      </w:r>
      <w:r>
        <w:t>S</w:t>
      </w:r>
      <w:r w:rsidRPr="0087355A">
        <w:t xml:space="preserve">pecies-specific length-scale </w:t>
      </w:r>
      <w:r>
        <w:t>estimates</w:t>
      </w:r>
      <w:r w:rsidRPr="0087355A">
        <w:t xml:space="preserve"> revealed </w:t>
      </w:r>
      <w:r w:rsidR="008D32BC">
        <w:t>some</w:t>
      </w:r>
      <w:r>
        <w:t xml:space="preserve"> </w:t>
      </w:r>
      <w:r>
        <w:lastRenderedPageBreak/>
        <w:t>depth-associated spatial structure</w:t>
      </w:r>
      <w:r w:rsidRPr="0087355A">
        <w:t xml:space="preserve">. Surface-dwelling species were characterized by shorter </w:t>
      </w:r>
      <w:r w:rsidR="008024A9" w:rsidRPr="0087355A">
        <w:t xml:space="preserve">spatial autocorrelation </w:t>
      </w:r>
      <w:r w:rsidR="008024A9">
        <w:t>(Figure 1A)</w:t>
      </w:r>
      <w:r w:rsidR="008024A9" w:rsidRPr="0087355A">
        <w:t xml:space="preserve"> and</w:t>
      </w:r>
      <w:r w:rsidRPr="0087355A">
        <w:t xml:space="preserve"> showed pronounced differences between surface and deep mean </w:t>
      </w:r>
      <w:r>
        <w:t xml:space="preserve">eDNA </w:t>
      </w:r>
      <w:r w:rsidRPr="0087355A">
        <w:t>concentrations</w:t>
      </w:r>
      <w:r>
        <w:t xml:space="preserve"> (</w:t>
      </w:r>
      <w:r>
        <w:rPr>
          <w:lang w:val="el-GR"/>
        </w:rPr>
        <w:t>μ</w:t>
      </w:r>
      <w:r w:rsidR="008024A9">
        <w:t>; Figure 1B</w:t>
      </w:r>
      <w:r>
        <w:t>)</w:t>
      </w:r>
      <w:r w:rsidRPr="0087355A">
        <w:t xml:space="preserve">. In contrast, deep-dwelling species exhibited longer </w:t>
      </w:r>
      <w:r w:rsidR="008024A9">
        <w:t>spatial autocorrelations (Figure 1A)</w:t>
      </w:r>
      <w:r w:rsidRPr="0087355A">
        <w:t xml:space="preserve">, and relatively stable mean </w:t>
      </w:r>
      <w:r>
        <w:t xml:space="preserve">eDNA </w:t>
      </w:r>
      <w:r w:rsidRPr="0087355A">
        <w:t>concentrations</w:t>
      </w:r>
      <w:r>
        <w:t xml:space="preserve"> (</w:t>
      </w:r>
      <w:r>
        <w:rPr>
          <w:lang w:val="el-GR"/>
        </w:rPr>
        <w:t>μ</w:t>
      </w:r>
      <w:r>
        <w:t>)</w:t>
      </w:r>
      <w:r w:rsidRPr="0087355A">
        <w:t xml:space="preserve"> across depth strata. Together, these patterns suggest that surface-associated species </w:t>
      </w:r>
      <w:r w:rsidR="00543456">
        <w:t>are</w:t>
      </w:r>
      <w:r w:rsidRPr="0087355A">
        <w:t xml:space="preserve"> more spatially heterogeneous, whereas deeper-</w:t>
      </w:r>
      <w:del w:id="166" w:author="Owen Liu" w:date="2026-04-22T15:44:00Z" w16du:dateUtc="2026-04-22T22:44:00Z">
        <w:r w:rsidRPr="0087355A" w:rsidDel="00F8493D">
          <w:delText xml:space="preserve">distributed </w:delText>
        </w:r>
      </w:del>
      <w:ins w:id="167" w:author="Owen Liu" w:date="2026-04-22T15:44:00Z" w16du:dateUtc="2026-04-22T22:44:00Z">
        <w:r w:rsidR="00F8493D">
          <w:t>dwelling</w:t>
        </w:r>
        <w:r w:rsidR="00F8493D" w:rsidRPr="0087355A">
          <w:t xml:space="preserve"> </w:t>
        </w:r>
      </w:ins>
      <w:r w:rsidRPr="0087355A">
        <w:t>species display increasingly homogeneous</w:t>
      </w:r>
      <w:ins w:id="168" w:author="Owen Liu" w:date="2026-04-22T15:43:00Z" w16du:dateUtc="2026-04-22T22:43:00Z">
        <w:r w:rsidR="00F8493D">
          <w:t xml:space="preserve"> distributions</w:t>
        </w:r>
      </w:ins>
      <w:r w:rsidRPr="0087355A">
        <w:t>.</w:t>
      </w:r>
      <w:commentRangeEnd w:id="164"/>
      <w:r w:rsidR="00646897">
        <w:rPr>
          <w:rStyle w:val="CommentReference"/>
          <w:sz w:val="24"/>
          <w:szCs w:val="24"/>
        </w:rPr>
        <w:commentReference w:id="164"/>
      </w:r>
    </w:p>
    <w:p w14:paraId="73D04128" w14:textId="77777777" w:rsidR="00765078" w:rsidRDefault="00765078" w:rsidP="00101BFB">
      <w:pPr>
        <w:pStyle w:val="BodyText"/>
      </w:pPr>
    </w:p>
    <w:p w14:paraId="50B643E0" w14:textId="53D5F2AE" w:rsidR="00823035" w:rsidRPr="00994C26" w:rsidRDefault="00823035" w:rsidP="00101BFB">
      <w:pPr>
        <w:pStyle w:val="BodyText"/>
      </w:pPr>
      <w:r w:rsidRPr="00EC0F93">
        <w:t xml:space="preserve">Across species, </w:t>
      </w:r>
      <w:ins w:id="169" w:author="Ole Shelton" w:date="2026-05-01T14:11:00Z" w16du:dateUtc="2026-05-01T21:11:00Z">
        <w:r w:rsidR="00B82ACF">
          <w:t xml:space="preserve">estimated </w:t>
        </w:r>
      </w:ins>
      <w:r w:rsidRPr="00EC0F93">
        <w:t>α</w:t>
      </w:r>
      <w:r w:rsidR="00EB0491">
        <w:rPr>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σ</w:t>
      </w:r>
      <w:r w:rsidR="00D736BC">
        <w:rPr>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σ</w:t>
      </w:r>
      <w:r w:rsidR="001E6470">
        <w:rPr>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069A6B00" w:rsidR="00823035" w:rsidRDefault="007C3549" w:rsidP="00101BFB">
      <w:pPr>
        <w:pStyle w:val="BodyText"/>
      </w:pPr>
      <w:commentRangeStart w:id="170"/>
      <w:commentRangeStart w:id="171"/>
      <w:commentRangeStart w:id="172"/>
      <w:commentRangeStart w:id="173"/>
      <w:r>
        <w:rPr>
          <w:noProof/>
        </w:rPr>
        <w:drawing>
          <wp:inline distT="0" distB="0" distL="0" distR="0" wp14:anchorId="6D07A521" wp14:editId="1058405B">
            <wp:extent cx="5943600" cy="4245610"/>
            <wp:effectExtent l="0" t="0" r="0" b="0"/>
            <wp:docPr id="813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25" name="Picture 81369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commentRangeEnd w:id="172"/>
      <w:r w:rsidR="00450784">
        <w:rPr>
          <w:rStyle w:val="CommentReference"/>
          <w:sz w:val="24"/>
          <w:szCs w:val="24"/>
        </w:rPr>
        <w:commentReference w:id="172"/>
      </w:r>
      <w:commentRangeEnd w:id="173"/>
      <w:r w:rsidR="0021529A">
        <w:rPr>
          <w:rStyle w:val="CommentReference"/>
          <w:sz w:val="24"/>
          <w:szCs w:val="24"/>
        </w:rPr>
        <w:commentReference w:id="173"/>
      </w:r>
      <w:commentRangeEnd w:id="170"/>
      <w:r w:rsidR="00450784">
        <w:rPr>
          <w:rStyle w:val="CommentReference"/>
          <w:sz w:val="24"/>
          <w:szCs w:val="24"/>
        </w:rPr>
        <w:commentReference w:id="170"/>
      </w:r>
      <w:commentRangeEnd w:id="171"/>
      <w:r w:rsidR="0009525D">
        <w:rPr>
          <w:rStyle w:val="CommentReference"/>
          <w:sz w:val="24"/>
          <w:szCs w:val="24"/>
        </w:rPr>
        <w:commentReference w:id="171"/>
      </w:r>
    </w:p>
    <w:bookmarkEnd w:id="163"/>
    <w:p w14:paraId="4BFDB74A" w14:textId="10FA04A7" w:rsidR="00823035" w:rsidRDefault="00823035" w:rsidP="00823035">
      <w:pPr>
        <w:pStyle w:val="ImageCaption"/>
        <w:spacing w:after="0" w:line="360" w:lineRule="auto"/>
      </w:pPr>
      <w:r>
        <w:lastRenderedPageBreak/>
        <w:t xml:space="preserve">Figure </w:t>
      </w:r>
      <w:r w:rsidR="009A5D04">
        <w:t>3</w:t>
      </w:r>
      <w:r>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commentRangeStart w:id="174"/>
      <w:r w:rsidR="00225CCC">
        <w:t xml:space="preserve">confidence </w:t>
      </w:r>
      <w:commentRangeEnd w:id="174"/>
      <w:r w:rsidR="00450784">
        <w:rPr>
          <w:rStyle w:val="CommentReference"/>
          <w:sz w:val="22"/>
          <w:szCs w:val="24"/>
        </w:rPr>
        <w:commentReference w:id="174"/>
      </w:r>
      <w:r w:rsidR="00225CCC">
        <w:t>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del w:id="175" w:author="Ole Shelton" w:date="2026-05-01T14:18:00Z" w16du:dateUtc="2026-05-01T21:18:00Z">
        <w:r w:rsidDel="002342B6">
          <w:delText>concentration</w:delText>
        </w:r>
      </w:del>
      <w:ins w:id="176" w:author="Ole Shelton" w:date="2026-05-01T14:18:00Z" w16du:dateUtc="2026-05-01T21:18:00Z">
        <w:r w:rsidR="002342B6">
          <w:t>copies</w:t>
        </w:r>
      </w:ins>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01BFB">
      <w:pPr>
        <w:pStyle w:val="BodyText"/>
      </w:pPr>
    </w:p>
    <w:p w14:paraId="30DEF277" w14:textId="38EB50D4" w:rsidR="00A34072" w:rsidRPr="00450784" w:rsidRDefault="00A34072" w:rsidP="00101BFB">
      <w:pPr>
        <w:pStyle w:val="BodyText"/>
      </w:pPr>
      <w:r w:rsidRPr="00450784">
        <w:t>Prediction accuracy</w:t>
      </w:r>
      <w:r w:rsidR="00140E57" w:rsidRPr="00450784">
        <w:t xml:space="preserve"> on empirical data</w:t>
      </w:r>
    </w:p>
    <w:p w14:paraId="4157289A" w14:textId="7B39839B" w:rsidR="0037779D" w:rsidRDefault="0037779D" w:rsidP="00101BFB">
      <w:pPr>
        <w:pStyle w:val="BodyText"/>
      </w:pPr>
      <w:r w:rsidRPr="00DE3973">
        <w:t xml:space="preserve">Prediction error in empirical data </w:t>
      </w:r>
      <w:r w:rsidRPr="0037779D">
        <w:t>decreased with increasing sampling density across all species</w:t>
      </w:r>
      <w:r>
        <w:t xml:space="preserve"> (Supplementary Figure S</w:t>
      </w:r>
      <w:r w:rsidR="00087896">
        <w:t>1 and S2</w:t>
      </w:r>
      <w:r>
        <w:t>).</w:t>
      </w:r>
      <w:r w:rsidRPr="0037779D">
        <w:t xml:space="preserve"> </w:t>
      </w:r>
      <w:r>
        <w:t>H</w:t>
      </w:r>
      <w:r w:rsidRPr="0037779D">
        <w:t>owever, this reduction was strongly modulated by the degree of spatial autocorrelation</w:t>
      </w:r>
      <w:r>
        <w:t xml:space="preserve"> (Supplementary Figure S</w:t>
      </w:r>
      <w:r w:rsidR="00087896">
        <w:t>2</w:t>
      </w:r>
      <w:r>
        <w:t>)</w:t>
      </w:r>
      <w:r w:rsidRPr="0037779D">
        <w:t xml:space="preserve">. Species characterized by </w:t>
      </w:r>
      <w:r>
        <w:t>short</w:t>
      </w:r>
      <w:r w:rsidRPr="0037779D">
        <w:t xml:space="preserve"> spatial autocorrelation (small ρ values) consistently exhibited higher prediction error </w:t>
      </w:r>
      <w:r>
        <w:t>(</w:t>
      </w:r>
      <w:r>
        <w:rPr>
          <w:lang w:val="el-GR"/>
        </w:rPr>
        <w:t>ε</w:t>
      </w:r>
      <w:r w:rsidRPr="0037779D">
        <w:rPr>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Pr>
          <w:lang w:val="el-GR"/>
        </w:rPr>
        <w:t>ε</w:t>
      </w:r>
      <w:r w:rsidRPr="0037779D">
        <w:rPr>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Pr>
          <w:lang w:val="el-GR"/>
        </w:rPr>
        <w:t>ε</w:t>
      </w:r>
      <w:r w:rsidRPr="0037779D">
        <w:rPr>
          <w:vertAlign w:val="subscript"/>
        </w:rPr>
        <w:t>1</w:t>
      </w:r>
      <w:r>
        <w:t>)</w:t>
      </w:r>
      <w:r w:rsidR="00E2699F">
        <w:t>.</w:t>
      </w:r>
    </w:p>
    <w:p w14:paraId="7CE0B8A1" w14:textId="77777777" w:rsidR="0037779D" w:rsidRDefault="0037779D" w:rsidP="00101BFB">
      <w:pPr>
        <w:pStyle w:val="BodyText"/>
      </w:pPr>
    </w:p>
    <w:p w14:paraId="048035D4" w14:textId="02C2AFC5" w:rsidR="00CA5D0F" w:rsidRPr="00450784" w:rsidRDefault="00CA5D0F" w:rsidP="00101BFB">
      <w:pPr>
        <w:pStyle w:val="BodyText"/>
      </w:pPr>
      <w:bookmarkStart w:id="177" w:name="OLE_LINK8"/>
      <w:r w:rsidRPr="00450784">
        <w:t>Simulations</w:t>
      </w:r>
    </w:p>
    <w:p w14:paraId="4D52A2D2" w14:textId="1A7C955B" w:rsidR="0070789F" w:rsidRPr="00120DF0" w:rsidRDefault="00D51BF3" w:rsidP="00101BFB">
      <w:pPr>
        <w:pStyle w:val="BodyText"/>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 km had mean prediction errors of 1 </w:t>
      </w:r>
      <w:r w:rsidR="009A229D">
        <w:t xml:space="preserve">(Figure </w:t>
      </w:r>
      <w:r w:rsidR="0063346B">
        <w:t>3</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Supplementary 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w:t>
      </w:r>
      <w:r w:rsidR="00D04708">
        <w:lastRenderedPageBreak/>
        <w:t xml:space="preserve">copies/L will be predicted between </w:t>
      </w:r>
      <w:r w:rsidR="009E4EA7">
        <w:t>67</w:t>
      </w:r>
      <w:r w:rsidR="00D04708">
        <w:t>-1</w:t>
      </w:r>
      <w:r w:rsidR="00B677ED">
        <w:t>50</w:t>
      </w:r>
      <w:r w:rsidR="00D04708">
        <w:t xml:space="preserve"> copies/L</w:t>
      </w:r>
      <w:r w:rsidR="00102D80">
        <w:t>; Supplementary Figure S3</w:t>
      </w:r>
      <w:r w:rsidR="00D04708">
        <w:t>).</w:t>
      </w:r>
      <w:r w:rsidR="00CA06F2" w:rsidRPr="00CA06F2">
        <w:t xml:space="preserve"> </w:t>
      </w:r>
      <w:r w:rsidR="005D2998" w:rsidRPr="005D2998">
        <w:t>When quantifying the marginal reduction in prediction error (Δ</w:t>
      </w:r>
      <w:r w:rsidR="00E026B7">
        <w:rPr>
          <w:lang w:val="el-GR"/>
        </w:rPr>
        <w:t>ε</w:t>
      </w:r>
      <w:r w:rsidR="00EA5440" w:rsidRPr="00EA5440">
        <w:rPr>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Pr>
          <w:lang w:val="el-GR"/>
        </w:rPr>
        <w:t>ε</w:t>
      </w:r>
      <w:r w:rsidR="00EA5440" w:rsidRPr="00EA5440">
        <w:rPr>
          <w:vertAlign w:val="subscript"/>
        </w:rPr>
        <w:t>2</w:t>
      </w:r>
      <w:r w:rsidR="005D2998" w:rsidRPr="005D2998">
        <w:t xml:space="preserve"> approaching zero at higher sampling densities (Figure 3B).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w:t>
      </w:r>
      <w:r w:rsidR="00EA5440">
        <w:rPr>
          <w:lang w:val="el-GR"/>
        </w:rPr>
        <w:t>ε</w:t>
      </w:r>
      <w:r w:rsidR="00EA5440" w:rsidRPr="00EA5440">
        <w:rPr>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B60B57" w:rsidRPr="00B60B57">
        <w:t>Supplementary 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77"/>
    <w:p w14:paraId="6563C49B" w14:textId="2F5B5305" w:rsidR="00AA1EA2" w:rsidRPr="00627C7B" w:rsidRDefault="001D051D" w:rsidP="00101BFB">
      <w:pPr>
        <w:pStyle w:val="BodyText"/>
      </w:pPr>
      <w:r>
        <w:rPr>
          <w:noProof/>
        </w:rPr>
        <w:drawing>
          <wp:inline distT="0" distB="0" distL="0" distR="0" wp14:anchorId="5D8CAD66" wp14:editId="27166A95">
            <wp:extent cx="5943600" cy="3566160"/>
            <wp:effectExtent l="0" t="0" r="0" b="2540"/>
            <wp:docPr id="2117730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30199" name="Picture 21177301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741997EC" w:rsidR="00AA1EA2" w:rsidRPr="00693712" w:rsidRDefault="00AA1EA2" w:rsidP="00C816CB">
      <w:pPr>
        <w:pStyle w:val="ImageCaption"/>
        <w:spacing w:after="0" w:line="360" w:lineRule="auto"/>
      </w:pPr>
      <w:commentRangeStart w:id="178"/>
      <w:commentRangeStart w:id="179"/>
      <w:r w:rsidRPr="00693712">
        <w:t xml:space="preserve">Figure </w:t>
      </w:r>
      <w:commentRangeEnd w:id="178"/>
      <w:r w:rsidR="00450784">
        <w:rPr>
          <w:rStyle w:val="CommentReference"/>
          <w:sz w:val="22"/>
          <w:szCs w:val="24"/>
        </w:rPr>
        <w:commentReference w:id="178"/>
      </w:r>
      <w:commentRangeEnd w:id="179"/>
      <w:r w:rsidR="0054659D">
        <w:rPr>
          <w:rStyle w:val="CommentReference"/>
          <w:sz w:val="22"/>
          <w:szCs w:val="24"/>
        </w:rPr>
        <w:commentReference w:id="179"/>
      </w:r>
      <w:r w:rsidR="00641A2C">
        <w:t>4</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w:t>
      </w:r>
      <w:r w:rsidR="00F82B88">
        <w:lastRenderedPageBreak/>
        <w:t>model</w:t>
      </w:r>
      <w:r w:rsidR="00E36023">
        <w:t xml:space="preserve"> in</w:t>
      </w:r>
      <w:r w:rsidR="00F82B88">
        <w:t xml:space="preserve"> Eq</w:t>
      </w:r>
      <w:r w:rsidR="0065718E">
        <w:t>.</w:t>
      </w:r>
      <w:r w:rsidR="00F82B88">
        <w:t xml:space="preserve"> 6</w:t>
      </w:r>
      <w:r w:rsidR="00E36023">
        <w:t xml:space="preserve"> (</w:t>
      </w:r>
      <w:r w:rsidR="0065718E" w:rsidRPr="0065718E">
        <w:t>see Supplementary Figure for model fit diagnostics</w:t>
      </w:r>
      <w:r w:rsidR="00B7618B">
        <w:t>)</w:t>
      </w:r>
      <w:r w:rsidR="0065718E">
        <w:t>.</w:t>
      </w:r>
      <w:r w:rsidR="00B95FFB">
        <w:t xml:space="preserve"> The dashed 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9C26DD">
      <w:pPr>
        <w:pStyle w:val="ImageCaption"/>
        <w:spacing w:after="0" w:line="360" w:lineRule="auto"/>
        <w:rPr>
          <w:i w:val="0"/>
          <w:iCs/>
        </w:rPr>
      </w:pPr>
    </w:p>
    <w:p w14:paraId="478F4CC8" w14:textId="65EF8B8A" w:rsidR="007B0B48" w:rsidRPr="00450784" w:rsidRDefault="007B0B48" w:rsidP="00101BFB">
      <w:pPr>
        <w:pStyle w:val="BodyText"/>
      </w:pPr>
      <w:r w:rsidRPr="00450784">
        <w:t>GP parameter recovery</w:t>
      </w:r>
    </w:p>
    <w:p w14:paraId="6FEA0002" w14:textId="5A662FB4" w:rsidR="003F2203" w:rsidRDefault="00D366A8" w:rsidP="009C26DD">
      <w:pPr>
        <w:pStyle w:val="p1"/>
        <w:spacing w:before="0" w:beforeAutospacing="0" w:after="0" w:afterAutospacing="0" w:line="36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Pr>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Pr>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9C26DD">
      <w:pPr>
        <w:pStyle w:val="p1"/>
        <w:spacing w:before="0" w:beforeAutospacing="0" w:after="0" w:afterAutospacing="0" w:line="360" w:lineRule="auto"/>
        <w:jc w:val="both"/>
      </w:pPr>
    </w:p>
    <w:p w14:paraId="772B6108" w14:textId="64660823" w:rsidR="00EF7D10" w:rsidRDefault="00F70DB9" w:rsidP="009C26DD">
      <w:pPr>
        <w:pStyle w:val="p1"/>
        <w:spacing w:before="0" w:beforeAutospacing="0" w:after="0" w:afterAutospacing="0" w:line="36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C). Overall improvements in α</w:t>
      </w:r>
      <w:r w:rsidR="00F92B57">
        <w:rPr>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commentRangeStart w:id="180"/>
      <w:r w:rsidR="002975EB">
        <w:t xml:space="preserve">process </w:t>
      </w:r>
      <w:commentRangeEnd w:id="180"/>
      <w:r w:rsidR="00450784">
        <w:rPr>
          <w:rStyle w:val="CommentReference"/>
          <w:sz w:val="24"/>
          <w:szCs w:val="24"/>
        </w:rPr>
        <w:commentReference w:id="180"/>
      </w:r>
      <w:r w:rsidR="00EF7D10">
        <w:t>noise parameter (σ</w:t>
      </w:r>
      <w:r w:rsidR="00CB41BF">
        <w:rPr>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5524CFA2" w:rsidR="00CB4E48" w:rsidRDefault="00D8522F" w:rsidP="009C26DD">
      <w:pPr>
        <w:pStyle w:val="ImageCaption"/>
        <w:spacing w:after="0" w:line="360" w:lineRule="auto"/>
        <w:rPr>
          <w:i w:val="0"/>
          <w:iCs/>
        </w:rPr>
      </w:pPr>
      <w:commentRangeStart w:id="181"/>
      <w:commentRangeStart w:id="182"/>
      <w:r>
        <w:rPr>
          <w:i w:val="0"/>
          <w:iCs/>
          <w:noProof/>
        </w:rPr>
        <w:lastRenderedPageBreak/>
        <w:drawing>
          <wp:inline distT="0" distB="0" distL="0" distR="0" wp14:anchorId="003E5B90" wp14:editId="2D22B94E">
            <wp:extent cx="5943600" cy="4245610"/>
            <wp:effectExtent l="0" t="0" r="0" b="0"/>
            <wp:docPr id="169089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9707" name="Picture 16908997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commentRangeEnd w:id="181"/>
      <w:r w:rsidR="00450784">
        <w:rPr>
          <w:rStyle w:val="CommentReference"/>
          <w:i w:val="0"/>
          <w:iCs/>
          <w:sz w:val="22"/>
          <w:szCs w:val="24"/>
        </w:rPr>
        <w:commentReference w:id="181"/>
      </w:r>
      <w:commentRangeEnd w:id="182"/>
      <w:r w:rsidR="00450784">
        <w:rPr>
          <w:rStyle w:val="CommentReference"/>
          <w:i w:val="0"/>
          <w:iCs/>
          <w:sz w:val="22"/>
          <w:szCs w:val="24"/>
        </w:rPr>
        <w:commentReference w:id="182"/>
      </w:r>
    </w:p>
    <w:p w14:paraId="08D61A5A" w14:textId="68D4A865" w:rsidR="00C00263" w:rsidRPr="002975EB" w:rsidRDefault="002975EB" w:rsidP="009C26DD">
      <w:pPr>
        <w:pStyle w:val="ImageCaption"/>
        <w:spacing w:after="0" w:line="36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(A) depth-specific mean (μ</w:t>
      </w:r>
      <w:r w:rsidR="000022BE" w:rsidRPr="006717D8">
        <w:rPr>
          <w:vertAlign w:val="subscript"/>
        </w:rPr>
        <w:t>d</w:t>
      </w:r>
      <w:r w:rsidRPr="006717D8">
        <w:t>), (B) spatial autocorrelation (ρ), (C) amplitude (α</w:t>
      </w:r>
      <w:r w:rsidR="001C2382" w:rsidRPr="001C2382">
        <w:rPr>
          <w:vertAlign w:val="superscript"/>
        </w:rPr>
        <w:t>2</w:t>
      </w:r>
      <w:r w:rsidRPr="006717D8">
        <w:t xml:space="preserve">), and (D) </w:t>
      </w:r>
      <w:r w:rsidR="00A24A9E" w:rsidRPr="006717D8">
        <w:t>non-spatial variance</w:t>
      </w:r>
      <w:r w:rsidRPr="006717D8">
        <w:t xml:space="preserve"> (σ</w:t>
      </w:r>
      <w:r w:rsidR="001C2382"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9C26DD">
      <w:pPr>
        <w:pStyle w:val="ImageCaption"/>
        <w:spacing w:after="0" w:line="360" w:lineRule="auto"/>
      </w:pPr>
    </w:p>
    <w:p w14:paraId="488FF02D" w14:textId="2BDACED2" w:rsidR="00A62458" w:rsidRDefault="00A62458" w:rsidP="00101BFB">
      <w:pPr>
        <w:pStyle w:val="BodyText"/>
      </w:pPr>
      <w:r w:rsidRPr="003B7D9D">
        <w:t xml:space="preserve">Comparison of prediction accuracy between </w:t>
      </w:r>
      <w:r w:rsidR="003B7D9D" w:rsidRPr="003B7D9D">
        <w:t>empirical</w:t>
      </w:r>
      <w:r w:rsidRPr="003B7D9D">
        <w:t xml:space="preserve"> and </w:t>
      </w:r>
      <w:r w:rsidR="003B7D9D" w:rsidRPr="003B7D9D">
        <w:t>simulation</w:t>
      </w:r>
      <w:r w:rsidRPr="003B7D9D">
        <w:t xml:space="preserve"> data</w:t>
      </w:r>
      <w:r>
        <w:t xml:space="preserve"> </w:t>
      </w:r>
    </w:p>
    <w:p w14:paraId="15C4413C" w14:textId="3DF101A6" w:rsidR="00D974B6" w:rsidRPr="00101BFB" w:rsidRDefault="00D974B6" w:rsidP="00101BFB">
      <w:pPr>
        <w:pStyle w:val="BodyText"/>
      </w:pPr>
      <w:r w:rsidRPr="00101BFB">
        <w:t>Prediction error (</w:t>
      </w:r>
      <w:r w:rsidRPr="00101BFB">
        <w:rPr>
          <w:rPrChange w:id="183" w:author="Ole Shelton" w:date="2026-05-01T15:09:00Z" w16du:dateUtc="2026-05-01T22:09:00Z">
            <w:rPr>
              <w:i/>
              <w:iCs/>
            </w:rPr>
          </w:rPrChange>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101BFB">
        <w:rPr>
          <w:rPrChange w:id="184" w:author="Ole Shelton" w:date="2026-05-01T15:09:00Z" w16du:dateUtc="2026-05-01T22:09:00Z">
            <w:rPr>
              <w:i/>
              <w:iCs/>
            </w:rPr>
          </w:rPrChange>
        </w:rPr>
        <w:t>ω</w:t>
      </w:r>
      <w:r w:rsidR="00E1401A" w:rsidRPr="00101BFB">
        <w:t>), the influence of sampling effort (</w:t>
      </w:r>
      <w:r w:rsidR="00236C3C" w:rsidRPr="00101BFB">
        <w:rPr>
          <w:lang w:val="el-GR"/>
          <w:rPrChange w:id="185" w:author="Ole Shelton" w:date="2026-05-01T15:09:00Z" w16du:dateUtc="2026-05-01T22:09:00Z">
            <w:rPr>
              <w:i/>
              <w:iCs/>
              <w:lang w:val="el-GR"/>
            </w:rPr>
          </w:rPrChange>
        </w:rPr>
        <w:t>β</w:t>
      </w:r>
      <w:r w:rsidR="00E1401A" w:rsidRPr="00101BFB">
        <w:t>), the effect of spatial autocorrelation (</w:t>
      </w:r>
      <w:r w:rsidR="00E1401A" w:rsidRPr="00101BFB">
        <w:rPr>
          <w:rPrChange w:id="186" w:author="Ole Shelton" w:date="2026-05-01T15:09:00Z" w16du:dateUtc="2026-05-01T22:09:00Z">
            <w:rPr>
              <w:i/>
              <w:iCs/>
            </w:rPr>
          </w:rPrChange>
        </w:rPr>
        <w:t>θ</w:t>
      </w:r>
      <w:r w:rsidR="00E1401A" w:rsidRPr="00101BFB">
        <w:t>), and their interaction term (</w:t>
      </w:r>
      <w:r w:rsidR="00E1401A" w:rsidRPr="00101BFB">
        <w:rPr>
          <w:rPrChange w:id="187" w:author="Ole Shelton" w:date="2026-05-01T15:09:00Z" w16du:dateUtc="2026-05-01T22:09:00Z">
            <w:rPr>
              <w:i/>
              <w:iCs/>
            </w:rPr>
          </w:rPrChange>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D85365" w:rsidRPr="00101BFB">
        <w:t xml:space="preserve">Supplementary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 xml:space="preserve">Overall, the close correspondence between coefficients derived from the in-silico and in-situ datasets indicates that </w:t>
      </w:r>
      <w:r w:rsidR="00A003D1" w:rsidRPr="00101BFB">
        <w:lastRenderedPageBreak/>
        <w:t>the simulation framework successfully reproduced the primary relationships between prediction error, sampling effort, and spatial autocorrelation observed in the real-world data</w:t>
      </w:r>
      <w:r w:rsidR="00D85365" w:rsidRPr="00101BFB">
        <w:t xml:space="preserve"> (Supplementary 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9C26DD">
      <w:pPr>
        <w:pStyle w:val="p1"/>
        <w:spacing w:before="0" w:beforeAutospacing="0" w:after="0" w:afterAutospacing="0" w:line="360" w:lineRule="auto"/>
        <w:jc w:val="both"/>
        <w:rPr>
          <w:i/>
          <w:iCs/>
        </w:rPr>
      </w:pPr>
      <w:bookmarkStart w:id="188" w:name="fig:epsilon_sp"/>
    </w:p>
    <w:p w14:paraId="5516F1CD" w14:textId="77777777" w:rsidR="0032076E" w:rsidRDefault="00D04708" w:rsidP="009C26DD">
      <w:pPr>
        <w:pStyle w:val="Heading1"/>
        <w:spacing w:before="0" w:after="0" w:line="360" w:lineRule="auto"/>
      </w:pPr>
      <w:bookmarkStart w:id="189" w:name="discussion"/>
      <w:bookmarkEnd w:id="162"/>
      <w:bookmarkEnd w:id="188"/>
      <w:r>
        <w:t>Discussion</w:t>
      </w:r>
    </w:p>
    <w:p w14:paraId="5351486F" w14:textId="65027B24" w:rsidR="00390A6F" w:rsidRDefault="0007052E" w:rsidP="00FD3FB2">
      <w:pPr>
        <w:pStyle w:val="p2"/>
        <w:spacing w:before="0" w:beforeAutospacing="0" w:after="0" w:afterAutospacing="0" w:line="360" w:lineRule="auto"/>
        <w:jc w:val="both"/>
      </w:pPr>
      <w:bookmarkStart w:id="190" w:name="sampling-optimisaion"/>
      <w:del w:id="191" w:author="Ole Shelton" w:date="2026-05-01T15:09:00Z" w16du:dateUtc="2026-05-01T22:09:00Z">
        <w:r w:rsidRPr="0007052E" w:rsidDel="00101BFB">
          <w:delText>This study</w:delText>
        </w:r>
      </w:del>
      <w:ins w:id="192" w:author="Ole Shelton" w:date="2026-05-01T15:09:00Z" w16du:dateUtc="2026-05-01T22:09:00Z">
        <w:r w:rsidR="00101BFB">
          <w:t>We</w:t>
        </w:r>
      </w:ins>
      <w:r w:rsidRPr="0007052E">
        <w:t xml:space="preserve"> provide</w:t>
      </w:r>
      <w:del w:id="193" w:author="Ole Shelton" w:date="2026-05-01T15:10:00Z" w16du:dateUtc="2026-05-01T22:10:00Z">
        <w:r w:rsidRPr="0007052E" w:rsidDel="00101BFB">
          <w:delText>s</w:delText>
        </w:r>
      </w:del>
      <w:r w:rsidRPr="0007052E">
        <w:t xml:space="preserve"> quantitative evidence </w:t>
      </w:r>
      <w:ins w:id="194" w:author="Owen Liu" w:date="2026-04-22T15:57:00Z" w16du:dateUtc="2026-04-22T22:57:00Z">
        <w:r w:rsidR="006502A4">
          <w:t xml:space="preserve">for </w:t>
        </w:r>
      </w:ins>
      <w:r w:rsidR="00FD3FB2">
        <w:t xml:space="preserve">how </w:t>
      </w:r>
      <w:r w:rsidR="00FD3FB2" w:rsidRPr="0007052E">
        <w:t xml:space="preserve">species-specific spatial </w:t>
      </w:r>
      <w:r w:rsidR="00FD3FB2">
        <w:t xml:space="preserve">autocorrelation governs </w:t>
      </w:r>
      <w:r w:rsidRPr="0007052E">
        <w:t xml:space="preserve">the efficiency of </w:t>
      </w:r>
      <w:del w:id="195" w:author="Ryan Kelly" w:date="2026-04-21T12:56:00Z">
        <w:r w:rsidRPr="0007052E" w:rsidDel="006143E9">
          <w:delText xml:space="preserve">marine </w:delText>
        </w:r>
      </w:del>
      <w:r w:rsidRPr="0007052E">
        <w:t>eDNA spatial surveys</w:t>
      </w:r>
      <w:r w:rsidR="00986D08">
        <w:t xml:space="preserve"> for spatial distribution </w:t>
      </w:r>
      <w:r w:rsidR="000C6147">
        <w:t>predictions</w:t>
      </w:r>
      <w:r w:rsidR="00FD3FB2">
        <w:t>.</w:t>
      </w:r>
      <w:r w:rsidRPr="0007052E">
        <w:t xml:space="preserve"> Through the integration of empirical observations from 358 sampling stations along the U.S. West Coast and simulation-based analyses spanning a wide range of spatial autocorrelation scenarios, we demonstrate that </w:t>
      </w:r>
      <w:commentRangeStart w:id="196"/>
      <w:commentRangeStart w:id="197"/>
      <w:r w:rsidRPr="0007052E">
        <w:t xml:space="preserve">optimal sampling effort is not universal </w:t>
      </w:r>
      <w:commentRangeEnd w:id="196"/>
      <w:r w:rsidR="00450784" w:rsidRPr="0007052E">
        <w:rPr>
          <w:rStyle w:val="CommentReference"/>
          <w:sz w:val="24"/>
          <w:szCs w:val="24"/>
        </w:rPr>
        <w:commentReference w:id="196"/>
      </w:r>
      <w:commentRangeEnd w:id="197"/>
      <w:r w:rsidR="004F6B6B" w:rsidRPr="0007052E">
        <w:rPr>
          <w:rStyle w:val="CommentReference"/>
          <w:sz w:val="24"/>
          <w:szCs w:val="24"/>
        </w:rPr>
        <w:commentReference w:id="197"/>
      </w:r>
      <w:r w:rsidRPr="0007052E">
        <w:t>but depends critically on both the spatial autocorrelation of target species and the specific inferential objectives of the survey</w:t>
      </w:r>
      <w:r w:rsidR="00B23300">
        <w:t xml:space="preserve">. </w:t>
      </w:r>
    </w:p>
    <w:p w14:paraId="3F2D72A7" w14:textId="77777777" w:rsidR="007E7F39" w:rsidRDefault="007E7F39" w:rsidP="00101BFB">
      <w:pPr>
        <w:pStyle w:val="BodyText"/>
      </w:pPr>
      <w:bookmarkStart w:id="198" w:name="OLE_LINK2"/>
    </w:p>
    <w:p w14:paraId="6C9745F9" w14:textId="231ECC15" w:rsidR="005A387E" w:rsidRPr="00E812EC" w:rsidRDefault="005A387E" w:rsidP="00101BFB">
      <w:pPr>
        <w:pStyle w:val="BodyText"/>
      </w:pPr>
      <w:r w:rsidRPr="008A26AD">
        <w:t xml:space="preserve">Diminishing </w:t>
      </w:r>
      <w:r w:rsidR="00866250" w:rsidRPr="008A26AD">
        <w:t>r</w:t>
      </w:r>
      <w:r w:rsidRPr="008A26AD">
        <w:t xml:space="preserve">eturns of </w:t>
      </w:r>
      <w:r w:rsidR="00866250" w:rsidRPr="008A26AD">
        <w:t>s</w:t>
      </w:r>
      <w:r w:rsidRPr="008A26AD">
        <w:t xml:space="preserve">ampling </w:t>
      </w:r>
      <w:r w:rsidR="00866250" w:rsidRPr="008A26AD">
        <w:t>e</w:t>
      </w:r>
      <w:r w:rsidRPr="008A26AD">
        <w:t>ffort</w:t>
      </w:r>
      <w:r w:rsidR="00C65663">
        <w:t xml:space="preserve"> on prediction accuracy</w:t>
      </w:r>
    </w:p>
    <w:p w14:paraId="60D8B607" w14:textId="2CA731E0" w:rsidR="0064556D" w:rsidRDefault="004961BF" w:rsidP="0064556D">
      <w:pPr>
        <w:pStyle w:val="p3"/>
        <w:spacing w:before="0" w:beforeAutospacing="0" w:after="0" w:afterAutospacing="0" w:line="360" w:lineRule="auto"/>
        <w:jc w:val="both"/>
      </w:pPr>
      <w:del w:id="199" w:author="Ryan Kelly" w:date="2026-04-21T12:57:00Z">
        <w:r w:rsidRPr="00693C81" w:rsidDel="006143E9">
          <w:delText xml:space="preserve">A central </w:delText>
        </w:r>
        <w:r w:rsidR="00776B66" w:rsidRPr="00693C81" w:rsidDel="006143E9">
          <w:delText xml:space="preserve">finding </w:delText>
        </w:r>
        <w:r w:rsidRPr="00693C81" w:rsidDel="006143E9">
          <w:delText>of this study</w:delText>
        </w:r>
        <w:r w:rsidR="00970EEF" w:rsidRPr="00693C81" w:rsidDel="006143E9">
          <w:delText>, in par with other studies,</w:delText>
        </w:r>
        <w:r w:rsidRPr="00693C81" w:rsidDel="006143E9">
          <w:delText xml:space="preserve"> is that t</w:delText>
        </w:r>
      </w:del>
      <w:ins w:id="200" w:author="Ryan Kelly" w:date="2026-04-21T12:57:00Z">
        <w:r w:rsidR="006143E9">
          <w:t>T</w:t>
        </w:r>
      </w:ins>
      <w:r w:rsidRPr="00693C81">
        <w:t>he value of additional sampling effort is not fixed but depends strongly on the spatial structure of the target species</w:t>
      </w:r>
      <w:r w:rsidR="00484E10" w:rsidRPr="00693C81">
        <w:t xml:space="preserve"> (\cite{zhao2022}\cite{xu2015})</w:t>
      </w:r>
      <w:r w:rsidRPr="00693C81">
        <w:t>. Across simulations</w:t>
      </w:r>
      <w:r w:rsidR="00F93441" w:rsidRPr="00693C81">
        <w:t xml:space="preserve"> and empirical data</w:t>
      </w:r>
      <w:r w:rsidRPr="00693C81">
        <w:t xml:space="preserve">, prediction error decreased non-linearly </w:t>
      </w:r>
      <w:r w:rsidR="00F93441" w:rsidRPr="00693C81">
        <w:t xml:space="preserve">with increasing </w:t>
      </w:r>
      <w:r w:rsidRPr="00693C81">
        <w:t xml:space="preserve">sampling </w:t>
      </w:r>
      <w:r w:rsidR="00F93441" w:rsidRPr="00693C81">
        <w:t>effort</w:t>
      </w:r>
      <w:r w:rsidRPr="00693C81">
        <w:t xml:space="preserve">, </w:t>
      </w:r>
      <w:r w:rsidR="002478A8" w:rsidRPr="00693C81">
        <w:t>while simultaneously declining as spatial autocorrelation</w:t>
      </w:r>
      <w:r w:rsidRPr="00693C81">
        <w:t xml:space="preserve"> increased, </w:t>
      </w:r>
      <w:r w:rsidR="002478A8" w:rsidRPr="00693C81">
        <w:t>indicating</w:t>
      </w:r>
      <w:r w:rsidRPr="00693C81">
        <w:t xml:space="preserve"> that species with </w:t>
      </w:r>
      <w:r w:rsidR="00052F30" w:rsidRPr="00693C81">
        <w:t>more homogenous</w:t>
      </w:r>
      <w:r w:rsidRPr="00693C81">
        <w:t xml:space="preserve"> distributions are inherently easier to reconstruct than patchier species at the same effort level. The interaction between </w:t>
      </w:r>
      <w:r w:rsidR="00052F30" w:rsidRPr="00693C81">
        <w:t xml:space="preserve">sampling </w:t>
      </w:r>
      <w:r w:rsidRPr="00693C81">
        <w:t xml:space="preserve">effort and spatial autocorrelation is </w:t>
      </w:r>
      <w:r w:rsidR="00345B8C" w:rsidRPr="00693C81">
        <w:t xml:space="preserve">particularly critical </w:t>
      </w:r>
      <w:r w:rsidRPr="00693C81">
        <w:t xml:space="preserve">because it demonstrates that </w:t>
      </w:r>
      <w:r w:rsidR="00E018CA" w:rsidRPr="00693C81">
        <w:t xml:space="preserve">the value of additional samples is not universal in ecology, </w:t>
      </w:r>
      <w:r w:rsidR="004F02F0" w:rsidRPr="00693C81">
        <w:t>where</w:t>
      </w:r>
      <w:r w:rsidRPr="00693C81">
        <w:t xml:space="preserve"> the same increase in effort can produce substantial gains for one species and only marginal gains for another. </w:t>
      </w:r>
      <w:r w:rsidR="009E7F8D" w:rsidRPr="00693C81">
        <w:t>Here</w:t>
      </w:r>
      <w:r w:rsidR="00284737" w:rsidRPr="00693C81">
        <w:t>, our results</w:t>
      </w:r>
      <w:r w:rsidR="009E7F8D" w:rsidRPr="00693C81">
        <w:t xml:space="preserve"> </w:t>
      </w:r>
      <w:r w:rsidRPr="00693C81">
        <w:t xml:space="preserve">move beyond a general statement </w:t>
      </w:r>
      <w:r w:rsidR="009E7F8D" w:rsidRPr="00693C81">
        <w:t xml:space="preserve">of </w:t>
      </w:r>
      <w:r w:rsidRPr="00693C81">
        <w:t xml:space="preserve">sampling </w:t>
      </w:r>
      <w:r w:rsidR="009E7F8D" w:rsidRPr="00693C81">
        <w:t xml:space="preserve">efficiency </w:t>
      </w:r>
      <w:r w:rsidRPr="00693C81">
        <w:t xml:space="preserve">and provide a quantitative framework for understanding when </w:t>
      </w:r>
      <w:r w:rsidR="00693C81" w:rsidRPr="00693C81">
        <w:t>additional</w:t>
      </w:r>
      <w:r w:rsidRPr="00693C81">
        <w:t xml:space="preserve"> effort is informative and when it yields diminishing returns.</w:t>
      </w:r>
    </w:p>
    <w:p w14:paraId="0CD90990" w14:textId="77777777" w:rsidR="0064556D" w:rsidRDefault="0064556D" w:rsidP="0064556D">
      <w:pPr>
        <w:pStyle w:val="p3"/>
        <w:spacing w:before="0" w:beforeAutospacing="0" w:after="0" w:afterAutospacing="0" w:line="360" w:lineRule="auto"/>
        <w:jc w:val="both"/>
      </w:pPr>
    </w:p>
    <w:p w14:paraId="08932BE5" w14:textId="5129CD34" w:rsidR="00F44773" w:rsidRDefault="0064556D" w:rsidP="0064556D">
      <w:pPr>
        <w:pStyle w:val="p3"/>
        <w:spacing w:before="0" w:beforeAutospacing="0" w:after="0" w:afterAutospacing="0" w:line="360" w:lineRule="auto"/>
        <w:jc w:val="both"/>
      </w:pPr>
      <w:r>
        <w:t>Crucially, the decision of the sampling effort</w:t>
      </w:r>
      <w:r w:rsidR="008323BE">
        <w:t xml:space="preserve"> based on prediction accuracy (</w:t>
      </w:r>
      <w:r w:rsidR="008323BE">
        <w:rPr>
          <w:lang w:val="el-GR"/>
        </w:rPr>
        <w:t>ε</w:t>
      </w:r>
      <w:r w:rsidR="008323BE" w:rsidRPr="008323BE">
        <w:rPr>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(Δ</w:t>
      </w:r>
      <w:r>
        <w:rPr>
          <w:lang w:val="el-GR"/>
        </w:rPr>
        <w:t>ε</w:t>
      </w:r>
      <w:r w:rsidRPr="0064556D">
        <w:rPr>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xml:space="preserve">, broad-scale biodiversity screenings might tolerate looser </w:t>
      </w:r>
      <w:r>
        <w:lastRenderedPageBreak/>
        <w:t>precision, allowing for even sparser sampling.</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del w:id="201" w:author="Owen Liu" w:date="2026-04-22T16:00:00Z" w16du:dateUtc="2026-04-22T23:00:00Z">
        <w:r w:rsidR="00B532B4" w:rsidDel="006502A4">
          <w:delText>on</w:delText>
        </w:r>
      </w:del>
      <w:ins w:id="202" w:author="Owen Liu" w:date="2026-04-22T16:00:00Z" w16du:dateUtc="2026-04-22T23:00:00Z">
        <w:r w:rsidR="006502A4">
          <w:t>in</w:t>
        </w:r>
      </w:ins>
      <w:r w:rsidR="00636E60">
        <w:t xml:space="preserve"> </w:t>
      </w:r>
      <w:r w:rsidR="00777676">
        <w:t xml:space="preserve">defining the decision on sampling effort. </w:t>
      </w:r>
      <w:commentRangeStart w:id="203"/>
      <w:r w:rsidR="006D0F2D" w:rsidRPr="006D0F2D">
        <w:t>Highly autocorrelated species (e.g., 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w:t>
      </w:r>
      <w:commentRangeEnd w:id="203"/>
      <w:r w:rsidR="00101BFB">
        <w:rPr>
          <w:rStyle w:val="CommentReference"/>
          <w:sz w:val="24"/>
          <w:szCs w:val="24"/>
        </w:rPr>
        <w:commentReference w:id="203"/>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(ρ)</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 xml:space="preserve">the </w:t>
      </w:r>
      <w:commentRangeStart w:id="204"/>
      <w:r w:rsidR="007E1D5D" w:rsidRPr="007E1D5D">
        <w:t>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 xml:space="preserve">(from Eq. 6) </w:t>
      </w:r>
      <w:commentRangeEnd w:id="204"/>
      <w:r w:rsidR="00450784" w:rsidRPr="007E1D5D">
        <w:rPr>
          <w:rStyle w:val="CommentReference"/>
          <w:sz w:val="24"/>
          <w:szCs w:val="24"/>
        </w:rPr>
        <w:commentReference w:id="204"/>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64556D">
      <w:pPr>
        <w:pStyle w:val="p3"/>
        <w:spacing w:before="0" w:beforeAutospacing="0" w:after="0" w:afterAutospacing="0" w:line="360" w:lineRule="auto"/>
        <w:jc w:val="both"/>
      </w:pPr>
    </w:p>
    <w:p w14:paraId="6A7B2F03" w14:textId="5DC0C9F8" w:rsidR="00B9718F" w:rsidRDefault="00BA4DE0" w:rsidP="0064556D">
      <w:pPr>
        <w:pStyle w:val="p3"/>
        <w:spacing w:before="0" w:beforeAutospacing="0" w:after="0" w:afterAutospacing="0" w:line="360" w:lineRule="auto"/>
        <w:jc w:val="both"/>
      </w:pPr>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Pr>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 Notably, the sampling effort required to adequately capture these patchily distributed taxa is more than double the effort needed for smoother</w:t>
      </w:r>
      <w:r w:rsidR="00B9718F">
        <w:t xml:space="preserve"> distributed </w:t>
      </w:r>
      <w:r w:rsidRPr="00BA4DE0">
        <w:t xml:space="preserve">species.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 consistent with their intermediate spatial autocorrelation values</w:t>
      </w:r>
      <w:r w:rsidR="00B9718F">
        <w:t>.</w:t>
      </w:r>
      <w:r w:rsidR="00C568AC">
        <w:t xml:space="preserve"> </w:t>
      </w:r>
      <w:commentRangeStart w:id="205"/>
      <w:commentRangeStart w:id="206"/>
      <w:r w:rsidR="009833ED" w:rsidRPr="009833ED">
        <w:t>These results highlight that no single sampling strategy is universally appropriate, as optimal effort is inherently species- and context-specific.</w:t>
      </w:r>
      <w:commentRangeEnd w:id="205"/>
      <w:r w:rsidR="00101BFB">
        <w:rPr>
          <w:rStyle w:val="CommentReference"/>
          <w:sz w:val="24"/>
          <w:szCs w:val="24"/>
        </w:rPr>
        <w:commentReference w:id="205"/>
      </w:r>
      <w:commentRangeEnd w:id="206"/>
      <w:r w:rsidR="004F6B6B">
        <w:rPr>
          <w:rStyle w:val="CommentReference"/>
          <w:sz w:val="24"/>
          <w:szCs w:val="24"/>
        </w:rPr>
        <w:commentReference w:id="206"/>
      </w:r>
    </w:p>
    <w:p w14:paraId="4C4E4513" w14:textId="77777777" w:rsidR="00541A82" w:rsidRDefault="00541A82" w:rsidP="0064556D">
      <w:pPr>
        <w:pStyle w:val="p3"/>
        <w:spacing w:before="0" w:beforeAutospacing="0" w:after="0" w:afterAutospacing="0" w:line="360" w:lineRule="auto"/>
        <w:jc w:val="both"/>
      </w:pPr>
    </w:p>
    <w:p w14:paraId="5D715548" w14:textId="77777777" w:rsidR="00541A82" w:rsidRPr="000D2BF7" w:rsidRDefault="00541A82" w:rsidP="00541A82">
      <w:pPr>
        <w:pStyle w:val="Heading3"/>
        <w:spacing w:before="0" w:after="0" w:line="360" w:lineRule="auto"/>
        <w:jc w:val="both"/>
        <w:rPr>
          <w:i w:val="0"/>
          <w:iCs/>
        </w:rPr>
      </w:pPr>
      <w:r w:rsidRPr="000D2BF7">
        <w:rPr>
          <w:i w:val="0"/>
          <w:iCs/>
        </w:rPr>
        <w:t>Depth-dependent patterns</w:t>
      </w:r>
    </w:p>
    <w:p w14:paraId="5FE1855E" w14:textId="77777777" w:rsidR="00541A82" w:rsidRDefault="00541A82" w:rsidP="00541A82">
      <w:pPr>
        <w:pStyle w:val="p3"/>
        <w:spacing w:before="0" w:beforeAutospacing="0" w:after="0" w:afterAutospacing="0" w:line="360" w:lineRule="auto"/>
        <w:jc w:val="both"/>
      </w:pPr>
      <w:r>
        <w:t xml:space="preserve">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w:t>
      </w:r>
      <w:r>
        <w:lastRenderedPageBreak/>
        <w:t>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64556D">
      <w:pPr>
        <w:pStyle w:val="p3"/>
        <w:spacing w:before="0" w:beforeAutospacing="0" w:after="0" w:afterAutospacing="0" w:line="360" w:lineRule="auto"/>
        <w:jc w:val="both"/>
      </w:pPr>
    </w:p>
    <w:p w14:paraId="73E94A9C" w14:textId="7AC20DB9" w:rsidR="00DB1B7A" w:rsidRDefault="0029719D" w:rsidP="009C26DD">
      <w:pPr>
        <w:pStyle w:val="p3"/>
        <w:spacing w:before="0" w:beforeAutospacing="0" w:after="0" w:afterAutospacing="0" w:line="36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9C26DD">
      <w:pPr>
        <w:pStyle w:val="p3"/>
        <w:spacing w:before="0" w:beforeAutospacing="0" w:after="0" w:afterAutospacing="0" w:line="36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r w:rsidRPr="003A35CE">
        <w:rPr>
          <w:i/>
          <w:iCs/>
        </w:rPr>
        <w:t>μ</w:t>
      </w:r>
      <w:r w:rsidRPr="003A35CE">
        <w:rPr>
          <w:i/>
          <w:iCs/>
          <w:vertAlign w:val="subscript"/>
        </w:rPr>
        <w:t>d</w:t>
      </w:r>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Pr>
          <w:lang w:val="el-GR"/>
        </w:rPr>
        <w:t>τ</w:t>
      </w:r>
      <w:r w:rsidR="0044757D" w:rsidRPr="00BC5CC1">
        <w:t xml:space="preserve">) </w:t>
      </w:r>
      <w:r w:rsidRPr="00BC5CC1">
        <w:t xml:space="preserve">in </w:t>
      </w:r>
      <w:r w:rsidR="00516CB5">
        <w:t xml:space="preserve">estimating </w:t>
      </w:r>
      <w:r w:rsidRPr="00BC5CC1">
        <w:t xml:space="preserve">μ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Pr>
          <w:lang w:val="el-GR"/>
        </w:rPr>
        <w:t>μ</w:t>
      </w:r>
      <w:r w:rsidR="0060712A" w:rsidRPr="0060712A">
        <w:rPr>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9C26DD">
      <w:pPr>
        <w:pStyle w:val="p3"/>
        <w:spacing w:before="0" w:beforeAutospacing="0" w:after="0" w:afterAutospacing="0" w:line="360" w:lineRule="auto"/>
        <w:jc w:val="both"/>
      </w:pPr>
    </w:p>
    <w:p w14:paraId="25AAB611" w14:textId="5C56B9E0" w:rsidR="002B45C6" w:rsidRDefault="001414C4" w:rsidP="009C26DD">
      <w:pPr>
        <w:pStyle w:val="p3"/>
        <w:spacing w:before="0" w:beforeAutospacing="0" w:after="0" w:afterAutospacing="0" w:line="36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μ</w:t>
      </w:r>
      <w:r w:rsidR="002B45C6" w:rsidRPr="00BC5CC1">
        <w:rPr>
          <w:vertAlign w:val="subscript"/>
        </w:rPr>
        <w:t>d</w:t>
      </w:r>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w:t>
      </w:r>
      <w:r w:rsidR="002B45C6" w:rsidRPr="00BC5CC1">
        <w:lastRenderedPageBreak/>
        <w:t>because resolving spatial autocorrelation requires enough closely and broadly spaced pairs to detect how similarity declines with distance.</w:t>
      </w:r>
    </w:p>
    <w:p w14:paraId="25031E9E" w14:textId="77777777" w:rsidR="00286ADA" w:rsidRPr="00BC5CC1" w:rsidRDefault="00286ADA" w:rsidP="009C26DD">
      <w:pPr>
        <w:pStyle w:val="p3"/>
        <w:spacing w:before="0" w:beforeAutospacing="0" w:after="0" w:afterAutospacing="0" w:line="360" w:lineRule="auto"/>
        <w:jc w:val="both"/>
      </w:pPr>
    </w:p>
    <w:p w14:paraId="7A4F82FF" w14:textId="76AE24B7" w:rsidR="003D5CCB" w:rsidRDefault="009C61C5" w:rsidP="009C26DD">
      <w:pPr>
        <w:pStyle w:val="p3"/>
        <w:spacing w:before="0" w:beforeAutospacing="0" w:after="0" w:afterAutospacing="0" w:line="36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commentRangeStart w:id="207"/>
      <w:commentRangeStart w:id="208"/>
      <w:commentRangeStart w:id="209"/>
      <w:r w:rsidR="00B427B8" w:rsidRPr="00BC5CC1">
        <w:t>ρ</w:t>
      </w:r>
      <w:commentRangeEnd w:id="207"/>
      <w:r w:rsidR="00450784" w:rsidRPr="00BC5CC1">
        <w:rPr>
          <w:rStyle w:val="CommentReference"/>
          <w:sz w:val="24"/>
          <w:szCs w:val="24"/>
        </w:rPr>
        <w:commentReference w:id="207"/>
      </w:r>
      <w:commentRangeEnd w:id="208"/>
      <w:r w:rsidR="000145BE" w:rsidRPr="00BC5CC1">
        <w:rPr>
          <w:rStyle w:val="CommentReference"/>
          <w:sz w:val="24"/>
          <w:szCs w:val="24"/>
        </w:rPr>
        <w:commentReference w:id="208"/>
      </w:r>
      <w:commentRangeEnd w:id="209"/>
      <w:r w:rsidR="004F6B6B" w:rsidRPr="00BC5CC1">
        <w:rPr>
          <w:rStyle w:val="CommentReference"/>
          <w:sz w:val="24"/>
          <w:szCs w:val="24"/>
        </w:rPr>
        <w:commentReference w:id="209"/>
      </w:r>
      <w:r w:rsidR="00B427B8" w:rsidRPr="00BC5CC1">
        <w:t xml:space="preserve">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undersampled reference as truth) can become uninformative for very patchy species, because the benchmark surface itself is not resolved well enough to support fine-scale comparisons.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9C26DD">
      <w:pPr>
        <w:pStyle w:val="p3"/>
        <w:spacing w:before="0" w:beforeAutospacing="0" w:after="0" w:afterAutospacing="0" w:line="360" w:lineRule="auto"/>
        <w:jc w:val="both"/>
      </w:pPr>
    </w:p>
    <w:bookmarkEnd w:id="198"/>
    <w:p w14:paraId="656787B2" w14:textId="5065E009" w:rsidR="00194686" w:rsidRDefault="00BC5CC1" w:rsidP="009C26DD">
      <w:pPr>
        <w:spacing w:after="0" w:line="36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w:t>
      </w:r>
      <w:commentRangeStart w:id="210"/>
      <w:r w:rsidRPr="00BC5CC1">
        <w:rPr>
          <w:rFonts w:ascii="Times New Roman" w:eastAsia="Times New Roman" w:hAnsi="Times New Roman" w:cs="Times New Roman"/>
        </w:rPr>
        <w:t xml:space="preserve">consistent leveling-off across parameters </w:t>
      </w:r>
      <w:commentRangeEnd w:id="210"/>
      <w:r w:rsidR="00450784" w:rsidRPr="00BC5CC1">
        <w:rPr>
          <w:rStyle w:val="CommentReference"/>
          <w:rFonts w:ascii="Times New Roman" w:eastAsia="Times New Roman" w:hAnsi="Times New Roman" w:cs="Times New Roman"/>
          <w:sz w:val="24"/>
          <w:szCs w:val="24"/>
        </w:rPr>
        <w:commentReference w:id="210"/>
      </w:r>
      <w:r w:rsidRPr="00BC5CC1">
        <w:rPr>
          <w:rFonts w:ascii="Times New Roman" w:eastAsia="Times New Roman" w:hAnsi="Times New Roman" w:cs="Times New Roman"/>
        </w:rPr>
        <w:t>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9C26DD">
      <w:pPr>
        <w:spacing w:after="0" w:line="360" w:lineRule="auto"/>
        <w:jc w:val="both"/>
        <w:rPr>
          <w:rFonts w:ascii="Times New Roman" w:eastAsiaTheme="majorEastAsia" w:hAnsi="Times New Roman" w:cstheme="majorBidi"/>
          <w:b/>
          <w:iCs/>
          <w:szCs w:val="28"/>
        </w:rPr>
      </w:pPr>
    </w:p>
    <w:p w14:paraId="683D8C72" w14:textId="22F67EB4" w:rsidR="00A318B1" w:rsidRPr="000D2BF7" w:rsidRDefault="000F7C17" w:rsidP="009C26DD">
      <w:pPr>
        <w:pStyle w:val="Heading3"/>
        <w:spacing w:before="0" w:after="0" w:line="360" w:lineRule="auto"/>
        <w:jc w:val="both"/>
        <w:rPr>
          <w:i w:val="0"/>
          <w:iCs/>
        </w:rPr>
      </w:pPr>
      <w:r>
        <w:rPr>
          <w:i w:val="0"/>
          <w:iCs/>
        </w:rPr>
        <w:t>Limitations on extrapolating simulations on real-world scenarios</w:t>
      </w:r>
    </w:p>
    <w:p w14:paraId="2E39F4BC" w14:textId="0F5D2BAB" w:rsidR="00AF7656" w:rsidRDefault="00275178" w:rsidP="009C26DD">
      <w:pPr>
        <w:pStyle w:val="p3"/>
        <w:spacing w:before="0" w:beforeAutospacing="0" w:after="0" w:afterAutospacing="0" w:line="360" w:lineRule="auto"/>
        <w:jc w:val="both"/>
      </w:pPr>
      <w:r w:rsidRPr="00CC24BD">
        <w:t xml:space="preserve">The simulated and empirical </w:t>
      </w:r>
      <w:r w:rsidR="00B54B8E">
        <w:t>reduced effort analysis</w:t>
      </w:r>
      <w:r w:rsidRPr="00CC24BD">
        <w:t xml:space="preserve"> showed </w:t>
      </w:r>
      <w:commentRangeStart w:id="211"/>
      <w:commentRangeStart w:id="212"/>
      <w:r w:rsidRPr="00CC24BD">
        <w:t>strong agreement</w:t>
      </w:r>
      <w:commentRangeEnd w:id="211"/>
      <w:r w:rsidR="00450784" w:rsidRPr="00CC24BD">
        <w:rPr>
          <w:rStyle w:val="CommentReference"/>
          <w:sz w:val="24"/>
          <w:szCs w:val="24"/>
        </w:rPr>
        <w:commentReference w:id="211"/>
      </w:r>
      <w:commentRangeEnd w:id="212"/>
      <w:r w:rsidR="000145BE" w:rsidRPr="00CC24BD">
        <w:rPr>
          <w:rStyle w:val="CommentReference"/>
          <w:sz w:val="24"/>
          <w:szCs w:val="24"/>
        </w:rPr>
        <w:commentReference w:id="212"/>
      </w:r>
      <w:r w:rsidRPr="00CC24BD">
        <w:t>. This concordance suggests that the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w:t>
      </w:r>
      <w:r w:rsidR="00690C1C" w:rsidRPr="00CC24BD">
        <w:lastRenderedPageBreak/>
        <w:t xml:space="preserve">function. In addition, eDNA observation error is unlikely to be purely Gaussian: variability can arise from PCR </w:t>
      </w:r>
      <w:r w:rsidR="0042202C" w:rsidRPr="00CC24BD">
        <w:t>bias</w:t>
      </w:r>
      <w:r w:rsidR="00690C1C" w:rsidRPr="00CC24BD">
        <w:t>, compositional constraints in metabarcoding, incomplete calibration to absolute concentration, and heterogeneity in filtration or extraction efficienc</w:t>
      </w:r>
      <w:commentRangeStart w:id="213"/>
      <w:r w:rsidR="00690C1C" w:rsidRPr="00CC24BD">
        <w:t>y</w:t>
      </w:r>
      <w:commentRangeEnd w:id="213"/>
      <w:r w:rsidR="000145BE" w:rsidRPr="00CC24BD">
        <w:rPr>
          <w:rStyle w:val="CommentReference"/>
          <w:sz w:val="24"/>
          <w:szCs w:val="24"/>
        </w:rPr>
        <w:commentReference w:id="213"/>
      </w:r>
      <w:r w:rsidR="00690C1C" w:rsidRPr="00CC24BD">
        <w:t>.</w:t>
      </w:r>
      <w:r w:rsidR="001A136C" w:rsidRPr="00CC24BD">
        <w:t xml:space="preserve"> </w:t>
      </w:r>
      <w:commentRangeStart w:id="214"/>
      <w:r w:rsidR="001A136C" w:rsidRPr="00CC24BD">
        <w:t xml:space="preserve">Although </w:t>
      </w:r>
      <w:r w:rsidR="00A37E98" w:rsidRPr="00CC24BD">
        <w:t xml:space="preserve">the latter limitation might </w:t>
      </w:r>
      <w:r w:rsidR="003A7D9C" w:rsidRPr="00CC24BD">
        <w:t>have been circumvented by Guri et al. (2026),</w:t>
      </w:r>
      <w:commentRangeEnd w:id="214"/>
      <w:r w:rsidR="000145BE" w:rsidRPr="00CC24BD">
        <w:rPr>
          <w:rStyle w:val="CommentReference"/>
          <w:sz w:val="24"/>
          <w:szCs w:val="24"/>
        </w:rPr>
        <w:commentReference w:id="214"/>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 xml:space="preserve">Despite these real-world complexities, the strong concordance between empirical and simulated results indicates that our framework captures a robust and ecologically meaningful relationship between spatial autocorrelation and the sampling effort required to </w:t>
      </w:r>
      <w:commentRangeStart w:id="215"/>
      <w:r w:rsidR="00AF7656" w:rsidRPr="00CC24BD">
        <w:t>estimate it reliably.</w:t>
      </w:r>
      <w:commentRangeEnd w:id="215"/>
      <w:r w:rsidR="000145BE">
        <w:rPr>
          <w:rStyle w:val="CommentReference"/>
          <w:sz w:val="24"/>
          <w:szCs w:val="24"/>
        </w:rPr>
        <w:commentReference w:id="215"/>
      </w:r>
    </w:p>
    <w:p w14:paraId="5CBEA1CF" w14:textId="77777777" w:rsidR="00286ADA" w:rsidRPr="00CC24BD" w:rsidRDefault="00286ADA" w:rsidP="009C26DD">
      <w:pPr>
        <w:pStyle w:val="p3"/>
        <w:spacing w:before="0" w:beforeAutospacing="0" w:after="0" w:afterAutospacing="0" w:line="360" w:lineRule="auto"/>
        <w:jc w:val="both"/>
      </w:pPr>
    </w:p>
    <w:p w14:paraId="77A3B307" w14:textId="04F2C403" w:rsidR="008E3C93" w:rsidRDefault="00D0175D" w:rsidP="009C26DD">
      <w:pPr>
        <w:pStyle w:val="p3"/>
        <w:spacing w:before="0" w:beforeAutospacing="0" w:after="0" w:afterAutospacing="0" w:line="36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w:t>
      </w:r>
      <w:commentRangeStart w:id="216"/>
      <w:r w:rsidR="00D15894" w:rsidRPr="00CC24BD">
        <w:t xml:space="preserve"> </w:t>
      </w:r>
      <w:commentRangeEnd w:id="216"/>
      <w:r w:rsidR="000145BE" w:rsidRPr="00CC24BD">
        <w:rPr>
          <w:rStyle w:val="CommentReference"/>
          <w:sz w:val="24"/>
          <w:szCs w:val="24"/>
        </w:rPr>
        <w:commentReference w:id="216"/>
      </w:r>
      <w:r w:rsidR="008E3C93" w:rsidRPr="00CC24BD">
        <w:t>In addition, our prediction</w:t>
      </w:r>
      <w:r w:rsidR="00CD4CE6" w:rsidRPr="00CC24BD">
        <w:t xml:space="preserve"> </w:t>
      </w:r>
      <w:r w:rsidR="008E3C93" w:rsidRPr="00CC24BD">
        <w:t>error (</w:t>
      </w:r>
      <w:r w:rsidR="008E3C93" w:rsidRPr="00CC24BD">
        <w:rPr>
          <w:lang w:val="el-GR"/>
        </w:rPr>
        <w:t>ε</w:t>
      </w:r>
      <w:r w:rsidR="003B2437" w:rsidRPr="003B2437">
        <w:rPr>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rsidP="009C26DD">
      <w:pPr>
        <w:pStyle w:val="p3"/>
        <w:spacing w:before="0" w:beforeAutospacing="0" w:after="0" w:afterAutospacing="0" w:line="360" w:lineRule="auto"/>
        <w:jc w:val="both"/>
      </w:pPr>
    </w:p>
    <w:p w14:paraId="551C9684" w14:textId="44DE181B" w:rsidR="00A318B1" w:rsidRDefault="00C74135" w:rsidP="009C26DD">
      <w:pPr>
        <w:pStyle w:val="p2"/>
        <w:spacing w:before="0" w:beforeAutospacing="0" w:after="0" w:afterAutospacing="0" w:line="36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w:t>
      </w:r>
      <w:r w:rsidR="00F3410A" w:rsidRPr="004507D0">
        <w:lastRenderedPageBreak/>
        <w:t xml:space="preserve">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rsidP="009C26DD">
      <w:pPr>
        <w:pStyle w:val="p2"/>
        <w:spacing w:before="0" w:beforeAutospacing="0" w:after="0" w:afterAutospacing="0" w:line="360" w:lineRule="auto"/>
        <w:jc w:val="both"/>
      </w:pPr>
    </w:p>
    <w:p w14:paraId="5EF3F690" w14:textId="795BCD02" w:rsidR="00D34C42" w:rsidRDefault="005A5E64" w:rsidP="009C26DD">
      <w:pPr>
        <w:pStyle w:val="p2"/>
        <w:spacing w:before="0" w:beforeAutospacing="0" w:after="0" w:afterAutospacing="0" w:line="360" w:lineRule="auto"/>
        <w:jc w:val="both"/>
      </w:pPr>
      <w:bookmarkStart w:id="217"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rsidP="009C26DD">
      <w:pPr>
        <w:pStyle w:val="p2"/>
        <w:spacing w:before="0" w:beforeAutospacing="0" w:after="0" w:afterAutospacing="0" w:line="360" w:lineRule="auto"/>
        <w:jc w:val="both"/>
      </w:pPr>
    </w:p>
    <w:p w14:paraId="030F2BF6" w14:textId="77777777" w:rsidR="002E285D" w:rsidRDefault="002E285D" w:rsidP="009C26DD">
      <w:pPr>
        <w:spacing w:after="0" w:line="360" w:lineRule="auto"/>
        <w:rPr>
          <w:rFonts w:ascii="Times New Roman" w:eastAsia="Times New Roman" w:hAnsi="Times New Roman" w:cs="Times New Roman"/>
          <w:b/>
          <w:bCs/>
        </w:rPr>
      </w:pPr>
      <w:bookmarkStart w:id="218" w:name="OLE_LINK1"/>
      <w:bookmarkEnd w:id="217"/>
      <w:r w:rsidRPr="00870EEE">
        <w:rPr>
          <w:rFonts w:ascii="Times New Roman" w:eastAsia="Times New Roman" w:hAnsi="Times New Roman" w:cs="Times New Roman"/>
          <w:b/>
          <w:bCs/>
        </w:rPr>
        <w:t xml:space="preserve">Implications for survey design and management applications </w:t>
      </w:r>
    </w:p>
    <w:p w14:paraId="78163263" w14:textId="7E47854E" w:rsidR="002E285D" w:rsidRDefault="009A110E" w:rsidP="009C26DD">
      <w:pPr>
        <w:spacing w:after="0" w:line="360" w:lineRule="auto"/>
        <w:jc w:val="both"/>
        <w:rPr>
          <w:rFonts w:ascii="Times New Roman" w:eastAsia="Times New Roman" w:hAnsi="Times New Roman" w:cs="Times New Roman"/>
        </w:rPr>
      </w:pPr>
      <w:bookmarkStart w:id="219" w:name="OLE_LINK4"/>
      <w:bookmarkEnd w:id="218"/>
      <w:r>
        <w:rPr>
          <w:rFonts w:ascii="Times New Roman" w:eastAsia="Times New Roman" w:hAnsi="Times New Roman" w:cs="Times New Roman"/>
        </w:rPr>
        <w:t>S</w:t>
      </w:r>
      <w:r w:rsidR="002E285D" w:rsidRPr="000F42A5">
        <w:rPr>
          <w:rFonts w:ascii="Times New Roman" w:eastAsia="Times New Roman" w:hAnsi="Times New Roman" w:cs="Times New Roman"/>
        </w:rPr>
        <w:t>ampling effort required for eDNA surveys should be matched to the intended inferential goal. When the objective is to derive depth-specific or region-specific abundance indices through estimation of the mean parameter (</w:t>
      </w:r>
      <w:r w:rsidR="002E285D">
        <w:rPr>
          <w:rFonts w:ascii="Times New Roman" w:eastAsia="Times New Roman" w:hAnsi="Times New Roman" w:cs="Times New Roman"/>
          <w:lang w:val="el-GR"/>
        </w:rPr>
        <w:t>μ</w:t>
      </w:r>
      <w:r w:rsidR="002E285D" w:rsidRPr="009D6214">
        <w:rPr>
          <w:rFonts w:ascii="Times New Roman" w:eastAsia="Times New Roman" w:hAnsi="Times New Roman" w:cs="Times New Roman"/>
          <w:vertAlign w:val="subscript"/>
        </w:rPr>
        <w:t>d</w:t>
      </w:r>
      <w:r w:rsidR="002E285D"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sidR="002E285D">
        <w:rPr>
          <w:rFonts w:ascii="Times New Roman" w:eastAsia="Times New Roman" w:hAnsi="Times New Roman" w:cs="Times New Roman"/>
        </w:rPr>
        <w:t xml:space="preserve">spatial autocorrelation </w:t>
      </w:r>
      <w:r w:rsidR="002E285D" w:rsidRPr="000F42A5">
        <w:rPr>
          <w:rFonts w:ascii="Times New Roman" w:eastAsia="Times New Roman" w:hAnsi="Times New Roman" w:cs="Times New Roman"/>
        </w:rPr>
        <w:t xml:space="preserve">are likely to be sufficient, as sampling effort </w:t>
      </w:r>
      <w:commentRangeStart w:id="220"/>
      <w:r w:rsidR="002E285D" w:rsidRPr="000F42A5">
        <w:rPr>
          <w:rFonts w:ascii="Times New Roman" w:eastAsia="Times New Roman" w:hAnsi="Times New Roman" w:cs="Times New Roman"/>
        </w:rPr>
        <w:t xml:space="preserve">appears to have relatively limited influence on mean estimation. </w:t>
      </w:r>
      <w:commentRangeEnd w:id="220"/>
      <w:r w:rsidR="00450784" w:rsidRPr="000F42A5">
        <w:rPr>
          <w:rStyle w:val="CommentReference"/>
          <w:rFonts w:ascii="Times New Roman" w:eastAsia="Times New Roman" w:hAnsi="Times New Roman" w:cs="Times New Roman"/>
          <w:sz w:val="24"/>
          <w:szCs w:val="24"/>
        </w:rPr>
        <w:commentReference w:id="220"/>
      </w:r>
      <w:r w:rsidR="002E285D" w:rsidRPr="000F42A5">
        <w:rPr>
          <w:rFonts w:ascii="Times New Roman" w:eastAsia="Times New Roman" w:hAnsi="Times New Roman" w:cs="Times New Roman"/>
        </w:rPr>
        <w:t xml:space="preserve">In contrast, </w:t>
      </w:r>
      <w:r w:rsidR="002E285D">
        <w:rPr>
          <w:rFonts w:ascii="Times New Roman" w:eastAsia="Times New Roman" w:hAnsi="Times New Roman" w:cs="Times New Roman"/>
        </w:rPr>
        <w:t>objectives</w:t>
      </w:r>
      <w:r w:rsidR="002E285D" w:rsidRPr="000F42A5">
        <w:rPr>
          <w:rFonts w:ascii="Times New Roman" w:eastAsia="Times New Roman" w:hAnsi="Times New Roman" w:cs="Times New Roman"/>
        </w:rPr>
        <w:t xml:space="preserve"> aimed at quantifying spatial niche breadth, identifying hotspots, or inferring species distributions </w:t>
      </w:r>
      <w:bookmarkStart w:id="221" w:name="OLE_LINK5"/>
      <w:r w:rsidR="002E285D" w:rsidRPr="000F42A5">
        <w:rPr>
          <w:rFonts w:ascii="Times New Roman" w:eastAsia="Times New Roman" w:hAnsi="Times New Roman" w:cs="Times New Roman"/>
        </w:rPr>
        <w:t xml:space="preserve">are much more sensitive </w:t>
      </w:r>
      <w:bookmarkEnd w:id="221"/>
      <w:r w:rsidR="002E285D"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rsidP="009C26DD">
      <w:pPr>
        <w:spacing w:after="0" w:line="360" w:lineRule="auto"/>
        <w:jc w:val="both"/>
        <w:rPr>
          <w:rFonts w:ascii="Times New Roman" w:eastAsia="Times New Roman" w:hAnsi="Times New Roman" w:cs="Times New Roman"/>
        </w:rPr>
      </w:pPr>
    </w:p>
    <w:bookmarkEnd w:id="219"/>
    <w:p w14:paraId="0697FEC0" w14:textId="77777777" w:rsidR="002E285D" w:rsidRDefault="002E285D" w:rsidP="009C26DD">
      <w:pPr>
        <w:spacing w:after="0" w:line="36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 xml:space="preserve">By contrast, estimation of the length-scale parameter </w:t>
      </w:r>
      <w:r w:rsidRPr="00F335A6">
        <w:rPr>
          <w:rFonts w:ascii="Times New Roman" w:eastAsia="Times New Roman" w:hAnsi="Times New Roman" w:cs="Times New Roman"/>
        </w:rPr>
        <w:lastRenderedPageBreak/>
        <w:t>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explain</w:t>
      </w:r>
      <w:del w:id="222" w:author="Owen Liu" w:date="2026-04-22T16:19:00Z" w16du:dateUtc="2026-04-22T23:19:00Z">
        <w:r w:rsidRPr="00870EEE" w:rsidDel="00270F24">
          <w:rPr>
            <w:rFonts w:ascii="Times New Roman" w:eastAsia="Times New Roman" w:hAnsi="Times New Roman" w:cs="Times New Roman"/>
          </w:rPr>
          <w:delText>s</w:delText>
        </w:r>
      </w:del>
      <w:r w:rsidRPr="00870EEE">
        <w:rPr>
          <w:rFonts w:ascii="Times New Roman" w:eastAsia="Times New Roman" w:hAnsi="Times New Roman" w:cs="Times New Roman"/>
        </w:rPr>
        <w:t xml:space="preserve">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w:t>
      </w:r>
      <w:commentRangeStart w:id="223"/>
      <w:r w:rsidRPr="00266F60">
        <w:rPr>
          <w:rFonts w:ascii="Times New Roman" w:eastAsia="Times New Roman" w:hAnsi="Times New Roman" w:cs="Times New Roman"/>
        </w:rPr>
        <w:t>effort</w:t>
      </w:r>
      <w:commentRangeEnd w:id="223"/>
      <w:r w:rsidR="00450784" w:rsidRPr="00266F60">
        <w:rPr>
          <w:rStyle w:val="CommentReference"/>
          <w:rFonts w:ascii="Times New Roman" w:eastAsia="Times New Roman" w:hAnsi="Times New Roman" w:cs="Times New Roman"/>
          <w:sz w:val="24"/>
          <w:szCs w:val="24"/>
        </w:rPr>
        <w:commentReference w:id="223"/>
      </w:r>
      <w:r w:rsidRPr="00266F60">
        <w:rPr>
          <w:rFonts w:ascii="Times New Roman" w:eastAsia="Times New Roman" w:hAnsi="Times New Roman" w:cs="Times New Roman"/>
        </w:rPr>
        <w:t>, although this was not directly evaluated in the present study.</w:t>
      </w:r>
    </w:p>
    <w:p w14:paraId="5DE08DDE" w14:textId="77777777" w:rsidR="00286ADA" w:rsidRDefault="00286ADA" w:rsidP="009C26DD">
      <w:pPr>
        <w:spacing w:after="0" w:line="360" w:lineRule="auto"/>
        <w:jc w:val="both"/>
        <w:rPr>
          <w:rFonts w:ascii="Times New Roman" w:eastAsia="Times New Roman" w:hAnsi="Times New Roman" w:cs="Times New Roman"/>
        </w:rPr>
      </w:pPr>
    </w:p>
    <w:p w14:paraId="06972A25" w14:textId="7D6EF0FC" w:rsidR="002E285D" w:rsidRDefault="002E285D" w:rsidP="009C26DD">
      <w:pPr>
        <w:pStyle w:val="p2"/>
        <w:spacing w:before="0" w:beforeAutospacing="0" w:after="0" w:afterAutospacing="0" w:line="360" w:lineRule="auto"/>
        <w:jc w:val="both"/>
      </w:pPr>
      <w:del w:id="224" w:author="Ole Shelton" w:date="2026-05-01T15:23:00Z" w16du:dateUtc="2026-05-01T22:23:00Z">
        <w:r w:rsidRPr="007954AF" w:rsidDel="000145BE">
          <w:delText>More b</w:delText>
        </w:r>
      </w:del>
      <w:ins w:id="225" w:author="Ole Shelton" w:date="2026-05-01T15:23:00Z" w16du:dateUtc="2026-05-01T22:23:00Z">
        <w:r w:rsidR="000145BE">
          <w:t>B</w:t>
        </w:r>
      </w:ins>
      <w:r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w:t>
      </w:r>
      <w:commentRangeStart w:id="226"/>
      <w:r w:rsidRPr="007954AF">
        <w:t xml:space="preserve">Nevertheless, across the scenarios considered here and the spatial domain used in this study, sampling </w:t>
      </w:r>
      <w:r w:rsidR="00A95BE5">
        <w:t>effort</w:t>
      </w:r>
      <w:r w:rsidRPr="007954AF">
        <w:t xml:space="preserve"> of </w:t>
      </w:r>
      <w:r w:rsidR="00A95BE5">
        <w:t>4 - 9</w:t>
      </w:r>
      <w:r w:rsidRPr="007954AF">
        <w:t xml:space="preserve"> samples per 10,000 km</w:t>
      </w:r>
      <w:r w:rsidRPr="002E285D">
        <w:rPr>
          <w:vertAlign w:val="superscript"/>
        </w:rPr>
        <w:t>2</w:t>
      </w:r>
      <w:r w:rsidRPr="007954AF">
        <w:t xml:space="preserve"> per depth layer marked the point at which diminishing returns became apparent</w:t>
      </w:r>
      <w:r w:rsidR="00A95BE5">
        <w:t xml:space="preserve"> given species-specific spatial autocorrelation</w:t>
      </w:r>
      <w:r w:rsidRPr="007954AF">
        <w:t xml:space="preserve">. </w:t>
      </w:r>
      <w:commentRangeEnd w:id="226"/>
      <w:r w:rsidR="004F6B6B" w:rsidRPr="007954AF">
        <w:rPr>
          <w:rStyle w:val="CommentReference"/>
          <w:sz w:val="24"/>
          <w:szCs w:val="24"/>
        </w:rPr>
        <w:commentReference w:id="226"/>
      </w:r>
      <w:r w:rsidRPr="007954AF">
        <w:t>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showed minimal change with increasing sampling effort suggesting that further increases in effort may yield limited gains in inference relative to cost.</w:t>
      </w:r>
    </w:p>
    <w:p w14:paraId="26F752C6" w14:textId="77777777" w:rsidR="00286ADA" w:rsidRDefault="00286ADA" w:rsidP="009C26DD">
      <w:pPr>
        <w:pStyle w:val="p2"/>
        <w:spacing w:before="0" w:beforeAutospacing="0" w:after="0" w:afterAutospacing="0" w:line="360" w:lineRule="auto"/>
        <w:jc w:val="both"/>
      </w:pPr>
    </w:p>
    <w:p w14:paraId="64B35C11" w14:textId="77777777" w:rsidR="00A318B1" w:rsidRPr="000D2BF7" w:rsidRDefault="00A318B1" w:rsidP="009C26DD">
      <w:pPr>
        <w:pStyle w:val="Heading3"/>
        <w:spacing w:before="0" w:after="0" w:line="360" w:lineRule="auto"/>
        <w:jc w:val="both"/>
        <w:rPr>
          <w:i w:val="0"/>
          <w:iCs/>
        </w:rPr>
      </w:pPr>
      <w:r w:rsidRPr="000D2BF7">
        <w:rPr>
          <w:i w:val="0"/>
          <w:iCs/>
        </w:rPr>
        <w:t>Conclusions</w:t>
      </w:r>
    </w:p>
    <w:p w14:paraId="33C97E38" w14:textId="174F5CC5" w:rsidR="003A4273" w:rsidRPr="00187296" w:rsidRDefault="00915163" w:rsidP="009C26DD">
      <w:pPr>
        <w:pStyle w:val="p3"/>
        <w:spacing w:before="0" w:beforeAutospacing="0" w:after="0" w:afterAutospacing="0" w:line="360" w:lineRule="auto"/>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xml:space="preserve">, since appropriate effort depends on the taxa and the </w:t>
      </w:r>
      <w:r w:rsidRPr="00187296">
        <w:lastRenderedPageBreak/>
        <w:t>ecological question being addressed. Overall, the study provides a practical framework for designing more efficient and purpose-specific eDNA surveys.</w:t>
      </w:r>
    </w:p>
    <w:p w14:paraId="059EDFC8" w14:textId="77777777" w:rsidR="003A4273" w:rsidRDefault="003A4273" w:rsidP="009C26DD">
      <w:pPr>
        <w:spacing w:after="0" w:line="360" w:lineRule="auto"/>
        <w:rPr>
          <w:rFonts w:ascii="Times New Roman" w:eastAsiaTheme="majorEastAsia" w:hAnsi="Times New Roman" w:cstheme="majorBidi"/>
          <w:b/>
          <w:sz w:val="28"/>
          <w:szCs w:val="40"/>
        </w:rPr>
      </w:pPr>
      <w:r>
        <w:br w:type="page"/>
      </w:r>
    </w:p>
    <w:p w14:paraId="5516F1D7" w14:textId="2D8767A0" w:rsidR="0032076E" w:rsidRPr="00625110" w:rsidRDefault="00625110" w:rsidP="009C26DD">
      <w:pPr>
        <w:pStyle w:val="ImageCaption"/>
        <w:spacing w:after="0" w:line="360" w:lineRule="auto"/>
        <w:rPr>
          <w:sz w:val="24"/>
          <w:szCs w:val="28"/>
        </w:rPr>
      </w:pPr>
      <w:bookmarkStart w:id="227" w:name="fig:mu_rho_N"/>
      <w:bookmarkStart w:id="228" w:name="appendix"/>
      <w:bookmarkEnd w:id="189"/>
      <w:bookmarkEnd w:id="190"/>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9C26DD">
      <w:pPr>
        <w:pStyle w:val="Bibliography"/>
        <w:spacing w:before="0" w:after="0" w:line="360" w:lineRule="auto"/>
      </w:pPr>
      <w:bookmarkStart w:id="229" w:name="ref-deblois2020"/>
      <w:bookmarkStart w:id="230" w:name="refs"/>
      <w:bookmarkEnd w:id="227"/>
      <w:r>
        <w:t>Blois, S. de. 2020. The 2019 joint u.s.–canada integrated ecosystem and pacific hake acoustic-trawl survey: Cruise report SH-19-06. NMFS-NWFSC-PR-2020-03, U.S. Department of Commerce, NOAA Processed Report.</w:t>
      </w:r>
    </w:p>
    <w:p w14:paraId="5516F1D9" w14:textId="77777777" w:rsidR="0032076E" w:rsidRDefault="00D04708" w:rsidP="009C26DD">
      <w:pPr>
        <w:pStyle w:val="Bibliography"/>
        <w:spacing w:before="0" w:after="0" w:line="360" w:lineRule="auto"/>
      </w:pPr>
      <w:bookmarkStart w:id="231" w:name="ref-callahan2016"/>
      <w:bookmarkEnd w:id="229"/>
      <w:r>
        <w:t xml:space="preserve">Callahan, B. J., P. J. McMurdie, M. J. Rosen, A. W. Han, A. J. A. Johnson, and S. P. Holmes. 2016. </w:t>
      </w:r>
      <w:hyperlink r:id="rId21">
        <w:r>
          <w:rPr>
            <w:rStyle w:val="Hyperlink"/>
          </w:rPr>
          <w:t>DADA2: High-resolution sample inference from Illumina amplicon data</w:t>
        </w:r>
      </w:hyperlink>
      <w:r>
        <w:t>. Nature Methods 13:581–583.</w:t>
      </w:r>
    </w:p>
    <w:p w14:paraId="5516F1DA" w14:textId="77777777" w:rsidR="0032076E" w:rsidRDefault="00D04708" w:rsidP="009C26DD">
      <w:pPr>
        <w:pStyle w:val="Bibliography"/>
        <w:spacing w:before="0" w:after="0" w:line="360" w:lineRule="auto"/>
      </w:pPr>
      <w:bookmarkStart w:id="232" w:name="ref-carpenter2017"/>
      <w:bookmarkEnd w:id="231"/>
      <w:r>
        <w:t>Carpenter, B., A. Gelman, M. Hoffman, D. Lee, B. Goodrich, M. Betancourt, M. Brubaker, J. Guo, P. Li, and A. Riddell. 2017. Stan: A probabilistic programming language. Journal of Statistical Software 76.</w:t>
      </w:r>
    </w:p>
    <w:p w14:paraId="5516F1DB" w14:textId="77777777" w:rsidR="0032076E" w:rsidRDefault="00D04708" w:rsidP="009C26DD">
      <w:pPr>
        <w:pStyle w:val="Bibliography"/>
        <w:spacing w:before="0" w:after="0" w:line="360" w:lineRule="auto"/>
      </w:pPr>
      <w:bookmarkStart w:id="233" w:name="ref-guri2025"/>
      <w:bookmarkEnd w:id="232"/>
      <w:r>
        <w:t xml:space="preserve">Guri, G., O. R. Liu, R. P. Kelly, M. R. Shaffer, K. M. Parsons, A. Ramón-Laca, K. M. Nichols, P. F. P. Brandão-Dias, A. Wells, and A. O. Shelton. 2025. </w:t>
      </w:r>
      <w:hyperlink r:id="rId22">
        <w:r>
          <w:rPr>
            <w:rStyle w:val="Hyperlink"/>
          </w:rPr>
          <w:t>Quantitative, multispecies monitoring at a continental scale</w:t>
        </w:r>
      </w:hyperlink>
      <w:r>
        <w:t>. bioRxiv.</w:t>
      </w:r>
    </w:p>
    <w:p w14:paraId="5516F1DC" w14:textId="77777777" w:rsidR="0032076E" w:rsidRDefault="00D04708" w:rsidP="009C26DD">
      <w:pPr>
        <w:pStyle w:val="Bibliography"/>
        <w:spacing w:before="0" w:after="0" w:line="360" w:lineRule="auto"/>
      </w:pPr>
      <w:bookmarkStart w:id="234" w:name="ref-miya2015"/>
      <w:bookmarkEnd w:id="233"/>
      <w:r>
        <w:t xml:space="preserve">Miya, M., Y. Sato, T. Fukunaga, T. Sado, J. Y. Poulsen, K. Sato, T. Minamoto, S. Yamamoto, H. Yamanaka, H. Araki, M. Kondoh, and W. Iwasaki. 2015. </w:t>
      </w:r>
      <w:hyperlink r:id="rId23">
        <w:r>
          <w:rPr>
            <w:rStyle w:val="Hyperlink"/>
          </w:rPr>
          <w:t>MiFish,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9C26DD">
      <w:pPr>
        <w:pStyle w:val="Bibliography"/>
        <w:spacing w:before="0" w:after="0" w:line="360" w:lineRule="auto"/>
      </w:pPr>
      <w:bookmarkStart w:id="235" w:name="ref-ramon-laca2021"/>
      <w:bookmarkEnd w:id="234"/>
      <w:r>
        <w:t xml:space="preserve">Ramón-Laca, A., A. Wells, and L. Park. 2021. </w:t>
      </w:r>
      <w:hyperlink r:id="rId24">
        <w:r>
          <w:rPr>
            <w:rStyle w:val="Hyperlink"/>
          </w:rPr>
          <w:t>A workflow for the relative quantification of multiple fish species from oceanic water samples using environmental DNA (eDNA) to support large-scale fishery surveys</w:t>
        </w:r>
      </w:hyperlink>
      <w:r>
        <w:t>. PLOS ONE 16:e0257773.</w:t>
      </w:r>
    </w:p>
    <w:p w14:paraId="5516F1DE" w14:textId="1AB64216" w:rsidR="0032076E" w:rsidRDefault="00D04708">
      <w:pPr>
        <w:pStyle w:val="Bibliography"/>
        <w:spacing w:before="0" w:after="0" w:line="360" w:lineRule="auto"/>
      </w:pPr>
      <w:bookmarkStart w:id="236" w:name="ref-shelton2022"/>
      <w:bookmarkEnd w:id="235"/>
      <w:r>
        <w:t xml:space="preserve">Shelton, A. O., A. Ramón-Laca, A. Wells, J. Clemons, D. Chu, B. E. Feist, R. P. Kelly, S. L. Parker-Stetter, R. Thomas, K. M. Nichols, and L. Park. 2022. </w:t>
      </w:r>
      <w:hyperlink r:id="rId25">
        <w:r>
          <w:rPr>
            <w:rStyle w:val="Hyperlink"/>
          </w:rPr>
          <w:t>Environmental DNA provides quantitative estimates of Pacific hake abundance and distribution in the open ocean</w:t>
        </w:r>
      </w:hyperlink>
      <w:r>
        <w:t>. Proceedings of the Royal Society B: Biological Sciences 289:20212613.</w:t>
      </w:r>
      <w:bookmarkEnd w:id="228"/>
      <w:bookmarkEnd w:id="230"/>
      <w:bookmarkEnd w:id="236"/>
    </w:p>
    <w:p w14:paraId="5940244E" w14:textId="37A11907" w:rsidR="000974AE" w:rsidRDefault="000974AE">
      <w:pPr>
        <w:rPr>
          <w:rFonts w:ascii="Times New Roman" w:hAnsi="Times New Roman"/>
          <w:sz w:val="20"/>
        </w:rPr>
      </w:pPr>
      <w:r>
        <w:br w:type="page"/>
      </w:r>
    </w:p>
    <w:p w14:paraId="3A4A0486" w14:textId="7605B0E0" w:rsidR="000974AE" w:rsidRDefault="000974AE" w:rsidP="000974AE">
      <w:pPr>
        <w:pStyle w:val="Bibliography"/>
        <w:spacing w:before="0" w:after="0" w:line="360" w:lineRule="auto"/>
        <w:rPr>
          <w:b/>
          <w:bCs/>
          <w:sz w:val="24"/>
          <w:szCs w:val="36"/>
        </w:rPr>
      </w:pPr>
      <w:r w:rsidRPr="000974AE">
        <w:rPr>
          <w:b/>
          <w:bCs/>
          <w:sz w:val="24"/>
          <w:szCs w:val="36"/>
        </w:rPr>
        <w:lastRenderedPageBreak/>
        <w:t>Appendix</w:t>
      </w:r>
    </w:p>
    <w:p w14:paraId="23D2A23B" w14:textId="2437493C" w:rsidR="004075CF" w:rsidRPr="004075CF" w:rsidRDefault="004075CF" w:rsidP="000974AE">
      <w:pPr>
        <w:pStyle w:val="Bibliography"/>
        <w:spacing w:before="0" w:after="0" w:line="360" w:lineRule="auto"/>
        <w:rPr>
          <w:sz w:val="24"/>
          <w:szCs w:val="36"/>
        </w:rPr>
      </w:pPr>
      <w:r>
        <w:rPr>
          <w:sz w:val="24"/>
          <w:szCs w:val="36"/>
        </w:rPr>
        <w:t xml:space="preserve">Table Sxxx. </w:t>
      </w:r>
      <w:r w:rsidRPr="004075CF">
        <w:rPr>
          <w:sz w:val="24"/>
          <w:szCs w:val="36"/>
        </w:rPr>
        <w:t>Simulation scenario</w:t>
      </w:r>
      <w:r>
        <w:rPr>
          <w:sz w:val="24"/>
          <w:szCs w:val="36"/>
        </w:rPr>
        <w:t>s and their parmaeters</w:t>
      </w:r>
      <w:r w:rsidRPr="004075CF">
        <w:rPr>
          <w:sz w:val="24"/>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91"/>
      </w:tblGrid>
      <w:tr w:rsidR="000974AE" w14:paraId="0C8E444C" w14:textId="77777777" w:rsidTr="00550329">
        <w:tc>
          <w:tcPr>
            <w:tcW w:w="1337" w:type="dxa"/>
          </w:tcPr>
          <w:p w14:paraId="5B9BB3D9" w14:textId="77777777" w:rsidR="000974AE" w:rsidRDefault="000974AE" w:rsidP="00550329">
            <w:r>
              <w:t>Simulation</w:t>
            </w:r>
          </w:p>
        </w:tc>
        <w:tc>
          <w:tcPr>
            <w:tcW w:w="922" w:type="dxa"/>
          </w:tcPr>
          <w:p w14:paraId="7F4F7C72" w14:textId="77777777" w:rsidR="000974AE" w:rsidRDefault="000974AE" w:rsidP="00550329">
            <w:r>
              <w:t>rho</w:t>
            </w:r>
          </w:p>
        </w:tc>
        <w:tc>
          <w:tcPr>
            <w:tcW w:w="839" w:type="dxa"/>
          </w:tcPr>
          <w:p w14:paraId="276621D8" w14:textId="77777777" w:rsidR="000974AE" w:rsidRDefault="000974AE" w:rsidP="00550329">
            <w:r>
              <w:t>sigma</w:t>
            </w:r>
          </w:p>
        </w:tc>
        <w:tc>
          <w:tcPr>
            <w:tcW w:w="866" w:type="dxa"/>
          </w:tcPr>
          <w:p w14:paraId="142D1BAF" w14:textId="77777777" w:rsidR="000974AE" w:rsidRDefault="000974AE" w:rsidP="00550329">
            <w:r>
              <w:t>alpha</w:t>
            </w:r>
          </w:p>
        </w:tc>
        <w:tc>
          <w:tcPr>
            <w:tcW w:w="866" w:type="dxa"/>
          </w:tcPr>
          <w:p w14:paraId="218BD59A" w14:textId="77777777" w:rsidR="000974AE" w:rsidRDefault="000974AE" w:rsidP="00550329">
            <w:r>
              <w:t>No of iterations</w:t>
            </w:r>
          </w:p>
        </w:tc>
      </w:tr>
      <w:tr w:rsidR="000974AE" w14:paraId="50CFF440" w14:textId="77777777" w:rsidTr="00550329">
        <w:tc>
          <w:tcPr>
            <w:tcW w:w="1337" w:type="dxa"/>
          </w:tcPr>
          <w:p w14:paraId="48DED8CC" w14:textId="77777777" w:rsidR="000974AE" w:rsidRDefault="000974AE" w:rsidP="00550329">
            <w:r>
              <w:t>1</w:t>
            </w:r>
          </w:p>
        </w:tc>
        <w:tc>
          <w:tcPr>
            <w:tcW w:w="922" w:type="dxa"/>
          </w:tcPr>
          <w:p w14:paraId="282FE500" w14:textId="77777777" w:rsidR="000974AE" w:rsidRDefault="000974AE" w:rsidP="00550329">
            <w:r>
              <w:t>25</w:t>
            </w:r>
          </w:p>
        </w:tc>
        <w:tc>
          <w:tcPr>
            <w:tcW w:w="839" w:type="dxa"/>
          </w:tcPr>
          <w:p w14:paraId="5070F123" w14:textId="77777777" w:rsidR="000974AE" w:rsidRDefault="000974AE" w:rsidP="00550329">
            <w:r>
              <w:t>3</w:t>
            </w:r>
          </w:p>
        </w:tc>
        <w:tc>
          <w:tcPr>
            <w:tcW w:w="866" w:type="dxa"/>
          </w:tcPr>
          <w:p w14:paraId="17DFB824" w14:textId="77777777" w:rsidR="000974AE" w:rsidRDefault="000974AE" w:rsidP="00550329">
            <w:r>
              <w:t>4</w:t>
            </w:r>
          </w:p>
        </w:tc>
        <w:tc>
          <w:tcPr>
            <w:tcW w:w="866" w:type="dxa"/>
          </w:tcPr>
          <w:p w14:paraId="7CA7EA2E" w14:textId="77777777" w:rsidR="000974AE" w:rsidRDefault="000974AE" w:rsidP="00550329">
            <w:r>
              <w:t>20</w:t>
            </w:r>
          </w:p>
        </w:tc>
      </w:tr>
      <w:tr w:rsidR="000974AE" w14:paraId="4824937F" w14:textId="77777777" w:rsidTr="00550329">
        <w:tc>
          <w:tcPr>
            <w:tcW w:w="1337" w:type="dxa"/>
          </w:tcPr>
          <w:p w14:paraId="54DA19BC" w14:textId="77777777" w:rsidR="000974AE" w:rsidRDefault="000974AE" w:rsidP="00550329">
            <w:r>
              <w:t>2</w:t>
            </w:r>
          </w:p>
        </w:tc>
        <w:tc>
          <w:tcPr>
            <w:tcW w:w="922" w:type="dxa"/>
          </w:tcPr>
          <w:p w14:paraId="4E1A1D02" w14:textId="77777777" w:rsidR="000974AE" w:rsidRDefault="000974AE" w:rsidP="00550329">
            <w:r>
              <w:t>50</w:t>
            </w:r>
          </w:p>
        </w:tc>
        <w:tc>
          <w:tcPr>
            <w:tcW w:w="839" w:type="dxa"/>
          </w:tcPr>
          <w:p w14:paraId="5AD7BC27" w14:textId="77777777" w:rsidR="000974AE" w:rsidRDefault="000974AE" w:rsidP="00550329">
            <w:r w:rsidRPr="002A40BC">
              <w:t>3</w:t>
            </w:r>
          </w:p>
        </w:tc>
        <w:tc>
          <w:tcPr>
            <w:tcW w:w="866" w:type="dxa"/>
          </w:tcPr>
          <w:p w14:paraId="215A09A0" w14:textId="77777777" w:rsidR="000974AE" w:rsidRDefault="000974AE" w:rsidP="00550329">
            <w:r w:rsidRPr="002A40BC">
              <w:t>4</w:t>
            </w:r>
          </w:p>
        </w:tc>
        <w:tc>
          <w:tcPr>
            <w:tcW w:w="866" w:type="dxa"/>
          </w:tcPr>
          <w:p w14:paraId="162FF05B" w14:textId="77777777" w:rsidR="000974AE" w:rsidRPr="002A40BC" w:rsidRDefault="000974AE" w:rsidP="00550329">
            <w:r w:rsidRPr="002A40BC">
              <w:t>20</w:t>
            </w:r>
          </w:p>
        </w:tc>
      </w:tr>
      <w:tr w:rsidR="000974AE" w14:paraId="22E65659" w14:textId="77777777" w:rsidTr="00550329">
        <w:tc>
          <w:tcPr>
            <w:tcW w:w="1337" w:type="dxa"/>
          </w:tcPr>
          <w:p w14:paraId="3E3B5112" w14:textId="77777777" w:rsidR="000974AE" w:rsidRDefault="000974AE" w:rsidP="00550329">
            <w:r>
              <w:t>3</w:t>
            </w:r>
          </w:p>
        </w:tc>
        <w:tc>
          <w:tcPr>
            <w:tcW w:w="922" w:type="dxa"/>
          </w:tcPr>
          <w:p w14:paraId="04A1E287" w14:textId="77777777" w:rsidR="000974AE" w:rsidRDefault="000974AE" w:rsidP="00550329">
            <w:r>
              <w:t>75</w:t>
            </w:r>
          </w:p>
        </w:tc>
        <w:tc>
          <w:tcPr>
            <w:tcW w:w="839" w:type="dxa"/>
          </w:tcPr>
          <w:p w14:paraId="517C175B" w14:textId="77777777" w:rsidR="000974AE" w:rsidRDefault="000974AE" w:rsidP="00550329">
            <w:r w:rsidRPr="002A40BC">
              <w:t>3</w:t>
            </w:r>
          </w:p>
        </w:tc>
        <w:tc>
          <w:tcPr>
            <w:tcW w:w="866" w:type="dxa"/>
          </w:tcPr>
          <w:p w14:paraId="2098CE62" w14:textId="77777777" w:rsidR="000974AE" w:rsidRDefault="000974AE" w:rsidP="00550329">
            <w:r w:rsidRPr="002A40BC">
              <w:t>4</w:t>
            </w:r>
          </w:p>
        </w:tc>
        <w:tc>
          <w:tcPr>
            <w:tcW w:w="866" w:type="dxa"/>
          </w:tcPr>
          <w:p w14:paraId="213254A7" w14:textId="77777777" w:rsidR="000974AE" w:rsidRPr="002A40BC" w:rsidRDefault="000974AE" w:rsidP="00550329">
            <w:r w:rsidRPr="002A40BC">
              <w:t>20</w:t>
            </w:r>
          </w:p>
        </w:tc>
      </w:tr>
      <w:tr w:rsidR="000974AE" w14:paraId="257B1C92" w14:textId="77777777" w:rsidTr="00550329">
        <w:tc>
          <w:tcPr>
            <w:tcW w:w="1337" w:type="dxa"/>
          </w:tcPr>
          <w:p w14:paraId="798B5956" w14:textId="77777777" w:rsidR="000974AE" w:rsidRDefault="000974AE" w:rsidP="00550329">
            <w:r>
              <w:t>4</w:t>
            </w:r>
          </w:p>
        </w:tc>
        <w:tc>
          <w:tcPr>
            <w:tcW w:w="922" w:type="dxa"/>
          </w:tcPr>
          <w:p w14:paraId="71EF439B" w14:textId="77777777" w:rsidR="000974AE" w:rsidRDefault="000974AE" w:rsidP="00550329">
            <w:r>
              <w:t>100</w:t>
            </w:r>
          </w:p>
        </w:tc>
        <w:tc>
          <w:tcPr>
            <w:tcW w:w="839" w:type="dxa"/>
          </w:tcPr>
          <w:p w14:paraId="03018BD2" w14:textId="77777777" w:rsidR="000974AE" w:rsidRDefault="000974AE" w:rsidP="00550329">
            <w:r w:rsidRPr="002A40BC">
              <w:t>3</w:t>
            </w:r>
          </w:p>
        </w:tc>
        <w:tc>
          <w:tcPr>
            <w:tcW w:w="866" w:type="dxa"/>
          </w:tcPr>
          <w:p w14:paraId="6D5DAA2A" w14:textId="77777777" w:rsidR="000974AE" w:rsidRDefault="000974AE" w:rsidP="00550329">
            <w:r w:rsidRPr="002A40BC">
              <w:t>4</w:t>
            </w:r>
          </w:p>
        </w:tc>
        <w:tc>
          <w:tcPr>
            <w:tcW w:w="866" w:type="dxa"/>
          </w:tcPr>
          <w:p w14:paraId="3D55F3EA" w14:textId="77777777" w:rsidR="000974AE" w:rsidRPr="002A40BC" w:rsidRDefault="000974AE" w:rsidP="00550329">
            <w:r w:rsidRPr="002A40BC">
              <w:t>20</w:t>
            </w:r>
          </w:p>
        </w:tc>
      </w:tr>
      <w:tr w:rsidR="000974AE" w14:paraId="375F5ADA" w14:textId="77777777" w:rsidTr="00550329">
        <w:tc>
          <w:tcPr>
            <w:tcW w:w="1337" w:type="dxa"/>
          </w:tcPr>
          <w:p w14:paraId="7F03C83B" w14:textId="77777777" w:rsidR="000974AE" w:rsidRDefault="000974AE" w:rsidP="00550329">
            <w:r>
              <w:t>5</w:t>
            </w:r>
          </w:p>
        </w:tc>
        <w:tc>
          <w:tcPr>
            <w:tcW w:w="922" w:type="dxa"/>
          </w:tcPr>
          <w:p w14:paraId="4F256C4E" w14:textId="77777777" w:rsidR="000974AE" w:rsidRDefault="000974AE" w:rsidP="00550329">
            <w:r>
              <w:t>200</w:t>
            </w:r>
          </w:p>
        </w:tc>
        <w:tc>
          <w:tcPr>
            <w:tcW w:w="839" w:type="dxa"/>
          </w:tcPr>
          <w:p w14:paraId="69B8C353" w14:textId="77777777" w:rsidR="000974AE" w:rsidRDefault="000974AE" w:rsidP="00550329">
            <w:r w:rsidRPr="002A40BC">
              <w:t>3</w:t>
            </w:r>
          </w:p>
        </w:tc>
        <w:tc>
          <w:tcPr>
            <w:tcW w:w="866" w:type="dxa"/>
          </w:tcPr>
          <w:p w14:paraId="702A42EE" w14:textId="77777777" w:rsidR="000974AE" w:rsidRDefault="000974AE" w:rsidP="00550329">
            <w:r w:rsidRPr="002A40BC">
              <w:t>4</w:t>
            </w:r>
          </w:p>
        </w:tc>
        <w:tc>
          <w:tcPr>
            <w:tcW w:w="866" w:type="dxa"/>
          </w:tcPr>
          <w:p w14:paraId="2056A75D" w14:textId="77777777" w:rsidR="000974AE" w:rsidRPr="002A40BC" w:rsidRDefault="000974AE" w:rsidP="00550329">
            <w:r w:rsidRPr="002A40BC">
              <w:t>20</w:t>
            </w:r>
          </w:p>
        </w:tc>
      </w:tr>
      <w:tr w:rsidR="000974AE" w14:paraId="562536BC" w14:textId="77777777" w:rsidTr="00550329">
        <w:tc>
          <w:tcPr>
            <w:tcW w:w="1337" w:type="dxa"/>
          </w:tcPr>
          <w:p w14:paraId="602D1C49" w14:textId="77777777" w:rsidR="000974AE" w:rsidRDefault="000974AE" w:rsidP="00550329">
            <w:r>
              <w:t>6</w:t>
            </w:r>
          </w:p>
        </w:tc>
        <w:tc>
          <w:tcPr>
            <w:tcW w:w="922" w:type="dxa"/>
          </w:tcPr>
          <w:p w14:paraId="3DA2F41C" w14:textId="77777777" w:rsidR="000974AE" w:rsidRDefault="000974AE" w:rsidP="00550329">
            <w:r>
              <w:t>300</w:t>
            </w:r>
          </w:p>
        </w:tc>
        <w:tc>
          <w:tcPr>
            <w:tcW w:w="839" w:type="dxa"/>
          </w:tcPr>
          <w:p w14:paraId="2F7BBCFA" w14:textId="77777777" w:rsidR="000974AE" w:rsidRDefault="000974AE" w:rsidP="00550329">
            <w:r w:rsidRPr="002A40BC">
              <w:t>3</w:t>
            </w:r>
          </w:p>
        </w:tc>
        <w:tc>
          <w:tcPr>
            <w:tcW w:w="866" w:type="dxa"/>
          </w:tcPr>
          <w:p w14:paraId="390D7E64" w14:textId="77777777" w:rsidR="000974AE" w:rsidRDefault="000974AE" w:rsidP="00550329">
            <w:r w:rsidRPr="002A40BC">
              <w:t>4</w:t>
            </w:r>
          </w:p>
        </w:tc>
        <w:tc>
          <w:tcPr>
            <w:tcW w:w="866" w:type="dxa"/>
          </w:tcPr>
          <w:p w14:paraId="55B68550" w14:textId="77777777" w:rsidR="000974AE" w:rsidRPr="002A40BC" w:rsidRDefault="000974AE" w:rsidP="00550329">
            <w:r w:rsidRPr="002A40BC">
              <w:t>20</w:t>
            </w:r>
          </w:p>
        </w:tc>
      </w:tr>
      <w:tr w:rsidR="000974AE" w14:paraId="3881F67B" w14:textId="77777777" w:rsidTr="00550329">
        <w:tc>
          <w:tcPr>
            <w:tcW w:w="1337" w:type="dxa"/>
          </w:tcPr>
          <w:p w14:paraId="6CB1C0FB" w14:textId="77777777" w:rsidR="000974AE" w:rsidRDefault="000974AE" w:rsidP="00550329">
            <w:r>
              <w:t>7</w:t>
            </w:r>
          </w:p>
        </w:tc>
        <w:tc>
          <w:tcPr>
            <w:tcW w:w="922" w:type="dxa"/>
          </w:tcPr>
          <w:p w14:paraId="7A455298" w14:textId="77777777" w:rsidR="000974AE" w:rsidRDefault="000974AE" w:rsidP="00550329">
            <w:r>
              <w:t>400</w:t>
            </w:r>
          </w:p>
        </w:tc>
        <w:tc>
          <w:tcPr>
            <w:tcW w:w="839" w:type="dxa"/>
          </w:tcPr>
          <w:p w14:paraId="507E8355" w14:textId="77777777" w:rsidR="000974AE" w:rsidRDefault="000974AE" w:rsidP="00550329">
            <w:r w:rsidRPr="002A40BC">
              <w:t>3</w:t>
            </w:r>
          </w:p>
        </w:tc>
        <w:tc>
          <w:tcPr>
            <w:tcW w:w="866" w:type="dxa"/>
          </w:tcPr>
          <w:p w14:paraId="2081464C" w14:textId="77777777" w:rsidR="000974AE" w:rsidRDefault="000974AE" w:rsidP="00550329">
            <w:r w:rsidRPr="002A40BC">
              <w:t>4</w:t>
            </w:r>
          </w:p>
        </w:tc>
        <w:tc>
          <w:tcPr>
            <w:tcW w:w="866" w:type="dxa"/>
          </w:tcPr>
          <w:p w14:paraId="1A729319" w14:textId="77777777" w:rsidR="000974AE" w:rsidRPr="002A40BC" w:rsidRDefault="000974AE" w:rsidP="00550329">
            <w:r w:rsidRPr="002A40BC">
              <w:t>20</w:t>
            </w:r>
          </w:p>
        </w:tc>
      </w:tr>
      <w:tr w:rsidR="000974AE" w14:paraId="336CECED" w14:textId="77777777" w:rsidTr="00550329">
        <w:tc>
          <w:tcPr>
            <w:tcW w:w="1337" w:type="dxa"/>
          </w:tcPr>
          <w:p w14:paraId="6CD9A2B3" w14:textId="77777777" w:rsidR="000974AE" w:rsidRDefault="000974AE" w:rsidP="00550329">
            <w:r>
              <w:t>8</w:t>
            </w:r>
          </w:p>
        </w:tc>
        <w:tc>
          <w:tcPr>
            <w:tcW w:w="922" w:type="dxa"/>
          </w:tcPr>
          <w:p w14:paraId="74439AF2" w14:textId="77777777" w:rsidR="000974AE" w:rsidRDefault="000974AE" w:rsidP="00550329">
            <w:r>
              <w:t>500</w:t>
            </w:r>
          </w:p>
        </w:tc>
        <w:tc>
          <w:tcPr>
            <w:tcW w:w="839" w:type="dxa"/>
          </w:tcPr>
          <w:p w14:paraId="609C21BC" w14:textId="77777777" w:rsidR="000974AE" w:rsidRDefault="000974AE" w:rsidP="00550329">
            <w:r w:rsidRPr="002A40BC">
              <w:t>3</w:t>
            </w:r>
          </w:p>
        </w:tc>
        <w:tc>
          <w:tcPr>
            <w:tcW w:w="866" w:type="dxa"/>
          </w:tcPr>
          <w:p w14:paraId="60C711D2" w14:textId="77777777" w:rsidR="000974AE" w:rsidRDefault="000974AE" w:rsidP="00550329">
            <w:r w:rsidRPr="002A40BC">
              <w:t>4</w:t>
            </w:r>
          </w:p>
        </w:tc>
        <w:tc>
          <w:tcPr>
            <w:tcW w:w="866" w:type="dxa"/>
          </w:tcPr>
          <w:p w14:paraId="50038E0A" w14:textId="77777777" w:rsidR="000974AE" w:rsidRPr="002A40BC" w:rsidRDefault="000974AE" w:rsidP="00550329">
            <w:r w:rsidRPr="002A40BC">
              <w:t>20</w:t>
            </w:r>
          </w:p>
        </w:tc>
      </w:tr>
      <w:tr w:rsidR="000974AE" w14:paraId="34708604" w14:textId="77777777" w:rsidTr="00550329">
        <w:tc>
          <w:tcPr>
            <w:tcW w:w="1337" w:type="dxa"/>
          </w:tcPr>
          <w:p w14:paraId="74CA0B06" w14:textId="77777777" w:rsidR="000974AE" w:rsidRDefault="000974AE" w:rsidP="00550329">
            <w:r>
              <w:t>9</w:t>
            </w:r>
          </w:p>
        </w:tc>
        <w:tc>
          <w:tcPr>
            <w:tcW w:w="922" w:type="dxa"/>
          </w:tcPr>
          <w:p w14:paraId="0615D799" w14:textId="77777777" w:rsidR="000974AE" w:rsidRDefault="000974AE" w:rsidP="00550329">
            <w:r>
              <w:t>800</w:t>
            </w:r>
          </w:p>
        </w:tc>
        <w:tc>
          <w:tcPr>
            <w:tcW w:w="839" w:type="dxa"/>
          </w:tcPr>
          <w:p w14:paraId="0EFCCA26" w14:textId="77777777" w:rsidR="000974AE" w:rsidRDefault="000974AE" w:rsidP="00550329">
            <w:r w:rsidRPr="002A40BC">
              <w:t>3</w:t>
            </w:r>
          </w:p>
        </w:tc>
        <w:tc>
          <w:tcPr>
            <w:tcW w:w="866" w:type="dxa"/>
          </w:tcPr>
          <w:p w14:paraId="12E3C4D0" w14:textId="77777777" w:rsidR="000974AE" w:rsidRDefault="000974AE" w:rsidP="00550329">
            <w:r w:rsidRPr="002A40BC">
              <w:t>4</w:t>
            </w:r>
          </w:p>
        </w:tc>
        <w:tc>
          <w:tcPr>
            <w:tcW w:w="866" w:type="dxa"/>
          </w:tcPr>
          <w:p w14:paraId="47020B19" w14:textId="77777777" w:rsidR="000974AE" w:rsidRPr="002A40BC" w:rsidRDefault="000974AE" w:rsidP="00550329">
            <w:r w:rsidRPr="002A40BC">
              <w:t>20</w:t>
            </w:r>
          </w:p>
        </w:tc>
      </w:tr>
      <w:tr w:rsidR="000974AE" w14:paraId="5B7E3960" w14:textId="77777777" w:rsidTr="00550329">
        <w:tc>
          <w:tcPr>
            <w:tcW w:w="1337" w:type="dxa"/>
          </w:tcPr>
          <w:p w14:paraId="5BD20950" w14:textId="77777777" w:rsidR="000974AE" w:rsidRDefault="000974AE" w:rsidP="00550329">
            <w:r>
              <w:t>10</w:t>
            </w:r>
          </w:p>
        </w:tc>
        <w:tc>
          <w:tcPr>
            <w:tcW w:w="922" w:type="dxa"/>
          </w:tcPr>
          <w:p w14:paraId="23BC354E" w14:textId="77777777" w:rsidR="000974AE" w:rsidRDefault="000974AE" w:rsidP="00550329">
            <w:r>
              <w:t>1000</w:t>
            </w:r>
          </w:p>
        </w:tc>
        <w:tc>
          <w:tcPr>
            <w:tcW w:w="839" w:type="dxa"/>
          </w:tcPr>
          <w:p w14:paraId="0655B2C1" w14:textId="77777777" w:rsidR="000974AE" w:rsidRDefault="000974AE" w:rsidP="00550329">
            <w:r w:rsidRPr="002A40BC">
              <w:t>3</w:t>
            </w:r>
          </w:p>
        </w:tc>
        <w:tc>
          <w:tcPr>
            <w:tcW w:w="866" w:type="dxa"/>
          </w:tcPr>
          <w:p w14:paraId="20B7392F" w14:textId="77777777" w:rsidR="000974AE" w:rsidRDefault="000974AE" w:rsidP="00550329">
            <w:r w:rsidRPr="002A40BC">
              <w:t>4</w:t>
            </w:r>
          </w:p>
        </w:tc>
        <w:tc>
          <w:tcPr>
            <w:tcW w:w="866" w:type="dxa"/>
          </w:tcPr>
          <w:p w14:paraId="301973DA" w14:textId="77777777" w:rsidR="000974AE" w:rsidRPr="002A40BC" w:rsidRDefault="000974AE" w:rsidP="00550329">
            <w:r w:rsidRPr="002A40BC">
              <w:t>20</w:t>
            </w:r>
          </w:p>
        </w:tc>
      </w:tr>
    </w:tbl>
    <w:p w14:paraId="2E8893E1" w14:textId="77777777" w:rsidR="000974AE" w:rsidRDefault="000974AE" w:rsidP="000974AE">
      <w:pPr>
        <w:pStyle w:val="Bibliography"/>
        <w:spacing w:before="0" w:after="0" w:line="360" w:lineRule="auto"/>
      </w:pPr>
    </w:p>
    <w:p w14:paraId="5D43BC63" w14:textId="77777777" w:rsidR="004075CF" w:rsidRDefault="004075CF">
      <w:pPr>
        <w:rPr>
          <w:rFonts w:ascii="Times New Roman" w:eastAsia="Times New Roman" w:hAnsi="Times New Roman" w:cs="Times New Roman"/>
          <w:i/>
          <w:iCs/>
        </w:rPr>
      </w:pPr>
      <w:r>
        <w:rPr>
          <w:i/>
          <w:iCs/>
        </w:rPr>
        <w:br w:type="page"/>
      </w:r>
    </w:p>
    <w:p w14:paraId="25A27291" w14:textId="4D7C7C95" w:rsidR="004075CF" w:rsidRPr="00F267C0" w:rsidRDefault="000D7045" w:rsidP="00F267C0">
      <w:pPr>
        <w:pStyle w:val="p1"/>
        <w:spacing w:before="0" w:beforeAutospacing="0" w:after="0" w:afterAutospacing="0"/>
        <w:jc w:val="both"/>
      </w:pPr>
      <w:r>
        <w:lastRenderedPageBreak/>
        <w:t>Supplementary Figure</w:t>
      </w:r>
      <w:r w:rsidR="004075CF" w:rsidRPr="00F267C0">
        <w:t xml:space="preserve"> S</w:t>
      </w:r>
      <w:r>
        <w:t>1</w:t>
      </w:r>
      <w:r w:rsidR="004075CF" w:rsidRPr="00F267C0">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8B1FD70" w14:textId="77777777" w:rsidR="004075CF" w:rsidRDefault="004075CF" w:rsidP="000974AE">
      <w:pPr>
        <w:pStyle w:val="Bibliography"/>
        <w:spacing w:before="0" w:after="0" w:line="360" w:lineRule="auto"/>
      </w:pPr>
    </w:p>
    <w:p w14:paraId="01C0159D" w14:textId="77777777" w:rsidR="004075CF" w:rsidRDefault="004075CF" w:rsidP="00101BFB">
      <w:pPr>
        <w:pStyle w:val="BodyText"/>
      </w:pPr>
      <w:r>
        <w:rPr>
          <w:noProof/>
        </w:rPr>
        <w:drawing>
          <wp:inline distT="0" distB="0" distL="0" distR="0" wp14:anchorId="322B82C8" wp14:editId="4A450D2B">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57AB12B6" w14:textId="77777777" w:rsidR="000D7045" w:rsidRDefault="000D7045">
      <w:r>
        <w:br w:type="page"/>
      </w:r>
    </w:p>
    <w:p w14:paraId="5B22D509" w14:textId="12A586F9" w:rsidR="000D7045" w:rsidRDefault="000D7045" w:rsidP="000D7045">
      <w:pPr>
        <w:pStyle w:val="Bibliography"/>
        <w:spacing w:before="0" w:after="0" w:line="360" w:lineRule="auto"/>
      </w:pPr>
      <w:r>
        <w:lastRenderedPageBreak/>
        <w:t xml:space="preserve">Supplementary Figure S2. Comparison of prediction error between the simulated (left) and empirical (right) data where the baseline Z comes from a dataset of N = 358 samples. </w:t>
      </w:r>
    </w:p>
    <w:p w14:paraId="342777CD" w14:textId="32517E7B" w:rsidR="0057157E" w:rsidRDefault="000D7045">
      <w:pPr>
        <w:rPr>
          <w:rFonts w:ascii="Times New Roman" w:hAnsi="Times New Roman"/>
          <w:sz w:val="20"/>
        </w:rPr>
      </w:pPr>
      <w:r w:rsidRPr="00EC16C1">
        <w:rPr>
          <w:noProof/>
        </w:rPr>
        <w:drawing>
          <wp:inline distT="0" distB="0" distL="0" distR="0" wp14:anchorId="7B6DF02C" wp14:editId="4A4DAA41">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27"/>
                    <a:stretch>
                      <a:fillRect/>
                    </a:stretch>
                  </pic:blipFill>
                  <pic:spPr>
                    <a:xfrm>
                      <a:off x="0" y="0"/>
                      <a:ext cx="5943600" cy="3507740"/>
                    </a:xfrm>
                    <a:prstGeom prst="rect">
                      <a:avLst/>
                    </a:prstGeom>
                  </pic:spPr>
                </pic:pic>
              </a:graphicData>
            </a:graphic>
          </wp:inline>
        </w:drawing>
      </w:r>
      <w:r w:rsidR="0057157E">
        <w:br w:type="page"/>
      </w:r>
    </w:p>
    <w:p w14:paraId="75341E95" w14:textId="34662FB2" w:rsidR="0057157E" w:rsidRDefault="003546AC" w:rsidP="000974AE">
      <w:pPr>
        <w:pStyle w:val="Bibliography"/>
        <w:spacing w:before="0" w:after="0" w:line="360" w:lineRule="auto"/>
      </w:pPr>
      <w:r>
        <w:lastRenderedPageBreak/>
        <w:t xml:space="preserve">Supplementary </w:t>
      </w:r>
      <w:r w:rsidR="0057157E">
        <w:t>Figure S</w:t>
      </w:r>
      <w:r>
        <w:t>3</w:t>
      </w:r>
      <w:r w:rsidR="00F267C0">
        <w:t xml:space="preserve">. Visualization of the </w:t>
      </w:r>
      <w:r w:rsidR="00D05BE1">
        <w:t xml:space="preserve">lower and upper bars of </w:t>
      </w:r>
      <w:r w:rsidR="005C56BE">
        <w:t>prediction</w:t>
      </w:r>
      <w:r w:rsidR="005B6AEA">
        <w:t xml:space="preserve"> given the prediction error (</w:t>
      </w:r>
      <w:r w:rsidR="005B6AEA">
        <w:rPr>
          <w:lang w:val="el-GR"/>
        </w:rPr>
        <w:t>ε</w:t>
      </w:r>
      <w:r w:rsidR="005B6AEA">
        <w:t xml:space="preserve">) per sampling effort (E) </w:t>
      </w:r>
      <w:r w:rsidR="00D05BE1">
        <w:t>when the true eDNA concentration is 100</w:t>
      </w:r>
      <w:r w:rsidR="005B6AEA">
        <w:t xml:space="preserve"> copies/L.</w:t>
      </w:r>
    </w:p>
    <w:p w14:paraId="3A2C5679" w14:textId="1ED027DA" w:rsidR="004075CF" w:rsidRDefault="00180840" w:rsidP="000974AE">
      <w:pPr>
        <w:pStyle w:val="Bibliography"/>
        <w:spacing w:before="0" w:after="0" w:line="360" w:lineRule="auto"/>
      </w:pPr>
      <w:r w:rsidRPr="00180840">
        <w:rPr>
          <w:noProof/>
        </w:rPr>
        <w:drawing>
          <wp:inline distT="0" distB="0" distL="0" distR="0" wp14:anchorId="3295A64B" wp14:editId="32196BC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28"/>
                    <a:stretch>
                      <a:fillRect/>
                    </a:stretch>
                  </pic:blipFill>
                  <pic:spPr>
                    <a:xfrm>
                      <a:off x="0" y="0"/>
                      <a:ext cx="4330700" cy="6756400"/>
                    </a:xfrm>
                    <a:prstGeom prst="rect">
                      <a:avLst/>
                    </a:prstGeom>
                  </pic:spPr>
                </pic:pic>
              </a:graphicData>
            </a:graphic>
          </wp:inline>
        </w:drawing>
      </w:r>
    </w:p>
    <w:p w14:paraId="54700C21" w14:textId="76FA6B3C" w:rsidR="00AD0E59" w:rsidRDefault="00AD0E59">
      <w:pPr>
        <w:rPr>
          <w:rFonts w:ascii="Times New Roman" w:hAnsi="Times New Roman"/>
          <w:sz w:val="20"/>
        </w:rPr>
      </w:pPr>
      <w:r>
        <w:br w:type="page"/>
      </w:r>
    </w:p>
    <w:p w14:paraId="7FF0DEB8" w14:textId="61552A6F" w:rsidR="00AD0E59" w:rsidRDefault="00F9313D" w:rsidP="000974AE">
      <w:pPr>
        <w:pStyle w:val="Bibliography"/>
        <w:spacing w:before="0" w:after="0" w:line="360" w:lineRule="auto"/>
      </w:pPr>
      <w:r>
        <w:lastRenderedPageBreak/>
        <w:t xml:space="preserve">Supplementary </w:t>
      </w:r>
      <w:r w:rsidR="006E1FBD">
        <w:t>Figure S</w:t>
      </w:r>
      <w:r>
        <w:t>4</w:t>
      </w:r>
      <w:r w:rsidR="006E1FBD">
        <w:t xml:space="preserve">. </w:t>
      </w:r>
      <w:r w:rsidR="005C4753">
        <w:t>B</w:t>
      </w:r>
      <w:r w:rsidR="006E1FBD">
        <w:t xml:space="preserve">ias </w:t>
      </w:r>
      <w:r w:rsidR="005C4753">
        <w:t xml:space="preserve">vs precision, to prove that </w:t>
      </w:r>
      <w:r w:rsidR="006E1FBD">
        <w:t xml:space="preserve">RMSE </w:t>
      </w:r>
      <w:r w:rsidR="005C4753">
        <w:t>used here is mainly accounting for precision and not bias.</w:t>
      </w:r>
    </w:p>
    <w:p w14:paraId="376076AB" w14:textId="360A6A9B" w:rsidR="006E1FBD" w:rsidRDefault="006E1FBD" w:rsidP="000974AE">
      <w:pPr>
        <w:pStyle w:val="Bibliography"/>
        <w:spacing w:before="0" w:after="0" w:line="360" w:lineRule="auto"/>
      </w:pPr>
      <w:r w:rsidRPr="006E1FBD">
        <w:rPr>
          <w:noProof/>
        </w:rPr>
        <w:drawing>
          <wp:inline distT="0" distB="0" distL="0" distR="0" wp14:anchorId="48A89C24" wp14:editId="437BC6B3">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29"/>
                    <a:stretch>
                      <a:fillRect/>
                    </a:stretch>
                  </pic:blipFill>
                  <pic:spPr>
                    <a:xfrm>
                      <a:off x="0" y="0"/>
                      <a:ext cx="5943600" cy="2929255"/>
                    </a:xfrm>
                    <a:prstGeom prst="rect">
                      <a:avLst/>
                    </a:prstGeom>
                  </pic:spPr>
                </pic:pic>
              </a:graphicData>
            </a:graphic>
          </wp:inline>
        </w:drawing>
      </w:r>
    </w:p>
    <w:p w14:paraId="5D3760E7" w14:textId="39C57A64" w:rsidR="003F0D81" w:rsidRDefault="003F0D81">
      <w:pPr>
        <w:rPr>
          <w:rFonts w:ascii="Times New Roman" w:hAnsi="Times New Roman"/>
          <w:sz w:val="20"/>
        </w:rPr>
      </w:pPr>
      <w:r>
        <w:br w:type="page"/>
      </w:r>
    </w:p>
    <w:p w14:paraId="67F52039" w14:textId="4432ADAC" w:rsidR="003F0D81" w:rsidRDefault="003F0D81" w:rsidP="000974AE">
      <w:pPr>
        <w:pStyle w:val="Bibliography"/>
        <w:spacing w:before="0" w:after="0" w:line="360" w:lineRule="auto"/>
      </w:pPr>
      <w:r>
        <w:lastRenderedPageBreak/>
        <w:t xml:space="preserve">Figure Sxxx. Showing the observations of </w:t>
      </w:r>
      <w:r w:rsidR="00BC7F95">
        <w:t xml:space="preserve">the prediction error (dots) and the </w:t>
      </w:r>
      <w:r w:rsidR="00172440">
        <w:t>modeled estimates (line) from the fitted model using Eq. 6.</w:t>
      </w:r>
    </w:p>
    <w:p w14:paraId="7E207C75" w14:textId="1290E0BF" w:rsidR="003F0D81" w:rsidRDefault="00BC7F95" w:rsidP="000974AE">
      <w:pPr>
        <w:pStyle w:val="Bibliography"/>
        <w:spacing w:before="0" w:after="0" w:line="360" w:lineRule="auto"/>
      </w:pPr>
      <w:r w:rsidRPr="00BC7F95">
        <w:rPr>
          <w:noProof/>
        </w:rPr>
        <w:drawing>
          <wp:inline distT="0" distB="0" distL="0" distR="0" wp14:anchorId="5B0AB7F5" wp14:editId="6BFD9D3D">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30"/>
                    <a:stretch>
                      <a:fillRect/>
                    </a:stretch>
                  </pic:blipFill>
                  <pic:spPr>
                    <a:xfrm>
                      <a:off x="0" y="0"/>
                      <a:ext cx="5943600" cy="3866515"/>
                    </a:xfrm>
                    <a:prstGeom prst="rect">
                      <a:avLst/>
                    </a:prstGeom>
                  </pic:spPr>
                </pic:pic>
              </a:graphicData>
            </a:graphic>
          </wp:inline>
        </w:drawing>
      </w:r>
    </w:p>
    <w:p w14:paraId="5611B9AB" w14:textId="77777777" w:rsidR="00AB6D43" w:rsidRDefault="00AB6D43" w:rsidP="000974AE">
      <w:pPr>
        <w:pStyle w:val="Bibliography"/>
        <w:spacing w:before="0" w:after="0" w:line="360" w:lineRule="auto"/>
      </w:pPr>
    </w:p>
    <w:p w14:paraId="7F733963" w14:textId="34339B20" w:rsidR="00AB6D43" w:rsidRDefault="00AB6D43">
      <w:pPr>
        <w:rPr>
          <w:rFonts w:ascii="Times New Roman" w:hAnsi="Times New Roman"/>
          <w:sz w:val="20"/>
        </w:rPr>
      </w:pPr>
      <w:r>
        <w:br w:type="page"/>
      </w:r>
    </w:p>
    <w:p w14:paraId="717B62FA" w14:textId="4ADCACC4" w:rsidR="00C915DD" w:rsidRDefault="00C915DD" w:rsidP="000974AE">
      <w:pPr>
        <w:pStyle w:val="Bibliography"/>
        <w:spacing w:before="0" w:after="0" w:line="360" w:lineRule="auto"/>
      </w:pPr>
    </w:p>
    <w:sectPr w:rsidR="00C915DD" w:rsidSect="00FE50DF">
      <w:footerReference w:type="even" r:id="rId31"/>
      <w:footerReference w:type="default" r:id="rId32"/>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Owen Liu" w:date="2026-04-22T14:02:00Z" w:initials="OL">
    <w:p w14:paraId="02F32AC7" w14:textId="77777777" w:rsidR="00210499" w:rsidRDefault="00210499" w:rsidP="00210499">
      <w:pPr>
        <w:pStyle w:val="CommentText"/>
      </w:pPr>
      <w:r>
        <w:rPr>
          <w:rStyle w:val="CommentReference"/>
        </w:rPr>
        <w:annotationRef/>
      </w:r>
      <w:r>
        <w:t>Maybe one more sentence here linking to why we use GP models---e.g,., something like, “Like most ecological data, eDNA is inherently spatially structured, and therefore the efficacy of any sampling scheme will depend on its ability to appropriately recover elements of that structure, such as the degree of spatial autocorrelation and the magnitude of variation across space.”</w:t>
      </w:r>
      <w:r>
        <w:br/>
      </w:r>
      <w:r>
        <w:br/>
        <w:t>(I don’t love this sentence, but I think we need something akin to this)</w:t>
      </w:r>
    </w:p>
  </w:comment>
  <w:comment w:id="9" w:author="Owen Liu" w:date="2026-04-22T13:45:00Z" w:initials="OL">
    <w:p w14:paraId="066DE062" w14:textId="77777777" w:rsidR="00E5696D" w:rsidRDefault="00E5696D" w:rsidP="00E5696D">
      <w:pPr>
        <w:pStyle w:val="CommentText"/>
      </w:pPr>
      <w:r>
        <w:rPr>
          <w:rStyle w:val="CommentReference"/>
        </w:rPr>
        <w:annotationRef/>
      </w:r>
      <w:r>
        <w:t>You have present tense here, but past tense for the rest of the abstract- choose one</w:t>
      </w:r>
    </w:p>
  </w:comment>
  <w:comment w:id="21" w:author="Owen Liu" w:date="2026-04-22T14:07:00Z" w:initials="OL">
    <w:p w14:paraId="5BFCF876" w14:textId="77777777" w:rsidR="00D97A51" w:rsidRDefault="00D97A51" w:rsidP="00D97A51">
      <w:pPr>
        <w:pStyle w:val="CommentText"/>
      </w:pPr>
      <w:r>
        <w:rPr>
          <w:rStyle w:val="CommentReference"/>
        </w:rPr>
        <w:annotationRef/>
      </w:r>
      <w:r>
        <w:t>Are these different or the same as the data used to create the original GP model for each species?</w:t>
      </w:r>
    </w:p>
  </w:comment>
  <w:comment w:id="23" w:author="Krista Nichols" w:date="2026-05-08T10:37:00Z" w:initials="KMN">
    <w:p w14:paraId="6DBA3180" w14:textId="69678E37" w:rsidR="000F2EF5" w:rsidRDefault="000F2EF5">
      <w:pPr>
        <w:pStyle w:val="CommentText"/>
      </w:pPr>
      <w:r>
        <w:rPr>
          <w:rStyle w:val="CommentReference"/>
        </w:rPr>
        <w:annotationRef/>
      </w:r>
      <w:r>
        <w:t>How does depth play into this number of samples? Is this the number of samples per depth strata?</w:t>
      </w:r>
    </w:p>
  </w:comment>
  <w:comment w:id="36" w:author="Owen Liu" w:date="2026-04-22T14:11:00Z" w:initials="OL">
    <w:p w14:paraId="79E9183D" w14:textId="77777777" w:rsidR="00D97A51" w:rsidRDefault="00D97A51" w:rsidP="00D97A51">
      <w:pPr>
        <w:pStyle w:val="CommentText"/>
      </w:pPr>
      <w:r>
        <w:rPr>
          <w:rStyle w:val="CommentReference"/>
        </w:rPr>
        <w:annotationRef/>
      </w:r>
      <w:r>
        <w:t>You immediately narrow the audience here to fish people, even with the word “stock assessment”. Consider a more general statement to broaden the audience, even if just for this first paragraph or two.</w:t>
      </w:r>
    </w:p>
  </w:comment>
  <w:comment w:id="41" w:author="Ole Shelton" w:date="2026-05-01T13:09:00Z" w:initials="AOS">
    <w:p w14:paraId="78E63A72" w14:textId="278F643F" w:rsidR="0067503E" w:rsidRDefault="0067503E">
      <w:pPr>
        <w:pStyle w:val="CommentText"/>
      </w:pPr>
      <w:r>
        <w:rPr>
          <w:rStyle w:val="CommentReference"/>
        </w:rPr>
        <w:annotationRef/>
      </w:r>
      <w:r>
        <w:t>Should define the acronyms or provide the citation immediately following this phrase.</w:t>
      </w:r>
    </w:p>
  </w:comment>
  <w:comment w:id="42" w:author="Owen Liu" w:date="2026-04-22T14:14:00Z" w:initials="OL">
    <w:p w14:paraId="7A8607A0" w14:textId="77777777" w:rsidR="00D97A51" w:rsidRDefault="00D97A51" w:rsidP="00D97A51">
      <w:pPr>
        <w:pStyle w:val="CommentText"/>
      </w:pPr>
      <w:r>
        <w:rPr>
          <w:rStyle w:val="CommentReference"/>
        </w:rPr>
        <w:annotationRef/>
      </w:r>
      <w:r>
        <w:t>And lots of ML approaches! Everyone doing SDMs outside of fisheries I think is basically using BRTs, RFs, or ANNs</w:t>
      </w:r>
    </w:p>
  </w:comment>
  <w:comment w:id="44" w:author="Ole Shelton" w:date="2026-05-01T13:10:00Z" w:initials="AOS">
    <w:p w14:paraId="711A14D0" w14:textId="378822E4" w:rsidR="0067503E" w:rsidRDefault="0067503E">
      <w:pPr>
        <w:pStyle w:val="CommentText"/>
      </w:pPr>
      <w:r>
        <w:rPr>
          <w:rStyle w:val="CommentReference"/>
        </w:rPr>
        <w:annotationRef/>
      </w:r>
      <w:r>
        <w:t>The appropriateness of using Gaussian Process models ?</w:t>
      </w:r>
    </w:p>
  </w:comment>
  <w:comment w:id="58" w:author="Ryan Kelly" w:date="2026-04-21T12:35:00Z" w:initials="RK">
    <w:p w14:paraId="68A97D09" w14:textId="77777777" w:rsidR="001A11AC" w:rsidRDefault="001A11AC" w:rsidP="001B76A7">
      <w:r>
        <w:rPr>
          <w:rStyle w:val="CommentReference"/>
        </w:rPr>
        <w:annotationRef/>
      </w:r>
      <w:r>
        <w:rPr>
          <w:sz w:val="20"/>
          <w:szCs w:val="20"/>
        </w:rPr>
        <w:t>Or DNA, or observations of whatever kind</w:t>
      </w:r>
    </w:p>
  </w:comment>
  <w:comment w:id="62" w:author="Owen Liu" w:date="2026-04-22T14:21:00Z" w:initials="OL">
    <w:p w14:paraId="156F30C1" w14:textId="77777777" w:rsidR="00C053C4" w:rsidRDefault="00C053C4" w:rsidP="00C053C4">
      <w:pPr>
        <w:pStyle w:val="CommentText"/>
      </w:pPr>
      <w:r>
        <w:rPr>
          <w:rStyle w:val="CommentReference"/>
        </w:rPr>
        <w:annotationRef/>
      </w:r>
      <w:r>
        <w:t>Covariance?</w:t>
      </w:r>
    </w:p>
  </w:comment>
  <w:comment w:id="65" w:author="Owen Liu" w:date="2026-04-22T14:22:00Z" w:initials="OL">
    <w:p w14:paraId="4E19C398" w14:textId="77777777" w:rsidR="00C053C4" w:rsidRDefault="00C053C4" w:rsidP="00C053C4">
      <w:pPr>
        <w:pStyle w:val="CommentText"/>
      </w:pPr>
      <w:r>
        <w:rPr>
          <w:rStyle w:val="CommentReference"/>
        </w:rPr>
        <w:annotationRef/>
      </w:r>
      <w:r>
        <w:t>Can you also provide a description of amplitude (as distinguished from rho)?</w:t>
      </w:r>
    </w:p>
  </w:comment>
  <w:comment w:id="72" w:author="Owen Liu" w:date="2026-04-22T14:33:00Z" w:initials="OL">
    <w:p w14:paraId="0E654089" w14:textId="77777777" w:rsidR="00071304" w:rsidRDefault="00071304" w:rsidP="00071304">
      <w:pPr>
        <w:pStyle w:val="CommentText"/>
      </w:pPr>
      <w:r>
        <w:rPr>
          <w:rStyle w:val="CommentReference"/>
        </w:rPr>
        <w:annotationRef/>
      </w:r>
      <w:r>
        <w:t>Once you’ve introduced the term, just use Gaussian Process or GP, but not both.</w:t>
      </w:r>
    </w:p>
  </w:comment>
  <w:comment w:id="73" w:author="Owen Liu" w:date="2026-04-22T14:27:00Z" w:initials="OL">
    <w:p w14:paraId="38DFF91B" w14:textId="77777777" w:rsidR="00071304" w:rsidRDefault="00071304" w:rsidP="00071304">
      <w:pPr>
        <w:pStyle w:val="CommentText"/>
      </w:pPr>
      <w:r>
        <w:rPr>
          <w:rStyle w:val="CommentReference"/>
        </w:rPr>
        <w:annotationRef/>
      </w:r>
      <w:r>
        <w:t>Option to have amplitude in here too. E.g., A looks like higher amplitude than B</w:t>
      </w:r>
    </w:p>
  </w:comment>
  <w:comment w:id="88" w:author="Ole Shelton" w:date="2026-05-01T13:20:00Z" w:initials="AOS">
    <w:p w14:paraId="7F3A3460" w14:textId="4927B72B" w:rsidR="0054285B" w:rsidRDefault="0054285B">
      <w:pPr>
        <w:pStyle w:val="CommentText"/>
      </w:pPr>
      <w:r>
        <w:rPr>
          <w:rStyle w:val="CommentReference"/>
        </w:rPr>
        <w:annotationRef/>
      </w:r>
      <w:r>
        <w:t>Nice new framing paragraph.</w:t>
      </w:r>
    </w:p>
  </w:comment>
  <w:comment w:id="89" w:author="Owen Liu" w:date="2026-04-22T16:05:00Z" w:initials="OL">
    <w:p w14:paraId="3EA9AFDE" w14:textId="77777777" w:rsidR="00CD2CCC" w:rsidRDefault="00CD2CCC" w:rsidP="00CD2CCC">
      <w:pPr>
        <w:pStyle w:val="CommentText"/>
      </w:pPr>
      <w:r>
        <w:rPr>
          <w:rStyle w:val="CommentReference"/>
        </w:rPr>
        <w:annotationRef/>
      </w:r>
      <w:r>
        <w:t>It’s okay not to focus on it, but I think we need a brief mention and description of the species somewhere</w:t>
      </w:r>
    </w:p>
  </w:comment>
  <w:comment w:id="90" w:author="Ryan Kelly" w:date="2026-04-21T12:41:00Z" w:initials="RK">
    <w:p w14:paraId="2ED5A871" w14:textId="77777777" w:rsidR="00FB361A" w:rsidRDefault="00FB361A" w:rsidP="00600AA3">
      <w:r>
        <w:rPr>
          <w:rStyle w:val="CommentReference"/>
        </w:rPr>
        <w:annotationRef/>
      </w:r>
      <w:r>
        <w:rPr>
          <w:sz w:val="20"/>
          <w:szCs w:val="20"/>
        </w:rPr>
        <w:t>At first usage, it’s probably useful to explain this is a scaling parameter reflecting the magnitude of variability in the signal over the characteristic length scale.</w:t>
      </w:r>
    </w:p>
  </w:comment>
  <w:comment w:id="91" w:author="Ryan Kelly" w:date="2026-04-21T12:39:00Z" w:initials="RK">
    <w:p w14:paraId="19B5D4C4" w14:textId="61542DE5" w:rsidR="006907D5" w:rsidRDefault="006907D5" w:rsidP="000A26EB">
      <w:r>
        <w:rPr>
          <w:rStyle w:val="CommentReference"/>
        </w:rPr>
        <w:annotationRef/>
      </w:r>
      <w:r>
        <w:rPr>
          <w:sz w:val="20"/>
          <w:szCs w:val="20"/>
        </w:rPr>
        <w:t xml:space="preserve">I know we talked about this, but I can’t remember how exactly this variance is working. Are the concentrations of each species given to the model as data (with no observation variance), so that we should interpret sigma^2 as a combination of process and observation variance? Or because there were only single bottles of water analyzed, we say there’s no process variance, and it’s all observation variance? </w:t>
      </w:r>
    </w:p>
  </w:comment>
  <w:comment w:id="92" w:author="Ryan Kelly" w:date="2026-04-21T12:40:00Z" w:initials="RK">
    <w:p w14:paraId="0FE1B656" w14:textId="77777777" w:rsidR="00182802" w:rsidRDefault="00182802" w:rsidP="003004ED">
      <w:r>
        <w:rPr>
          <w:rStyle w:val="CommentReference"/>
        </w:rPr>
        <w:annotationRef/>
      </w:r>
      <w:r>
        <w:rPr>
          <w:sz w:val="20"/>
          <w:szCs w:val="20"/>
        </w:rPr>
        <w:t>Probably putting all the equations together to link the observations to the process would address this question.</w:t>
      </w:r>
    </w:p>
  </w:comment>
  <w:comment w:id="93" w:author="Owen Liu" w:date="2026-04-22T14:35:00Z" w:initials="OL">
    <w:p w14:paraId="72E9E751" w14:textId="77777777" w:rsidR="00071304" w:rsidRDefault="00071304" w:rsidP="00071304">
      <w:pPr>
        <w:pStyle w:val="CommentText"/>
      </w:pPr>
      <w:r>
        <w:rPr>
          <w:rStyle w:val="CommentReference"/>
        </w:rPr>
        <w:annotationRef/>
      </w:r>
      <w:r>
        <w:t>Agreed it would be good to have this clarified!</w:t>
      </w:r>
    </w:p>
  </w:comment>
  <w:comment w:id="97" w:author="Ryan Kelly" w:date="2026-04-21T12:44:00Z" w:initials="RK">
    <w:p w14:paraId="7B09FBCA" w14:textId="77777777" w:rsidR="00A76669" w:rsidRDefault="00A76669" w:rsidP="007B6DC7">
      <w:r>
        <w:rPr>
          <w:rStyle w:val="CommentReference"/>
        </w:rPr>
        <w:annotationRef/>
      </w:r>
      <w:r>
        <w:rPr>
          <w:sz w:val="20"/>
          <w:szCs w:val="20"/>
        </w:rPr>
        <w:t>Because you say “for a given depth d”, you could omit the d subscript from the equation, but I do think it’s useful to see which terms get a depth-specific value.</w:t>
      </w:r>
    </w:p>
  </w:comment>
  <w:comment w:id="103" w:author="Ryan Kelly" w:date="2026-04-21T12:42:00Z" w:initials="RK">
    <w:p w14:paraId="3ABE884C" w14:textId="026F2BC8" w:rsidR="007743E4" w:rsidRDefault="007743E4" w:rsidP="008F7267">
      <w:r>
        <w:rPr>
          <w:rStyle w:val="CommentReference"/>
        </w:rPr>
        <w:annotationRef/>
      </w:r>
      <w:r>
        <w:rPr>
          <w:sz w:val="20"/>
          <w:szCs w:val="20"/>
        </w:rPr>
        <w:t>But then, K varies by species too, right? So there’s a species-level subscript?</w:t>
      </w:r>
    </w:p>
  </w:comment>
  <w:comment w:id="106" w:author="Ryan Kelly" w:date="2026-04-21T12:43:00Z" w:initials="RK">
    <w:p w14:paraId="430558B8" w14:textId="77777777" w:rsidR="002574EE" w:rsidRDefault="002574EE" w:rsidP="003804EA">
      <w:r>
        <w:rPr>
          <w:rStyle w:val="CommentReference"/>
        </w:rPr>
        <w:annotationRef/>
      </w:r>
      <w:r>
        <w:rPr>
          <w:sz w:val="20"/>
          <w:szCs w:val="20"/>
        </w:rPr>
        <w:t>Species subscript?</w:t>
      </w:r>
    </w:p>
  </w:comment>
  <w:comment w:id="109" w:author="Ole Shelton" w:date="2026-05-01T13:27:00Z" w:initials="AOS">
    <w:p w14:paraId="5080A461" w14:textId="5DFFED53" w:rsidR="0054285B" w:rsidRDefault="0054285B">
      <w:pPr>
        <w:pStyle w:val="CommentText"/>
      </w:pPr>
      <w:r>
        <w:rPr>
          <w:rStyle w:val="CommentReference"/>
        </w:rPr>
        <w:annotationRef/>
      </w:r>
      <w:r>
        <w:t>You should check your subscripts and vectors.  Presumably this is for a single species.  So should say that.  The verbiage and bolding of K and I say that these are matrices.  Then Y and Z need to be vectors, I think</w:t>
      </w:r>
      <w:r w:rsidR="00D23D4E">
        <w:t xml:space="preserve"> and needs some subscripts.</w:t>
      </w:r>
    </w:p>
  </w:comment>
  <w:comment w:id="112" w:author="Ryan Kelly" w:date="2026-04-21T12:45:00Z" w:initials="RK">
    <w:p w14:paraId="378AA2B1" w14:textId="77777777" w:rsidR="003A20CB" w:rsidRDefault="003A20CB" w:rsidP="006E298F">
      <w:r>
        <w:rPr>
          <w:rStyle w:val="CommentReference"/>
        </w:rPr>
        <w:annotationRef/>
      </w:r>
      <w:r>
        <w:rPr>
          <w:sz w:val="20"/>
          <w:szCs w:val="20"/>
        </w:rPr>
        <w:t>This would make more sense as just E_d = N_d/A_d (or E = N/A for each depth layer)</w:t>
      </w:r>
    </w:p>
  </w:comment>
  <w:comment w:id="117" w:author="Owen Liu" w:date="2026-04-22T14:50:00Z" w:initials="OL">
    <w:p w14:paraId="68480EF8" w14:textId="77777777" w:rsidR="00607BF6" w:rsidRDefault="00607BF6" w:rsidP="00607BF6">
      <w:pPr>
        <w:pStyle w:val="CommentText"/>
      </w:pPr>
      <w:r>
        <w:rPr>
          <w:rStyle w:val="CommentReference"/>
        </w:rPr>
        <w:annotationRef/>
      </w:r>
      <w:r>
        <w:t>Similar or analogous to what you did for the empirical thinning, correct? Was 20 samples just an arbitrary choice?</w:t>
      </w:r>
    </w:p>
  </w:comment>
  <w:comment w:id="121" w:author="Krista Nichols" w:date="2026-05-08T10:41:00Z" w:initials="KMN">
    <w:p w14:paraId="57AFB280" w14:textId="23DFF21F" w:rsidR="001B5832" w:rsidRDefault="001B5832">
      <w:pPr>
        <w:pStyle w:val="CommentText"/>
      </w:pPr>
      <w:r>
        <w:rPr>
          <w:rStyle w:val="CommentReference"/>
        </w:rPr>
        <w:annotationRef/>
      </w:r>
      <w:r>
        <w:t>I’m guessing you will get comments about the keeping of eDNA concentration at depth independent, but it can be justified that taking samples across multiple depths at the same site takes much less effort than taking samples across lat and long. This point is worth making somewhere in the paper.</w:t>
      </w:r>
    </w:p>
  </w:comment>
  <w:comment w:id="141" w:author="Ryan Kelly" w:date="2026-04-21T12:48:00Z" w:initials="RK">
    <w:p w14:paraId="35062C10" w14:textId="77777777" w:rsidR="00DA68C2" w:rsidRDefault="00DA68C2" w:rsidP="001961FC">
      <w:r>
        <w:rPr>
          <w:rStyle w:val="CommentReference"/>
        </w:rPr>
        <w:annotationRef/>
      </w:r>
      <w:r>
        <w:rPr>
          <w:sz w:val="20"/>
          <w:szCs w:val="20"/>
        </w:rPr>
        <w:t>But alpha surely varies across species… some species are far more variable than others.</w:t>
      </w:r>
    </w:p>
  </w:comment>
  <w:comment w:id="142" w:author="Ryan Kelly" w:date="2026-04-21T12:48:00Z" w:initials="RK">
    <w:p w14:paraId="2E8661B8" w14:textId="77777777" w:rsidR="004F4D02" w:rsidRDefault="004F4D02" w:rsidP="00A27396">
      <w:r>
        <w:rPr>
          <w:rStyle w:val="CommentReference"/>
        </w:rPr>
        <w:annotationRef/>
      </w:r>
      <w:r>
        <w:rPr>
          <w:sz w:val="20"/>
          <w:szCs w:val="20"/>
        </w:rPr>
        <w:t>Projected?</w:t>
      </w:r>
    </w:p>
  </w:comment>
  <w:comment w:id="143" w:author="Owen Liu" w:date="2026-04-22T14:53:00Z" w:initials="OL">
    <w:p w14:paraId="7A154D43" w14:textId="77777777" w:rsidR="00607BF6" w:rsidRDefault="00607BF6" w:rsidP="00607BF6">
      <w:pPr>
        <w:pStyle w:val="CommentText"/>
      </w:pPr>
      <w:r>
        <w:rPr>
          <w:rStyle w:val="CommentReference"/>
        </w:rPr>
        <w:annotationRef/>
      </w:r>
      <w:r>
        <w:t>Simulated?</w:t>
      </w:r>
    </w:p>
  </w:comment>
  <w:comment w:id="149" w:author="Owen Liu" w:date="2026-04-22T14:55:00Z" w:initials="OL">
    <w:p w14:paraId="04A9F420" w14:textId="77777777" w:rsidR="00607BF6" w:rsidRDefault="00607BF6" w:rsidP="00607BF6">
      <w:pPr>
        <w:pStyle w:val="CommentText"/>
      </w:pPr>
      <w:r>
        <w:rPr>
          <w:rStyle w:val="CommentReference"/>
        </w:rPr>
        <w:annotationRef/>
      </w:r>
      <w:r>
        <w:t>I think this whole paragraph could be one sentence just saying that you repeated exactly what you did for the empirical data, just with more datasets (i.e., starting from a  higher sampling density)</w:t>
      </w:r>
    </w:p>
  </w:comment>
  <w:comment w:id="155" w:author="Ole Shelton" w:date="2026-05-01T14:03:00Z" w:initials="AOS">
    <w:p w14:paraId="5EF34EE0" w14:textId="177EA363" w:rsidR="009E1270" w:rsidRDefault="009E1270">
      <w:pPr>
        <w:pStyle w:val="CommentText"/>
      </w:pPr>
      <w:r>
        <w:rPr>
          <w:rStyle w:val="CommentReference"/>
        </w:rPr>
        <w:annotationRef/>
      </w:r>
      <w:r>
        <w:t xml:space="preserve">Presumably you fit this with OLS… so normal errrors and such.  You can either add the necessary notation and subscripts or say how you estimated it (lm in R?).  </w:t>
      </w:r>
    </w:p>
  </w:comment>
  <w:comment w:id="156" w:author="Ryan Kelly" w:date="2026-04-21T12:49:00Z" w:initials="RK">
    <w:p w14:paraId="125CC111" w14:textId="77777777" w:rsidR="007D272A" w:rsidRDefault="007D272A" w:rsidP="004955B4">
      <w:r>
        <w:rPr>
          <w:rStyle w:val="CommentReference"/>
        </w:rPr>
        <w:annotationRef/>
      </w:r>
      <w:r>
        <w:rPr>
          <w:sz w:val="20"/>
          <w:szCs w:val="20"/>
        </w:rPr>
        <w:t>? ... the sampling scheme?</w:t>
      </w:r>
    </w:p>
  </w:comment>
  <w:comment w:id="165" w:author="Ole Shelton" w:date="2026-05-01T14:13:00Z" w:initials="AOS">
    <w:p w14:paraId="1CE9E7DC" w14:textId="603F945F" w:rsidR="00B82ACF" w:rsidRDefault="00B82ACF">
      <w:pPr>
        <w:pStyle w:val="CommentText"/>
      </w:pPr>
      <w:r>
        <w:rPr>
          <w:rStyle w:val="CommentReference"/>
        </w:rPr>
        <w:annotationRef/>
      </w:r>
      <w:r>
        <w:t xml:space="preserve">Would suggest emphasizing the variability in rho across species.  Also, while I do see the depth patterns in rho, I’d make sure to add a </w:t>
      </w:r>
      <w:r w:rsidR="00212093">
        <w:t>few softening words.  We do have only 12 species and 3 of them are deep…. One of which has a small rho.</w:t>
      </w:r>
    </w:p>
  </w:comment>
  <w:comment w:id="164" w:author="Krista Nichols" w:date="2026-05-08T10:44:00Z" w:initials="KMN">
    <w:p w14:paraId="76408F45" w14:textId="0DCD675A" w:rsidR="00646897" w:rsidRDefault="00646897">
      <w:pPr>
        <w:pStyle w:val="CommentText"/>
      </w:pPr>
      <w:r>
        <w:rPr>
          <w:rStyle w:val="CommentReference"/>
        </w:rPr>
        <w:annotationRef/>
      </w:r>
      <w:r>
        <w:t>This is cool information!</w:t>
      </w:r>
    </w:p>
  </w:comment>
  <w:comment w:id="172" w:author="Ryan Kelly" w:date="2026-04-21T12:52:00Z" w:initials="RK">
    <w:p w14:paraId="5534365B" w14:textId="77777777" w:rsidR="00387697" w:rsidRDefault="00387697" w:rsidP="006D5142">
      <w:r>
        <w:rPr>
          <w:rStyle w:val="CommentReference"/>
        </w:rPr>
        <w:annotationRef/>
      </w:r>
      <w:r>
        <w:rPr>
          <w:sz w:val="20"/>
          <w:szCs w:val="20"/>
        </w:rPr>
        <w:t>Because rho is fixed across depths within a species, the size of the dots doesn’t vary within species in panel B. But I guess this is OK, since rho does differ between species and the colors differentiate them, and size of the dot is just reinforcement?</w:t>
      </w:r>
    </w:p>
  </w:comment>
  <w:comment w:id="173" w:author="Ryan Kelly" w:date="2026-04-21T12:53:00Z" w:initials="RK">
    <w:p w14:paraId="7E5F6E6A" w14:textId="77777777" w:rsidR="0021529A" w:rsidRDefault="0021529A" w:rsidP="00940103">
      <w:r>
        <w:rPr>
          <w:rStyle w:val="CommentReference"/>
        </w:rPr>
        <w:annotationRef/>
      </w:r>
      <w:r>
        <w:rPr>
          <w:sz w:val="20"/>
          <w:szCs w:val="20"/>
        </w:rPr>
        <w:t>But in panel B, the action isn’t in variability among size of dots; it’s the overall trend toward smaller mu at greater depths, so maybe simplify by omitting the size of dot scale?</w:t>
      </w:r>
    </w:p>
  </w:comment>
  <w:comment w:id="170" w:author="Ryan Kelly" w:date="2026-04-21T12:50:00Z" w:initials="RK">
    <w:p w14:paraId="72110536" w14:textId="3853C34A" w:rsidR="00057B49" w:rsidRDefault="00057B49" w:rsidP="00C42A9A">
      <w:r>
        <w:rPr>
          <w:rStyle w:val="CommentReference"/>
        </w:rPr>
        <w:annotationRef/>
      </w:r>
      <w:r>
        <w:rPr>
          <w:sz w:val="20"/>
          <w:szCs w:val="20"/>
        </w:rPr>
        <w:t>I suggest switching the left-right order of sub panels in panel A, so that they read from left to right as Surface, Mid, Deep, mirroring the x-axis in panel B</w:t>
      </w:r>
    </w:p>
  </w:comment>
  <w:comment w:id="171" w:author="Owen Liu" w:date="2026-04-22T15:47:00Z" w:initials="OL">
    <w:p w14:paraId="7C080820" w14:textId="77777777" w:rsidR="0009525D" w:rsidRDefault="0009525D" w:rsidP="0009525D">
      <w:pPr>
        <w:pStyle w:val="CommentText"/>
      </w:pPr>
      <w:r>
        <w:rPr>
          <w:rStyle w:val="CommentReference"/>
        </w:rPr>
        <w:annotationRef/>
      </w:r>
      <w:r>
        <w:t>Agree!</w:t>
      </w:r>
    </w:p>
  </w:comment>
  <w:comment w:id="174" w:author="Owen Liu" w:date="2026-04-22T15:45:00Z" w:initials="OL">
    <w:p w14:paraId="0DF11ED1" w14:textId="77777777" w:rsidR="0009525D" w:rsidRDefault="0009525D" w:rsidP="0009525D">
      <w:pPr>
        <w:pStyle w:val="CommentText"/>
      </w:pPr>
      <w:r>
        <w:rPr>
          <w:rStyle w:val="CommentReference"/>
        </w:rPr>
        <w:annotationRef/>
      </w:r>
      <w:r>
        <w:t>Credible?</w:t>
      </w:r>
    </w:p>
  </w:comment>
  <w:comment w:id="178" w:author="Owen Liu" w:date="2026-04-22T15:55:00Z" w:initials="OL">
    <w:p w14:paraId="755BCC29" w14:textId="77777777" w:rsidR="006502A4" w:rsidRDefault="006502A4" w:rsidP="006502A4">
      <w:pPr>
        <w:pStyle w:val="CommentText"/>
      </w:pPr>
      <w:r>
        <w:rPr>
          <w:rStyle w:val="CommentReference"/>
        </w:rPr>
        <w:annotationRef/>
      </w:r>
      <w:r>
        <w:t>For clarity, I think you could just label the x-axis normally, and label the y-axis as “marginal change in prediction error”</w:t>
      </w:r>
    </w:p>
  </w:comment>
  <w:comment w:id="179" w:author="Ole Shelton" w:date="2026-05-01T14:56:00Z" w:initials="AOS">
    <w:p w14:paraId="7A713444" w14:textId="0B22BBB8" w:rsidR="0054659D" w:rsidRDefault="0054659D">
      <w:pPr>
        <w:pStyle w:val="CommentText"/>
      </w:pPr>
      <w:r>
        <w:rPr>
          <w:rStyle w:val="CommentReference"/>
        </w:rPr>
        <w:annotationRef/>
      </w:r>
      <w:r>
        <w:t>agree</w:t>
      </w:r>
    </w:p>
  </w:comment>
  <w:comment w:id="180" w:author="Ryan Kelly" w:date="2026-04-21T12:56:00Z" w:initials="RK">
    <w:p w14:paraId="23ED8322" w14:textId="77777777" w:rsidR="00291D04" w:rsidRDefault="00291D04" w:rsidP="00121AEF">
      <w:r>
        <w:rPr>
          <w:rStyle w:val="CommentReference"/>
        </w:rPr>
        <w:annotationRef/>
      </w:r>
      <w:r>
        <w:rPr>
          <w:sz w:val="20"/>
          <w:szCs w:val="20"/>
        </w:rPr>
        <w:t>But maybe also obs variance?</w:t>
      </w:r>
    </w:p>
  </w:comment>
  <w:comment w:id="181" w:author="Ryan Kelly" w:date="2026-04-21T12:56:00Z" w:initials="RK">
    <w:p w14:paraId="1422C542" w14:textId="58010904" w:rsidR="00A46D72" w:rsidRDefault="00A46D72" w:rsidP="00877FF7">
      <w:r>
        <w:rPr>
          <w:rStyle w:val="CommentReference"/>
        </w:rPr>
        <w:annotationRef/>
      </w:r>
      <w:r>
        <w:rPr>
          <w:sz w:val="20"/>
          <w:szCs w:val="20"/>
        </w:rPr>
        <w:t xml:space="preserve">Gled and I talked this through in person, but for the record and for other coauthors: panels A and B are an artifact of the size of rho vs. the size of the sampling box in the simulation. Yes, it’s useful to point out that this kind of thing can happen, so I agree it can be in here, but panel A seems like where the real result is. I would suggest ordering to lead with the main result (B), then maybe (D) but D is really a result of any kind of sampling and isn’t specific to GPs, and then panel (A) as a warning that you need to accurately understand your sampling scale to get the estimates correct. </w:t>
      </w:r>
    </w:p>
  </w:comment>
  <w:comment w:id="182" w:author="Ole Shelton" w:date="2026-05-01T15:00:00Z" w:initials="AOS">
    <w:p w14:paraId="0A32D9A7" w14:textId="1CB6D89A" w:rsidR="00450784" w:rsidRDefault="00450784">
      <w:pPr>
        <w:pStyle w:val="CommentText"/>
      </w:pPr>
      <w:r>
        <w:rPr>
          <w:rStyle w:val="CommentReference"/>
        </w:rPr>
        <w:annotationRef/>
      </w:r>
      <w:r>
        <w:t xml:space="preserve">While I understand and agree with the notion that there is action in A.  In practice, what A means is that rho is big relative to the box and therefore mu is off. What it usually means is that your field in the equation is not centered on zero.  Generally the model looks: Y = mu + field + nugget.  For large rho you can often get the </w:t>
      </w:r>
      <w:r w:rsidR="00BE7285">
        <w:t xml:space="preserve">case where </w:t>
      </w:r>
      <w:r>
        <w:t xml:space="preserve">the field </w:t>
      </w:r>
      <w:r w:rsidR="00BE7285">
        <w:t>is disproportionately positive or negative.</w:t>
      </w:r>
    </w:p>
    <w:p w14:paraId="1ADA2EB5" w14:textId="77777777" w:rsidR="00BE7285" w:rsidRDefault="00BE7285">
      <w:pPr>
        <w:pStyle w:val="CommentText"/>
      </w:pPr>
    </w:p>
    <w:p w14:paraId="14981132" w14:textId="77777777" w:rsidR="00450784" w:rsidRDefault="00450784">
      <w:pPr>
        <w:pStyle w:val="CommentText"/>
      </w:pPr>
      <w:r>
        <w:t>So, if you are going to make an index for a fish or whale or whatever, you don’t necessarily just look at mu</w:t>
      </w:r>
      <w:r w:rsidR="00BE7285">
        <w:t xml:space="preserve"> you calculate the sum (mu + field) across your spatial domain and come up with a index.  The point is that in the end, even is mu is biased, you can produce an index that is pretty much right on.  </w:t>
      </w:r>
    </w:p>
    <w:p w14:paraId="307A4F8A" w14:textId="77777777" w:rsidR="00BE7285" w:rsidRDefault="00BE7285">
      <w:pPr>
        <w:pStyle w:val="CommentText"/>
      </w:pPr>
    </w:p>
    <w:p w14:paraId="6BA4C861" w14:textId="27537DB7" w:rsidR="00BE7285" w:rsidRDefault="00BE7285">
      <w:pPr>
        <w:pStyle w:val="CommentText"/>
      </w:pPr>
      <w:r>
        <w:t>Prob not worth going too into this… but perhaps.</w:t>
      </w:r>
    </w:p>
  </w:comment>
  <w:comment w:id="196" w:author="Owen Liu" w:date="2026-04-22T15:58:00Z" w:initials="OL">
    <w:p w14:paraId="4BF733C6" w14:textId="77777777" w:rsidR="006502A4" w:rsidRDefault="006502A4" w:rsidP="006502A4">
      <w:pPr>
        <w:pStyle w:val="CommentText"/>
      </w:pPr>
      <w:r>
        <w:rPr>
          <w:rStyle w:val="CommentReference"/>
        </w:rPr>
        <w:annotationRef/>
      </w:r>
      <w:r>
        <w:t>I agree with this, but don’t you say elsewhere that a sampling density of 6 is a pretty good benchmark</w:t>
      </w:r>
    </w:p>
  </w:comment>
  <w:comment w:id="197" w:author="Krista Nichols" w:date="2026-05-08T10:46:00Z" w:initials="KMN">
    <w:p w14:paraId="6960D360" w14:textId="76F8C1E0" w:rsidR="004F6B6B" w:rsidRDefault="004F6B6B">
      <w:pPr>
        <w:pStyle w:val="CommentText"/>
      </w:pPr>
      <w:r>
        <w:rPr>
          <w:rStyle w:val="CommentReference"/>
        </w:rPr>
        <w:annotationRef/>
      </w:r>
      <w:r>
        <w:t>Agree there are numbers in the abstract that seem more universal</w:t>
      </w:r>
    </w:p>
  </w:comment>
  <w:comment w:id="203" w:author="Ole Shelton" w:date="2026-05-01T15:12:00Z" w:initials="AOS">
    <w:p w14:paraId="6C420C04" w14:textId="1465500E" w:rsidR="00101BFB" w:rsidRDefault="00101BFB">
      <w:pPr>
        <w:pStyle w:val="CommentText"/>
      </w:pPr>
      <w:r>
        <w:rPr>
          <w:rStyle w:val="CommentReference"/>
        </w:rPr>
        <w:annotationRef/>
      </w:r>
      <w:r>
        <w:t xml:space="preserve">This is nice.  </w:t>
      </w:r>
    </w:p>
  </w:comment>
  <w:comment w:id="204" w:author="Owen Liu" w:date="2026-04-22T16:04:00Z" w:initials="OL">
    <w:p w14:paraId="6E008E7E" w14:textId="77777777" w:rsidR="006502A4" w:rsidRDefault="006502A4" w:rsidP="006502A4">
      <w:pPr>
        <w:pStyle w:val="CommentText"/>
      </w:pPr>
      <w:r>
        <w:rPr>
          <w:rStyle w:val="CommentReference"/>
        </w:rPr>
        <w:annotationRef/>
      </w:r>
      <w:r>
        <w:t>Would this be a useful plot? It would help elevate the log-linear equation as a reference/tool. You could plot minimum E as a function of rho and some threshold epsilon.</w:t>
      </w:r>
    </w:p>
  </w:comment>
  <w:comment w:id="205" w:author="Ole Shelton" w:date="2026-05-01T15:13:00Z" w:initials="AOS">
    <w:p w14:paraId="79EF2399" w14:textId="408A2B64" w:rsidR="00101BFB" w:rsidRDefault="00101BFB">
      <w:pPr>
        <w:pStyle w:val="CommentText"/>
      </w:pPr>
      <w:r>
        <w:rPr>
          <w:rStyle w:val="CommentReference"/>
        </w:rPr>
        <w:annotationRef/>
      </w:r>
      <w:r>
        <w:t>Might be worth throwing Bone to folk and say we only have 12 species… so this is worth looking into in a bigger way.</w:t>
      </w:r>
    </w:p>
  </w:comment>
  <w:comment w:id="206" w:author="Krista Nichols" w:date="2026-05-08T10:47:00Z" w:initials="KMN">
    <w:p w14:paraId="7D5E08F7" w14:textId="3AD459D4" w:rsidR="004F6B6B" w:rsidRDefault="004F6B6B">
      <w:pPr>
        <w:pStyle w:val="CommentText"/>
      </w:pPr>
      <w:r>
        <w:rPr>
          <w:rStyle w:val="CommentReference"/>
        </w:rPr>
        <w:annotationRef/>
      </w:r>
      <w:r>
        <w:t>agree</w:t>
      </w:r>
    </w:p>
  </w:comment>
  <w:comment w:id="207" w:author="Owen Liu" w:date="2026-04-22T16:12:00Z" w:initials="OL">
    <w:p w14:paraId="0D88D80D" w14:textId="012F9EBD" w:rsidR="00CD2CCC" w:rsidRDefault="00CD2CCC" w:rsidP="00CD2CCC">
      <w:pPr>
        <w:pStyle w:val="CommentText"/>
      </w:pPr>
      <w:r>
        <w:rPr>
          <w:rStyle w:val="CommentReference"/>
        </w:rPr>
        <w:annotationRef/>
      </w:r>
      <w:r>
        <w:t>True rho  – careful to distinguish that here</w:t>
      </w:r>
      <w:r w:rsidR="000145BE">
        <w:t xml:space="preserve"> </w:t>
      </w:r>
    </w:p>
  </w:comment>
  <w:comment w:id="208" w:author="Ole Shelton" w:date="2026-05-01T15:15:00Z" w:initials="AOS">
    <w:p w14:paraId="790982A8" w14:textId="04889232" w:rsidR="000145BE" w:rsidRDefault="000145BE">
      <w:pPr>
        <w:pStyle w:val="CommentText"/>
      </w:pPr>
      <w:r>
        <w:rPr>
          <w:rStyle w:val="CommentReference"/>
        </w:rPr>
        <w:annotationRef/>
      </w:r>
      <w:r>
        <w:t>I think you are generally calling this spatial autocorr in the text too.  Maybe just say true spatial autocorr..</w:t>
      </w:r>
    </w:p>
  </w:comment>
  <w:comment w:id="209" w:author="Krista Nichols" w:date="2026-05-08T10:48:00Z" w:initials="KMN">
    <w:p w14:paraId="421C79B4" w14:textId="483690F7" w:rsidR="004F6B6B" w:rsidRDefault="004F6B6B">
      <w:pPr>
        <w:pStyle w:val="CommentText"/>
      </w:pPr>
      <w:r>
        <w:rPr>
          <w:rStyle w:val="CommentReference"/>
        </w:rPr>
        <w:annotationRef/>
      </w:r>
      <w:r>
        <w:t>agree – I would avoid strictly using rho in the text but instead what rho is.</w:t>
      </w:r>
    </w:p>
  </w:comment>
  <w:comment w:id="210" w:author="Owen Liu" w:date="2026-04-22T16:13:00Z" w:initials="OL">
    <w:p w14:paraId="689BB731" w14:textId="77777777" w:rsidR="00CD2CCC" w:rsidRDefault="00CD2CCC" w:rsidP="00CD2CCC">
      <w:pPr>
        <w:pStyle w:val="CommentText"/>
      </w:pPr>
      <w:r>
        <w:rPr>
          <w:rStyle w:val="CommentReference"/>
        </w:rPr>
        <w:annotationRef/>
      </w:r>
      <w:r>
        <w:t>This contrasts a bit with the statement above that everything is context-dependent and species-specific.</w:t>
      </w:r>
    </w:p>
  </w:comment>
  <w:comment w:id="211" w:author="Owen Liu" w:date="2026-04-22T16:15:00Z" w:initials="OL">
    <w:p w14:paraId="78CD80F3" w14:textId="77777777" w:rsidR="00270F24" w:rsidRDefault="00270F24" w:rsidP="00270F24">
      <w:pPr>
        <w:pStyle w:val="CommentText"/>
      </w:pPr>
      <w:r>
        <w:rPr>
          <w:rStyle w:val="CommentReference"/>
        </w:rPr>
        <w:annotationRef/>
      </w:r>
      <w:r>
        <w:t>Just noting that this shouldn’t be surprising-- we estimated a model, then basically simulated many many different realizations of that model. In other words, we’re really comparing  apples to (simulated) apples.</w:t>
      </w:r>
    </w:p>
  </w:comment>
  <w:comment w:id="212" w:author="Ole Shelton" w:date="2026-05-01T15:16:00Z" w:initials="AOS">
    <w:p w14:paraId="0646662D" w14:textId="55CA807F" w:rsidR="000145BE" w:rsidRDefault="000145BE">
      <w:pPr>
        <w:pStyle w:val="CommentText"/>
      </w:pPr>
      <w:r>
        <w:rPr>
          <w:rStyle w:val="CommentReference"/>
        </w:rPr>
        <w:annotationRef/>
      </w:r>
    </w:p>
  </w:comment>
  <w:comment w:id="213" w:author="Ole Shelton" w:date="2026-05-01T15:17:00Z" w:initials="AOS">
    <w:p w14:paraId="60FE693F" w14:textId="021F9852" w:rsidR="000145BE" w:rsidRDefault="000145BE">
      <w:pPr>
        <w:pStyle w:val="CommentText"/>
      </w:pPr>
      <w:r>
        <w:rPr>
          <w:rStyle w:val="CommentReference"/>
        </w:rPr>
        <w:annotationRef/>
      </w:r>
      <w:r>
        <w:t>Prob need to spike in some references for this sentence.</w:t>
      </w:r>
    </w:p>
  </w:comment>
  <w:comment w:id="214" w:author="Ole Shelton" w:date="2026-05-01T15:18:00Z" w:initials="AOS">
    <w:p w14:paraId="59F92241" w14:textId="66AFF755" w:rsidR="000145BE" w:rsidRDefault="000145BE">
      <w:pPr>
        <w:pStyle w:val="CommentText"/>
      </w:pPr>
      <w:r>
        <w:rPr>
          <w:rStyle w:val="CommentReference"/>
        </w:rPr>
        <w:annotationRef/>
      </w:r>
      <w:r>
        <w:t>It’s not immediately obvious which aspect this sentence refers to.</w:t>
      </w:r>
    </w:p>
  </w:comment>
  <w:comment w:id="215" w:author="Ole Shelton" w:date="2026-05-01T15:19:00Z" w:initials="AOS">
    <w:p w14:paraId="0F81831E" w14:textId="059A92AB" w:rsidR="000145BE" w:rsidRDefault="000145BE">
      <w:pPr>
        <w:pStyle w:val="CommentText"/>
      </w:pPr>
      <w:r>
        <w:rPr>
          <w:rStyle w:val="CommentReference"/>
        </w:rPr>
        <w:annotationRef/>
      </w:r>
      <w:r>
        <w:t>Good summary of limitations paragraph.</w:t>
      </w:r>
    </w:p>
  </w:comment>
  <w:comment w:id="216" w:author="Ole Shelton" w:date="2026-05-01T15:21:00Z" w:initials="AOS">
    <w:p w14:paraId="3B870F16" w14:textId="66BFC54B" w:rsidR="000145BE" w:rsidRDefault="000145BE">
      <w:pPr>
        <w:pStyle w:val="CommentText"/>
      </w:pPr>
      <w:r>
        <w:rPr>
          <w:rStyle w:val="CommentReference"/>
        </w:rPr>
        <w:annotationRef/>
      </w:r>
      <w:r>
        <w:t xml:space="preserve"> </w:t>
      </w:r>
    </w:p>
  </w:comment>
  <w:comment w:id="220" w:author="Owen Liu" w:date="2026-04-22T16:18:00Z" w:initials="OL">
    <w:p w14:paraId="420502E1" w14:textId="77777777" w:rsidR="00270F24" w:rsidRDefault="00270F24" w:rsidP="00270F24">
      <w:pPr>
        <w:pStyle w:val="CommentText"/>
      </w:pPr>
      <w:r>
        <w:rPr>
          <w:rStyle w:val="CommentReference"/>
        </w:rPr>
        <w:annotationRef/>
      </w:r>
      <w:r>
        <w:t>Again, this sort of contradicts something you’ve said earlier</w:t>
      </w:r>
    </w:p>
  </w:comment>
  <w:comment w:id="223" w:author="Owen Liu" w:date="2026-04-22T16:20:00Z" w:initials="OL">
    <w:p w14:paraId="02166F7C" w14:textId="77777777" w:rsidR="00270F24" w:rsidRDefault="00270F24" w:rsidP="00270F24">
      <w:pPr>
        <w:pStyle w:val="CommentText"/>
      </w:pPr>
      <w:r>
        <w:rPr>
          <w:rStyle w:val="CommentReference"/>
        </w:rPr>
        <w:annotationRef/>
      </w:r>
      <w:r>
        <w:t>Would be interesting to simulate this some day! I.e., spatial nested sampling or stratified random</w:t>
      </w:r>
    </w:p>
  </w:comment>
  <w:comment w:id="226" w:author="Krista Nichols" w:date="2026-05-08T10:50:00Z" w:initials="KMN">
    <w:p w14:paraId="3A902CE1" w14:textId="2B295363" w:rsidR="004F6B6B" w:rsidRDefault="004F6B6B">
      <w:pPr>
        <w:pStyle w:val="CommentText"/>
      </w:pPr>
      <w:r>
        <w:rPr>
          <w:rStyle w:val="CommentReference"/>
        </w:rPr>
        <w:annotationRef/>
      </w:r>
      <w:r>
        <w:t>For the species considered? Or universally? See comments above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32AC7" w15:done="0"/>
  <w15:commentEx w15:paraId="066DE062" w15:done="0"/>
  <w15:commentEx w15:paraId="5BFCF876" w15:done="0"/>
  <w15:commentEx w15:paraId="6DBA3180" w15:done="0"/>
  <w15:commentEx w15:paraId="79E9183D" w15:done="0"/>
  <w15:commentEx w15:paraId="78E63A72" w15:done="0"/>
  <w15:commentEx w15:paraId="7A8607A0" w15:done="0"/>
  <w15:commentEx w15:paraId="711A14D0" w15:done="0"/>
  <w15:commentEx w15:paraId="68A97D09" w15:done="0"/>
  <w15:commentEx w15:paraId="156F30C1" w15:done="0"/>
  <w15:commentEx w15:paraId="4E19C398" w15:done="0"/>
  <w15:commentEx w15:paraId="0E654089" w15:done="0"/>
  <w15:commentEx w15:paraId="38DFF91B" w15:done="0"/>
  <w15:commentEx w15:paraId="7F3A3460" w15:done="0"/>
  <w15:commentEx w15:paraId="3EA9AFDE" w15:done="0"/>
  <w15:commentEx w15:paraId="2ED5A871" w15:done="0"/>
  <w15:commentEx w15:paraId="19B5D4C4" w15:done="0"/>
  <w15:commentEx w15:paraId="0FE1B656" w15:paraIdParent="19B5D4C4" w15:done="0"/>
  <w15:commentEx w15:paraId="72E9E751" w15:paraIdParent="19B5D4C4" w15:done="0"/>
  <w15:commentEx w15:paraId="7B09FBCA" w15:done="0"/>
  <w15:commentEx w15:paraId="3ABE884C" w15:done="0"/>
  <w15:commentEx w15:paraId="430558B8" w15:done="0"/>
  <w15:commentEx w15:paraId="5080A461" w15:done="0"/>
  <w15:commentEx w15:paraId="378AA2B1" w15:done="0"/>
  <w15:commentEx w15:paraId="68480EF8" w15:done="0"/>
  <w15:commentEx w15:paraId="57AFB280" w15:done="0"/>
  <w15:commentEx w15:paraId="35062C10" w15:done="0"/>
  <w15:commentEx w15:paraId="2E8661B8" w15:done="0"/>
  <w15:commentEx w15:paraId="7A154D43" w15:paraIdParent="2E8661B8" w15:done="0"/>
  <w15:commentEx w15:paraId="04A9F420" w15:done="0"/>
  <w15:commentEx w15:paraId="5EF34EE0" w15:done="0"/>
  <w15:commentEx w15:paraId="125CC111" w15:done="0"/>
  <w15:commentEx w15:paraId="1CE9E7DC" w15:done="0"/>
  <w15:commentEx w15:paraId="76408F45" w15:done="0"/>
  <w15:commentEx w15:paraId="5534365B" w15:done="0"/>
  <w15:commentEx w15:paraId="7E5F6E6A" w15:paraIdParent="5534365B" w15:done="0"/>
  <w15:commentEx w15:paraId="72110536" w15:done="0"/>
  <w15:commentEx w15:paraId="7C080820" w15:paraIdParent="72110536" w15:done="0"/>
  <w15:commentEx w15:paraId="0DF11ED1" w15:done="0"/>
  <w15:commentEx w15:paraId="755BCC29" w15:done="0"/>
  <w15:commentEx w15:paraId="7A713444" w15:paraIdParent="755BCC29" w15:done="0"/>
  <w15:commentEx w15:paraId="23ED8322" w15:done="0"/>
  <w15:commentEx w15:paraId="1422C542" w15:done="0"/>
  <w15:commentEx w15:paraId="6BA4C861" w15:paraIdParent="1422C542" w15:done="0"/>
  <w15:commentEx w15:paraId="4BF733C6" w15:done="0"/>
  <w15:commentEx w15:paraId="6960D360" w15:paraIdParent="4BF733C6" w15:done="0"/>
  <w15:commentEx w15:paraId="6C420C04" w15:done="0"/>
  <w15:commentEx w15:paraId="6E008E7E" w15:done="0"/>
  <w15:commentEx w15:paraId="79EF2399" w15:done="0"/>
  <w15:commentEx w15:paraId="7D5E08F7" w15:paraIdParent="79EF2399" w15:done="0"/>
  <w15:commentEx w15:paraId="0D88D80D" w15:done="0"/>
  <w15:commentEx w15:paraId="790982A8" w15:paraIdParent="0D88D80D" w15:done="0"/>
  <w15:commentEx w15:paraId="421C79B4" w15:paraIdParent="0D88D80D" w15:done="0"/>
  <w15:commentEx w15:paraId="689BB731" w15:done="0"/>
  <w15:commentEx w15:paraId="78CD80F3" w15:done="0"/>
  <w15:commentEx w15:paraId="0646662D" w15:paraIdParent="78CD80F3" w15:done="0"/>
  <w15:commentEx w15:paraId="60FE693F" w15:done="0"/>
  <w15:commentEx w15:paraId="59F92241" w15:done="0"/>
  <w15:commentEx w15:paraId="0F81831E" w15:done="0"/>
  <w15:commentEx w15:paraId="3B870F16" w15:done="0"/>
  <w15:commentEx w15:paraId="420502E1" w15:done="0"/>
  <w15:commentEx w15:paraId="02166F7C" w15:done="0"/>
  <w15:commentEx w15:paraId="3A902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A7974" w16cex:dateUtc="2026-04-22T21:02:00Z"/>
  <w16cex:commentExtensible w16cex:durableId="70AD4D6F" w16cex:dateUtc="2026-04-22T20:45:00Z"/>
  <w16cex:commentExtensible w16cex:durableId="697AA444" w16cex:dateUtc="2026-04-22T21:07:00Z"/>
  <w16cex:commentExtensible w16cex:durableId="0D1EFEB8" w16cex:dateUtc="2026-05-08T17:37:00Z"/>
  <w16cex:commentExtensible w16cex:durableId="6874DAE9" w16cex:dateUtc="2026-04-22T21:11:00Z"/>
  <w16cex:commentExtensible w16cex:durableId="57ED6EFD" w16cex:dateUtc="2026-05-01T20:09:00Z"/>
  <w16cex:commentExtensible w16cex:durableId="3551C5D7" w16cex:dateUtc="2026-04-22T21:14:00Z"/>
  <w16cex:commentExtensible w16cex:durableId="283109F6" w16cex:dateUtc="2026-05-01T20:10:00Z"/>
  <w16cex:commentExtensible w16cex:durableId="2D91EDAA" w16cex:dateUtc="2026-04-21T19:35:00Z"/>
  <w16cex:commentExtensible w16cex:durableId="72EFB868" w16cex:dateUtc="2026-04-22T21:21:00Z"/>
  <w16cex:commentExtensible w16cex:durableId="19194355" w16cex:dateUtc="2026-04-22T21:22:00Z"/>
  <w16cex:commentExtensible w16cex:durableId="17B22219" w16cex:dateUtc="2026-04-22T21:33:00Z"/>
  <w16cex:commentExtensible w16cex:durableId="792CED08" w16cex:dateUtc="2026-04-22T21:27:00Z"/>
  <w16cex:commentExtensible w16cex:durableId="535D44FA" w16cex:dateUtc="2026-05-01T20:20:00Z"/>
  <w16cex:commentExtensible w16cex:durableId="118F2DED" w16cex:dateUtc="2026-04-22T23:05:00Z"/>
  <w16cex:commentExtensible w16cex:durableId="2D91EEE1" w16cex:dateUtc="2026-04-21T19:41:00Z"/>
  <w16cex:commentExtensible w16cex:durableId="2D91EE95" w16cex:dateUtc="2026-04-21T19:39:00Z"/>
  <w16cex:commentExtensible w16cex:durableId="2D91EEB7" w16cex:dateUtc="2026-04-21T19:40:00Z"/>
  <w16cex:commentExtensible w16cex:durableId="1ED06055" w16cex:dateUtc="2026-04-22T21:35:00Z"/>
  <w16cex:commentExtensible w16cex:durableId="2D91EFA8" w16cex:dateUtc="2026-04-21T19:44:00Z"/>
  <w16cex:commentExtensible w16cex:durableId="2D91EF3D" w16cex:dateUtc="2026-04-21T19:42:00Z"/>
  <w16cex:commentExtensible w16cex:durableId="2D91EF62" w16cex:dateUtc="2026-04-21T19:43:00Z"/>
  <w16cex:commentExtensible w16cex:durableId="683960D6" w16cex:dateUtc="2026-05-01T20:27:00Z"/>
  <w16cex:commentExtensible w16cex:durableId="2D91F003" w16cex:dateUtc="2026-04-21T19:45:00Z"/>
  <w16cex:commentExtensible w16cex:durableId="1B0828CA" w16cex:dateUtc="2026-04-22T21:50:00Z"/>
  <w16cex:commentExtensible w16cex:durableId="4EB78F66" w16cex:dateUtc="2026-05-08T17:41:00Z"/>
  <w16cex:commentExtensible w16cex:durableId="2D91F08A" w16cex:dateUtc="2026-04-21T19:48:00Z"/>
  <w16cex:commentExtensible w16cex:durableId="2D91F09B" w16cex:dateUtc="2026-04-21T19:48:00Z"/>
  <w16cex:commentExtensible w16cex:durableId="656B9607" w16cex:dateUtc="2026-04-22T21:53:00Z"/>
  <w16cex:commentExtensible w16cex:durableId="538A014E" w16cex:dateUtc="2026-04-22T21:55:00Z"/>
  <w16cex:commentExtensible w16cex:durableId="0ED53269" w16cex:dateUtc="2026-05-01T21:03:00Z"/>
  <w16cex:commentExtensible w16cex:durableId="2D91F0DC" w16cex:dateUtc="2026-04-21T19:49:00Z"/>
  <w16cex:commentExtensible w16cex:durableId="37998791" w16cex:dateUtc="2026-05-01T21:13:00Z"/>
  <w16cex:commentExtensible w16cex:durableId="227EA19B" w16cex:dateUtc="2026-05-08T17:44:00Z"/>
  <w16cex:commentExtensible w16cex:durableId="2D91F182" w16cex:dateUtc="2026-04-21T19:52:00Z"/>
  <w16cex:commentExtensible w16cex:durableId="2D91F1C4" w16cex:dateUtc="2026-04-21T19:53:00Z"/>
  <w16cex:commentExtensible w16cex:durableId="2D91F132" w16cex:dateUtc="2026-04-21T19:50:00Z"/>
  <w16cex:commentExtensible w16cex:durableId="1F654226" w16cex:dateUtc="2026-04-22T22:47:00Z"/>
  <w16cex:commentExtensible w16cex:durableId="5056C363" w16cex:dateUtc="2026-04-22T22:45:00Z"/>
  <w16cex:commentExtensible w16cex:durableId="70987DFA" w16cex:dateUtc="2026-04-22T22:55:00Z"/>
  <w16cex:commentExtensible w16cex:durableId="19DF2AC7" w16cex:dateUtc="2026-05-01T21:56:00Z"/>
  <w16cex:commentExtensible w16cex:durableId="2D91F28D" w16cex:dateUtc="2026-04-21T19:56:00Z"/>
  <w16cex:commentExtensible w16cex:durableId="2D91F271" w16cex:dateUtc="2026-04-21T19:56:00Z"/>
  <w16cex:commentExtensible w16cex:durableId="3DA32AEF" w16cex:dateUtc="2026-05-01T22:00:00Z"/>
  <w16cex:commentExtensible w16cex:durableId="3D355CEF" w16cex:dateUtc="2026-04-22T22:58:00Z"/>
  <w16cex:commentExtensible w16cex:durableId="7759C138" w16cex:dateUtc="2026-05-08T17:46:00Z"/>
  <w16cex:commentExtensible w16cex:durableId="4CA8F8C1" w16cex:dateUtc="2026-05-01T22:12:00Z"/>
  <w16cex:commentExtensible w16cex:durableId="0B5F896E" w16cex:dateUtc="2026-04-22T23:04:00Z"/>
  <w16cex:commentExtensible w16cex:durableId="02ED5169" w16cex:dateUtc="2026-05-01T22:13:00Z"/>
  <w16cex:commentExtensible w16cex:durableId="021E4EB7" w16cex:dateUtc="2026-05-08T17:47:00Z"/>
  <w16cex:commentExtensible w16cex:durableId="356824AB" w16cex:dateUtc="2026-04-22T23:12:00Z"/>
  <w16cex:commentExtensible w16cex:durableId="1E6B333F" w16cex:dateUtc="2026-05-01T22:15:00Z"/>
  <w16cex:commentExtensible w16cex:durableId="376BCC38" w16cex:dateUtc="2026-05-08T17:48:00Z"/>
  <w16cex:commentExtensible w16cex:durableId="6C06339E" w16cex:dateUtc="2026-04-22T23:13:00Z"/>
  <w16cex:commentExtensible w16cex:durableId="7BEC6F65" w16cex:dateUtc="2026-04-22T23:15:00Z"/>
  <w16cex:commentExtensible w16cex:durableId="04C6E2F2" w16cex:dateUtc="2026-05-01T22:16:00Z"/>
  <w16cex:commentExtensible w16cex:durableId="6FF8D6FD" w16cex:dateUtc="2026-05-01T22:17:00Z"/>
  <w16cex:commentExtensible w16cex:durableId="63872B49" w16cex:dateUtc="2026-05-01T22:18:00Z"/>
  <w16cex:commentExtensible w16cex:durableId="760C5F50" w16cex:dateUtc="2026-05-01T22:19:00Z"/>
  <w16cex:commentExtensible w16cex:durableId="4D8EF8DD" w16cex:dateUtc="2026-05-01T22:21:00Z"/>
  <w16cex:commentExtensible w16cex:durableId="25143AD8" w16cex:dateUtc="2026-04-22T23:18:00Z"/>
  <w16cex:commentExtensible w16cex:durableId="0A9D6056" w16cex:dateUtc="2026-04-22T23:20:00Z"/>
  <w16cex:commentExtensible w16cex:durableId="087EE6A0" w16cex:dateUtc="2026-05-08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32AC7" w16cid:durableId="6B3A7974"/>
  <w16cid:commentId w16cid:paraId="066DE062" w16cid:durableId="70AD4D6F"/>
  <w16cid:commentId w16cid:paraId="5BFCF876" w16cid:durableId="697AA444"/>
  <w16cid:commentId w16cid:paraId="6DBA3180" w16cid:durableId="0D1EFEB8"/>
  <w16cid:commentId w16cid:paraId="79E9183D" w16cid:durableId="6874DAE9"/>
  <w16cid:commentId w16cid:paraId="78E63A72" w16cid:durableId="57ED6EFD"/>
  <w16cid:commentId w16cid:paraId="7A8607A0" w16cid:durableId="3551C5D7"/>
  <w16cid:commentId w16cid:paraId="711A14D0" w16cid:durableId="283109F6"/>
  <w16cid:commentId w16cid:paraId="68A97D09" w16cid:durableId="2D91EDAA"/>
  <w16cid:commentId w16cid:paraId="156F30C1" w16cid:durableId="72EFB868"/>
  <w16cid:commentId w16cid:paraId="4E19C398" w16cid:durableId="19194355"/>
  <w16cid:commentId w16cid:paraId="0E654089" w16cid:durableId="17B22219"/>
  <w16cid:commentId w16cid:paraId="38DFF91B" w16cid:durableId="792CED08"/>
  <w16cid:commentId w16cid:paraId="7F3A3460" w16cid:durableId="535D44FA"/>
  <w16cid:commentId w16cid:paraId="3EA9AFDE" w16cid:durableId="118F2DED"/>
  <w16cid:commentId w16cid:paraId="2ED5A871" w16cid:durableId="2D91EEE1"/>
  <w16cid:commentId w16cid:paraId="19B5D4C4" w16cid:durableId="2D91EE95"/>
  <w16cid:commentId w16cid:paraId="0FE1B656" w16cid:durableId="2D91EEB7"/>
  <w16cid:commentId w16cid:paraId="72E9E751" w16cid:durableId="1ED06055"/>
  <w16cid:commentId w16cid:paraId="7B09FBCA" w16cid:durableId="2D91EFA8"/>
  <w16cid:commentId w16cid:paraId="3ABE884C" w16cid:durableId="2D91EF3D"/>
  <w16cid:commentId w16cid:paraId="430558B8" w16cid:durableId="2D91EF62"/>
  <w16cid:commentId w16cid:paraId="5080A461" w16cid:durableId="683960D6"/>
  <w16cid:commentId w16cid:paraId="378AA2B1" w16cid:durableId="2D91F003"/>
  <w16cid:commentId w16cid:paraId="68480EF8" w16cid:durableId="1B0828CA"/>
  <w16cid:commentId w16cid:paraId="57AFB280" w16cid:durableId="4EB78F66"/>
  <w16cid:commentId w16cid:paraId="35062C10" w16cid:durableId="2D91F08A"/>
  <w16cid:commentId w16cid:paraId="2E8661B8" w16cid:durableId="2D91F09B"/>
  <w16cid:commentId w16cid:paraId="7A154D43" w16cid:durableId="656B9607"/>
  <w16cid:commentId w16cid:paraId="04A9F420" w16cid:durableId="538A014E"/>
  <w16cid:commentId w16cid:paraId="5EF34EE0" w16cid:durableId="0ED53269"/>
  <w16cid:commentId w16cid:paraId="125CC111" w16cid:durableId="2D91F0DC"/>
  <w16cid:commentId w16cid:paraId="1CE9E7DC" w16cid:durableId="37998791"/>
  <w16cid:commentId w16cid:paraId="76408F45" w16cid:durableId="227EA19B"/>
  <w16cid:commentId w16cid:paraId="5534365B" w16cid:durableId="2D91F182"/>
  <w16cid:commentId w16cid:paraId="7E5F6E6A" w16cid:durableId="2D91F1C4"/>
  <w16cid:commentId w16cid:paraId="72110536" w16cid:durableId="2D91F132"/>
  <w16cid:commentId w16cid:paraId="7C080820" w16cid:durableId="1F654226"/>
  <w16cid:commentId w16cid:paraId="0DF11ED1" w16cid:durableId="5056C363"/>
  <w16cid:commentId w16cid:paraId="755BCC29" w16cid:durableId="70987DFA"/>
  <w16cid:commentId w16cid:paraId="7A713444" w16cid:durableId="19DF2AC7"/>
  <w16cid:commentId w16cid:paraId="23ED8322" w16cid:durableId="2D91F28D"/>
  <w16cid:commentId w16cid:paraId="1422C542" w16cid:durableId="2D91F271"/>
  <w16cid:commentId w16cid:paraId="6BA4C861" w16cid:durableId="3DA32AEF"/>
  <w16cid:commentId w16cid:paraId="4BF733C6" w16cid:durableId="3D355CEF"/>
  <w16cid:commentId w16cid:paraId="6960D360" w16cid:durableId="7759C138"/>
  <w16cid:commentId w16cid:paraId="6C420C04" w16cid:durableId="4CA8F8C1"/>
  <w16cid:commentId w16cid:paraId="6E008E7E" w16cid:durableId="0B5F896E"/>
  <w16cid:commentId w16cid:paraId="79EF2399" w16cid:durableId="02ED5169"/>
  <w16cid:commentId w16cid:paraId="7D5E08F7" w16cid:durableId="021E4EB7"/>
  <w16cid:commentId w16cid:paraId="0D88D80D" w16cid:durableId="356824AB"/>
  <w16cid:commentId w16cid:paraId="790982A8" w16cid:durableId="1E6B333F"/>
  <w16cid:commentId w16cid:paraId="421C79B4" w16cid:durableId="376BCC38"/>
  <w16cid:commentId w16cid:paraId="689BB731" w16cid:durableId="6C06339E"/>
  <w16cid:commentId w16cid:paraId="78CD80F3" w16cid:durableId="7BEC6F65"/>
  <w16cid:commentId w16cid:paraId="0646662D" w16cid:durableId="04C6E2F2"/>
  <w16cid:commentId w16cid:paraId="60FE693F" w16cid:durableId="6FF8D6FD"/>
  <w16cid:commentId w16cid:paraId="59F92241" w16cid:durableId="63872B49"/>
  <w16cid:commentId w16cid:paraId="0F81831E" w16cid:durableId="760C5F50"/>
  <w16cid:commentId w16cid:paraId="3B870F16" w16cid:durableId="4D8EF8DD"/>
  <w16cid:commentId w16cid:paraId="420502E1" w16cid:durableId="25143AD8"/>
  <w16cid:commentId w16cid:paraId="02166F7C" w16cid:durableId="0A9D6056"/>
  <w16cid:commentId w16cid:paraId="3A902CE1" w16cid:durableId="087EE6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053E5" w14:textId="77777777" w:rsidR="00C54B12" w:rsidRDefault="00C54B12" w:rsidP="009A2297">
      <w:pPr>
        <w:spacing w:after="0"/>
      </w:pPr>
      <w:r>
        <w:separator/>
      </w:r>
    </w:p>
  </w:endnote>
  <w:endnote w:type="continuationSeparator" w:id="0">
    <w:p w14:paraId="60CE7BB2" w14:textId="77777777" w:rsidR="00C54B12" w:rsidRDefault="00C54B12"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37" w:author="Ryan Kelly" w:date="2026-04-21T12:34:00Z"/>
  <w:sdt>
    <w:sdtPr>
      <w:rPr>
        <w:rStyle w:val="PageNumber"/>
      </w:rPr>
      <w:id w:val="854079070"/>
      <w:docPartObj>
        <w:docPartGallery w:val="Page Numbers (Bottom of Page)"/>
        <w:docPartUnique/>
      </w:docPartObj>
    </w:sdtPr>
    <w:sdtEndPr>
      <w:rPr>
        <w:rStyle w:val="PageNumber"/>
      </w:rPr>
    </w:sdtEndPr>
    <w:sdtContent>
      <w:customXmlInsRangeEnd w:id="237"/>
      <w:p w14:paraId="7F6FEE35" w14:textId="50994AF1" w:rsidR="00A66B15" w:rsidRDefault="00A66B15" w:rsidP="00091DD7">
        <w:pPr>
          <w:pStyle w:val="Footer"/>
          <w:framePr w:wrap="none" w:vAnchor="text" w:hAnchor="margin" w:xAlign="right" w:y="1"/>
          <w:rPr>
            <w:ins w:id="238" w:author="Ryan Kelly" w:date="2026-04-21T12:34:00Z"/>
            <w:rStyle w:val="PageNumber"/>
          </w:rPr>
        </w:pPr>
        <w:ins w:id="239" w:author="Ryan Kelly" w:date="2026-04-21T12:34:00Z">
          <w:r>
            <w:rPr>
              <w:rStyle w:val="PageNumber"/>
            </w:rPr>
            <w:fldChar w:fldCharType="begin"/>
          </w:r>
          <w:r>
            <w:rPr>
              <w:rStyle w:val="PageNumber"/>
            </w:rPr>
            <w:instrText xml:space="preserve"> PAGE </w:instrText>
          </w:r>
          <w:r>
            <w:rPr>
              <w:rStyle w:val="PageNumber"/>
            </w:rPr>
            <w:fldChar w:fldCharType="end"/>
          </w:r>
        </w:ins>
      </w:p>
      <w:customXmlInsRangeStart w:id="240" w:author="Ryan Kelly" w:date="2026-04-21T12:34:00Z"/>
    </w:sdtContent>
  </w:sdt>
  <w:customXmlInsRangeEnd w:id="240"/>
  <w:p w14:paraId="3D8DAE99" w14:textId="77777777" w:rsidR="00A66B15" w:rsidRDefault="00A66B15">
    <w:pPr>
      <w:pStyle w:val="Footer"/>
      <w:ind w:right="360"/>
      <w:pPrChange w:id="241" w:author="Ryan Kelly" w:date="2026-04-21T12:3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42" w:author="Ryan Kelly" w:date="2026-04-21T12:34:00Z"/>
  <w:sdt>
    <w:sdtPr>
      <w:rPr>
        <w:rStyle w:val="PageNumber"/>
      </w:rPr>
      <w:id w:val="-2008202315"/>
      <w:docPartObj>
        <w:docPartGallery w:val="Page Numbers (Bottom of Page)"/>
        <w:docPartUnique/>
      </w:docPartObj>
    </w:sdtPr>
    <w:sdtEndPr>
      <w:rPr>
        <w:rStyle w:val="PageNumber"/>
      </w:rPr>
    </w:sdtEndPr>
    <w:sdtContent>
      <w:customXmlInsRangeEnd w:id="242"/>
      <w:p w14:paraId="1CED7E85" w14:textId="1EF11362" w:rsidR="00A66B15" w:rsidRDefault="00A66B15" w:rsidP="00091DD7">
        <w:pPr>
          <w:pStyle w:val="Footer"/>
          <w:framePr w:wrap="none" w:vAnchor="text" w:hAnchor="margin" w:xAlign="right" w:y="1"/>
          <w:rPr>
            <w:ins w:id="243" w:author="Ryan Kelly" w:date="2026-04-21T12:34:00Z"/>
            <w:rStyle w:val="PageNumber"/>
          </w:rPr>
        </w:pPr>
        <w:ins w:id="244" w:author="Ryan Kelly" w:date="2026-04-21T12:34:00Z">
          <w:r>
            <w:rPr>
              <w:rStyle w:val="PageNumber"/>
            </w:rPr>
            <w:fldChar w:fldCharType="begin"/>
          </w:r>
          <w:r>
            <w:rPr>
              <w:rStyle w:val="PageNumber"/>
            </w:rPr>
            <w:instrText xml:space="preserve"> PAGE </w:instrText>
          </w:r>
        </w:ins>
        <w:r>
          <w:rPr>
            <w:rStyle w:val="PageNumber"/>
          </w:rPr>
          <w:fldChar w:fldCharType="separate"/>
        </w:r>
        <w:r>
          <w:rPr>
            <w:rStyle w:val="PageNumber"/>
            <w:noProof/>
          </w:rPr>
          <w:t>1</w:t>
        </w:r>
        <w:ins w:id="245" w:author="Ryan Kelly" w:date="2026-04-21T12:34:00Z">
          <w:r>
            <w:rPr>
              <w:rStyle w:val="PageNumber"/>
            </w:rPr>
            <w:fldChar w:fldCharType="end"/>
          </w:r>
        </w:ins>
      </w:p>
      <w:customXmlInsRangeStart w:id="246" w:author="Ryan Kelly" w:date="2026-04-21T12:34:00Z"/>
    </w:sdtContent>
  </w:sdt>
  <w:customXmlInsRangeEnd w:id="246"/>
  <w:p w14:paraId="53130D2E" w14:textId="77777777" w:rsidR="00A66B15" w:rsidRDefault="00A66B15">
    <w:pPr>
      <w:pStyle w:val="Footer"/>
      <w:ind w:right="360"/>
      <w:pPrChange w:id="247" w:author="Ryan Kelly" w:date="2026-04-21T12:3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F3E6" w14:textId="77777777" w:rsidR="00C54B12" w:rsidRDefault="00C54B12" w:rsidP="009A2297">
      <w:pPr>
        <w:spacing w:after="0"/>
      </w:pPr>
      <w:r>
        <w:separator/>
      </w:r>
    </w:p>
  </w:footnote>
  <w:footnote w:type="continuationSeparator" w:id="0">
    <w:p w14:paraId="746573EB" w14:textId="77777777" w:rsidR="00C54B12" w:rsidRDefault="00C54B12"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 Shelton">
    <w15:presenceInfo w15:providerId="None" w15:userId="Ole Shelton"/>
  </w15:person>
  <w15:person w15:author="Ryan Kelly">
    <w15:presenceInfo w15:providerId="AD" w15:userId="S::rpkelly@uw.edu::bdd078d1-2c18-4ae4-92e7-09a089cd5dac"/>
  </w15:person>
  <w15:person w15:author="Owen Liu">
    <w15:presenceInfo w15:providerId="AD" w15:userId="S::owenrliu@uw.edu::f7fcd9d6-0008-4128-91a1-2a4d89ba95cb"/>
  </w15:person>
  <w15:person w15:author="Krista Nichols">
    <w15:presenceInfo w15:providerId="None" w15:userId="Krista Nicho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51F2"/>
    <w:rsid w:val="000056CB"/>
    <w:rsid w:val="0000574A"/>
    <w:rsid w:val="00005CB6"/>
    <w:rsid w:val="00006E74"/>
    <w:rsid w:val="00007C32"/>
    <w:rsid w:val="000114C2"/>
    <w:rsid w:val="00011A03"/>
    <w:rsid w:val="00012269"/>
    <w:rsid w:val="00012E21"/>
    <w:rsid w:val="000132DD"/>
    <w:rsid w:val="000139A5"/>
    <w:rsid w:val="000145BE"/>
    <w:rsid w:val="00014AE9"/>
    <w:rsid w:val="00014D18"/>
    <w:rsid w:val="000160E2"/>
    <w:rsid w:val="000168C8"/>
    <w:rsid w:val="00017B7F"/>
    <w:rsid w:val="00017D18"/>
    <w:rsid w:val="00020159"/>
    <w:rsid w:val="00020998"/>
    <w:rsid w:val="00020F2C"/>
    <w:rsid w:val="00022E59"/>
    <w:rsid w:val="00023927"/>
    <w:rsid w:val="00023FE6"/>
    <w:rsid w:val="00025451"/>
    <w:rsid w:val="00025F29"/>
    <w:rsid w:val="0002721B"/>
    <w:rsid w:val="000349CA"/>
    <w:rsid w:val="000353AD"/>
    <w:rsid w:val="000409FF"/>
    <w:rsid w:val="0004240A"/>
    <w:rsid w:val="00042692"/>
    <w:rsid w:val="00042885"/>
    <w:rsid w:val="0004417B"/>
    <w:rsid w:val="000444A9"/>
    <w:rsid w:val="000461C1"/>
    <w:rsid w:val="00050DA2"/>
    <w:rsid w:val="00051F7D"/>
    <w:rsid w:val="00052F30"/>
    <w:rsid w:val="000534CC"/>
    <w:rsid w:val="0005416C"/>
    <w:rsid w:val="000547C5"/>
    <w:rsid w:val="00056B67"/>
    <w:rsid w:val="00057B49"/>
    <w:rsid w:val="00057F90"/>
    <w:rsid w:val="000603A4"/>
    <w:rsid w:val="000607B1"/>
    <w:rsid w:val="00061203"/>
    <w:rsid w:val="0006210A"/>
    <w:rsid w:val="00063447"/>
    <w:rsid w:val="00063455"/>
    <w:rsid w:val="00063804"/>
    <w:rsid w:val="00063BBC"/>
    <w:rsid w:val="0007052E"/>
    <w:rsid w:val="00070A54"/>
    <w:rsid w:val="00071304"/>
    <w:rsid w:val="00072E63"/>
    <w:rsid w:val="00074790"/>
    <w:rsid w:val="00075111"/>
    <w:rsid w:val="000775D1"/>
    <w:rsid w:val="00080653"/>
    <w:rsid w:val="00082BC7"/>
    <w:rsid w:val="00083D55"/>
    <w:rsid w:val="00084698"/>
    <w:rsid w:val="00085100"/>
    <w:rsid w:val="00086636"/>
    <w:rsid w:val="00087896"/>
    <w:rsid w:val="00091A1D"/>
    <w:rsid w:val="00094214"/>
    <w:rsid w:val="0009447E"/>
    <w:rsid w:val="0009525D"/>
    <w:rsid w:val="00095871"/>
    <w:rsid w:val="000974AE"/>
    <w:rsid w:val="000A0340"/>
    <w:rsid w:val="000A238A"/>
    <w:rsid w:val="000A2C60"/>
    <w:rsid w:val="000A3064"/>
    <w:rsid w:val="000A3533"/>
    <w:rsid w:val="000A475C"/>
    <w:rsid w:val="000A4CE6"/>
    <w:rsid w:val="000A685B"/>
    <w:rsid w:val="000B1746"/>
    <w:rsid w:val="000B3342"/>
    <w:rsid w:val="000B354D"/>
    <w:rsid w:val="000B4D5A"/>
    <w:rsid w:val="000B4F85"/>
    <w:rsid w:val="000B5E8A"/>
    <w:rsid w:val="000C1D0D"/>
    <w:rsid w:val="000C1D95"/>
    <w:rsid w:val="000C1E9E"/>
    <w:rsid w:val="000C295A"/>
    <w:rsid w:val="000C4EFA"/>
    <w:rsid w:val="000C6147"/>
    <w:rsid w:val="000D0491"/>
    <w:rsid w:val="000D2BF7"/>
    <w:rsid w:val="000D4F79"/>
    <w:rsid w:val="000D6DE8"/>
    <w:rsid w:val="000D7045"/>
    <w:rsid w:val="000D7AE0"/>
    <w:rsid w:val="000E190D"/>
    <w:rsid w:val="000E1E0C"/>
    <w:rsid w:val="000E2992"/>
    <w:rsid w:val="000E2BF2"/>
    <w:rsid w:val="000E31BF"/>
    <w:rsid w:val="000E3632"/>
    <w:rsid w:val="000E3B51"/>
    <w:rsid w:val="000E3CB4"/>
    <w:rsid w:val="000F23E9"/>
    <w:rsid w:val="000F2824"/>
    <w:rsid w:val="000F2EF5"/>
    <w:rsid w:val="000F3DDE"/>
    <w:rsid w:val="000F40A8"/>
    <w:rsid w:val="000F5585"/>
    <w:rsid w:val="000F5722"/>
    <w:rsid w:val="000F67DF"/>
    <w:rsid w:val="000F71FC"/>
    <w:rsid w:val="000F7C17"/>
    <w:rsid w:val="00100A8A"/>
    <w:rsid w:val="001012ED"/>
    <w:rsid w:val="001016A0"/>
    <w:rsid w:val="00101BFB"/>
    <w:rsid w:val="00102D80"/>
    <w:rsid w:val="00106163"/>
    <w:rsid w:val="001062D5"/>
    <w:rsid w:val="00106A43"/>
    <w:rsid w:val="00107481"/>
    <w:rsid w:val="00107B96"/>
    <w:rsid w:val="001100C1"/>
    <w:rsid w:val="001101CA"/>
    <w:rsid w:val="001109C4"/>
    <w:rsid w:val="00112FD6"/>
    <w:rsid w:val="00114F2B"/>
    <w:rsid w:val="00115FE6"/>
    <w:rsid w:val="001178FE"/>
    <w:rsid w:val="00117CD3"/>
    <w:rsid w:val="00120DF0"/>
    <w:rsid w:val="00124A60"/>
    <w:rsid w:val="00124CBE"/>
    <w:rsid w:val="00125464"/>
    <w:rsid w:val="00126047"/>
    <w:rsid w:val="00127801"/>
    <w:rsid w:val="00127DFE"/>
    <w:rsid w:val="00131C1F"/>
    <w:rsid w:val="001331FA"/>
    <w:rsid w:val="00134076"/>
    <w:rsid w:val="001345B5"/>
    <w:rsid w:val="00137DD4"/>
    <w:rsid w:val="00140286"/>
    <w:rsid w:val="00140E57"/>
    <w:rsid w:val="001414C4"/>
    <w:rsid w:val="00141D37"/>
    <w:rsid w:val="00146302"/>
    <w:rsid w:val="001465AC"/>
    <w:rsid w:val="00146A47"/>
    <w:rsid w:val="0015179F"/>
    <w:rsid w:val="0015215E"/>
    <w:rsid w:val="001547DC"/>
    <w:rsid w:val="001550FE"/>
    <w:rsid w:val="00155244"/>
    <w:rsid w:val="00160297"/>
    <w:rsid w:val="00160CEF"/>
    <w:rsid w:val="00162082"/>
    <w:rsid w:val="00163DB8"/>
    <w:rsid w:val="00164C62"/>
    <w:rsid w:val="00164CCE"/>
    <w:rsid w:val="001676A9"/>
    <w:rsid w:val="00171483"/>
    <w:rsid w:val="00172440"/>
    <w:rsid w:val="0017607E"/>
    <w:rsid w:val="00177159"/>
    <w:rsid w:val="001801E2"/>
    <w:rsid w:val="00180245"/>
    <w:rsid w:val="00180252"/>
    <w:rsid w:val="00180840"/>
    <w:rsid w:val="00180919"/>
    <w:rsid w:val="00180FAF"/>
    <w:rsid w:val="001827F8"/>
    <w:rsid w:val="00182802"/>
    <w:rsid w:val="001831DF"/>
    <w:rsid w:val="00184B5A"/>
    <w:rsid w:val="0018545E"/>
    <w:rsid w:val="00185814"/>
    <w:rsid w:val="0018650C"/>
    <w:rsid w:val="001869ED"/>
    <w:rsid w:val="00187296"/>
    <w:rsid w:val="00190A03"/>
    <w:rsid w:val="00190EF5"/>
    <w:rsid w:val="001917E2"/>
    <w:rsid w:val="00192DF5"/>
    <w:rsid w:val="001934BA"/>
    <w:rsid w:val="00194686"/>
    <w:rsid w:val="00195990"/>
    <w:rsid w:val="001A11AC"/>
    <w:rsid w:val="001A136C"/>
    <w:rsid w:val="001A150A"/>
    <w:rsid w:val="001A48D1"/>
    <w:rsid w:val="001A6FCD"/>
    <w:rsid w:val="001B0E72"/>
    <w:rsid w:val="001B3530"/>
    <w:rsid w:val="001B4F2A"/>
    <w:rsid w:val="001B55AB"/>
    <w:rsid w:val="001B5832"/>
    <w:rsid w:val="001B5BD6"/>
    <w:rsid w:val="001B5C27"/>
    <w:rsid w:val="001B6091"/>
    <w:rsid w:val="001B65DC"/>
    <w:rsid w:val="001C0551"/>
    <w:rsid w:val="001C2382"/>
    <w:rsid w:val="001C555F"/>
    <w:rsid w:val="001C5725"/>
    <w:rsid w:val="001C62FB"/>
    <w:rsid w:val="001D051D"/>
    <w:rsid w:val="001D0620"/>
    <w:rsid w:val="001D0A69"/>
    <w:rsid w:val="001D0B52"/>
    <w:rsid w:val="001D2FC7"/>
    <w:rsid w:val="001D6294"/>
    <w:rsid w:val="001D73F9"/>
    <w:rsid w:val="001D778A"/>
    <w:rsid w:val="001E0F76"/>
    <w:rsid w:val="001E1246"/>
    <w:rsid w:val="001E155A"/>
    <w:rsid w:val="001E199E"/>
    <w:rsid w:val="001E2349"/>
    <w:rsid w:val="001E33A3"/>
    <w:rsid w:val="001E37E0"/>
    <w:rsid w:val="001E4A9B"/>
    <w:rsid w:val="001E4C8D"/>
    <w:rsid w:val="001E5B76"/>
    <w:rsid w:val="001E6470"/>
    <w:rsid w:val="001E6BF2"/>
    <w:rsid w:val="001E7948"/>
    <w:rsid w:val="001F10CE"/>
    <w:rsid w:val="001F3BC5"/>
    <w:rsid w:val="001F47EB"/>
    <w:rsid w:val="001F5339"/>
    <w:rsid w:val="001F55A1"/>
    <w:rsid w:val="001F6996"/>
    <w:rsid w:val="001F72E9"/>
    <w:rsid w:val="001F75CE"/>
    <w:rsid w:val="00201B6D"/>
    <w:rsid w:val="00201F17"/>
    <w:rsid w:val="00202E65"/>
    <w:rsid w:val="00207177"/>
    <w:rsid w:val="00210499"/>
    <w:rsid w:val="00212093"/>
    <w:rsid w:val="0021269A"/>
    <w:rsid w:val="00213174"/>
    <w:rsid w:val="0021529A"/>
    <w:rsid w:val="00216EE9"/>
    <w:rsid w:val="002170DA"/>
    <w:rsid w:val="002225C5"/>
    <w:rsid w:val="00222B88"/>
    <w:rsid w:val="002237C6"/>
    <w:rsid w:val="002238B3"/>
    <w:rsid w:val="00225CCC"/>
    <w:rsid w:val="002261F5"/>
    <w:rsid w:val="00227795"/>
    <w:rsid w:val="00227975"/>
    <w:rsid w:val="00230A40"/>
    <w:rsid w:val="002316A1"/>
    <w:rsid w:val="00231724"/>
    <w:rsid w:val="00231AC7"/>
    <w:rsid w:val="00231CCD"/>
    <w:rsid w:val="002331E6"/>
    <w:rsid w:val="00233AAB"/>
    <w:rsid w:val="00233C32"/>
    <w:rsid w:val="002342B6"/>
    <w:rsid w:val="002347AB"/>
    <w:rsid w:val="002357D8"/>
    <w:rsid w:val="00235B7B"/>
    <w:rsid w:val="002362C0"/>
    <w:rsid w:val="00236C3C"/>
    <w:rsid w:val="00241EEE"/>
    <w:rsid w:val="00242929"/>
    <w:rsid w:val="00242A24"/>
    <w:rsid w:val="00242A5D"/>
    <w:rsid w:val="00244944"/>
    <w:rsid w:val="00246E74"/>
    <w:rsid w:val="002478A8"/>
    <w:rsid w:val="00247B17"/>
    <w:rsid w:val="00247D59"/>
    <w:rsid w:val="00247F05"/>
    <w:rsid w:val="00250A59"/>
    <w:rsid w:val="00251B03"/>
    <w:rsid w:val="00251D34"/>
    <w:rsid w:val="00256746"/>
    <w:rsid w:val="002574EE"/>
    <w:rsid w:val="002601E5"/>
    <w:rsid w:val="002609C5"/>
    <w:rsid w:val="00260B0B"/>
    <w:rsid w:val="00261DD5"/>
    <w:rsid w:val="00262DAD"/>
    <w:rsid w:val="00264629"/>
    <w:rsid w:val="002657B8"/>
    <w:rsid w:val="002658EB"/>
    <w:rsid w:val="00266A9B"/>
    <w:rsid w:val="002704B8"/>
    <w:rsid w:val="002704E3"/>
    <w:rsid w:val="00270F24"/>
    <w:rsid w:val="00273737"/>
    <w:rsid w:val="00273A20"/>
    <w:rsid w:val="0027453B"/>
    <w:rsid w:val="00274F05"/>
    <w:rsid w:val="00275178"/>
    <w:rsid w:val="002758D3"/>
    <w:rsid w:val="00276F54"/>
    <w:rsid w:val="00277263"/>
    <w:rsid w:val="002809EF"/>
    <w:rsid w:val="0028136B"/>
    <w:rsid w:val="002820B7"/>
    <w:rsid w:val="002821B3"/>
    <w:rsid w:val="002837DB"/>
    <w:rsid w:val="00283B21"/>
    <w:rsid w:val="00284675"/>
    <w:rsid w:val="00284737"/>
    <w:rsid w:val="0028513F"/>
    <w:rsid w:val="002868ED"/>
    <w:rsid w:val="00286ADA"/>
    <w:rsid w:val="00290F94"/>
    <w:rsid w:val="00291D04"/>
    <w:rsid w:val="00291EB6"/>
    <w:rsid w:val="0029301E"/>
    <w:rsid w:val="00294A57"/>
    <w:rsid w:val="00294B01"/>
    <w:rsid w:val="00295077"/>
    <w:rsid w:val="00295A9F"/>
    <w:rsid w:val="00295D54"/>
    <w:rsid w:val="0029719D"/>
    <w:rsid w:val="0029731D"/>
    <w:rsid w:val="002975EB"/>
    <w:rsid w:val="00297BBE"/>
    <w:rsid w:val="00297F83"/>
    <w:rsid w:val="002A17F8"/>
    <w:rsid w:val="002A1B4E"/>
    <w:rsid w:val="002A1F7B"/>
    <w:rsid w:val="002A222B"/>
    <w:rsid w:val="002A2798"/>
    <w:rsid w:val="002A2B18"/>
    <w:rsid w:val="002A2EC9"/>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75B4"/>
    <w:rsid w:val="002D1904"/>
    <w:rsid w:val="002D3E7E"/>
    <w:rsid w:val="002D51E9"/>
    <w:rsid w:val="002D7BA9"/>
    <w:rsid w:val="002E0A3F"/>
    <w:rsid w:val="002E117D"/>
    <w:rsid w:val="002E285D"/>
    <w:rsid w:val="002E32DB"/>
    <w:rsid w:val="002E3B44"/>
    <w:rsid w:val="002E5D63"/>
    <w:rsid w:val="002E5FD7"/>
    <w:rsid w:val="002E69CF"/>
    <w:rsid w:val="002E75FE"/>
    <w:rsid w:val="002E7667"/>
    <w:rsid w:val="002F0A7E"/>
    <w:rsid w:val="002F0C0B"/>
    <w:rsid w:val="002F11A4"/>
    <w:rsid w:val="002F4694"/>
    <w:rsid w:val="002F53D4"/>
    <w:rsid w:val="002F68A8"/>
    <w:rsid w:val="003004DE"/>
    <w:rsid w:val="00300B06"/>
    <w:rsid w:val="0030120A"/>
    <w:rsid w:val="00301CEE"/>
    <w:rsid w:val="003029C3"/>
    <w:rsid w:val="00304A30"/>
    <w:rsid w:val="00304C4E"/>
    <w:rsid w:val="00310F24"/>
    <w:rsid w:val="0031241E"/>
    <w:rsid w:val="003124D1"/>
    <w:rsid w:val="00312DD0"/>
    <w:rsid w:val="00312DFE"/>
    <w:rsid w:val="00313D68"/>
    <w:rsid w:val="00314630"/>
    <w:rsid w:val="00314830"/>
    <w:rsid w:val="0032076E"/>
    <w:rsid w:val="0032117F"/>
    <w:rsid w:val="00321A5E"/>
    <w:rsid w:val="00323FE2"/>
    <w:rsid w:val="00325272"/>
    <w:rsid w:val="00325627"/>
    <w:rsid w:val="00325EAD"/>
    <w:rsid w:val="00326045"/>
    <w:rsid w:val="003261F1"/>
    <w:rsid w:val="003268A6"/>
    <w:rsid w:val="00326E80"/>
    <w:rsid w:val="00327BD2"/>
    <w:rsid w:val="00330D63"/>
    <w:rsid w:val="003329B8"/>
    <w:rsid w:val="00336225"/>
    <w:rsid w:val="00336E69"/>
    <w:rsid w:val="00340F6A"/>
    <w:rsid w:val="003438BD"/>
    <w:rsid w:val="003443CF"/>
    <w:rsid w:val="00345B8C"/>
    <w:rsid w:val="00345EBB"/>
    <w:rsid w:val="0035007B"/>
    <w:rsid w:val="00350360"/>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34C7"/>
    <w:rsid w:val="00364C2B"/>
    <w:rsid w:val="00364F75"/>
    <w:rsid w:val="003676DB"/>
    <w:rsid w:val="00370B78"/>
    <w:rsid w:val="00373AC6"/>
    <w:rsid w:val="00374B89"/>
    <w:rsid w:val="003755B5"/>
    <w:rsid w:val="00375E4C"/>
    <w:rsid w:val="0037611A"/>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D9C"/>
    <w:rsid w:val="003B0195"/>
    <w:rsid w:val="003B103B"/>
    <w:rsid w:val="003B13B6"/>
    <w:rsid w:val="003B1954"/>
    <w:rsid w:val="003B2437"/>
    <w:rsid w:val="003B471B"/>
    <w:rsid w:val="003B601D"/>
    <w:rsid w:val="003B64C7"/>
    <w:rsid w:val="003B7514"/>
    <w:rsid w:val="003B7D9D"/>
    <w:rsid w:val="003C12FA"/>
    <w:rsid w:val="003C151B"/>
    <w:rsid w:val="003C3CFF"/>
    <w:rsid w:val="003C4FC4"/>
    <w:rsid w:val="003C522B"/>
    <w:rsid w:val="003C6767"/>
    <w:rsid w:val="003C7F95"/>
    <w:rsid w:val="003D32D9"/>
    <w:rsid w:val="003D3C28"/>
    <w:rsid w:val="003D4C50"/>
    <w:rsid w:val="003D5CCB"/>
    <w:rsid w:val="003D748C"/>
    <w:rsid w:val="003E3BD8"/>
    <w:rsid w:val="003E6C81"/>
    <w:rsid w:val="003F0620"/>
    <w:rsid w:val="003F06B9"/>
    <w:rsid w:val="003F0D81"/>
    <w:rsid w:val="003F0FD0"/>
    <w:rsid w:val="003F14FA"/>
    <w:rsid w:val="003F2203"/>
    <w:rsid w:val="003F2687"/>
    <w:rsid w:val="003F2D02"/>
    <w:rsid w:val="003F2E26"/>
    <w:rsid w:val="003F5DC2"/>
    <w:rsid w:val="00401410"/>
    <w:rsid w:val="004024BF"/>
    <w:rsid w:val="00402FA3"/>
    <w:rsid w:val="00403804"/>
    <w:rsid w:val="00403D4C"/>
    <w:rsid w:val="00404F34"/>
    <w:rsid w:val="0040527D"/>
    <w:rsid w:val="00405996"/>
    <w:rsid w:val="00406068"/>
    <w:rsid w:val="004062E1"/>
    <w:rsid w:val="004075CF"/>
    <w:rsid w:val="00410B1F"/>
    <w:rsid w:val="004113C3"/>
    <w:rsid w:val="00411992"/>
    <w:rsid w:val="00412E7B"/>
    <w:rsid w:val="0041384E"/>
    <w:rsid w:val="0041396A"/>
    <w:rsid w:val="00421DDF"/>
    <w:rsid w:val="0042202C"/>
    <w:rsid w:val="00422CF9"/>
    <w:rsid w:val="00423C14"/>
    <w:rsid w:val="00423F6B"/>
    <w:rsid w:val="00425F7A"/>
    <w:rsid w:val="004264E8"/>
    <w:rsid w:val="00426B30"/>
    <w:rsid w:val="004270A1"/>
    <w:rsid w:val="004271BE"/>
    <w:rsid w:val="00427A26"/>
    <w:rsid w:val="00427EAF"/>
    <w:rsid w:val="00431D87"/>
    <w:rsid w:val="0043272B"/>
    <w:rsid w:val="00432EEE"/>
    <w:rsid w:val="00433F89"/>
    <w:rsid w:val="00437C6E"/>
    <w:rsid w:val="0044189E"/>
    <w:rsid w:val="00442124"/>
    <w:rsid w:val="00443AB2"/>
    <w:rsid w:val="00445021"/>
    <w:rsid w:val="0044757D"/>
    <w:rsid w:val="00450784"/>
    <w:rsid w:val="004507D0"/>
    <w:rsid w:val="00452BD9"/>
    <w:rsid w:val="00460098"/>
    <w:rsid w:val="0046181E"/>
    <w:rsid w:val="0046242E"/>
    <w:rsid w:val="00462848"/>
    <w:rsid w:val="004641CE"/>
    <w:rsid w:val="00464A32"/>
    <w:rsid w:val="00465B48"/>
    <w:rsid w:val="0046620B"/>
    <w:rsid w:val="004674CC"/>
    <w:rsid w:val="00467958"/>
    <w:rsid w:val="00471569"/>
    <w:rsid w:val="00472742"/>
    <w:rsid w:val="00473D0C"/>
    <w:rsid w:val="00474C5E"/>
    <w:rsid w:val="0047549D"/>
    <w:rsid w:val="00476949"/>
    <w:rsid w:val="00476D1F"/>
    <w:rsid w:val="0047788E"/>
    <w:rsid w:val="00480831"/>
    <w:rsid w:val="004821CC"/>
    <w:rsid w:val="00482ECB"/>
    <w:rsid w:val="004834A6"/>
    <w:rsid w:val="00484E10"/>
    <w:rsid w:val="004850D9"/>
    <w:rsid w:val="0048526C"/>
    <w:rsid w:val="0048588F"/>
    <w:rsid w:val="004861FF"/>
    <w:rsid w:val="00486E70"/>
    <w:rsid w:val="00487038"/>
    <w:rsid w:val="004907A7"/>
    <w:rsid w:val="00490D8B"/>
    <w:rsid w:val="00492963"/>
    <w:rsid w:val="004931E3"/>
    <w:rsid w:val="004951AA"/>
    <w:rsid w:val="00495449"/>
    <w:rsid w:val="004961BF"/>
    <w:rsid w:val="00497D73"/>
    <w:rsid w:val="004A103A"/>
    <w:rsid w:val="004A11DE"/>
    <w:rsid w:val="004A2688"/>
    <w:rsid w:val="004A3D17"/>
    <w:rsid w:val="004A3E38"/>
    <w:rsid w:val="004A4351"/>
    <w:rsid w:val="004A4601"/>
    <w:rsid w:val="004A6683"/>
    <w:rsid w:val="004A7175"/>
    <w:rsid w:val="004B04C3"/>
    <w:rsid w:val="004B0607"/>
    <w:rsid w:val="004B089B"/>
    <w:rsid w:val="004B0C01"/>
    <w:rsid w:val="004B0F2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2E90"/>
    <w:rsid w:val="004D2ED4"/>
    <w:rsid w:val="004D2F70"/>
    <w:rsid w:val="004D3BB4"/>
    <w:rsid w:val="004D478B"/>
    <w:rsid w:val="004D4B81"/>
    <w:rsid w:val="004D720F"/>
    <w:rsid w:val="004E2EC7"/>
    <w:rsid w:val="004E6188"/>
    <w:rsid w:val="004F023A"/>
    <w:rsid w:val="004F02F0"/>
    <w:rsid w:val="004F0C90"/>
    <w:rsid w:val="004F2612"/>
    <w:rsid w:val="004F37BC"/>
    <w:rsid w:val="004F3B4C"/>
    <w:rsid w:val="004F4D02"/>
    <w:rsid w:val="004F4D04"/>
    <w:rsid w:val="004F5128"/>
    <w:rsid w:val="004F5130"/>
    <w:rsid w:val="004F6B6B"/>
    <w:rsid w:val="004F7D9E"/>
    <w:rsid w:val="004F7F89"/>
    <w:rsid w:val="00506160"/>
    <w:rsid w:val="005068E0"/>
    <w:rsid w:val="00506C1B"/>
    <w:rsid w:val="00506CA9"/>
    <w:rsid w:val="005079A4"/>
    <w:rsid w:val="00510010"/>
    <w:rsid w:val="00511DDF"/>
    <w:rsid w:val="005130A3"/>
    <w:rsid w:val="00513BCB"/>
    <w:rsid w:val="00514687"/>
    <w:rsid w:val="00516AB2"/>
    <w:rsid w:val="00516CB5"/>
    <w:rsid w:val="00517959"/>
    <w:rsid w:val="00517AB4"/>
    <w:rsid w:val="00520231"/>
    <w:rsid w:val="0052051A"/>
    <w:rsid w:val="005209D0"/>
    <w:rsid w:val="00520ECF"/>
    <w:rsid w:val="00524F5B"/>
    <w:rsid w:val="005258FE"/>
    <w:rsid w:val="0052612F"/>
    <w:rsid w:val="0052745E"/>
    <w:rsid w:val="005275B2"/>
    <w:rsid w:val="00527630"/>
    <w:rsid w:val="005310E1"/>
    <w:rsid w:val="005353A5"/>
    <w:rsid w:val="00541A82"/>
    <w:rsid w:val="00542402"/>
    <w:rsid w:val="0054285B"/>
    <w:rsid w:val="00543456"/>
    <w:rsid w:val="0054550B"/>
    <w:rsid w:val="00545527"/>
    <w:rsid w:val="0054659D"/>
    <w:rsid w:val="00547BEA"/>
    <w:rsid w:val="00550A28"/>
    <w:rsid w:val="0055212A"/>
    <w:rsid w:val="005533BC"/>
    <w:rsid w:val="00553DDA"/>
    <w:rsid w:val="00553E55"/>
    <w:rsid w:val="00554801"/>
    <w:rsid w:val="005549AD"/>
    <w:rsid w:val="0055605F"/>
    <w:rsid w:val="0055692D"/>
    <w:rsid w:val="00556BFF"/>
    <w:rsid w:val="00562A0E"/>
    <w:rsid w:val="00563265"/>
    <w:rsid w:val="00566998"/>
    <w:rsid w:val="00567979"/>
    <w:rsid w:val="00567BAC"/>
    <w:rsid w:val="0057157E"/>
    <w:rsid w:val="00574715"/>
    <w:rsid w:val="00574BB1"/>
    <w:rsid w:val="0057566A"/>
    <w:rsid w:val="005756A8"/>
    <w:rsid w:val="00575728"/>
    <w:rsid w:val="00576F8D"/>
    <w:rsid w:val="00582732"/>
    <w:rsid w:val="00582FDF"/>
    <w:rsid w:val="00585E96"/>
    <w:rsid w:val="0058681B"/>
    <w:rsid w:val="0058731C"/>
    <w:rsid w:val="00591651"/>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B32"/>
    <w:rsid w:val="005B3D32"/>
    <w:rsid w:val="005B68F4"/>
    <w:rsid w:val="005B6AEA"/>
    <w:rsid w:val="005B74FF"/>
    <w:rsid w:val="005C1F3A"/>
    <w:rsid w:val="005C4753"/>
    <w:rsid w:val="005C475E"/>
    <w:rsid w:val="005C56BE"/>
    <w:rsid w:val="005D0125"/>
    <w:rsid w:val="005D09F4"/>
    <w:rsid w:val="005D0A22"/>
    <w:rsid w:val="005D0C53"/>
    <w:rsid w:val="005D1553"/>
    <w:rsid w:val="005D175B"/>
    <w:rsid w:val="005D1908"/>
    <w:rsid w:val="005D261D"/>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EEA"/>
    <w:rsid w:val="006025A0"/>
    <w:rsid w:val="006041E1"/>
    <w:rsid w:val="00604F8F"/>
    <w:rsid w:val="006059ED"/>
    <w:rsid w:val="00606FB2"/>
    <w:rsid w:val="0060712A"/>
    <w:rsid w:val="00607A55"/>
    <w:rsid w:val="00607BF6"/>
    <w:rsid w:val="00610351"/>
    <w:rsid w:val="00611ABC"/>
    <w:rsid w:val="00612CFF"/>
    <w:rsid w:val="006131E1"/>
    <w:rsid w:val="006143E9"/>
    <w:rsid w:val="00615E5D"/>
    <w:rsid w:val="00616925"/>
    <w:rsid w:val="00616D32"/>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455A"/>
    <w:rsid w:val="00634F5A"/>
    <w:rsid w:val="006354DD"/>
    <w:rsid w:val="006366E5"/>
    <w:rsid w:val="0063681B"/>
    <w:rsid w:val="00636E60"/>
    <w:rsid w:val="00640CD9"/>
    <w:rsid w:val="00641A2C"/>
    <w:rsid w:val="006425A2"/>
    <w:rsid w:val="00644264"/>
    <w:rsid w:val="0064556D"/>
    <w:rsid w:val="006464A9"/>
    <w:rsid w:val="00646897"/>
    <w:rsid w:val="0064739E"/>
    <w:rsid w:val="006502A4"/>
    <w:rsid w:val="0065046F"/>
    <w:rsid w:val="00651354"/>
    <w:rsid w:val="0065240A"/>
    <w:rsid w:val="006533DC"/>
    <w:rsid w:val="006538A7"/>
    <w:rsid w:val="006549D2"/>
    <w:rsid w:val="0065718E"/>
    <w:rsid w:val="0065738A"/>
    <w:rsid w:val="0065783C"/>
    <w:rsid w:val="00657E40"/>
    <w:rsid w:val="0066059F"/>
    <w:rsid w:val="00662998"/>
    <w:rsid w:val="0066438E"/>
    <w:rsid w:val="00664BD6"/>
    <w:rsid w:val="00664F00"/>
    <w:rsid w:val="0066533A"/>
    <w:rsid w:val="00665699"/>
    <w:rsid w:val="00666D36"/>
    <w:rsid w:val="006671B5"/>
    <w:rsid w:val="006717D8"/>
    <w:rsid w:val="00672D69"/>
    <w:rsid w:val="006739D4"/>
    <w:rsid w:val="00674C8F"/>
    <w:rsid w:val="0067503E"/>
    <w:rsid w:val="00675859"/>
    <w:rsid w:val="00675FD2"/>
    <w:rsid w:val="00680F51"/>
    <w:rsid w:val="00680F6C"/>
    <w:rsid w:val="00683088"/>
    <w:rsid w:val="00683426"/>
    <w:rsid w:val="00683868"/>
    <w:rsid w:val="006841C3"/>
    <w:rsid w:val="006850A2"/>
    <w:rsid w:val="006853ED"/>
    <w:rsid w:val="0068555D"/>
    <w:rsid w:val="006859DD"/>
    <w:rsid w:val="006873C9"/>
    <w:rsid w:val="00687C73"/>
    <w:rsid w:val="006907D5"/>
    <w:rsid w:val="00690C1C"/>
    <w:rsid w:val="00691980"/>
    <w:rsid w:val="0069342F"/>
    <w:rsid w:val="00693712"/>
    <w:rsid w:val="00693C81"/>
    <w:rsid w:val="00693DEA"/>
    <w:rsid w:val="00693F6D"/>
    <w:rsid w:val="00694BBD"/>
    <w:rsid w:val="00694D1A"/>
    <w:rsid w:val="00694E6A"/>
    <w:rsid w:val="00695BE6"/>
    <w:rsid w:val="00697741"/>
    <w:rsid w:val="00697749"/>
    <w:rsid w:val="006A2E89"/>
    <w:rsid w:val="006A2F1A"/>
    <w:rsid w:val="006A3AA4"/>
    <w:rsid w:val="006A47D8"/>
    <w:rsid w:val="006A5C4E"/>
    <w:rsid w:val="006A69E6"/>
    <w:rsid w:val="006A6F92"/>
    <w:rsid w:val="006A719F"/>
    <w:rsid w:val="006A78FC"/>
    <w:rsid w:val="006B0E81"/>
    <w:rsid w:val="006B15E7"/>
    <w:rsid w:val="006B1CD9"/>
    <w:rsid w:val="006B3B7F"/>
    <w:rsid w:val="006B4A75"/>
    <w:rsid w:val="006B6E65"/>
    <w:rsid w:val="006B70C8"/>
    <w:rsid w:val="006C1A9C"/>
    <w:rsid w:val="006C232D"/>
    <w:rsid w:val="006C4969"/>
    <w:rsid w:val="006D06DD"/>
    <w:rsid w:val="006D0A8D"/>
    <w:rsid w:val="006D0F2D"/>
    <w:rsid w:val="006D1701"/>
    <w:rsid w:val="006D3ED1"/>
    <w:rsid w:val="006D4F79"/>
    <w:rsid w:val="006D5877"/>
    <w:rsid w:val="006D5917"/>
    <w:rsid w:val="006E0309"/>
    <w:rsid w:val="006E066B"/>
    <w:rsid w:val="006E09B8"/>
    <w:rsid w:val="006E1FBD"/>
    <w:rsid w:val="006E2BD9"/>
    <w:rsid w:val="006E4E43"/>
    <w:rsid w:val="006E5251"/>
    <w:rsid w:val="006E579A"/>
    <w:rsid w:val="006E5AC8"/>
    <w:rsid w:val="006E7C7F"/>
    <w:rsid w:val="006F09B4"/>
    <w:rsid w:val="006F0DEA"/>
    <w:rsid w:val="006F2273"/>
    <w:rsid w:val="006F2CDA"/>
    <w:rsid w:val="006F4FFD"/>
    <w:rsid w:val="00700CCC"/>
    <w:rsid w:val="0070347A"/>
    <w:rsid w:val="00704122"/>
    <w:rsid w:val="007043FF"/>
    <w:rsid w:val="00705D45"/>
    <w:rsid w:val="007071AB"/>
    <w:rsid w:val="00707857"/>
    <w:rsid w:val="0070789F"/>
    <w:rsid w:val="007112A5"/>
    <w:rsid w:val="00711C4F"/>
    <w:rsid w:val="00713C13"/>
    <w:rsid w:val="00714585"/>
    <w:rsid w:val="00721766"/>
    <w:rsid w:val="00722382"/>
    <w:rsid w:val="007226DE"/>
    <w:rsid w:val="00724ADD"/>
    <w:rsid w:val="007259B3"/>
    <w:rsid w:val="00726274"/>
    <w:rsid w:val="00730F4E"/>
    <w:rsid w:val="00731460"/>
    <w:rsid w:val="0073265F"/>
    <w:rsid w:val="00732F3E"/>
    <w:rsid w:val="0073326A"/>
    <w:rsid w:val="00734FD1"/>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626"/>
    <w:rsid w:val="007566A0"/>
    <w:rsid w:val="00760AB6"/>
    <w:rsid w:val="00761B11"/>
    <w:rsid w:val="007620D2"/>
    <w:rsid w:val="0076249D"/>
    <w:rsid w:val="0076494A"/>
    <w:rsid w:val="007649BA"/>
    <w:rsid w:val="00765078"/>
    <w:rsid w:val="007657A2"/>
    <w:rsid w:val="007664E1"/>
    <w:rsid w:val="00767965"/>
    <w:rsid w:val="00770648"/>
    <w:rsid w:val="007706FA"/>
    <w:rsid w:val="00771760"/>
    <w:rsid w:val="007718FD"/>
    <w:rsid w:val="00771ED9"/>
    <w:rsid w:val="00772D50"/>
    <w:rsid w:val="007743E4"/>
    <w:rsid w:val="0077456F"/>
    <w:rsid w:val="00774EEB"/>
    <w:rsid w:val="00774FC5"/>
    <w:rsid w:val="00775A43"/>
    <w:rsid w:val="00776B66"/>
    <w:rsid w:val="0077757F"/>
    <w:rsid w:val="00777676"/>
    <w:rsid w:val="00777CFB"/>
    <w:rsid w:val="007801CF"/>
    <w:rsid w:val="007824A2"/>
    <w:rsid w:val="00783A0B"/>
    <w:rsid w:val="007841AD"/>
    <w:rsid w:val="00784237"/>
    <w:rsid w:val="007857FF"/>
    <w:rsid w:val="00786A2B"/>
    <w:rsid w:val="00786EB1"/>
    <w:rsid w:val="00791447"/>
    <w:rsid w:val="00791B0C"/>
    <w:rsid w:val="00791BB0"/>
    <w:rsid w:val="00792AAF"/>
    <w:rsid w:val="00792F2D"/>
    <w:rsid w:val="007962AD"/>
    <w:rsid w:val="007A1738"/>
    <w:rsid w:val="007A1D54"/>
    <w:rsid w:val="007A2DC0"/>
    <w:rsid w:val="007A35C1"/>
    <w:rsid w:val="007A5A7E"/>
    <w:rsid w:val="007A5C24"/>
    <w:rsid w:val="007A5CE2"/>
    <w:rsid w:val="007A7099"/>
    <w:rsid w:val="007B0B48"/>
    <w:rsid w:val="007B2115"/>
    <w:rsid w:val="007B3E21"/>
    <w:rsid w:val="007B44B1"/>
    <w:rsid w:val="007C0615"/>
    <w:rsid w:val="007C0AAD"/>
    <w:rsid w:val="007C0D45"/>
    <w:rsid w:val="007C3549"/>
    <w:rsid w:val="007C5BA3"/>
    <w:rsid w:val="007C6363"/>
    <w:rsid w:val="007C65F2"/>
    <w:rsid w:val="007D0105"/>
    <w:rsid w:val="007D14CF"/>
    <w:rsid w:val="007D1DD5"/>
    <w:rsid w:val="007D272A"/>
    <w:rsid w:val="007D39EF"/>
    <w:rsid w:val="007D49E0"/>
    <w:rsid w:val="007D5508"/>
    <w:rsid w:val="007D5634"/>
    <w:rsid w:val="007D5E5E"/>
    <w:rsid w:val="007D69D8"/>
    <w:rsid w:val="007D7244"/>
    <w:rsid w:val="007E1D5D"/>
    <w:rsid w:val="007E20EB"/>
    <w:rsid w:val="007E54B1"/>
    <w:rsid w:val="007E646A"/>
    <w:rsid w:val="007E653F"/>
    <w:rsid w:val="007E69B6"/>
    <w:rsid w:val="007E6DD0"/>
    <w:rsid w:val="007E7F39"/>
    <w:rsid w:val="007F090A"/>
    <w:rsid w:val="007F1B35"/>
    <w:rsid w:val="007F347A"/>
    <w:rsid w:val="007F4A1D"/>
    <w:rsid w:val="008009C0"/>
    <w:rsid w:val="008013AC"/>
    <w:rsid w:val="008019A3"/>
    <w:rsid w:val="00801B43"/>
    <w:rsid w:val="008024A9"/>
    <w:rsid w:val="00803F05"/>
    <w:rsid w:val="008049E8"/>
    <w:rsid w:val="00806B87"/>
    <w:rsid w:val="00807644"/>
    <w:rsid w:val="00807822"/>
    <w:rsid w:val="008127D4"/>
    <w:rsid w:val="0081327D"/>
    <w:rsid w:val="008154B7"/>
    <w:rsid w:val="00815D9F"/>
    <w:rsid w:val="008177B5"/>
    <w:rsid w:val="0082063D"/>
    <w:rsid w:val="00823035"/>
    <w:rsid w:val="00823944"/>
    <w:rsid w:val="00823DA9"/>
    <w:rsid w:val="008241B0"/>
    <w:rsid w:val="00826938"/>
    <w:rsid w:val="00830D45"/>
    <w:rsid w:val="008323BE"/>
    <w:rsid w:val="00832C2E"/>
    <w:rsid w:val="00832FE4"/>
    <w:rsid w:val="00833843"/>
    <w:rsid w:val="008360A2"/>
    <w:rsid w:val="00840904"/>
    <w:rsid w:val="00841FCA"/>
    <w:rsid w:val="008474E1"/>
    <w:rsid w:val="008474F5"/>
    <w:rsid w:val="00847BB8"/>
    <w:rsid w:val="00850D9B"/>
    <w:rsid w:val="0085160B"/>
    <w:rsid w:val="00851FE7"/>
    <w:rsid w:val="00852B43"/>
    <w:rsid w:val="00854BFE"/>
    <w:rsid w:val="008568C2"/>
    <w:rsid w:val="00857A3B"/>
    <w:rsid w:val="00857F50"/>
    <w:rsid w:val="008608EB"/>
    <w:rsid w:val="008615C1"/>
    <w:rsid w:val="00864E1A"/>
    <w:rsid w:val="00865B9D"/>
    <w:rsid w:val="00866250"/>
    <w:rsid w:val="00866D23"/>
    <w:rsid w:val="00866F91"/>
    <w:rsid w:val="00866FA5"/>
    <w:rsid w:val="00867891"/>
    <w:rsid w:val="00870E33"/>
    <w:rsid w:val="00870EEE"/>
    <w:rsid w:val="0087355A"/>
    <w:rsid w:val="00875E2B"/>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5961"/>
    <w:rsid w:val="008A6B05"/>
    <w:rsid w:val="008A7A26"/>
    <w:rsid w:val="008B1CE5"/>
    <w:rsid w:val="008B2811"/>
    <w:rsid w:val="008B46AB"/>
    <w:rsid w:val="008B5351"/>
    <w:rsid w:val="008B66B7"/>
    <w:rsid w:val="008C05CD"/>
    <w:rsid w:val="008C1538"/>
    <w:rsid w:val="008C1720"/>
    <w:rsid w:val="008C594B"/>
    <w:rsid w:val="008C6422"/>
    <w:rsid w:val="008C6514"/>
    <w:rsid w:val="008C6843"/>
    <w:rsid w:val="008C6C01"/>
    <w:rsid w:val="008C75A1"/>
    <w:rsid w:val="008C779D"/>
    <w:rsid w:val="008D0C67"/>
    <w:rsid w:val="008D32BC"/>
    <w:rsid w:val="008D3921"/>
    <w:rsid w:val="008D46C0"/>
    <w:rsid w:val="008D73E1"/>
    <w:rsid w:val="008D7CE1"/>
    <w:rsid w:val="008E2BC3"/>
    <w:rsid w:val="008E2D09"/>
    <w:rsid w:val="008E3C93"/>
    <w:rsid w:val="008E4574"/>
    <w:rsid w:val="008E5735"/>
    <w:rsid w:val="008E6F06"/>
    <w:rsid w:val="008F108E"/>
    <w:rsid w:val="008F2CC0"/>
    <w:rsid w:val="008F3C69"/>
    <w:rsid w:val="008F6356"/>
    <w:rsid w:val="009005DE"/>
    <w:rsid w:val="009037CA"/>
    <w:rsid w:val="00904831"/>
    <w:rsid w:val="009074DC"/>
    <w:rsid w:val="00907625"/>
    <w:rsid w:val="00907638"/>
    <w:rsid w:val="00913F92"/>
    <w:rsid w:val="009140FC"/>
    <w:rsid w:val="00915163"/>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413CC"/>
    <w:rsid w:val="0094213A"/>
    <w:rsid w:val="0094271A"/>
    <w:rsid w:val="0094323E"/>
    <w:rsid w:val="00944BEF"/>
    <w:rsid w:val="00944C32"/>
    <w:rsid w:val="0094537C"/>
    <w:rsid w:val="0094589F"/>
    <w:rsid w:val="00945EDE"/>
    <w:rsid w:val="00954327"/>
    <w:rsid w:val="00955B15"/>
    <w:rsid w:val="00957D46"/>
    <w:rsid w:val="00957FA2"/>
    <w:rsid w:val="009609F5"/>
    <w:rsid w:val="00961C62"/>
    <w:rsid w:val="0096274C"/>
    <w:rsid w:val="00962977"/>
    <w:rsid w:val="00964075"/>
    <w:rsid w:val="009641AA"/>
    <w:rsid w:val="00964759"/>
    <w:rsid w:val="009653AF"/>
    <w:rsid w:val="00965D5B"/>
    <w:rsid w:val="00966400"/>
    <w:rsid w:val="009673AC"/>
    <w:rsid w:val="00970EEF"/>
    <w:rsid w:val="0097253A"/>
    <w:rsid w:val="00972F90"/>
    <w:rsid w:val="009738C9"/>
    <w:rsid w:val="00973AB8"/>
    <w:rsid w:val="009753F2"/>
    <w:rsid w:val="009764AE"/>
    <w:rsid w:val="00977055"/>
    <w:rsid w:val="009802F9"/>
    <w:rsid w:val="00982370"/>
    <w:rsid w:val="009833E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78C"/>
    <w:rsid w:val="009D2805"/>
    <w:rsid w:val="009D3544"/>
    <w:rsid w:val="009D65AB"/>
    <w:rsid w:val="009D6A45"/>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752F"/>
    <w:rsid w:val="009F78D5"/>
    <w:rsid w:val="00A003D1"/>
    <w:rsid w:val="00A010A9"/>
    <w:rsid w:val="00A0318B"/>
    <w:rsid w:val="00A0357E"/>
    <w:rsid w:val="00A04226"/>
    <w:rsid w:val="00A044B1"/>
    <w:rsid w:val="00A04964"/>
    <w:rsid w:val="00A06D6B"/>
    <w:rsid w:val="00A109FD"/>
    <w:rsid w:val="00A10F22"/>
    <w:rsid w:val="00A1201E"/>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4072"/>
    <w:rsid w:val="00A343E2"/>
    <w:rsid w:val="00A372CE"/>
    <w:rsid w:val="00A37E98"/>
    <w:rsid w:val="00A40769"/>
    <w:rsid w:val="00A40B74"/>
    <w:rsid w:val="00A40CE6"/>
    <w:rsid w:val="00A422E3"/>
    <w:rsid w:val="00A42D0E"/>
    <w:rsid w:val="00A43BA2"/>
    <w:rsid w:val="00A464A5"/>
    <w:rsid w:val="00A46D72"/>
    <w:rsid w:val="00A4706A"/>
    <w:rsid w:val="00A50FF7"/>
    <w:rsid w:val="00A5156C"/>
    <w:rsid w:val="00A51671"/>
    <w:rsid w:val="00A5380A"/>
    <w:rsid w:val="00A5404E"/>
    <w:rsid w:val="00A5519B"/>
    <w:rsid w:val="00A56C7E"/>
    <w:rsid w:val="00A5731C"/>
    <w:rsid w:val="00A60478"/>
    <w:rsid w:val="00A620EC"/>
    <w:rsid w:val="00A62458"/>
    <w:rsid w:val="00A65979"/>
    <w:rsid w:val="00A66B15"/>
    <w:rsid w:val="00A66B72"/>
    <w:rsid w:val="00A677B4"/>
    <w:rsid w:val="00A67FA1"/>
    <w:rsid w:val="00A7333E"/>
    <w:rsid w:val="00A746D2"/>
    <w:rsid w:val="00A76402"/>
    <w:rsid w:val="00A76669"/>
    <w:rsid w:val="00A77B77"/>
    <w:rsid w:val="00A77C02"/>
    <w:rsid w:val="00A818B5"/>
    <w:rsid w:val="00A81B3C"/>
    <w:rsid w:val="00A820DF"/>
    <w:rsid w:val="00A820FB"/>
    <w:rsid w:val="00A82B2A"/>
    <w:rsid w:val="00A83248"/>
    <w:rsid w:val="00A838BF"/>
    <w:rsid w:val="00A84BB8"/>
    <w:rsid w:val="00A9330B"/>
    <w:rsid w:val="00A938A1"/>
    <w:rsid w:val="00A93C07"/>
    <w:rsid w:val="00A93D6C"/>
    <w:rsid w:val="00A95BE5"/>
    <w:rsid w:val="00A95DAF"/>
    <w:rsid w:val="00A96715"/>
    <w:rsid w:val="00A967CA"/>
    <w:rsid w:val="00AA096F"/>
    <w:rsid w:val="00AA1886"/>
    <w:rsid w:val="00AA1EA2"/>
    <w:rsid w:val="00AA3297"/>
    <w:rsid w:val="00AA3BA0"/>
    <w:rsid w:val="00AA3C4F"/>
    <w:rsid w:val="00AA576D"/>
    <w:rsid w:val="00AA6F77"/>
    <w:rsid w:val="00AB13C4"/>
    <w:rsid w:val="00AB1E1B"/>
    <w:rsid w:val="00AB4F53"/>
    <w:rsid w:val="00AB6D43"/>
    <w:rsid w:val="00AC0267"/>
    <w:rsid w:val="00AC1537"/>
    <w:rsid w:val="00AC1942"/>
    <w:rsid w:val="00AC1A94"/>
    <w:rsid w:val="00AC1F0A"/>
    <w:rsid w:val="00AC1F8B"/>
    <w:rsid w:val="00AC2706"/>
    <w:rsid w:val="00AC3697"/>
    <w:rsid w:val="00AC3FB7"/>
    <w:rsid w:val="00AC47EE"/>
    <w:rsid w:val="00AC566A"/>
    <w:rsid w:val="00AC791C"/>
    <w:rsid w:val="00AD0717"/>
    <w:rsid w:val="00AD0AD2"/>
    <w:rsid w:val="00AD0D3D"/>
    <w:rsid w:val="00AD0E59"/>
    <w:rsid w:val="00AD12C3"/>
    <w:rsid w:val="00AD3A27"/>
    <w:rsid w:val="00AD411F"/>
    <w:rsid w:val="00AD427C"/>
    <w:rsid w:val="00AD6AA7"/>
    <w:rsid w:val="00AD6B7D"/>
    <w:rsid w:val="00AD7403"/>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32F5"/>
    <w:rsid w:val="00B137D3"/>
    <w:rsid w:val="00B144DA"/>
    <w:rsid w:val="00B15162"/>
    <w:rsid w:val="00B21B8E"/>
    <w:rsid w:val="00B21E6B"/>
    <w:rsid w:val="00B22215"/>
    <w:rsid w:val="00B230FB"/>
    <w:rsid w:val="00B23300"/>
    <w:rsid w:val="00B2392F"/>
    <w:rsid w:val="00B2433B"/>
    <w:rsid w:val="00B252D4"/>
    <w:rsid w:val="00B26BA4"/>
    <w:rsid w:val="00B30D2B"/>
    <w:rsid w:val="00B320D5"/>
    <w:rsid w:val="00B32ED8"/>
    <w:rsid w:val="00B330E5"/>
    <w:rsid w:val="00B353DF"/>
    <w:rsid w:val="00B35DB9"/>
    <w:rsid w:val="00B36A72"/>
    <w:rsid w:val="00B4170D"/>
    <w:rsid w:val="00B418AC"/>
    <w:rsid w:val="00B427B8"/>
    <w:rsid w:val="00B44103"/>
    <w:rsid w:val="00B44360"/>
    <w:rsid w:val="00B44F60"/>
    <w:rsid w:val="00B454BA"/>
    <w:rsid w:val="00B45547"/>
    <w:rsid w:val="00B47A6E"/>
    <w:rsid w:val="00B51AB8"/>
    <w:rsid w:val="00B532B4"/>
    <w:rsid w:val="00B5366E"/>
    <w:rsid w:val="00B542B9"/>
    <w:rsid w:val="00B542E6"/>
    <w:rsid w:val="00B54B8E"/>
    <w:rsid w:val="00B54FAB"/>
    <w:rsid w:val="00B55E3C"/>
    <w:rsid w:val="00B565D2"/>
    <w:rsid w:val="00B60B57"/>
    <w:rsid w:val="00B61B02"/>
    <w:rsid w:val="00B61C16"/>
    <w:rsid w:val="00B62303"/>
    <w:rsid w:val="00B62541"/>
    <w:rsid w:val="00B65977"/>
    <w:rsid w:val="00B65A9C"/>
    <w:rsid w:val="00B677ED"/>
    <w:rsid w:val="00B700BA"/>
    <w:rsid w:val="00B7045F"/>
    <w:rsid w:val="00B7212C"/>
    <w:rsid w:val="00B72A74"/>
    <w:rsid w:val="00B73005"/>
    <w:rsid w:val="00B73353"/>
    <w:rsid w:val="00B74C5E"/>
    <w:rsid w:val="00B7618B"/>
    <w:rsid w:val="00B818D0"/>
    <w:rsid w:val="00B82ACF"/>
    <w:rsid w:val="00B832D0"/>
    <w:rsid w:val="00B85003"/>
    <w:rsid w:val="00B8611D"/>
    <w:rsid w:val="00B878D8"/>
    <w:rsid w:val="00B878F7"/>
    <w:rsid w:val="00B87F20"/>
    <w:rsid w:val="00B93F70"/>
    <w:rsid w:val="00B95FFB"/>
    <w:rsid w:val="00B96118"/>
    <w:rsid w:val="00B9718F"/>
    <w:rsid w:val="00BA1382"/>
    <w:rsid w:val="00BA2847"/>
    <w:rsid w:val="00BA4360"/>
    <w:rsid w:val="00BA4BFA"/>
    <w:rsid w:val="00BA4DE0"/>
    <w:rsid w:val="00BA530C"/>
    <w:rsid w:val="00BA6C8F"/>
    <w:rsid w:val="00BA6DDD"/>
    <w:rsid w:val="00BA711A"/>
    <w:rsid w:val="00BB0388"/>
    <w:rsid w:val="00BB09E3"/>
    <w:rsid w:val="00BB0C7F"/>
    <w:rsid w:val="00BB4676"/>
    <w:rsid w:val="00BB4C31"/>
    <w:rsid w:val="00BB5672"/>
    <w:rsid w:val="00BB671C"/>
    <w:rsid w:val="00BB690B"/>
    <w:rsid w:val="00BB7844"/>
    <w:rsid w:val="00BC0542"/>
    <w:rsid w:val="00BC2A9B"/>
    <w:rsid w:val="00BC3F86"/>
    <w:rsid w:val="00BC509E"/>
    <w:rsid w:val="00BC550E"/>
    <w:rsid w:val="00BC5693"/>
    <w:rsid w:val="00BC5907"/>
    <w:rsid w:val="00BC5CC1"/>
    <w:rsid w:val="00BC5E98"/>
    <w:rsid w:val="00BC69CB"/>
    <w:rsid w:val="00BC6D1B"/>
    <w:rsid w:val="00BC7C75"/>
    <w:rsid w:val="00BC7F95"/>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3A37"/>
    <w:rsid w:val="00BE4210"/>
    <w:rsid w:val="00BE4B03"/>
    <w:rsid w:val="00BE5154"/>
    <w:rsid w:val="00BE570C"/>
    <w:rsid w:val="00BE7285"/>
    <w:rsid w:val="00BF0057"/>
    <w:rsid w:val="00BF28E6"/>
    <w:rsid w:val="00BF3685"/>
    <w:rsid w:val="00BF3857"/>
    <w:rsid w:val="00BF4A9D"/>
    <w:rsid w:val="00BF6236"/>
    <w:rsid w:val="00BF6477"/>
    <w:rsid w:val="00C00263"/>
    <w:rsid w:val="00C0077A"/>
    <w:rsid w:val="00C0475B"/>
    <w:rsid w:val="00C048BE"/>
    <w:rsid w:val="00C04B31"/>
    <w:rsid w:val="00C053C4"/>
    <w:rsid w:val="00C05C4C"/>
    <w:rsid w:val="00C069E0"/>
    <w:rsid w:val="00C07052"/>
    <w:rsid w:val="00C10175"/>
    <w:rsid w:val="00C10985"/>
    <w:rsid w:val="00C10BA1"/>
    <w:rsid w:val="00C11CF1"/>
    <w:rsid w:val="00C12D57"/>
    <w:rsid w:val="00C13CEF"/>
    <w:rsid w:val="00C14E00"/>
    <w:rsid w:val="00C15E52"/>
    <w:rsid w:val="00C165C1"/>
    <w:rsid w:val="00C17112"/>
    <w:rsid w:val="00C175DF"/>
    <w:rsid w:val="00C210C6"/>
    <w:rsid w:val="00C2175D"/>
    <w:rsid w:val="00C22C74"/>
    <w:rsid w:val="00C25351"/>
    <w:rsid w:val="00C25FD6"/>
    <w:rsid w:val="00C2782F"/>
    <w:rsid w:val="00C30246"/>
    <w:rsid w:val="00C308EA"/>
    <w:rsid w:val="00C30AB3"/>
    <w:rsid w:val="00C30AD9"/>
    <w:rsid w:val="00C31296"/>
    <w:rsid w:val="00C36A7C"/>
    <w:rsid w:val="00C37E9E"/>
    <w:rsid w:val="00C40337"/>
    <w:rsid w:val="00C403C4"/>
    <w:rsid w:val="00C40601"/>
    <w:rsid w:val="00C416FB"/>
    <w:rsid w:val="00C4181F"/>
    <w:rsid w:val="00C446E8"/>
    <w:rsid w:val="00C44C20"/>
    <w:rsid w:val="00C4581E"/>
    <w:rsid w:val="00C46AE7"/>
    <w:rsid w:val="00C47431"/>
    <w:rsid w:val="00C476AF"/>
    <w:rsid w:val="00C50719"/>
    <w:rsid w:val="00C5139A"/>
    <w:rsid w:val="00C535D8"/>
    <w:rsid w:val="00C5471F"/>
    <w:rsid w:val="00C54B12"/>
    <w:rsid w:val="00C55B9C"/>
    <w:rsid w:val="00C560C0"/>
    <w:rsid w:val="00C568AC"/>
    <w:rsid w:val="00C5758D"/>
    <w:rsid w:val="00C57955"/>
    <w:rsid w:val="00C63AB2"/>
    <w:rsid w:val="00C65608"/>
    <w:rsid w:val="00C65663"/>
    <w:rsid w:val="00C65783"/>
    <w:rsid w:val="00C67E6E"/>
    <w:rsid w:val="00C702F6"/>
    <w:rsid w:val="00C72FBD"/>
    <w:rsid w:val="00C732CE"/>
    <w:rsid w:val="00C73729"/>
    <w:rsid w:val="00C73F7E"/>
    <w:rsid w:val="00C74135"/>
    <w:rsid w:val="00C75E34"/>
    <w:rsid w:val="00C80094"/>
    <w:rsid w:val="00C816CB"/>
    <w:rsid w:val="00C83116"/>
    <w:rsid w:val="00C83611"/>
    <w:rsid w:val="00C85E51"/>
    <w:rsid w:val="00C86410"/>
    <w:rsid w:val="00C87744"/>
    <w:rsid w:val="00C879D1"/>
    <w:rsid w:val="00C915DD"/>
    <w:rsid w:val="00C93224"/>
    <w:rsid w:val="00C93E0B"/>
    <w:rsid w:val="00C960DD"/>
    <w:rsid w:val="00CA06F2"/>
    <w:rsid w:val="00CA1067"/>
    <w:rsid w:val="00CA17E1"/>
    <w:rsid w:val="00CA1C4F"/>
    <w:rsid w:val="00CA22F3"/>
    <w:rsid w:val="00CA273D"/>
    <w:rsid w:val="00CA2CF5"/>
    <w:rsid w:val="00CA4AD2"/>
    <w:rsid w:val="00CA5963"/>
    <w:rsid w:val="00CA5D0F"/>
    <w:rsid w:val="00CA6289"/>
    <w:rsid w:val="00CB1FA1"/>
    <w:rsid w:val="00CB41BF"/>
    <w:rsid w:val="00CB48E2"/>
    <w:rsid w:val="00CB4E48"/>
    <w:rsid w:val="00CB50AA"/>
    <w:rsid w:val="00CB7B2C"/>
    <w:rsid w:val="00CC01B4"/>
    <w:rsid w:val="00CC0335"/>
    <w:rsid w:val="00CC1D39"/>
    <w:rsid w:val="00CC24BD"/>
    <w:rsid w:val="00CC263A"/>
    <w:rsid w:val="00CC29E7"/>
    <w:rsid w:val="00CC477F"/>
    <w:rsid w:val="00CC5E60"/>
    <w:rsid w:val="00CD0175"/>
    <w:rsid w:val="00CD03B5"/>
    <w:rsid w:val="00CD25F9"/>
    <w:rsid w:val="00CD2CCC"/>
    <w:rsid w:val="00CD3E18"/>
    <w:rsid w:val="00CD4185"/>
    <w:rsid w:val="00CD427F"/>
    <w:rsid w:val="00CD480C"/>
    <w:rsid w:val="00CD4CE6"/>
    <w:rsid w:val="00CD523D"/>
    <w:rsid w:val="00CE06D5"/>
    <w:rsid w:val="00CE0914"/>
    <w:rsid w:val="00CE0B77"/>
    <w:rsid w:val="00CE1997"/>
    <w:rsid w:val="00CE2A1B"/>
    <w:rsid w:val="00CE3CC2"/>
    <w:rsid w:val="00CE3CE4"/>
    <w:rsid w:val="00CE4515"/>
    <w:rsid w:val="00CE4FD6"/>
    <w:rsid w:val="00CE57BF"/>
    <w:rsid w:val="00CE641B"/>
    <w:rsid w:val="00CE6B24"/>
    <w:rsid w:val="00CF2FA6"/>
    <w:rsid w:val="00CF3197"/>
    <w:rsid w:val="00CF32DF"/>
    <w:rsid w:val="00CF3C2A"/>
    <w:rsid w:val="00CF49E6"/>
    <w:rsid w:val="00CF6B91"/>
    <w:rsid w:val="00CF709A"/>
    <w:rsid w:val="00CF7855"/>
    <w:rsid w:val="00D00BC1"/>
    <w:rsid w:val="00D0175D"/>
    <w:rsid w:val="00D020BE"/>
    <w:rsid w:val="00D0383A"/>
    <w:rsid w:val="00D0383F"/>
    <w:rsid w:val="00D04708"/>
    <w:rsid w:val="00D05BE1"/>
    <w:rsid w:val="00D06983"/>
    <w:rsid w:val="00D07218"/>
    <w:rsid w:val="00D109D3"/>
    <w:rsid w:val="00D11C02"/>
    <w:rsid w:val="00D123C5"/>
    <w:rsid w:val="00D12D23"/>
    <w:rsid w:val="00D12F22"/>
    <w:rsid w:val="00D15894"/>
    <w:rsid w:val="00D15A4E"/>
    <w:rsid w:val="00D15F1E"/>
    <w:rsid w:val="00D15F71"/>
    <w:rsid w:val="00D1781D"/>
    <w:rsid w:val="00D209C7"/>
    <w:rsid w:val="00D23D4E"/>
    <w:rsid w:val="00D2585C"/>
    <w:rsid w:val="00D265B9"/>
    <w:rsid w:val="00D26859"/>
    <w:rsid w:val="00D2688E"/>
    <w:rsid w:val="00D3001E"/>
    <w:rsid w:val="00D33560"/>
    <w:rsid w:val="00D33900"/>
    <w:rsid w:val="00D34A36"/>
    <w:rsid w:val="00D34C42"/>
    <w:rsid w:val="00D34F4D"/>
    <w:rsid w:val="00D35746"/>
    <w:rsid w:val="00D366A8"/>
    <w:rsid w:val="00D36B91"/>
    <w:rsid w:val="00D36F49"/>
    <w:rsid w:val="00D43E6C"/>
    <w:rsid w:val="00D44A4F"/>
    <w:rsid w:val="00D456EC"/>
    <w:rsid w:val="00D46036"/>
    <w:rsid w:val="00D46DB3"/>
    <w:rsid w:val="00D477E6"/>
    <w:rsid w:val="00D50406"/>
    <w:rsid w:val="00D51BF3"/>
    <w:rsid w:val="00D52F4C"/>
    <w:rsid w:val="00D54E04"/>
    <w:rsid w:val="00D57B4B"/>
    <w:rsid w:val="00D606A3"/>
    <w:rsid w:val="00D60E98"/>
    <w:rsid w:val="00D620F8"/>
    <w:rsid w:val="00D63954"/>
    <w:rsid w:val="00D64712"/>
    <w:rsid w:val="00D65E5F"/>
    <w:rsid w:val="00D672C6"/>
    <w:rsid w:val="00D704C1"/>
    <w:rsid w:val="00D7104B"/>
    <w:rsid w:val="00D7124C"/>
    <w:rsid w:val="00D71941"/>
    <w:rsid w:val="00D71E05"/>
    <w:rsid w:val="00D72462"/>
    <w:rsid w:val="00D734D6"/>
    <w:rsid w:val="00D736BC"/>
    <w:rsid w:val="00D743C7"/>
    <w:rsid w:val="00D74919"/>
    <w:rsid w:val="00D74DCD"/>
    <w:rsid w:val="00D7573B"/>
    <w:rsid w:val="00D76335"/>
    <w:rsid w:val="00D7778D"/>
    <w:rsid w:val="00D77F50"/>
    <w:rsid w:val="00D803B6"/>
    <w:rsid w:val="00D80FBB"/>
    <w:rsid w:val="00D81B1A"/>
    <w:rsid w:val="00D81CAE"/>
    <w:rsid w:val="00D81CF0"/>
    <w:rsid w:val="00D81E02"/>
    <w:rsid w:val="00D833D6"/>
    <w:rsid w:val="00D83A97"/>
    <w:rsid w:val="00D83BC6"/>
    <w:rsid w:val="00D83D04"/>
    <w:rsid w:val="00D83DE0"/>
    <w:rsid w:val="00D8522F"/>
    <w:rsid w:val="00D852AD"/>
    <w:rsid w:val="00D85365"/>
    <w:rsid w:val="00D879B2"/>
    <w:rsid w:val="00D9033C"/>
    <w:rsid w:val="00D90BF1"/>
    <w:rsid w:val="00D90F18"/>
    <w:rsid w:val="00D912F0"/>
    <w:rsid w:val="00D93671"/>
    <w:rsid w:val="00D9430D"/>
    <w:rsid w:val="00D94931"/>
    <w:rsid w:val="00D94C80"/>
    <w:rsid w:val="00D95B49"/>
    <w:rsid w:val="00D965CE"/>
    <w:rsid w:val="00D974B6"/>
    <w:rsid w:val="00D97A51"/>
    <w:rsid w:val="00DA26A9"/>
    <w:rsid w:val="00DA37BB"/>
    <w:rsid w:val="00DA5D2E"/>
    <w:rsid w:val="00DA680D"/>
    <w:rsid w:val="00DA68C2"/>
    <w:rsid w:val="00DA76AB"/>
    <w:rsid w:val="00DB1B7A"/>
    <w:rsid w:val="00DB2CB7"/>
    <w:rsid w:val="00DB2F43"/>
    <w:rsid w:val="00DB53EA"/>
    <w:rsid w:val="00DB60A8"/>
    <w:rsid w:val="00DB654B"/>
    <w:rsid w:val="00DB7E94"/>
    <w:rsid w:val="00DC09FD"/>
    <w:rsid w:val="00DC0E33"/>
    <w:rsid w:val="00DC0EDA"/>
    <w:rsid w:val="00DC1663"/>
    <w:rsid w:val="00DC328C"/>
    <w:rsid w:val="00DC3333"/>
    <w:rsid w:val="00DC3E48"/>
    <w:rsid w:val="00DC4890"/>
    <w:rsid w:val="00DC5E03"/>
    <w:rsid w:val="00DC6C78"/>
    <w:rsid w:val="00DD0071"/>
    <w:rsid w:val="00DD0BE3"/>
    <w:rsid w:val="00DD19C5"/>
    <w:rsid w:val="00DD43B7"/>
    <w:rsid w:val="00DD7455"/>
    <w:rsid w:val="00DE1492"/>
    <w:rsid w:val="00DE3392"/>
    <w:rsid w:val="00DE3973"/>
    <w:rsid w:val="00DE43E5"/>
    <w:rsid w:val="00DE510E"/>
    <w:rsid w:val="00DE5AA2"/>
    <w:rsid w:val="00DE5C00"/>
    <w:rsid w:val="00DE6C90"/>
    <w:rsid w:val="00DE719A"/>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24D7"/>
    <w:rsid w:val="00E026B7"/>
    <w:rsid w:val="00E034D3"/>
    <w:rsid w:val="00E03C93"/>
    <w:rsid w:val="00E04BDC"/>
    <w:rsid w:val="00E054AE"/>
    <w:rsid w:val="00E0592E"/>
    <w:rsid w:val="00E05D8F"/>
    <w:rsid w:val="00E06994"/>
    <w:rsid w:val="00E07B1C"/>
    <w:rsid w:val="00E10025"/>
    <w:rsid w:val="00E1009B"/>
    <w:rsid w:val="00E114B4"/>
    <w:rsid w:val="00E13A6F"/>
    <w:rsid w:val="00E1401A"/>
    <w:rsid w:val="00E157C3"/>
    <w:rsid w:val="00E15924"/>
    <w:rsid w:val="00E21848"/>
    <w:rsid w:val="00E25D94"/>
    <w:rsid w:val="00E2699F"/>
    <w:rsid w:val="00E26F88"/>
    <w:rsid w:val="00E27C38"/>
    <w:rsid w:val="00E303CB"/>
    <w:rsid w:val="00E307F4"/>
    <w:rsid w:val="00E3170C"/>
    <w:rsid w:val="00E33EA0"/>
    <w:rsid w:val="00E344D5"/>
    <w:rsid w:val="00E3475E"/>
    <w:rsid w:val="00E36023"/>
    <w:rsid w:val="00E36663"/>
    <w:rsid w:val="00E37308"/>
    <w:rsid w:val="00E37436"/>
    <w:rsid w:val="00E41431"/>
    <w:rsid w:val="00E422D2"/>
    <w:rsid w:val="00E428C6"/>
    <w:rsid w:val="00E42AD7"/>
    <w:rsid w:val="00E440AE"/>
    <w:rsid w:val="00E465A2"/>
    <w:rsid w:val="00E46B84"/>
    <w:rsid w:val="00E5000E"/>
    <w:rsid w:val="00E501C2"/>
    <w:rsid w:val="00E50BAC"/>
    <w:rsid w:val="00E51B6F"/>
    <w:rsid w:val="00E53F66"/>
    <w:rsid w:val="00E54130"/>
    <w:rsid w:val="00E5696D"/>
    <w:rsid w:val="00E60699"/>
    <w:rsid w:val="00E6088A"/>
    <w:rsid w:val="00E608AD"/>
    <w:rsid w:val="00E6092D"/>
    <w:rsid w:val="00E621EE"/>
    <w:rsid w:val="00E63CD5"/>
    <w:rsid w:val="00E64C53"/>
    <w:rsid w:val="00E64FF6"/>
    <w:rsid w:val="00E65E36"/>
    <w:rsid w:val="00E664E2"/>
    <w:rsid w:val="00E70C87"/>
    <w:rsid w:val="00E72873"/>
    <w:rsid w:val="00E738BA"/>
    <w:rsid w:val="00E73E27"/>
    <w:rsid w:val="00E755CC"/>
    <w:rsid w:val="00E76242"/>
    <w:rsid w:val="00E76BC7"/>
    <w:rsid w:val="00E76E6F"/>
    <w:rsid w:val="00E76FAD"/>
    <w:rsid w:val="00E810CC"/>
    <w:rsid w:val="00E812EC"/>
    <w:rsid w:val="00E81CD2"/>
    <w:rsid w:val="00E834D4"/>
    <w:rsid w:val="00E86F83"/>
    <w:rsid w:val="00E8716E"/>
    <w:rsid w:val="00E92698"/>
    <w:rsid w:val="00E935DB"/>
    <w:rsid w:val="00E935EC"/>
    <w:rsid w:val="00E93A41"/>
    <w:rsid w:val="00E956D0"/>
    <w:rsid w:val="00E95FBE"/>
    <w:rsid w:val="00E96333"/>
    <w:rsid w:val="00E96826"/>
    <w:rsid w:val="00E96BA1"/>
    <w:rsid w:val="00E96C5B"/>
    <w:rsid w:val="00E9739D"/>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B008A"/>
    <w:rsid w:val="00EB0491"/>
    <w:rsid w:val="00EB0E3E"/>
    <w:rsid w:val="00EB38BB"/>
    <w:rsid w:val="00EB403D"/>
    <w:rsid w:val="00EB4284"/>
    <w:rsid w:val="00EB49D2"/>
    <w:rsid w:val="00EB55D5"/>
    <w:rsid w:val="00EB7D8B"/>
    <w:rsid w:val="00EC0F93"/>
    <w:rsid w:val="00EC16C1"/>
    <w:rsid w:val="00EC1EEA"/>
    <w:rsid w:val="00EC334D"/>
    <w:rsid w:val="00EC33F0"/>
    <w:rsid w:val="00EC3CE6"/>
    <w:rsid w:val="00EC7A2A"/>
    <w:rsid w:val="00ED1962"/>
    <w:rsid w:val="00ED20A2"/>
    <w:rsid w:val="00ED2404"/>
    <w:rsid w:val="00ED2A18"/>
    <w:rsid w:val="00ED2C92"/>
    <w:rsid w:val="00ED2D62"/>
    <w:rsid w:val="00ED33A5"/>
    <w:rsid w:val="00ED671E"/>
    <w:rsid w:val="00ED70C0"/>
    <w:rsid w:val="00ED721B"/>
    <w:rsid w:val="00ED72AE"/>
    <w:rsid w:val="00EE2B8D"/>
    <w:rsid w:val="00EE319C"/>
    <w:rsid w:val="00EE38B3"/>
    <w:rsid w:val="00EE7C74"/>
    <w:rsid w:val="00EF0D01"/>
    <w:rsid w:val="00EF3BEF"/>
    <w:rsid w:val="00EF40E0"/>
    <w:rsid w:val="00EF4D1F"/>
    <w:rsid w:val="00EF4E5D"/>
    <w:rsid w:val="00EF678B"/>
    <w:rsid w:val="00EF7D10"/>
    <w:rsid w:val="00F00310"/>
    <w:rsid w:val="00F01B50"/>
    <w:rsid w:val="00F02012"/>
    <w:rsid w:val="00F038B8"/>
    <w:rsid w:val="00F03F4A"/>
    <w:rsid w:val="00F0518E"/>
    <w:rsid w:val="00F059D3"/>
    <w:rsid w:val="00F11138"/>
    <w:rsid w:val="00F11B71"/>
    <w:rsid w:val="00F12156"/>
    <w:rsid w:val="00F12962"/>
    <w:rsid w:val="00F16ABD"/>
    <w:rsid w:val="00F16D8C"/>
    <w:rsid w:val="00F178FE"/>
    <w:rsid w:val="00F21027"/>
    <w:rsid w:val="00F23F9A"/>
    <w:rsid w:val="00F241B3"/>
    <w:rsid w:val="00F24505"/>
    <w:rsid w:val="00F250DA"/>
    <w:rsid w:val="00F253ED"/>
    <w:rsid w:val="00F267C0"/>
    <w:rsid w:val="00F27AA5"/>
    <w:rsid w:val="00F31208"/>
    <w:rsid w:val="00F3143E"/>
    <w:rsid w:val="00F325A5"/>
    <w:rsid w:val="00F32842"/>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E88"/>
    <w:rsid w:val="00F56993"/>
    <w:rsid w:val="00F57B8A"/>
    <w:rsid w:val="00F60295"/>
    <w:rsid w:val="00F622B3"/>
    <w:rsid w:val="00F632D6"/>
    <w:rsid w:val="00F64227"/>
    <w:rsid w:val="00F645CC"/>
    <w:rsid w:val="00F648B6"/>
    <w:rsid w:val="00F65492"/>
    <w:rsid w:val="00F65D5F"/>
    <w:rsid w:val="00F67F82"/>
    <w:rsid w:val="00F7064C"/>
    <w:rsid w:val="00F70DB9"/>
    <w:rsid w:val="00F71AC9"/>
    <w:rsid w:val="00F72DCF"/>
    <w:rsid w:val="00F72E23"/>
    <w:rsid w:val="00F76665"/>
    <w:rsid w:val="00F778AF"/>
    <w:rsid w:val="00F80925"/>
    <w:rsid w:val="00F82035"/>
    <w:rsid w:val="00F82B88"/>
    <w:rsid w:val="00F82C02"/>
    <w:rsid w:val="00F844BA"/>
    <w:rsid w:val="00F8493D"/>
    <w:rsid w:val="00F8575A"/>
    <w:rsid w:val="00F869DE"/>
    <w:rsid w:val="00F87E90"/>
    <w:rsid w:val="00F90495"/>
    <w:rsid w:val="00F905C7"/>
    <w:rsid w:val="00F905E0"/>
    <w:rsid w:val="00F92B57"/>
    <w:rsid w:val="00F92FBC"/>
    <w:rsid w:val="00F9313D"/>
    <w:rsid w:val="00F9341D"/>
    <w:rsid w:val="00F93441"/>
    <w:rsid w:val="00F93B4D"/>
    <w:rsid w:val="00F96E8D"/>
    <w:rsid w:val="00FA2995"/>
    <w:rsid w:val="00FA7364"/>
    <w:rsid w:val="00FB072C"/>
    <w:rsid w:val="00FB27EA"/>
    <w:rsid w:val="00FB2A28"/>
    <w:rsid w:val="00FB361A"/>
    <w:rsid w:val="00FB3E11"/>
    <w:rsid w:val="00FB6991"/>
    <w:rsid w:val="00FC08FD"/>
    <w:rsid w:val="00FC112F"/>
    <w:rsid w:val="00FC2991"/>
    <w:rsid w:val="00FC4AB9"/>
    <w:rsid w:val="00FC5977"/>
    <w:rsid w:val="00FC59CA"/>
    <w:rsid w:val="00FC5E1D"/>
    <w:rsid w:val="00FC6883"/>
    <w:rsid w:val="00FC76D7"/>
    <w:rsid w:val="00FD0232"/>
    <w:rsid w:val="00FD1ED3"/>
    <w:rsid w:val="00FD334A"/>
    <w:rsid w:val="00FD3FB2"/>
    <w:rsid w:val="00FD470E"/>
    <w:rsid w:val="00FD53EE"/>
    <w:rsid w:val="00FE0E33"/>
    <w:rsid w:val="00FE191A"/>
    <w:rsid w:val="00FE24FB"/>
    <w:rsid w:val="00FE4261"/>
    <w:rsid w:val="00FE4F07"/>
    <w:rsid w:val="00FE50DF"/>
    <w:rsid w:val="00FE5B2C"/>
    <w:rsid w:val="00FF0911"/>
    <w:rsid w:val="00FF09F6"/>
    <w:rsid w:val="00FF1409"/>
    <w:rsid w:val="00FF207D"/>
    <w:rsid w:val="00FF27F4"/>
    <w:rsid w:val="00FF39CA"/>
    <w:rsid w:val="00FF44BB"/>
    <w:rsid w:val="00FF4C9C"/>
    <w:rsid w:val="00FF6BFF"/>
    <w:rsid w:val="00FF71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Change w:id="0" w:author="Ole Shelton" w:date="2026-05-01T15:09:00Z">
        <w:pPr>
          <w:jc w:val="both"/>
        </w:pPr>
      </w:pPrChange>
    </w:pPr>
    <w:rPr>
      <w:rFonts w:ascii="Times New Roman" w:hAnsi="Times New Roman"/>
      <w:bCs/>
      <w:rPrChange w:id="0" w:author="Ole Shelton" w:date="2026-05-01T15:09:00Z">
        <w:rPr>
          <w:rFonts w:eastAsiaTheme="minorHAnsi" w:cstheme="minorBidi"/>
          <w:bCs/>
          <w:sz w:val="24"/>
          <w:szCs w:val="24"/>
          <w:lang w:val="en-US" w:eastAsia="en-US" w:bidi="ar-SA"/>
        </w:rPr>
      </w:rPrChange>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yperlink" Target="https://doi.org/10.1038/nmeth.3869"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yperlink" Target="https://doi.org/10.1098/rspb.2021.261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hyperlink" Target="https://doi.org/10.1371/journal.pone.0257773" TargetMode="External"/><Relationship Id="rId32" Type="http://schemas.openxmlformats.org/officeDocument/2006/relationships/footer" Target="foot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098/rsos.150088" TargetMode="Externa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1101/2025.10.30.685180"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34</Pages>
  <Words>8677</Words>
  <Characters>49460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58021</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cp:revision>
  <cp:lastPrinted>2026-04-15T23:13:00Z</cp:lastPrinted>
  <dcterms:created xsi:type="dcterms:W3CDTF">2026-05-08T19:34:00Z</dcterms:created>
  <dcterms:modified xsi:type="dcterms:W3CDTF">2026-05-08T19:34:00Z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