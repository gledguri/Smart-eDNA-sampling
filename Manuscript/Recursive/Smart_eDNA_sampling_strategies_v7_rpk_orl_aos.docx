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4B1CA171"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101BFB">
            <w:pPr>
              <w:pStyle w:val="Compact"/>
            </w:pPr>
            <w:r w:rsidRPr="00C40337">
              <w:t>1</w:t>
            </w:r>
          </w:p>
        </w:tc>
        <w:tc>
          <w:tcPr>
            <w:tcW w:w="0" w:type="auto"/>
          </w:tcPr>
          <w:p w14:paraId="5516F16B" w14:textId="77777777" w:rsidR="0032076E" w:rsidRPr="00C40337" w:rsidRDefault="00D04708" w:rsidP="00101BFB">
            <w:pPr>
              <w:pStyle w:val="Compact"/>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101BFB">
            <w:pPr>
              <w:pStyle w:val="Compact"/>
            </w:pPr>
            <w:r w:rsidRPr="00C40337">
              <w:t>2</w:t>
            </w:r>
          </w:p>
        </w:tc>
        <w:tc>
          <w:tcPr>
            <w:tcW w:w="0" w:type="auto"/>
          </w:tcPr>
          <w:p w14:paraId="5516F16E" w14:textId="7EB1D1F9" w:rsidR="0032076E" w:rsidRPr="00C40337" w:rsidRDefault="00D04708" w:rsidP="00101BFB">
            <w:pPr>
              <w:pStyle w:val="Compact"/>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101BFB">
            <w:pPr>
              <w:pStyle w:val="Compact"/>
            </w:pPr>
            <w:r>
              <w:t>3</w:t>
            </w:r>
          </w:p>
        </w:tc>
        <w:tc>
          <w:tcPr>
            <w:tcW w:w="0" w:type="auto"/>
          </w:tcPr>
          <w:p w14:paraId="68876C7C" w14:textId="260617C8" w:rsidR="00056B67" w:rsidRDefault="00056B67" w:rsidP="00101BFB">
            <w:pPr>
              <w:pStyle w:val="Compact"/>
            </w:pPr>
            <w:r>
              <w:t>School of Aquatic and Fishery Sciences, University of Washington, Seattle, Washington, USA</w:t>
            </w:r>
          </w:p>
          <w:p w14:paraId="5516F171" w14:textId="77777777" w:rsidR="00056B67" w:rsidRPr="00C40337" w:rsidRDefault="00056B67" w:rsidP="00101BFB">
            <w:pPr>
              <w:pStyle w:val="Compact"/>
            </w:pPr>
          </w:p>
        </w:tc>
      </w:tr>
      <w:tr w:rsidR="0032076E" w:rsidRPr="00C40337" w14:paraId="5516F175" w14:textId="77777777" w:rsidTr="005E765B">
        <w:tc>
          <w:tcPr>
            <w:tcW w:w="0" w:type="auto"/>
          </w:tcPr>
          <w:p w14:paraId="5516F173" w14:textId="77777777" w:rsidR="0032076E" w:rsidRPr="00C40337" w:rsidRDefault="0032076E" w:rsidP="00101BFB">
            <w:pPr>
              <w:pStyle w:val="Compact"/>
            </w:pPr>
          </w:p>
        </w:tc>
        <w:tc>
          <w:tcPr>
            <w:tcW w:w="0" w:type="auto"/>
          </w:tcPr>
          <w:p w14:paraId="70C9E80A" w14:textId="67098AAB" w:rsidR="0032076E" w:rsidRPr="00C40337" w:rsidRDefault="00D04708" w:rsidP="00101BFB">
            <w:pPr>
              <w:pStyle w:val="Compact"/>
              <w:rPr>
                <w:b/>
              </w:rPr>
            </w:pPr>
            <w:r w:rsidRPr="00C40337">
              <w:t xml:space="preserve">corresponding author </w:t>
            </w:r>
            <w:hyperlink r:id="rId11" w:history="1">
              <w:r w:rsidR="00D477E6" w:rsidRPr="00C40337">
                <w:rPr>
                  <w:rStyle w:val="Hyperlink"/>
                  <w:rFonts w:cs="Times New Roman"/>
                  <w:b/>
                </w:rPr>
                <w:t>gguri@uw.edu</w:t>
              </w:r>
            </w:hyperlink>
          </w:p>
          <w:p w14:paraId="5516F174" w14:textId="77777777" w:rsidR="00D477E6" w:rsidRPr="00C40337" w:rsidRDefault="00D477E6" w:rsidP="00101BFB">
            <w:pPr>
              <w:pStyle w:val="Compact"/>
            </w:pPr>
          </w:p>
        </w:tc>
      </w:tr>
    </w:tbl>
    <w:p w14:paraId="5516F176" w14:textId="77777777" w:rsidR="0032076E" w:rsidRDefault="00D04708" w:rsidP="00F82C02">
      <w:pPr>
        <w:pStyle w:val="Heading1"/>
        <w:spacing w:before="0" w:after="0" w:line="360" w:lineRule="auto"/>
      </w:pPr>
      <w:bookmarkStart w:id="2" w:name="abstract"/>
      <w:bookmarkEnd w:id="1"/>
      <w:r>
        <w:t>Abstract</w:t>
      </w:r>
    </w:p>
    <w:p w14:paraId="00579BD7" w14:textId="509C0386" w:rsidR="00915163" w:rsidRDefault="00CE2A1B" w:rsidP="00101BFB">
      <w:pPr>
        <w:pStyle w:val="BodyText"/>
      </w:pPr>
      <w:r>
        <w:t>T</w:t>
      </w:r>
      <w:r w:rsidR="00187296" w:rsidRPr="00187296">
        <w:t xml:space="preserve">here is a </w:t>
      </w:r>
      <w:r w:rsidR="00187296" w:rsidRPr="00187296">
        <w:t xml:space="preserve">growing need to </w:t>
      </w:r>
      <w:r w:rsidR="00E5696D">
        <w:t>design</w:t>
      </w:r>
      <w:r w:rsidR="00E5696D" w:rsidRPr="00187296">
        <w:t xml:space="preserve"> </w:t>
      </w:r>
      <w:r w:rsidR="00187296" w:rsidRPr="00187296">
        <w:t>sampling strategies that accurat</w:t>
      </w:r>
      <w:r w:rsidR="00187296" w:rsidRPr="00187296">
        <w:t>ely capture spatial patterns</w:t>
      </w:r>
      <w:r>
        <w:t xml:space="preserve"> of e</w:t>
      </w:r>
      <w:r w:rsidRPr="00187296">
        <w:t>nvironmental DNA (eDNA)</w:t>
      </w:r>
      <w:r w:rsidR="00E5696D">
        <w:t xml:space="preserve"> to inform</w:t>
      </w:r>
      <w:r w:rsidRPr="00187296">
        <w:t xml:space="preserve"> biodiversity monitoring</w:t>
      </w:r>
      <w:commentRangeStart w:id="3"/>
      <w:r w:rsidR="00915163" w:rsidRPr="00915163">
        <w:t>.</w:t>
      </w:r>
      <w:commentRangeEnd w:id="3"/>
      <w:r w:rsidR="003D6E81" w:rsidRPr="00915163">
        <w:rPr>
          <w:rStyle w:val="CommentReference"/>
          <w:sz w:val="24"/>
          <w:szCs w:val="24"/>
        </w:rPr>
        <w:commentReference w:id="3"/>
      </w:r>
      <w:r w:rsidR="00915163" w:rsidRPr="00915163">
        <w:t xml:space="preserve"> </w:t>
      </w:r>
      <w:r w:rsidR="00146302">
        <w:t xml:space="preserve">Here, we </w:t>
      </w:r>
      <w:commentRangeStart w:id="4"/>
      <w:r w:rsidR="00146302">
        <w:t xml:space="preserve">combine </w:t>
      </w:r>
      <w:commentRangeEnd w:id="4"/>
      <w:r w:rsidR="003D6E81">
        <w:rPr>
          <w:rStyle w:val="CommentReference"/>
          <w:sz w:val="24"/>
          <w:szCs w:val="24"/>
        </w:rPr>
        <w:commentReference w:id="4"/>
      </w:r>
      <w:r w:rsidR="00146302">
        <w:t xml:space="preserve">empirical fish eDNA data from the U.S. Pacific coast with a series of simulated sampling scenarios to evaluate how sampling effort in marine eDNA surveys influences the estimation of eDNA concentration and spatial distribution. </w:t>
      </w:r>
      <w:r w:rsidR="00CF49E6" w:rsidRPr="00CF49E6">
        <w:t>First, we fitted a Gaussian Process (GP) model for each species to estimate</w:t>
      </w:r>
      <w:ins w:id="5" w:author="Owen Liu" w:date="2026-04-22T13:49:00Z" w16du:dateUtc="2026-04-22T20:49:00Z">
        <w:r w:rsidR="00815D9F">
          <w:t xml:space="preserve"> eDNA concentration as a function of spatial location and depth. We then used the range of e</w:t>
        </w:r>
      </w:ins>
      <w:ins w:id="6" w:author="Owen Liu" w:date="2026-04-22T13:50:00Z" w16du:dateUtc="2026-04-22T20:50:00Z">
        <w:r w:rsidR="00815D9F">
          <w:t>stimated parameter values from those models to simulate new spatial eDNA data</w:t>
        </w:r>
      </w:ins>
      <w:r w:rsidR="00CF49E6" w:rsidRPr="00CF49E6">
        <w:t xml:space="preserve"> </w:t>
      </w:r>
      <w:del w:id="7" w:author="Owen Liu" w:date="2026-04-22T14:03:00Z" w16du:dateUtc="2026-04-22T21:03:00Z">
        <w:r w:rsidR="00CF49E6" w:rsidRPr="00CF49E6" w:rsidDel="00210499">
          <w:delText>spatial parameters and then used the range of those parameter values to simulate spatial fields representing different</w:delText>
        </w:r>
      </w:del>
      <w:ins w:id="8" w:author="Owen Liu" w:date="2026-04-22T14:03:00Z" w16du:dateUtc="2026-04-22T21:03:00Z">
        <w:r w:rsidR="00210499">
          <w:t>with varying</w:t>
        </w:r>
      </w:ins>
      <w:r w:rsidR="00CF49E6" w:rsidRPr="00CF49E6">
        <w:t xml:space="preserve"> degrees of spatial autocorrelation. </w:t>
      </w:r>
      <w:r w:rsidR="00CF49E6">
        <w:t>Second, we</w:t>
      </w:r>
      <w:r w:rsidR="00CF49E6" w:rsidRPr="00CF49E6">
        <w:t xml:space="preserve"> simulated sampling from those fields at different densities and </w:t>
      </w:r>
      <w:del w:id="9" w:author="Owen Liu" w:date="2026-04-22T14:05:00Z" w16du:dateUtc="2026-04-22T21:05:00Z">
        <w:r w:rsidR="00CF49E6" w:rsidRPr="00CF49E6" w:rsidDel="00D97A51">
          <w:delText xml:space="preserve">used </w:delText>
        </w:r>
      </w:del>
      <w:ins w:id="10" w:author="Owen Liu" w:date="2026-04-22T14:05:00Z" w16du:dateUtc="2026-04-22T21:05:00Z">
        <w:r w:rsidR="00D97A51">
          <w:t>fit new GP models to</w:t>
        </w:r>
        <w:r w:rsidR="00D97A51" w:rsidRPr="00CF49E6">
          <w:t xml:space="preserve"> </w:t>
        </w:r>
      </w:ins>
      <w:r w:rsidR="00CF49E6" w:rsidRPr="00CF49E6">
        <w:t xml:space="preserve">the resulting samples to evaluate </w:t>
      </w:r>
      <w:del w:id="11" w:author="Owen Liu" w:date="2026-04-22T14:06:00Z" w16du:dateUtc="2026-04-22T21:06:00Z">
        <w:r w:rsidR="00CF49E6" w:rsidRPr="00CF49E6" w:rsidDel="00D97A51">
          <w:delText xml:space="preserve">prediction error and </w:delText>
        </w:r>
        <w:r w:rsidR="00BE5154" w:rsidDel="00D97A51">
          <w:delText xml:space="preserve">GP </w:delText>
        </w:r>
        <w:r w:rsidR="00CF49E6" w:rsidRPr="00CF49E6" w:rsidDel="00D97A51">
          <w:delText>parameter recovery</w:delText>
        </w:r>
      </w:del>
      <w:ins w:id="12" w:author="Owen Liu" w:date="2026-04-22T14:06:00Z" w16du:dateUtc="2026-04-22T21:06:00Z">
        <w:r w:rsidR="00D97A51">
          <w:t xml:space="preserve">their ability to recover the underlying true parameter </w:t>
        </w:r>
        <w:r w:rsidR="00D97A51">
          <w:lastRenderedPageBreak/>
          <w:t>values</w:t>
        </w:r>
      </w:ins>
      <w:ins w:id="13" w:author="Owen Liu" w:date="2026-04-22T14:07:00Z" w16du:dateUtc="2026-04-22T21:07:00Z">
        <w:r w:rsidR="00D97A51">
          <w:t>.</w:t>
        </w:r>
      </w:ins>
      <w:del w:id="14" w:author="Owen Liu" w:date="2026-04-22T14:04:00Z" w16du:dateUtc="2026-04-22T21:04:00Z">
        <w:r w:rsidR="00CF49E6" w:rsidRPr="00CF49E6" w:rsidDel="00210499">
          <w:delText xml:space="preserve"> under reduced sampling effort</w:delText>
        </w:r>
      </w:del>
      <w:r w:rsidR="00CF49E6" w:rsidRPr="00CF49E6">
        <w:t xml:space="preserve">. </w:t>
      </w:r>
      <w:r w:rsidR="00915163" w:rsidRPr="00915163">
        <w:t>We then compared these</w:t>
      </w:r>
      <w:ins w:id="15" w:author="Owen Liu" w:date="2026-04-22T14:07:00Z" w16du:dateUtc="2026-04-22T21:07:00Z">
        <w:r w:rsidR="00D97A51">
          <w:t xml:space="preserve"> simulation</w:t>
        </w:r>
      </w:ins>
      <w:r w:rsidR="00915163" w:rsidRPr="00915163">
        <w:t xml:space="preserve"> results </w:t>
      </w:r>
      <w:r w:rsidR="004D2F70" w:rsidRPr="00915163">
        <w:t>with</w:t>
      </w:r>
      <w:r w:rsidR="004D2F70">
        <w:t xml:space="preserve"> </w:t>
      </w:r>
      <w:commentRangeStart w:id="16"/>
      <w:r w:rsidR="00BE5154" w:rsidRPr="00BE5154">
        <w:t>empirical</w:t>
      </w:r>
      <w:r w:rsidR="00BE5154">
        <w:rPr>
          <w:i/>
          <w:iCs/>
        </w:rPr>
        <w:t xml:space="preserve"> </w:t>
      </w:r>
      <w:r w:rsidR="00915163" w:rsidRPr="00915163">
        <w:t xml:space="preserve">eDNA observations </w:t>
      </w:r>
      <w:commentRangeEnd w:id="16"/>
      <w:r w:rsidR="003D6E81" w:rsidRPr="00915163">
        <w:rPr>
          <w:rStyle w:val="CommentReference"/>
          <w:sz w:val="24"/>
          <w:szCs w:val="24"/>
        </w:rPr>
        <w:commentReference w:id="16"/>
      </w:r>
      <w:r w:rsidR="00915163" w:rsidRPr="00915163">
        <w:t xml:space="preserve">from 358 sampling sites. Across both simulated and empirical datasets, prediction accuracy improved with </w:t>
      </w:r>
      <w:r w:rsidR="0043272B">
        <w:t>higher</w:t>
      </w:r>
      <w:r w:rsidR="00915163" w:rsidRPr="00915163">
        <w:t xml:space="preserve"> spatial autocorrelation</w:t>
      </w:r>
      <w:r w:rsidR="00B54FAB">
        <w:t xml:space="preserve"> and </w:t>
      </w:r>
      <w:r w:rsidR="00B54FAB" w:rsidRPr="00B54FAB">
        <w:t>increasing sampling density</w:t>
      </w:r>
      <w:r w:rsidR="006549D2">
        <w:t xml:space="preserve"> </w:t>
      </w:r>
      <w:r w:rsidR="006549D2" w:rsidRPr="006549D2">
        <w:t xml:space="preserve">with the largest marginal gains in </w:t>
      </w:r>
      <w:r w:rsidR="00840904">
        <w:t xml:space="preserve">accuracy </w:t>
      </w:r>
      <w:r w:rsidR="006549D2" w:rsidRPr="006549D2">
        <w:t xml:space="preserve">occurring </w:t>
      </w:r>
      <w:ins w:id="17" w:author="Ryan Kelly" w:date="2026-04-21T12:33:00Z">
        <w:r w:rsidR="006B1CD9">
          <w:t xml:space="preserve">in our particular use-case </w:t>
        </w:r>
      </w:ins>
      <w:r w:rsidR="006549D2" w:rsidRPr="006549D2">
        <w:t xml:space="preserve">at around </w:t>
      </w:r>
      <w:r w:rsidR="00EF3BEF">
        <w:t>4-9</w:t>
      </w:r>
      <w:r w:rsidR="006549D2" w:rsidRPr="006549D2">
        <w:t xml:space="preserve"> samples</w:t>
      </w:r>
      <w:r w:rsidR="00760AB6">
        <w:t xml:space="preserve"> per 10000 km</w:t>
      </w:r>
      <w:r w:rsidR="00760AB6" w:rsidRPr="00760AB6">
        <w:rPr>
          <w:vertAlign w:val="superscript"/>
        </w:rPr>
        <w:t>2</w:t>
      </w:r>
      <w:ins w:id="18" w:author="Ryan Kelly" w:date="2026-04-21T12:33:00Z">
        <w:r w:rsidR="00E10025">
          <w:t xml:space="preserve">, </w:t>
        </w:r>
      </w:ins>
      <w:del w:id="19" w:author="Ryan Kelly" w:date="2026-04-21T12:33:00Z">
        <w:r w:rsidR="00915163" w:rsidRPr="00915163" w:rsidDel="00E10025">
          <w:delText xml:space="preserve">. </w:delText>
        </w:r>
        <w:r w:rsidR="0055692D" w:rsidDel="00E10025">
          <w:delText xml:space="preserve">GP parameter recovery </w:delText>
        </w:r>
        <w:r w:rsidR="0055692D" w:rsidRPr="00CF49E6" w:rsidDel="00E10025">
          <w:delText>under reduced sampling effort</w:delText>
        </w:r>
        <w:r w:rsidR="0055692D" w:rsidDel="00E10025">
          <w:delText xml:space="preserve"> </w:delText>
        </w:r>
        <w:r w:rsidR="00EF3BEF" w:rsidDel="00E10025">
          <w:delText xml:space="preserve">showed </w:delText>
        </w:r>
        <w:r w:rsidR="0089517C" w:rsidDel="00E10025">
          <w:delText xml:space="preserve">very </w:delText>
        </w:r>
      </w:del>
      <w:ins w:id="20" w:author="Owen Liu" w:date="2026-04-22T14:09:00Z" w16du:dateUtc="2026-04-22T21:09:00Z">
        <w:r w:rsidR="00D97A51">
          <w:t xml:space="preserve">with </w:t>
        </w:r>
      </w:ins>
      <w:r w:rsidR="0089517C">
        <w:t>little</w:t>
      </w:r>
      <w:r w:rsidR="00EF3BEF">
        <w:t xml:space="preserve"> marginal gain</w:t>
      </w:r>
      <w:del w:id="21" w:author="Ryan Kelly" w:date="2026-04-21T12:33:00Z">
        <w:r w:rsidR="00EF3BEF" w:rsidDel="00E10025">
          <w:delText>s</w:delText>
        </w:r>
      </w:del>
      <w:r w:rsidR="00EF3BEF">
        <w:t xml:space="preserve"> past </w:t>
      </w:r>
      <w:r w:rsidR="0089517C">
        <w:t>6</w:t>
      </w:r>
      <w:r w:rsidR="00EF3BEF">
        <w:t xml:space="preserve"> samples per 10000</w:t>
      </w:r>
      <w:r w:rsidR="00E04BDC">
        <w:t xml:space="preserve"> </w:t>
      </w:r>
      <w:r w:rsidR="00EF3BEF">
        <w:t>km</w:t>
      </w:r>
      <w:r w:rsidR="00EF3BEF" w:rsidRPr="00EF3BEF">
        <w:rPr>
          <w:vertAlign w:val="superscript"/>
        </w:rPr>
        <w:t>2</w:t>
      </w:r>
      <w:r w:rsidR="00915163" w:rsidRPr="00915163">
        <w:t xml:space="preserve">. </w:t>
      </w:r>
      <w:del w:id="22" w:author="Ryan Kelly" w:date="2026-04-21T12:33:00Z">
        <w:r w:rsidR="00E04BDC" w:rsidDel="00E10025">
          <w:delText>Our</w:delText>
        </w:r>
        <w:r w:rsidR="00915163" w:rsidRPr="00915163" w:rsidDel="00E10025">
          <w:delText xml:space="preserve"> findings show that o</w:delText>
        </w:r>
      </w:del>
      <w:ins w:id="23" w:author="Ryan Kelly" w:date="2026-04-21T12:33:00Z">
        <w:r w:rsidR="00E10025">
          <w:t>O</w:t>
        </w:r>
      </w:ins>
      <w:r w:rsidR="00915163" w:rsidRPr="00915163">
        <w:t>ptimal eDNA sampling effort depends on the spatial structure of the target tax</w:t>
      </w:r>
      <w:r w:rsidR="00ED671E">
        <w:t>on</w:t>
      </w:r>
      <w:r w:rsidR="00915163" w:rsidRPr="00915163">
        <w:t xml:space="preserve"> and the inferential objective of the survey</w:t>
      </w:r>
      <w:ins w:id="24" w:author="Ryan Kelly" w:date="2026-04-21T12:33:00Z">
        <w:r w:rsidR="00D7778D">
          <w:t xml:space="preserve">, but here we suggest </w:t>
        </w:r>
      </w:ins>
      <w:del w:id="25" w:author="Ryan Kelly" w:date="2026-04-21T12:33:00Z">
        <w:r w:rsidR="00915163" w:rsidRPr="00915163" w:rsidDel="00D7778D">
          <w:delText xml:space="preserve">. Rather than supporting a universal sampling threshold, our results provide </w:delText>
        </w:r>
      </w:del>
      <w:r w:rsidR="00915163" w:rsidRPr="00915163">
        <w:t xml:space="preserve">a quantitative framework for designing cost-effective </w:t>
      </w:r>
      <w:del w:id="26" w:author="Ryan Kelly" w:date="2026-04-21T12:34:00Z">
        <w:r w:rsidR="00915163" w:rsidRPr="00915163" w:rsidDel="00AF3581">
          <w:delText xml:space="preserve">marine </w:delText>
        </w:r>
      </w:del>
      <w:r w:rsidR="00915163" w:rsidRPr="00915163">
        <w:t>eDNA surveys tailored to prediction, abundance indexing, and spatial ecological inference.</w:t>
      </w:r>
    </w:p>
    <w:p w14:paraId="76C1BD25" w14:textId="77777777" w:rsidR="00D477E6" w:rsidRPr="00915163" w:rsidRDefault="00D477E6" w:rsidP="00101BFB">
      <w:pPr>
        <w:pStyle w:val="BodyText"/>
      </w:pPr>
    </w:p>
    <w:p w14:paraId="5516F177" w14:textId="548551F0" w:rsidR="0032076E" w:rsidRDefault="00D04708" w:rsidP="00101BFB">
      <w:pPr>
        <w:pStyle w:val="FirstParagraph"/>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01BFB">
      <w:pPr>
        <w:pStyle w:val="BodyText"/>
      </w:pPr>
    </w:p>
    <w:p w14:paraId="5516F178" w14:textId="77777777" w:rsidR="0032076E" w:rsidRDefault="00D04708" w:rsidP="00BC2A9B">
      <w:pPr>
        <w:pStyle w:val="Heading1"/>
        <w:spacing w:before="0" w:after="0" w:line="360" w:lineRule="auto"/>
      </w:pPr>
      <w:bookmarkStart w:id="27" w:name="introduction"/>
      <w:bookmarkEnd w:id="2"/>
      <w:r>
        <w:t>Introduction</w:t>
      </w:r>
    </w:p>
    <w:p w14:paraId="12A3A315" w14:textId="0DAA7B66" w:rsidR="00E656D3" w:rsidRDefault="00686350" w:rsidP="00101BFB">
      <w:pPr>
        <w:pStyle w:val="BodyText"/>
      </w:pPr>
      <w:bookmarkStart w:id="28" w:name="OLE_LINK9"/>
      <w:r w:rsidRPr="00686350">
        <w:t>Appropriate sampling design plays a critical role in accurately assessing species distributions, forming the foundation for evidence-based ecological inference and resource management</w:t>
      </w:r>
      <w:r>
        <w:t xml:space="preserve">. </w:t>
      </w:r>
      <w:r w:rsidR="00E656D3" w:rsidRPr="00E656D3">
        <w:t xml:space="preserve">Across ecological systems, indices of abundance and distribution are commonly derived from a range of survey approaches, including capture-based methods, acoustic techniques, and direct visual observations. All of these approaches </w:t>
      </w:r>
      <w:r w:rsidR="00B54981">
        <w:t xml:space="preserve">require a sample size appropriate for reliably estimating population parameters including abundance, demographic structure, and spatial distribution patterns </w:t>
      </w:r>
      <w:r w:rsidR="00B54981" w:rsidRPr="004A30E5">
        <w:rPr>
          <w:highlight w:val="yellow"/>
        </w:rPr>
        <w:t>[ref]</w:t>
      </w:r>
      <w:r w:rsidR="00B54981">
        <w:t>.</w:t>
      </w:r>
      <w:r w:rsidR="00B54981" w:rsidRPr="00B54981">
        <w:t xml:space="preserve"> </w:t>
      </w:r>
      <w:r w:rsidR="00B54981">
        <w:t xml:space="preserve">This process must balance the need for sufficient data for detecting trends and changes in population while also minimizing cost (i.e., maximizing sampling efficiency) </w:t>
      </w:r>
      <w:r w:rsidR="00B54981" w:rsidRPr="00E26F88">
        <w:t>\cite{xu2015}</w:t>
      </w:r>
      <w:r w:rsidR="00B54981" w:rsidRPr="00CE4FD6">
        <w:t xml:space="preserve"> \cite{stein2003}</w:t>
      </w:r>
      <w:r w:rsidR="00B54981">
        <w:t>.</w:t>
      </w:r>
    </w:p>
    <w:bookmarkEnd w:id="28"/>
    <w:p w14:paraId="25688A63" w14:textId="77777777" w:rsidR="00D477E6" w:rsidRDefault="00D477E6" w:rsidP="00101BFB">
      <w:pPr>
        <w:pStyle w:val="BodyText"/>
      </w:pPr>
    </w:p>
    <w:p w14:paraId="0267C06D" w14:textId="4C4FA74C" w:rsidR="00CE6B24" w:rsidRDefault="0066533A" w:rsidP="00101BFB">
      <w:pPr>
        <w:pStyle w:val="BodyText"/>
      </w:pPr>
      <w:r>
        <w:t>The emergence of environmental DNA (eDNA) sampling has revolutionized monitoring capabilities, offering a non-invasive method to detect species presence and estimate relative abundance</w:t>
      </w:r>
      <w:r w:rsidR="00487038">
        <w:t xml:space="preserve"> </w:t>
      </w:r>
      <w:r w:rsidR="00487038" w:rsidRPr="00192D8F">
        <w:rPr>
          <w:highlight w:val="yellow"/>
        </w:rPr>
        <w:t>[ref]</w:t>
      </w:r>
      <w:r w:rsidRPr="00192D8F">
        <w:rPr>
          <w:highlight w:val="yellow"/>
        </w:rPr>
        <w:t>.</w:t>
      </w:r>
      <w:r>
        <w:t xml:space="preserve"> In contrast to traditional survey techniques that are typically species-specific or require separate sampling efforts for different taxa, eDNA enables simultaneous, multi-species detection from a single sample.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0357E" w:rsidRPr="00A0357E">
        <w:t>\cite{guri2023}</w:t>
      </w:r>
      <w:r w:rsidR="00C72FBD">
        <w:t xml:space="preserve">. </w:t>
      </w:r>
      <w:r w:rsidR="00C72FBD" w:rsidRPr="00C72FBD">
        <w:t xml:space="preserve">Recent synthesis work shows that eDNA methods have matured </w:t>
      </w:r>
      <w:r w:rsidR="00C72FBD" w:rsidRPr="00C72FBD">
        <w:lastRenderedPageBreak/>
        <w:t>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rsidR="006464A9" w:rsidRPr="006464A9">
        <w:t xml:space="preserve"> \cite{guri2024a}</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B44103" w:rsidRPr="00B44103">
        <w:t>\cite{guri2024a}</w:t>
      </w:r>
      <w:r w:rsidR="00CE6B24">
        <w:t>.</w:t>
      </w:r>
      <w:r>
        <w:t xml:space="preserve"> </w:t>
      </w:r>
      <w:r w:rsidR="00CE6B24">
        <w:t>This fact motivates increased consideration of how to design and interpret surveys that collect eDNA.</w:t>
      </w:r>
    </w:p>
    <w:p w14:paraId="2A2BAAFC" w14:textId="77777777" w:rsidR="00BF4A9D" w:rsidRDefault="00BF4A9D" w:rsidP="00101BFB">
      <w:pPr>
        <w:pStyle w:val="BodyText"/>
      </w:pPr>
    </w:p>
    <w:p w14:paraId="204E2337" w14:textId="3DD4B974" w:rsidR="00BF4A9D" w:rsidRDefault="00BF4A9D" w:rsidP="00101BFB">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184B5A" w:rsidRPr="00184B5A">
        <w:t>\cite{schweiger2016}</w:t>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4E6188" w:rsidRPr="004E6188">
        <w:t>\cite{perret2022}</w:t>
      </w:r>
      <w:r w:rsidR="00FD0232" w:rsidRPr="00FD0232">
        <w:t xml:space="preserve"> \cite{zhao2022}</w:t>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4E6188">
        <w:t xml:space="preserve"> </w:t>
      </w:r>
      <w:r w:rsidR="004E6188" w:rsidRPr="00383999">
        <w:t>\cite{thiele2023}</w:t>
      </w:r>
      <w:r w:rsidR="0099693C">
        <w:t xml:space="preserve"> </w:t>
      </w:r>
      <w:r w:rsidR="0099693C" w:rsidRPr="0099693C">
        <w:t>\cite{tarugara2019}</w:t>
      </w:r>
      <w:r w:rsidR="00FD0232" w:rsidRPr="00FD0232">
        <w:t xml:space="preserve"> \cite{zhao2022}</w:t>
      </w:r>
      <w:r w:rsidRPr="00BF4A9D">
        <w:t>. This principle guides the development of cost-effective sampling strategies that maximize analytical power while minimizing operational expenditure</w:t>
      </w:r>
      <w:r w:rsidR="00B72A74">
        <w:t xml:space="preserve"> </w:t>
      </w:r>
      <w:r w:rsidR="00B72A74" w:rsidRPr="00B72A74">
        <w:t>\cite{muradian2019}</w:t>
      </w:r>
      <w:r w:rsidRPr="00BF4A9D">
        <w:t>.</w:t>
      </w:r>
    </w:p>
    <w:p w14:paraId="0B0E1BF3" w14:textId="77777777" w:rsidR="00BF4A9D" w:rsidRDefault="00BF4A9D" w:rsidP="00101BFB">
      <w:pPr>
        <w:pStyle w:val="BodyText"/>
      </w:pPr>
    </w:p>
    <w:p w14:paraId="26B68E00" w14:textId="44A402BF" w:rsidR="00264629" w:rsidRDefault="00264629" w:rsidP="00101BFB">
      <w:pPr>
        <w:pStyle w:val="BodyText"/>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021267" w:rsidRPr="00021267">
        <w:t>tochastic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boosted regression trees (BRTs), random forests (RFs), and artificial neural networks (ANNs) </w:t>
      </w:r>
      <w:r w:rsidR="008B1586" w:rsidRPr="008B1586">
        <w:t>\cite{guisan2000}</w:t>
      </w:r>
      <w:r w:rsidR="000F5B32">
        <w:t xml:space="preserve"> </w:t>
      </w:r>
      <w:r w:rsidR="00C32A67" w:rsidRPr="00C32A67">
        <w:t>\cite{lezama-ochoa2020</w:t>
      </w:r>
      <w:r w:rsidR="000F5B32">
        <w:t xml:space="preserve"> </w:t>
      </w:r>
      <w:r w:rsidR="005D2625" w:rsidRPr="005D2625">
        <w:t>\cite{f.dormann2007}</w:t>
      </w:r>
      <w:r w:rsidR="00763141">
        <w:t xml:space="preserve"> </w:t>
      </w:r>
      <w:r w:rsidR="00763141" w:rsidRPr="00763141">
        <w:t>\cite{elith2008}</w:t>
      </w:r>
      <w:r w:rsidR="00CD5E9F">
        <w:t xml:space="preserve"> </w:t>
      </w:r>
      <w:r w:rsidR="00DE4E8A" w:rsidRPr="00DE4E8A">
        <w:t>\cite{li2013}</w:t>
      </w:r>
      <w:r w:rsidR="00EE605B">
        <w:t xml:space="preserve"> </w:t>
      </w:r>
      <w:r w:rsidR="00EE605B" w:rsidRPr="00EE605B">
        <w:t>\cite{lek1999}</w:t>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w:t>
      </w:r>
      <w:r w:rsidRPr="00E303CB">
        <w:lastRenderedPageBreak/>
        <w:t>provide a flexible, non‑parametric way to capture spatial and environmental smooths</w:t>
      </w:r>
      <w:r>
        <w:t xml:space="preserve"> </w:t>
      </w:r>
      <w:r w:rsidRPr="00A83248">
        <w:t>\cite{lewy2009} \cite{nielsen2016}</w:t>
      </w:r>
      <w:r w:rsidRPr="00E303CB">
        <w:t>.</w:t>
      </w:r>
    </w:p>
    <w:p w14:paraId="21B56FD1" w14:textId="77777777" w:rsidR="00CE6B24" w:rsidRDefault="00CE6B24" w:rsidP="00101BFB">
      <w:pPr>
        <w:pStyle w:val="BodyText"/>
      </w:pPr>
    </w:p>
    <w:p w14:paraId="5516F17C" w14:textId="422BD625" w:rsidR="0032076E" w:rsidRDefault="00D04708" w:rsidP="00101BFB">
      <w:pPr>
        <w:pStyle w:val="BodyText"/>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655E33" w:rsidRPr="00655E33">
        <w:t>\cite{f.dormann2007}</w:t>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\cite{thorson2015}</w:t>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C25596" w:rsidP="00101BF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01BFB">
      <w:pPr>
        <w:pStyle w:val="FirstParagraph"/>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29" w:name="OLE_LINK10"/>
      <w:r>
        <w:t>covaria</w:t>
      </w:r>
      <w:r w:rsidR="008766A3">
        <w:t>nce</w:t>
      </w:r>
      <w:r w:rsidR="00705D45">
        <w:t xml:space="preserve"> </w:t>
      </w:r>
      <w:bookmarkEnd w:id="29"/>
      <w:r w:rsidR="00705D45">
        <w:t>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C25596" w:rsidP="00101BF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01BFB">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01BFB">
      <w:pPr>
        <w:pStyle w:val="BodyText"/>
      </w:pPr>
    </w:p>
    <w:p w14:paraId="5516F180" w14:textId="6025E539" w:rsidR="0032076E" w:rsidRDefault="00FB27EA" w:rsidP="00101BFB">
      <w:pPr>
        <w:pStyle w:val="BodyText"/>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D04708">
        <w:t xml:space="preserve">. </w:t>
      </w:r>
      <w:r w:rsidR="00C416FB">
        <w:t>Hence,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By explicitly quantifying the 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01BFB">
      <w:pPr>
        <w:pStyle w:val="BodyText"/>
      </w:pPr>
    </w:p>
    <w:p w14:paraId="4723CA1B" w14:textId="7E84112C" w:rsidR="006E5251" w:rsidRDefault="0025394F" w:rsidP="00101BFB">
      <w:pPr>
        <w:pStyle w:val="BodyText"/>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624AB" w:rsidRDefault="00B65A9C" w:rsidP="00101BFB">
      <w:pPr>
        <w:pStyle w:val="BodyText"/>
      </w:pPr>
      <w:r w:rsidRPr="00B65A9C">
        <w:t xml:space="preserve">Figure 1. Conceptual figure illustrating how sampling density affects reconstruction of spatial concentration patterns across </w:t>
      </w:r>
      <w:r w:rsidR="00DF45D1">
        <w:t>different</w:t>
      </w:r>
      <w:r w:rsidRPr="00B65A9C">
        <w:t xml:space="preserve"> spatial structures. Panel A shows a patchy </w:t>
      </w:r>
      <w:r w:rsidR="007A5A7E">
        <w:t xml:space="preserve">species </w:t>
      </w:r>
      <w:r w:rsidRPr="00B65A9C">
        <w:lastRenderedPageBreak/>
        <w:t>distribution in space, whereas panel B shows a smooth distribution in space, along a one-dimensional spatial transect (x-axis; space in km units). In the top row of each panel, the solid black line represents the true underlying concentration distribution</w:t>
      </w:r>
      <w:r w:rsidR="00C75E34">
        <w:t xml:space="preserve"> whereas the</w:t>
      </w:r>
      <w:r w:rsidRPr="00B65A9C">
        <w:t xml:space="preserve"> middle and bottom rows show reconstructions </w:t>
      </w:r>
      <w:r w:rsidR="00F51361">
        <w:t xml:space="preserve">of </w:t>
      </w:r>
      <w:r w:rsidR="00D265B9">
        <w:t xml:space="preserve">concentration distribution (red dashed line) </w:t>
      </w:r>
      <w:r w:rsidRPr="00B65A9C">
        <w:t>based on a low number of samples and a high number of samples, respectively. Green circles indicate discrete observation points</w:t>
      </w:r>
      <w:r w:rsidR="00D265B9">
        <w:t xml:space="preserve">. </w:t>
      </w:r>
      <w:r w:rsidR="00071304">
        <w:t xml:space="preserve">For species A, high sample density is necessary to approximate the true distribution because of its low spatial autocorrelation, while the pattern for species B is well captured with fewer samples, with </w:t>
      </w:r>
      <w:r w:rsidR="00006E74" w:rsidRPr="00006E74">
        <w:t>excessive sampling lead</w:t>
      </w:r>
      <w:r w:rsidR="00071304">
        <w:t>ing</w:t>
      </w:r>
      <w:r w:rsidR="00006E74" w:rsidRPr="00006E74">
        <w:t xml:space="preserve"> to redundant data (multiple samples that give the exact same information, thus wasting time and money)</w:t>
      </w:r>
      <w:r w:rsidR="00071304">
        <w:t>.</w:t>
      </w:r>
      <w:r w:rsidR="00966BB9" w:rsidRPr="00966BB9">
        <w:t xml:space="preserve"> </w:t>
      </w:r>
    </w:p>
    <w:p w14:paraId="10CBF52C" w14:textId="77777777" w:rsidR="00006E74" w:rsidRPr="00006E74" w:rsidRDefault="00006E74" w:rsidP="00101BFB">
      <w:pPr>
        <w:pStyle w:val="BodyText"/>
      </w:pPr>
    </w:p>
    <w:p w14:paraId="5516F181" w14:textId="77777777" w:rsidR="0032076E" w:rsidRDefault="00D04708" w:rsidP="00F82C02">
      <w:pPr>
        <w:pStyle w:val="Heading1"/>
        <w:spacing w:before="0" w:after="0" w:line="360" w:lineRule="auto"/>
      </w:pPr>
      <w:bookmarkStart w:id="30" w:name="materials-and-methods"/>
      <w:bookmarkEnd w:id="27"/>
      <w:r>
        <w:t>Materials and methods</w:t>
      </w:r>
    </w:p>
    <w:p w14:paraId="6D460FDF" w14:textId="28F45267" w:rsidR="001B4F2A" w:rsidRDefault="003676DB" w:rsidP="00101BFB">
      <w:pPr>
        <w:pStyle w:val="BodyText"/>
      </w:pPr>
      <w:bookmarkStart w:id="31"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101BFB">
      <w:pPr>
        <w:pStyle w:val="BodyText"/>
      </w:pPr>
    </w:p>
    <w:p w14:paraId="1FF8BFD3" w14:textId="5629A3D0" w:rsidR="000974AE" w:rsidRDefault="000974AE" w:rsidP="000974AE">
      <w:pPr>
        <w:pStyle w:val="Heading2"/>
        <w:spacing w:before="0" w:after="0" w:line="360" w:lineRule="auto"/>
      </w:pPr>
      <w:r>
        <w:t>Empirical eDNA data</w:t>
      </w:r>
    </w:p>
    <w:p w14:paraId="4E6F073F" w14:textId="088CE02C" w:rsidR="000974AE" w:rsidRDefault="000974AE" w:rsidP="00101BFB">
      <w:pPr>
        <w:pStyle w:val="FirstParagraph"/>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w:t>
      </w:r>
      <w:r w:rsidR="0046620B">
        <w:lastRenderedPageBreak/>
        <w:t xml:space="preserve">region from central California to northern Washington. </w:t>
      </w:r>
      <w:r>
        <w:t xml:space="preserve">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1475DAF9" w14:textId="77777777" w:rsidR="000974AE" w:rsidRDefault="000974AE" w:rsidP="00101BFB">
      <w:pPr>
        <w:pStyle w:val="BodyText"/>
      </w:pPr>
    </w:p>
    <w:p w14:paraId="5902B6BB" w14:textId="2C67A6BF" w:rsidR="00E05D8F" w:rsidRDefault="000974AE" w:rsidP="00101BFB">
      <w:pPr>
        <w:pStyle w:val="BodyText"/>
      </w:pPr>
      <w:r>
        <w:t xml:space="preserve">Samples underwent PCR amplification using the MiFish U universal primer set (Miya et al. 2015), targeting a 170 bp fragment of the mitochondrial 12S rRNA gene and thereafter sequenced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Guri et al 2026). </w:t>
      </w:r>
      <w:r w:rsidRPr="005A6DEF">
        <w:t>Species-specific eDNA concentrations were estimated by jointly modeling ASV read counts, a mock community to correct for amplification bias, and qPCR measurements of Pacific hake to estimate absolute eDNA abundance for 12 fish species (Guri et al. 202</w:t>
      </w:r>
      <w:r>
        <w:t>6, Guri et al 2024</w:t>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Clupea pallasii</w:t>
      </w:r>
      <w:r w:rsidR="00FC3664" w:rsidRPr="00FC3664">
        <w:t>), northern anchovy (</w:t>
      </w:r>
      <w:r w:rsidR="00FC3664" w:rsidRPr="00FC3664">
        <w:rPr>
          <w:i/>
          <w:iCs/>
        </w:rPr>
        <w:t>Engraulis mordax</w:t>
      </w:r>
      <w:r w:rsidR="00FC3664" w:rsidRPr="00FC3664">
        <w:t>), northern smoothtongue (</w:t>
      </w:r>
      <w:r w:rsidR="00FC3664" w:rsidRPr="00FC3664">
        <w:rPr>
          <w:i/>
          <w:iCs/>
        </w:rPr>
        <w:t>Leuroglossus stilbius</w:t>
      </w:r>
      <w:r w:rsidR="00FC3664" w:rsidRPr="00FC3664">
        <w:t>), Dover sole (</w:t>
      </w:r>
      <w:r w:rsidR="00FC3664" w:rsidRPr="00FC3664">
        <w:rPr>
          <w:i/>
          <w:iCs/>
        </w:rPr>
        <w:t>Microstomus pacificus</w:t>
      </w:r>
      <w:r w:rsidR="00FC3664" w:rsidRPr="00FC3664">
        <w:t>), Pacific sardine (</w:t>
      </w:r>
      <w:r w:rsidR="00FC3664" w:rsidRPr="00FC3664">
        <w:rPr>
          <w:i/>
          <w:iCs/>
        </w:rPr>
        <w:t>Sardinops sagax</w:t>
      </w:r>
      <w:r w:rsidR="00FC3664" w:rsidRPr="00FC3664">
        <w:t>), Pacific chub mackerel (</w:t>
      </w:r>
      <w:r w:rsidR="00FC3664" w:rsidRPr="00FC3664">
        <w:rPr>
          <w:i/>
          <w:iCs/>
        </w:rPr>
        <w:t>Scomber japonicus</w:t>
      </w:r>
      <w:r w:rsidR="00FC3664" w:rsidRPr="00FC3664">
        <w:t>), widow rockfish (</w:t>
      </w:r>
      <w:r w:rsidR="00FC3664" w:rsidRPr="00FC3664">
        <w:rPr>
          <w:i/>
          <w:iCs/>
        </w:rPr>
        <w:t>Sebastes entomelas</w:t>
      </w:r>
      <w:r w:rsidR="00FC3664" w:rsidRPr="00FC3664">
        <w:t>), northern lampfish (</w:t>
      </w:r>
      <w:r w:rsidR="00FC3664" w:rsidRPr="00FC3664">
        <w:rPr>
          <w:i/>
          <w:iCs/>
        </w:rPr>
        <w:t>Stenobrachius leucopsarus</w:t>
      </w:r>
      <w:r w:rsidR="00FC3664" w:rsidRPr="00FC3664">
        <w:t>), longfin dragonfish (</w:t>
      </w:r>
      <w:r w:rsidR="00FC3664" w:rsidRPr="00FC3664">
        <w:rPr>
          <w:i/>
          <w:iCs/>
        </w:rPr>
        <w:t>Tactostoma macropus</w:t>
      </w:r>
      <w:r w:rsidR="00FC3664" w:rsidRPr="00FC3664">
        <w:t>), plainfin midshipman (</w:t>
      </w:r>
      <w:r w:rsidR="00FC3664" w:rsidRPr="00FC3664">
        <w:rPr>
          <w:i/>
          <w:iCs/>
        </w:rPr>
        <w:t>Tarletonbeania crenularis</w:t>
      </w:r>
      <w:r w:rsidR="00FC3664" w:rsidRPr="00FC3664">
        <w:t>), eulachon (</w:t>
      </w:r>
      <w:r w:rsidR="00FC3664" w:rsidRPr="00FC3664">
        <w:rPr>
          <w:i/>
          <w:iCs/>
        </w:rPr>
        <w:t>Thaleichthys pacificus</w:t>
      </w:r>
      <w:r w:rsidR="00FC3664" w:rsidRPr="00FC3664">
        <w:t>), and Pacific jack mackerel (</w:t>
      </w:r>
      <w:r w:rsidR="00FC3664" w:rsidRPr="00FC3664">
        <w:rPr>
          <w:i/>
          <w:iCs/>
        </w:rPr>
        <w:t>Trachurus symmetricus</w:t>
      </w:r>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01BFB">
      <w:pPr>
        <w:pStyle w:val="BodyText"/>
      </w:pPr>
    </w:p>
    <w:p w14:paraId="3369C701" w14:textId="688C77DF" w:rsidR="00A15ACC" w:rsidRPr="008D73E1" w:rsidRDefault="00162082" w:rsidP="00101BFB">
      <w:pPr>
        <w:pStyle w:val="BodyText"/>
      </w:pPr>
      <w:r w:rsidRPr="00CF5B2C">
        <w:rPr>
          <w:b/>
          <w:bCs w:val="0"/>
        </w:rPr>
        <w:t>Estimation of species-specific spatial structure</w:t>
      </w:r>
    </w:p>
    <w:p w14:paraId="6CD5011B" w14:textId="5CFD7908" w:rsidR="00D94C80" w:rsidRDefault="0039223E" w:rsidP="00101BFB">
      <w:pPr>
        <w:pStyle w:val="BodyText"/>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xml:space="preserve">. We then used the GP model (Eq. 1–2) to infer the underlying spatial structure and learn key parameters governing the spatial </w:t>
      </w:r>
      <w:r w:rsidRPr="006A2F1A">
        <w:lastRenderedPageBreak/>
        <w:t>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01BFB">
      <w:pPr>
        <w:pStyle w:val="BodyText"/>
      </w:pPr>
    </w:p>
    <w:p w14:paraId="584735BD" w14:textId="16A724B0" w:rsidR="007A35C1" w:rsidRDefault="00E0592E" w:rsidP="007A35C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C25596"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w:rPr>
                  <w:rFonts w:ascii="Cambria Math" w:hAnsi="Cambria Math"/>
                </w:rPr>
                <m:t>'</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433A1786" w:rsidR="005E3F20" w:rsidRPr="004834A6" w:rsidRDefault="005E3F20" w:rsidP="005E3F20">
      <w:pPr>
        <w:pStyle w:val="p1"/>
        <w:spacing w:before="0" w:beforeAutospacing="0" w:after="0" w:afterAutospacing="0" w:line="36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w:t>
      </w:r>
      <w:r w:rsidR="008019A3">
        <w:t xml:space="preserve">predicted </w:t>
      </w:r>
      <w:r w:rsidR="002A222B">
        <w:t>field</w:t>
      </w:r>
      <w:r w:rsidR="008019A3">
        <w:t xml:space="preserve"> is the same </w:t>
      </w:r>
      <w:r w:rsidR="008019A3">
        <w:t>(</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C25596"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01BFB">
      <w:pPr>
        <w:pStyle w:val="BodyText"/>
      </w:pPr>
    </w:p>
    <w:p w14:paraId="182BD2A3" w14:textId="377A1C38" w:rsidR="008C05CD" w:rsidRDefault="008C05CD" w:rsidP="008C05CD">
      <w:pPr>
        <w:pStyle w:val="p1"/>
        <w:spacing w:before="0" w:beforeAutospacing="0" w:after="0" w:afterAutospacing="0" w:line="360" w:lineRule="auto"/>
        <w:jc w:val="both"/>
      </w:pPr>
      <w:r>
        <w:lastRenderedPageBreak/>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p>
    <w:p w14:paraId="643C6DFC" w14:textId="02EBF24A" w:rsidR="008C05CD" w:rsidRPr="001F75CE" w:rsidRDefault="00C25596" w:rsidP="00101BFB">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01BFB">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w:t>
      </w:r>
      <w:r w:rsidR="008A5961" w:rsidRPr="008A5961">
        <w:t>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01BFB">
      <w:pPr>
        <w:pStyle w:val="BodyText"/>
      </w:pPr>
      <w:r>
        <w:t xml:space="preserve"> </w:t>
      </w:r>
    </w:p>
    <w:p w14:paraId="37453850" w14:textId="77777777" w:rsidR="0047549D" w:rsidRDefault="0047549D" w:rsidP="00E810CC">
      <w:pPr>
        <w:pStyle w:val="Heading2"/>
        <w:spacing w:before="0" w:after="0" w:line="360" w:lineRule="auto"/>
      </w:pPr>
      <w:r>
        <w:t>Simulated eDNA data</w:t>
      </w:r>
    </w:p>
    <w:p w14:paraId="3908C333" w14:textId="344FBE6A" w:rsidR="00895A6B" w:rsidRDefault="00B62303" w:rsidP="00101BFB">
      <w:pPr>
        <w:pStyle w:val="BodyText"/>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01BFB">
      <w:pPr>
        <w:pStyle w:val="BodyText"/>
      </w:pPr>
    </w:p>
    <w:p w14:paraId="6B5D7D7D" w14:textId="0FA0E4FE" w:rsidR="004242D5" w:rsidRDefault="00D46036" w:rsidP="00101BFB">
      <w:pPr>
        <w:pStyle w:val="BodyText"/>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 xml:space="preserve">across ten levels: 25, 50, 75, 100, 200, 300, 400, 500, 800, and 1000 km.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 xml:space="preserve">was held constant </w:t>
      </w:r>
      <w:r w:rsidR="0065046F" w:rsidRPr="00AA096F">
        <w:t>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 xml:space="preserve">Although incorporating dependence among </w:t>
      </w:r>
      <w:r w:rsidR="000C1D95" w:rsidRPr="000C1D95">
        <w:t>depths may better reflect ecological structure, doing so would substantially increase model complexity and make the results more difficult to interpret.</w:t>
      </w:r>
      <w:r w:rsidR="000C1D95">
        <w:t xml:space="preserve"> </w:t>
      </w:r>
      <w:bookmarkStart w:id="32"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32"/>
      <w:r w:rsidR="004D2E90">
        <w:t xml:space="preserve"> </w:t>
      </w:r>
      <w:r w:rsidR="0063681B">
        <w:t xml:space="preserve"> </w:t>
      </w:r>
      <w:bookmarkStart w:id="33"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tractability. This choice is further </w:t>
      </w:r>
      <w:r w:rsidR="00C9230A" w:rsidRPr="00C9230A">
        <w:lastRenderedPageBreak/>
        <w:t xml:space="preserve">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33"/>
    <w:p w14:paraId="5A754501" w14:textId="77777777" w:rsidR="00180245" w:rsidRDefault="00180245" w:rsidP="00101BFB">
      <w:pPr>
        <w:pStyle w:val="BodyText"/>
      </w:pPr>
    </w:p>
    <w:p w14:paraId="3144ED2B" w14:textId="1BD8591D" w:rsidR="00640CD9" w:rsidRDefault="00180245" w:rsidP="00101BFB">
      <w:pPr>
        <w:pStyle w:val="BodyText"/>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 xml:space="preserve">To overcome this, we established a baseline for our analysis by randomly </w:t>
      </w:r>
      <w:r w:rsidR="00AD0717" w:rsidRPr="00AD0717">
        <w:t xml:space="preserve">selecting a subset </w:t>
      </w:r>
      <w:r w:rsidR="00AD0717" w:rsidRPr="00AD0717">
        <w:t>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r w:rsidR="00C47431" w:rsidRPr="001B3530">
        <w:rPr>
          <w:i/>
          <w:iCs/>
        </w:rPr>
        <w:t>μ</w:t>
      </w:r>
      <w:r w:rsidR="00C47431" w:rsidRPr="001B3530">
        <w:rPr>
          <w:i/>
          <w:iCs/>
          <w:vertAlign w:val="subscript"/>
        </w:rPr>
        <w:t>d</w:t>
      </w:r>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p>
    <w:p w14:paraId="48B145CE" w14:textId="77777777" w:rsidR="00640CD9" w:rsidRDefault="00640CD9" w:rsidP="00101BFB">
      <w:pPr>
        <w:pStyle w:val="BodyText"/>
      </w:pPr>
    </w:p>
    <w:p w14:paraId="56A96515" w14:textId="12B7FABD" w:rsidR="00B11167" w:rsidRDefault="00D71941" w:rsidP="00101BFB">
      <w:pPr>
        <w:pStyle w:val="BodyText"/>
      </w:pPr>
      <w:r>
        <w:t>T</w:t>
      </w:r>
      <w:r w:rsidRPr="00D71941">
        <w:t>o evaluate how sampling effort influences prediction accuracy</w:t>
      </w:r>
      <w:r>
        <w:t xml:space="preserve"> on the simulated data</w:t>
      </w:r>
      <w:r w:rsidRPr="00D71941">
        <w:t xml:space="preserve">, we </w:t>
      </w:r>
      <w:r w:rsidRPr="00D71941">
        <w:t xml:space="preserve">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 xml:space="preserve">to progressively smaller sample sizes (N = 2000, 1000, 600, 358, 330, 300, 260, 220, and 150).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w:t>
      </w:r>
      <w:r w:rsidRPr="00D71941">
        <w:t>and the reduced-effort field (</w:t>
      </w:r>
      <w:r w:rsidR="005310E1" w:rsidRPr="0096274C">
        <w:rPr>
          <w:i/>
          <w:iCs/>
        </w:rPr>
        <w:t>S</w:t>
      </w:r>
      <w:r w:rsidR="005310E1" w:rsidRPr="0096274C">
        <w:rPr>
          <w:i/>
          <w:iCs/>
          <w:vertAlign w:val="subscript"/>
        </w:rPr>
        <w:t>E</w:t>
      </w:r>
      <w:r w:rsidRPr="00D71941">
        <w:t xml:space="preserve">), as </w:t>
      </w:r>
      <w:r w:rsidRPr="00D71941">
        <w:t>defined in Eq</w:t>
      </w:r>
      <w:r w:rsidR="005310E1">
        <w:t xml:space="preserve">. </w:t>
      </w:r>
      <w:r w:rsidRPr="00D71941">
        <w:t>5. This approach allowed us to directly assess the interplay between sampling density, spatial autocorrelation, and the ability to accurately reconstruct the underlying eDNA field.</w:t>
      </w:r>
      <w:bookmarkStart w:id="34" w:name="statistical-inference"/>
      <w:bookmarkEnd w:id="31"/>
    </w:p>
    <w:p w14:paraId="7487C35D" w14:textId="77777777" w:rsidR="00BB5672" w:rsidRDefault="00BB5672" w:rsidP="00101BFB">
      <w:pPr>
        <w:pStyle w:val="BodyText"/>
      </w:pPr>
    </w:p>
    <w:p w14:paraId="4CFA0088" w14:textId="1C314B50" w:rsidR="00BB5672" w:rsidRDefault="00BB5672" w:rsidP="00101BFB">
      <w:pPr>
        <w:pStyle w:val="BodyText"/>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Differences between e</w:t>
      </w:r>
      <w:r w:rsidRPr="009F5EDA">
        <w:t xml:space="preserv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 xml:space="preserve">This </w:t>
      </w:r>
      <w:r w:rsidR="00C30AD9">
        <w:lastRenderedPageBreak/>
        <w:t>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01BFB">
      <w:pPr>
        <w:pStyle w:val="BodyText"/>
      </w:pPr>
    </w:p>
    <w:p w14:paraId="4BD01BB9" w14:textId="5E5A0C21" w:rsidR="00792AAF" w:rsidRPr="009E1270" w:rsidRDefault="00B11167" w:rsidP="00101BFB">
      <w:pPr>
        <w:pStyle w:val="BodyText"/>
      </w:pPr>
      <w:r w:rsidRPr="00BF6F31">
        <w:rPr>
          <w:b/>
          <w:bCs w:val="0"/>
        </w:rPr>
        <w:t>Regression analysis of prediction error</w:t>
      </w:r>
    </w:p>
    <w:p w14:paraId="1E0862D8" w14:textId="6D8AD382" w:rsidR="00F67F82" w:rsidRDefault="00904831" w:rsidP="00101BFB">
      <w:pPr>
        <w:pStyle w:val="FirstParagraph"/>
      </w:pPr>
      <w:bookmarkStart w:id="35"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w:t>
      </w:r>
      <w:r w:rsidRPr="00904831">
        <w:t xml:space="preserve">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35"/>
    <w:p w14:paraId="58DABC85" w14:textId="77777777" w:rsidR="00F65D5F" w:rsidRPr="00F65D5F" w:rsidRDefault="00F65D5F" w:rsidP="00101BFB">
      <w:pPr>
        <w:pStyle w:val="BodyText"/>
      </w:pPr>
    </w:p>
    <w:p w14:paraId="4B1FC85F" w14:textId="088A87AA" w:rsidR="007D39EF" w:rsidRPr="007D39EF" w:rsidRDefault="007D39EF" w:rsidP="00101BFB">
      <w:pPr>
        <w:pStyle w:val="FirstParagraph"/>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C25596" w:rsidP="00101BF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01BFB">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01BFB">
      <w:pPr>
        <w:pStyle w:val="BodyText"/>
      </w:pPr>
    </w:p>
    <w:p w14:paraId="12B2A826" w14:textId="4C57DF21" w:rsidR="00DC0E33" w:rsidRPr="00450784" w:rsidRDefault="00095871" w:rsidP="00101BFB">
      <w:pPr>
        <w:pStyle w:val="BodyText"/>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1D3C11E7" w:rsidR="00AD3A27" w:rsidRDefault="00DB2CB7" w:rsidP="00101BFB">
      <w:pPr>
        <w:pStyle w:val="BodyText"/>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35656A">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35656A">
        <w:t>ε</w:t>
      </w:r>
      <w:r w:rsidR="002A2798" w:rsidRPr="002A2798">
        <w:rPr>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Pr>
          <w:lang w:val="el-GR"/>
        </w:rPr>
        <w:t>ε</w:t>
      </w:r>
      <w:r w:rsidR="00AD3A27" w:rsidRPr="00700CCC">
        <w:rPr>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01BFB">
      <w:pPr>
        <w:pStyle w:val="BodyText"/>
      </w:pPr>
      <w:bookmarkStart w:id="36" w:name="OLE_LINK7"/>
    </w:p>
    <w:p w14:paraId="566D1DFE" w14:textId="6E929C5B" w:rsidR="003A0DF7" w:rsidRDefault="007D272A" w:rsidP="00101BFB">
      <w:pPr>
        <w:pStyle w:val="BodyText"/>
      </w:pPr>
      <w:r>
        <w:t>T</w:t>
      </w:r>
      <w:r w:rsidRPr="00E935DB">
        <w:t xml:space="preserve">o </w:t>
      </w:r>
      <w:r w:rsidR="00E935DB" w:rsidRPr="00E935DB">
        <w:t xml:space="preserve">enable a </w:t>
      </w:r>
      <w:r w:rsidR="00AE5C45" w:rsidRPr="00AE5C45">
        <w:t>like</w:t>
      </w:r>
      <w:r w:rsidR="00AE5C45" w:rsidRPr="00AE5C45">
        <w:t xml:space="preserv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Pr>
          <w:lang w:val="el-GR"/>
        </w:rPr>
        <w:t>ε</w:t>
      </w:r>
      <w:r w:rsidR="00700CCC" w:rsidRPr="00700CCC">
        <w:rPr>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9A2297">
        <w:t>.</w:t>
      </w:r>
      <w:bookmarkEnd w:id="36"/>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lastRenderedPageBreak/>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01BFB">
      <w:pPr>
        <w:pStyle w:val="BodyText"/>
      </w:pPr>
    </w:p>
    <w:p w14:paraId="539C881D" w14:textId="37943B3C" w:rsidR="007C0AAD" w:rsidRDefault="00F869DE" w:rsidP="00101BFB">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101BFB">
      <w:pPr>
        <w:pStyle w:val="BodyText"/>
      </w:pPr>
    </w:p>
    <w:p w14:paraId="5516F19A" w14:textId="77777777" w:rsidR="0032076E" w:rsidRPr="00286ADA" w:rsidRDefault="00D04708" w:rsidP="007718FD">
      <w:pPr>
        <w:pStyle w:val="TableCaption"/>
        <w:spacing w:after="0" w:line="360" w:lineRule="auto"/>
        <w:rPr>
          <w:rFonts w:ascii="Times New Roman" w:hAnsi="Times New Roman" w:cs="Times New Roman"/>
        </w:rPr>
      </w:pPr>
      <w:bookmarkStart w:id="37"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101BFB">
            <w:pPr>
              <w:pStyle w:val="Compact"/>
            </w:pPr>
            <w:r>
              <w:t>Parameter</w:t>
            </w:r>
          </w:p>
        </w:tc>
        <w:tc>
          <w:tcPr>
            <w:tcW w:w="0" w:type="auto"/>
          </w:tcPr>
          <w:p w14:paraId="5516F19C" w14:textId="77777777" w:rsidR="0032076E" w:rsidRDefault="00D04708" w:rsidP="00101BFB">
            <w:pPr>
              <w:pStyle w:val="Compact"/>
            </w:pPr>
            <w:r>
              <w:t>Prior</w:t>
            </w:r>
          </w:p>
        </w:tc>
        <w:tc>
          <w:tcPr>
            <w:tcW w:w="0" w:type="auto"/>
            <w:gridSpan w:val="2"/>
          </w:tcPr>
          <w:p w14:paraId="5516F19D" w14:textId="77777777" w:rsidR="0032076E" w:rsidRDefault="00D04708" w:rsidP="00101BFB">
            <w:pPr>
              <w:pStyle w:val="Compact"/>
            </w:pPr>
            <w:r>
              <w:t>Range</w:t>
            </w:r>
          </w:p>
        </w:tc>
        <w:tc>
          <w:tcPr>
            <w:tcW w:w="0" w:type="auto"/>
          </w:tcPr>
          <w:p w14:paraId="5516F19E" w14:textId="77777777" w:rsidR="0032076E" w:rsidRDefault="0032076E" w:rsidP="00101BFB">
            <w:pPr>
              <w:pStyle w:val="Compact"/>
            </w:pPr>
          </w:p>
        </w:tc>
      </w:tr>
      <w:tr w:rsidR="0032076E" w14:paraId="5516F1A5" w14:textId="77777777">
        <w:tc>
          <w:tcPr>
            <w:tcW w:w="0" w:type="auto"/>
          </w:tcPr>
          <w:p w14:paraId="5516F1A0" w14:textId="2BE1F052" w:rsidR="0032076E" w:rsidRDefault="0032076E" w:rsidP="00101BFB">
            <w:pPr>
              <w:pStyle w:val="Compact"/>
            </w:pPr>
          </w:p>
        </w:tc>
        <w:tc>
          <w:tcPr>
            <w:tcW w:w="0" w:type="auto"/>
          </w:tcPr>
          <w:p w14:paraId="5516F1A1" w14:textId="77777777" w:rsidR="0032076E" w:rsidRDefault="0032076E" w:rsidP="00101BFB">
            <w:pPr>
              <w:pStyle w:val="Compact"/>
            </w:pPr>
          </w:p>
        </w:tc>
        <w:tc>
          <w:tcPr>
            <w:tcW w:w="0" w:type="auto"/>
          </w:tcPr>
          <w:p w14:paraId="5516F1A2" w14:textId="77777777" w:rsidR="0032076E" w:rsidRDefault="00D04708" w:rsidP="00101BFB">
            <w:pPr>
              <w:pStyle w:val="Compact"/>
            </w:pPr>
            <w:r>
              <w:t>Min</w:t>
            </w:r>
          </w:p>
        </w:tc>
        <w:tc>
          <w:tcPr>
            <w:tcW w:w="0" w:type="auto"/>
          </w:tcPr>
          <w:p w14:paraId="5516F1A3" w14:textId="77777777" w:rsidR="0032076E" w:rsidRDefault="00D04708" w:rsidP="00101BFB">
            <w:pPr>
              <w:pStyle w:val="Compact"/>
            </w:pPr>
            <w:r>
              <w:t>Max</w:t>
            </w:r>
          </w:p>
        </w:tc>
        <w:tc>
          <w:tcPr>
            <w:tcW w:w="0" w:type="auto"/>
          </w:tcPr>
          <w:p w14:paraId="5516F1A4" w14:textId="77777777" w:rsidR="0032076E" w:rsidRDefault="0032076E" w:rsidP="00101BFB">
            <w:pPr>
              <w:pStyle w:val="Compact"/>
            </w:pPr>
          </w:p>
        </w:tc>
      </w:tr>
      <w:tr w:rsidR="0032076E" w14:paraId="5516F1AB" w14:textId="77777777">
        <w:tc>
          <w:tcPr>
            <w:tcW w:w="0" w:type="auto"/>
          </w:tcPr>
          <w:p w14:paraId="5516F1A6" w14:textId="5B6A0A2C" w:rsidR="0032076E" w:rsidRPr="00C65783" w:rsidRDefault="00C65783" w:rsidP="00101BFB">
            <w:pPr>
              <w:pStyle w:val="Compact"/>
              <w:rPr>
                <w:vertAlign w:val="superscript"/>
              </w:rPr>
            </w:pPr>
            <w:r>
              <w:rPr>
                <w:lang w:val="el-GR"/>
              </w:rPr>
              <w:t>α</w:t>
            </w:r>
            <w:r>
              <w:rPr>
                <w:vertAlign w:val="superscript"/>
              </w:rPr>
              <w:t>2</w:t>
            </w:r>
          </w:p>
        </w:tc>
        <w:tc>
          <w:tcPr>
            <w:tcW w:w="0" w:type="auto"/>
          </w:tcPr>
          <w:p w14:paraId="5516F1A7" w14:textId="57388936" w:rsidR="0032076E" w:rsidRDefault="00D04708" w:rsidP="00101BFB">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101BFB">
            <w:pPr>
              <w:pStyle w:val="Compact"/>
            </w:pPr>
            <w:r>
              <w:t>0</w:t>
            </w:r>
          </w:p>
        </w:tc>
        <w:tc>
          <w:tcPr>
            <w:tcW w:w="0" w:type="auto"/>
          </w:tcPr>
          <w:p w14:paraId="5516F1A9" w14:textId="77777777" w:rsidR="0032076E" w:rsidRDefault="00D04708" w:rsidP="00101BFB">
            <w:pPr>
              <w:pStyle w:val="Compact"/>
            </w:pPr>
            <w:r>
              <w:t>+</w:t>
            </w:r>
            <m:oMath>
              <m:r>
                <m:rPr>
                  <m:sty m:val="p"/>
                </m:rPr>
                <w:rPr>
                  <w:rFonts w:ascii="Cambria Math" w:hAnsi="Cambria Math"/>
                </w:rPr>
                <m:t>∞</m:t>
              </m:r>
            </m:oMath>
          </w:p>
        </w:tc>
        <w:tc>
          <w:tcPr>
            <w:tcW w:w="0" w:type="auto"/>
          </w:tcPr>
          <w:p w14:paraId="5516F1AA" w14:textId="77777777" w:rsidR="0032076E" w:rsidRDefault="0032076E" w:rsidP="00101BFB">
            <w:pPr>
              <w:pStyle w:val="Compact"/>
            </w:pPr>
          </w:p>
        </w:tc>
      </w:tr>
      <w:tr w:rsidR="0032076E" w14:paraId="5516F1B1" w14:textId="77777777">
        <w:tc>
          <w:tcPr>
            <w:tcW w:w="0" w:type="auto"/>
          </w:tcPr>
          <w:p w14:paraId="5516F1AC" w14:textId="67C51E4B" w:rsidR="0032076E" w:rsidRPr="00107B96" w:rsidRDefault="00107B96" w:rsidP="00101BFB">
            <w:pPr>
              <w:pStyle w:val="Compact"/>
            </w:pPr>
            <w:r>
              <w:rPr>
                <w:lang w:val="el-GR"/>
              </w:rPr>
              <w:t>μ</w:t>
            </w:r>
          </w:p>
        </w:tc>
        <w:tc>
          <w:tcPr>
            <w:tcW w:w="0" w:type="auto"/>
          </w:tcPr>
          <w:p w14:paraId="5516F1AD" w14:textId="5A6E5ED2"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101BFB">
            <w:pPr>
              <w:pStyle w:val="Compact"/>
            </w:pPr>
            <w:r>
              <w:t>-5</w:t>
            </w:r>
          </w:p>
        </w:tc>
        <w:tc>
          <w:tcPr>
            <w:tcW w:w="0" w:type="auto"/>
          </w:tcPr>
          <w:p w14:paraId="5516F1AF" w14:textId="77777777" w:rsidR="0032076E" w:rsidRDefault="00D04708" w:rsidP="00101BFB">
            <w:pPr>
              <w:pStyle w:val="Compact"/>
            </w:pPr>
            <w:r>
              <w:t>+</w:t>
            </w:r>
            <m:oMath>
              <m:r>
                <m:rPr>
                  <m:sty m:val="p"/>
                </m:rPr>
                <w:rPr>
                  <w:rFonts w:ascii="Cambria Math" w:hAnsi="Cambria Math"/>
                </w:rPr>
                <m:t>∞</m:t>
              </m:r>
            </m:oMath>
          </w:p>
        </w:tc>
        <w:tc>
          <w:tcPr>
            <w:tcW w:w="0" w:type="auto"/>
          </w:tcPr>
          <w:p w14:paraId="5516F1B0" w14:textId="77777777" w:rsidR="0032076E" w:rsidRDefault="0032076E" w:rsidP="00101BFB">
            <w:pPr>
              <w:pStyle w:val="Compact"/>
            </w:pPr>
          </w:p>
        </w:tc>
      </w:tr>
      <w:tr w:rsidR="0032076E" w14:paraId="5516F1B7" w14:textId="77777777">
        <w:tc>
          <w:tcPr>
            <w:tcW w:w="0" w:type="auto"/>
          </w:tcPr>
          <w:p w14:paraId="5516F1B2" w14:textId="10F46326" w:rsidR="0032076E" w:rsidRPr="002E0A3F" w:rsidRDefault="002E0A3F" w:rsidP="00101BFB">
            <w:pPr>
              <w:pStyle w:val="Compact"/>
            </w:pPr>
            <w:r>
              <w:t>log(</w:t>
            </w:r>
            <w:r w:rsidRPr="002E0A3F">
              <w:rPr>
                <w:i/>
                <w:iCs/>
                <w:lang w:val="el-GR"/>
              </w:rPr>
              <w:t>ρ</w:t>
            </w:r>
            <w:r>
              <w:t>)</w:t>
            </w:r>
          </w:p>
        </w:tc>
        <w:tc>
          <w:tcPr>
            <w:tcW w:w="0" w:type="auto"/>
          </w:tcPr>
          <w:p w14:paraId="5516F1B3" w14:textId="3454FDD4"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101BFB">
            <w:pPr>
              <w:pStyle w:val="Compact"/>
            </w:pPr>
            <w:r>
              <w:t>-5</w:t>
            </w:r>
          </w:p>
        </w:tc>
        <w:tc>
          <w:tcPr>
            <w:tcW w:w="0" w:type="auto"/>
          </w:tcPr>
          <w:p w14:paraId="5516F1B5" w14:textId="77777777" w:rsidR="0032076E" w:rsidRDefault="00D04708" w:rsidP="00101BFB">
            <w:pPr>
              <w:pStyle w:val="Compact"/>
            </w:pPr>
            <w:r>
              <w:t>+</w:t>
            </w:r>
            <m:oMath>
              <m:r>
                <m:rPr>
                  <m:sty m:val="p"/>
                </m:rPr>
                <w:rPr>
                  <w:rFonts w:ascii="Cambria Math" w:hAnsi="Cambria Math"/>
                </w:rPr>
                <m:t>∞</m:t>
              </m:r>
            </m:oMath>
          </w:p>
        </w:tc>
        <w:tc>
          <w:tcPr>
            <w:tcW w:w="0" w:type="auto"/>
          </w:tcPr>
          <w:p w14:paraId="5516F1B6" w14:textId="77777777" w:rsidR="0032076E" w:rsidRDefault="0032076E" w:rsidP="00101BFB">
            <w:pPr>
              <w:pStyle w:val="Compact"/>
            </w:pPr>
          </w:p>
        </w:tc>
      </w:tr>
      <w:tr w:rsidR="0032076E" w14:paraId="5516F1BD" w14:textId="77777777">
        <w:tc>
          <w:tcPr>
            <w:tcW w:w="0" w:type="auto"/>
          </w:tcPr>
          <w:p w14:paraId="5516F1B8" w14:textId="763D7E77" w:rsidR="0032076E" w:rsidRPr="00107B96" w:rsidRDefault="00107B96" w:rsidP="00101BFB">
            <w:pPr>
              <w:pStyle w:val="Compact"/>
            </w:pPr>
            <w:r>
              <w:rPr>
                <w:lang w:val="el-GR"/>
              </w:rPr>
              <w:t>σ</w:t>
            </w:r>
            <w:r w:rsidRPr="00107B96">
              <w:rPr>
                <w:vertAlign w:val="superscript"/>
              </w:rPr>
              <w:t>2</w:t>
            </w:r>
          </w:p>
        </w:tc>
        <w:tc>
          <w:tcPr>
            <w:tcW w:w="0" w:type="auto"/>
          </w:tcPr>
          <w:p w14:paraId="5516F1B9" w14:textId="2EF4BE2D"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101BFB">
            <w:pPr>
              <w:pStyle w:val="Compact"/>
            </w:pPr>
            <w:r>
              <w:t>0</w:t>
            </w:r>
          </w:p>
        </w:tc>
        <w:tc>
          <w:tcPr>
            <w:tcW w:w="0" w:type="auto"/>
          </w:tcPr>
          <w:p w14:paraId="5516F1BB" w14:textId="77777777" w:rsidR="0032076E" w:rsidRDefault="00D04708" w:rsidP="00101BFB">
            <w:pPr>
              <w:pStyle w:val="Compact"/>
            </w:pPr>
            <w:r>
              <w:t>+</w:t>
            </w:r>
            <m:oMath>
              <m:r>
                <m:rPr>
                  <m:sty m:val="p"/>
                </m:rPr>
                <w:rPr>
                  <w:rFonts w:ascii="Cambria Math" w:hAnsi="Cambria Math"/>
                </w:rPr>
                <m:t>∞</m:t>
              </m:r>
            </m:oMath>
          </w:p>
        </w:tc>
        <w:tc>
          <w:tcPr>
            <w:tcW w:w="0" w:type="auto"/>
          </w:tcPr>
          <w:p w14:paraId="5516F1BC" w14:textId="77777777" w:rsidR="0032076E" w:rsidRDefault="0032076E" w:rsidP="00101BFB">
            <w:pPr>
              <w:pStyle w:val="Compact"/>
            </w:pPr>
          </w:p>
        </w:tc>
      </w:tr>
      <w:tr w:rsidR="0006210A" w14:paraId="743C5062" w14:textId="77777777">
        <w:tc>
          <w:tcPr>
            <w:tcW w:w="0" w:type="auto"/>
          </w:tcPr>
          <w:p w14:paraId="0FE11503" w14:textId="77777777" w:rsidR="0006210A" w:rsidRDefault="0006210A" w:rsidP="00101BFB">
            <w:pPr>
              <w:pStyle w:val="Compact"/>
            </w:pPr>
          </w:p>
        </w:tc>
        <w:tc>
          <w:tcPr>
            <w:tcW w:w="0" w:type="auto"/>
          </w:tcPr>
          <w:p w14:paraId="48EFC1DF" w14:textId="77777777" w:rsidR="0006210A" w:rsidRDefault="0006210A" w:rsidP="00101BFB">
            <w:pPr>
              <w:pStyle w:val="Compact"/>
            </w:pPr>
          </w:p>
        </w:tc>
        <w:tc>
          <w:tcPr>
            <w:tcW w:w="0" w:type="auto"/>
          </w:tcPr>
          <w:p w14:paraId="30ED6F8C" w14:textId="77777777" w:rsidR="0006210A" w:rsidRDefault="0006210A" w:rsidP="00101BFB">
            <w:pPr>
              <w:pStyle w:val="Compact"/>
            </w:pPr>
          </w:p>
        </w:tc>
        <w:tc>
          <w:tcPr>
            <w:tcW w:w="0" w:type="auto"/>
          </w:tcPr>
          <w:p w14:paraId="1FDD0A41" w14:textId="77777777" w:rsidR="0006210A" w:rsidRDefault="0006210A" w:rsidP="00101BFB">
            <w:pPr>
              <w:pStyle w:val="Compact"/>
            </w:pPr>
          </w:p>
        </w:tc>
        <w:tc>
          <w:tcPr>
            <w:tcW w:w="0" w:type="auto"/>
          </w:tcPr>
          <w:p w14:paraId="7DDF2285" w14:textId="77777777" w:rsidR="0006210A" w:rsidRDefault="0006210A" w:rsidP="00101BFB">
            <w:pPr>
              <w:pStyle w:val="Compact"/>
            </w:pPr>
          </w:p>
        </w:tc>
      </w:tr>
    </w:tbl>
    <w:p w14:paraId="5516F1BE" w14:textId="0E107FFB" w:rsidR="0032076E" w:rsidRDefault="009B5174" w:rsidP="009B5174">
      <w:pPr>
        <w:pStyle w:val="CaptionedFigure"/>
        <w:spacing w:after="0" w:line="360" w:lineRule="auto"/>
      </w:pPr>
      <w:bookmarkStart w:id="38" w:name="fig:dag"/>
      <w:bookmarkEnd w:id="37"/>
      <w:r>
        <w:rPr>
          <w:noProof/>
        </w:rPr>
        <w:lastRenderedPageBreak/>
        <w:drawing>
          <wp:inline distT="0" distB="0" distL="0" distR="0" wp14:anchorId="2A0A7B61" wp14:editId="6CEDB8AE">
            <wp:extent cx="5943600" cy="3115945"/>
            <wp:effectExtent l="0" t="0" r="0" b="0"/>
            <wp:docPr id="5161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9270" name="Picture 5161192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E537474" w:rsidR="0032076E" w:rsidRDefault="00D04708" w:rsidP="009B5174">
      <w:pPr>
        <w:pStyle w:val="ImageCaption"/>
        <w:spacing w:after="0" w:line="36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39" w:name="results"/>
      <w:bookmarkEnd w:id="30"/>
      <w:bookmarkEnd w:id="34"/>
      <w:bookmarkEnd w:id="38"/>
      <w:r>
        <w:t>Results</w:t>
      </w:r>
    </w:p>
    <w:p w14:paraId="4C1EC43C" w14:textId="77777777" w:rsidR="00823035" w:rsidRDefault="00823035" w:rsidP="00101BFB">
      <w:pPr>
        <w:pStyle w:val="BodyText"/>
      </w:pPr>
    </w:p>
    <w:p w14:paraId="7DA3AAF6" w14:textId="35350FB0" w:rsidR="00823035" w:rsidRPr="00450784" w:rsidRDefault="00823035" w:rsidP="00101BFB">
      <w:pPr>
        <w:pStyle w:val="BodyText"/>
      </w:pPr>
      <w:bookmarkStart w:id="40" w:name="fig:epsilon"/>
      <w:r w:rsidRPr="00762C7D">
        <w:rPr>
          <w:b/>
          <w:bCs w:val="0"/>
        </w:rPr>
        <w:t>Empirical data</w:t>
      </w:r>
    </w:p>
    <w:p w14:paraId="57347855" w14:textId="1A0D7855" w:rsidR="00D31C68" w:rsidRDefault="000443C6" w:rsidP="00D31C68">
      <w:pPr>
        <w:pStyle w:val="BodyText"/>
      </w:pPr>
      <w:r w:rsidRPr="000443C6">
        <w:t xml:space="preserve">Across species, depth-specific global mean eDNA concentrations generally declined with increasing sampling depth (Figure 1). Species-specific length-scale estimates varied considerably </w:t>
      </w:r>
      <w:r w:rsidRPr="000443C6">
        <w:lastRenderedPageBreak/>
        <w:t xml:space="preserve">across species (Figure 1A),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(μ; Figure 1B), though exceptions were evident. Deep-dwelling species broadly exhibited longer spatial autocorrelations (Figure 1A) and relatively stable mean eDNA concentrations across depth strata, although this pattern was not universal</w:t>
      </w:r>
      <w:r w:rsidR="00054D59">
        <w:t>,</w:t>
      </w:r>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01BFB">
      <w:pPr>
        <w:pStyle w:val="BodyText"/>
      </w:pPr>
    </w:p>
    <w:p w14:paraId="50B643E0" w14:textId="53D5F2AE" w:rsidR="00823035" w:rsidRPr="00994C26" w:rsidRDefault="00823035" w:rsidP="00101BFB">
      <w:pPr>
        <w:pStyle w:val="BodyText"/>
      </w:pPr>
      <w:r w:rsidRPr="00EC0F93">
        <w:t xml:space="preserve">Across species, </w:t>
      </w:r>
      <w:r w:rsidR="00B82ACF">
        <w:t xml:space="preserve">estimated </w:t>
      </w:r>
      <w:r w:rsidRPr="00EC0F93">
        <w:t>α</w:t>
      </w:r>
      <w:r w:rsidR="00EB0491">
        <w:rPr>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σ</w:t>
      </w:r>
      <w:r w:rsidR="00D736BC">
        <w:rPr>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σ</w:t>
      </w:r>
      <w:r w:rsidR="001E6470">
        <w:rPr>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01BFB">
      <w:pPr>
        <w:pStyle w:val="BodyText"/>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40"/>
    <w:p w14:paraId="4BFDB74A" w14:textId="0B8E1717" w:rsidR="00823035" w:rsidRDefault="00823035" w:rsidP="00823035">
      <w:pPr>
        <w:pStyle w:val="ImageCaption"/>
        <w:spacing w:after="0" w:line="360" w:lineRule="auto"/>
      </w:pPr>
      <w:r>
        <w:t xml:space="preserve">Figure </w:t>
      </w:r>
      <w:r w:rsidR="009A5D04">
        <w:t>3</w:t>
      </w:r>
      <w:r>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01BFB">
      <w:pPr>
        <w:pStyle w:val="BodyText"/>
      </w:pPr>
    </w:p>
    <w:p w14:paraId="30DEF277" w14:textId="38EB50D4" w:rsidR="00A34072" w:rsidRPr="00450784" w:rsidRDefault="00A34072" w:rsidP="00101BFB">
      <w:pPr>
        <w:pStyle w:val="BodyText"/>
      </w:pPr>
      <w:r w:rsidRPr="003D6E81">
        <w:rPr>
          <w:b/>
          <w:bCs w:val="0"/>
        </w:rPr>
        <w:t>Prediction accuracy</w:t>
      </w:r>
      <w:r w:rsidR="00140E57" w:rsidRPr="003D6E81">
        <w:rPr>
          <w:b/>
          <w:bCs w:val="0"/>
        </w:rPr>
        <w:t xml:space="preserve"> on empirical data</w:t>
      </w:r>
    </w:p>
    <w:p w14:paraId="4157289A" w14:textId="7B39839B" w:rsidR="0037779D" w:rsidRDefault="0037779D" w:rsidP="00101BFB">
      <w:pPr>
        <w:pStyle w:val="BodyText"/>
      </w:pPr>
      <w:r w:rsidRPr="00DE3973">
        <w:t xml:space="preserve">Prediction error in empirical data </w:t>
      </w:r>
      <w:r w:rsidRPr="0037779D">
        <w:t>decreased with increasing sampling density across all species</w:t>
      </w:r>
      <w:r>
        <w:t xml:space="preserve"> (Supplementary Figure S</w:t>
      </w:r>
      <w:r w:rsidR="00087896">
        <w:t>1 and S2</w:t>
      </w:r>
      <w:r>
        <w:t>).</w:t>
      </w:r>
      <w:r w:rsidRPr="0037779D">
        <w:t xml:space="preserve"> </w:t>
      </w:r>
      <w:r>
        <w:t>H</w:t>
      </w:r>
      <w:r w:rsidRPr="0037779D">
        <w:t>owever, this reduction was strongly modulated by the degree of spatial autocorrelation</w:t>
      </w:r>
      <w:r>
        <w:t xml:space="preserve"> (Supplementary Figure S</w:t>
      </w:r>
      <w:r w:rsidR="00087896">
        <w:t>2</w:t>
      </w:r>
      <w:r>
        <w:t>)</w:t>
      </w:r>
      <w:r w:rsidRPr="0037779D">
        <w:t xml:space="preserve">. Species characterized by </w:t>
      </w:r>
      <w:r>
        <w:t>short</w:t>
      </w:r>
      <w:r w:rsidRPr="0037779D">
        <w:t xml:space="preserve"> spatial autocorrelation (small ρ values) consistently exhibited higher prediction error </w:t>
      </w:r>
      <w:r>
        <w:t>(</w:t>
      </w:r>
      <w:r>
        <w:rPr>
          <w:lang w:val="el-GR"/>
        </w:rPr>
        <w:t>ε</w:t>
      </w:r>
      <w:r w:rsidRPr="0037779D">
        <w:rPr>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w:t>
      </w:r>
      <w:r w:rsidRPr="0037779D">
        <w:lastRenderedPageBreak/>
        <w:t xml:space="preserve">showed substantially lower </w:t>
      </w:r>
      <w:r>
        <w:t xml:space="preserve">prediction </w:t>
      </w:r>
      <w:r w:rsidRPr="0037779D">
        <w:t>errors</w:t>
      </w:r>
      <w:r>
        <w:t xml:space="preserve"> (</w:t>
      </w:r>
      <w:r>
        <w:rPr>
          <w:lang w:val="el-GR"/>
        </w:rPr>
        <w:t>ε</w:t>
      </w:r>
      <w:r w:rsidRPr="0037779D">
        <w:rPr>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Pr>
          <w:lang w:val="el-GR"/>
        </w:rPr>
        <w:t>ε</w:t>
      </w:r>
      <w:r w:rsidRPr="0037779D">
        <w:rPr>
          <w:vertAlign w:val="subscript"/>
        </w:rPr>
        <w:t>1</w:t>
      </w:r>
      <w:r>
        <w:t>)</w:t>
      </w:r>
      <w:r w:rsidR="00E2699F">
        <w:t>.</w:t>
      </w:r>
    </w:p>
    <w:p w14:paraId="7CE0B8A1" w14:textId="77777777" w:rsidR="0037779D" w:rsidRDefault="0037779D" w:rsidP="00101BFB">
      <w:pPr>
        <w:pStyle w:val="BodyText"/>
      </w:pPr>
    </w:p>
    <w:p w14:paraId="048035D4" w14:textId="02C2AFC5" w:rsidR="00CA5D0F" w:rsidRPr="003D6E81" w:rsidRDefault="00CA5D0F" w:rsidP="00101BFB">
      <w:pPr>
        <w:pStyle w:val="BodyText"/>
        <w:rPr>
          <w:b/>
          <w:bCs w:val="0"/>
        </w:rPr>
      </w:pPr>
      <w:bookmarkStart w:id="41" w:name="OLE_LINK8"/>
      <w:r w:rsidRPr="003D6E81">
        <w:rPr>
          <w:b/>
          <w:bCs w:val="0"/>
        </w:rPr>
        <w:t>Simulations</w:t>
      </w:r>
    </w:p>
    <w:p w14:paraId="4D52A2D2" w14:textId="1A7C955B" w:rsidR="0070789F" w:rsidRPr="00120DF0" w:rsidRDefault="00D51BF3" w:rsidP="00101BFB">
      <w:pPr>
        <w:pStyle w:val="BodyText"/>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 km had mean prediction errors of 1 </w:t>
      </w:r>
      <w:r w:rsidR="009A229D">
        <w:t xml:space="preserve">(Figure </w:t>
      </w:r>
      <w:r w:rsidR="0063346B">
        <w:t>3</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Supplementary 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Supplementary Figure S3</w:t>
      </w:r>
      <w:r w:rsidR="00D04708">
        <w:t>).</w:t>
      </w:r>
      <w:r w:rsidR="00CA06F2" w:rsidRPr="00CA06F2">
        <w:t xml:space="preserve"> </w:t>
      </w:r>
      <w:r w:rsidR="005D2998" w:rsidRPr="005D2998">
        <w:t>When quantifying the marginal reduction in prediction error (Δ</w:t>
      </w:r>
      <w:r w:rsidR="00E026B7">
        <w:rPr>
          <w:lang w:val="el-GR"/>
        </w:rPr>
        <w:t>ε</w:t>
      </w:r>
      <w:r w:rsidR="00EA5440" w:rsidRPr="00EA5440">
        <w:rPr>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Pr>
          <w:lang w:val="el-GR"/>
        </w:rPr>
        <w:t>ε</w:t>
      </w:r>
      <w:r w:rsidR="00EA5440" w:rsidRPr="00EA5440">
        <w:rPr>
          <w:vertAlign w:val="subscript"/>
        </w:rPr>
        <w:t>2</w:t>
      </w:r>
      <w:r w:rsidR="005D2998" w:rsidRPr="005D2998">
        <w:t xml:space="preserve"> approaching zero at higher sampling densities (Figure 3B).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w:t>
      </w:r>
      <w:r w:rsidR="00EA5440">
        <w:rPr>
          <w:lang w:val="el-GR"/>
        </w:rPr>
        <w:t>ε</w:t>
      </w:r>
      <w:r w:rsidR="00EA5440" w:rsidRPr="00EA5440">
        <w:rPr>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B60B57" w:rsidRPr="00B60B57">
        <w:t>Supplementary 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41"/>
    <w:p w14:paraId="6563C49B" w14:textId="156EA541" w:rsidR="00AA1EA2" w:rsidRPr="00627C7B" w:rsidRDefault="00D57033" w:rsidP="00101BFB">
      <w:pPr>
        <w:pStyle w:val="BodyText"/>
      </w:pPr>
      <w:r>
        <w:rPr>
          <w:noProof/>
        </w:rPr>
        <w:lastRenderedPageBreak/>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4A48D28" w:rsidR="00AA1EA2" w:rsidRPr="00693712" w:rsidRDefault="00AA1EA2" w:rsidP="00C816CB">
      <w:pPr>
        <w:pStyle w:val="ImageCaption"/>
        <w:spacing w:after="0" w:line="360" w:lineRule="auto"/>
      </w:pPr>
      <w:r w:rsidRPr="00693712">
        <w:t xml:space="preserve">Figure </w:t>
      </w:r>
      <w:r w:rsidR="00641A2C">
        <w:t>4</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see Supplementary Figure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450784" w:rsidRDefault="007B0B48" w:rsidP="00101BFB">
      <w:pPr>
        <w:pStyle w:val="BodyText"/>
      </w:pPr>
      <w:r w:rsidRPr="000E028F">
        <w:rPr>
          <w:b/>
          <w:bCs w:val="0"/>
        </w:rPr>
        <w:t>GP parameter</w:t>
      </w:r>
      <w:r w:rsidRPr="00450784">
        <w:t xml:space="preserve"> </w:t>
      </w:r>
      <w:r w:rsidRPr="000E028F">
        <w:rPr>
          <w:b/>
          <w:bCs w:val="0"/>
        </w:rPr>
        <w:t>recovery</w:t>
      </w:r>
    </w:p>
    <w:p w14:paraId="6FEA0002" w14:textId="5A662FB4" w:rsidR="003F2203" w:rsidRDefault="00D366A8" w:rsidP="009C26DD">
      <w:pPr>
        <w:pStyle w:val="p1"/>
        <w:spacing w:before="0" w:beforeAutospacing="0" w:after="0" w:afterAutospacing="0" w:line="36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Pr>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lastRenderedPageBreak/>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Pr>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71F2DCAF" w:rsidR="00EF7D10" w:rsidRDefault="00F70DB9" w:rsidP="009C26DD">
      <w:pPr>
        <w:pStyle w:val="p1"/>
        <w:spacing w:before="0" w:beforeAutospacing="0" w:after="0" w:afterAutospacing="0" w:line="36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C). Overall improvements in α</w:t>
      </w:r>
      <w:r w:rsidR="00F92B57">
        <w:rPr>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(σ</w:t>
      </w:r>
      <w:r w:rsidR="00CB41BF">
        <w:rPr>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9C26DD">
      <w:pPr>
        <w:pStyle w:val="ImageCaption"/>
        <w:spacing w:after="0" w:line="360" w:lineRule="auto"/>
        <w:rPr>
          <w:i w:val="0"/>
          <w:iCs/>
        </w:rPr>
      </w:pPr>
      <w:r>
        <w:rPr>
          <w:i w:val="0"/>
          <w:iCs/>
          <w:noProof/>
        </w:rPr>
        <w:lastRenderedPageBreak/>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42041E58" w:rsidR="00C00263" w:rsidRPr="002975EB" w:rsidRDefault="002975EB" w:rsidP="009C26DD">
      <w:pPr>
        <w:pStyle w:val="ImageCaption"/>
        <w:spacing w:after="0" w:line="36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(A) depth-specific mean (</w:t>
      </w:r>
      <w:r w:rsidR="004714FD" w:rsidRPr="006717D8">
        <w:t>ρ</w:t>
      </w:r>
      <w:r w:rsidRPr="006717D8">
        <w:t>), (B) spatial autocorrelation (</w:t>
      </w:r>
      <w:r w:rsidR="004714FD" w:rsidRPr="006717D8">
        <w:t>σ</w:t>
      </w:r>
      <w:r w:rsidR="004714FD" w:rsidRPr="001C2382">
        <w:rPr>
          <w:vertAlign w:val="superscript"/>
        </w:rPr>
        <w:t>2</w:t>
      </w:r>
      <w:r w:rsidRPr="006717D8">
        <w:t>), (C) amplitude (</w:t>
      </w:r>
      <w:r w:rsidR="004714FD" w:rsidRPr="006717D8">
        <w:t>μ</w:t>
      </w:r>
      <w:r w:rsidR="004714FD" w:rsidRPr="006717D8">
        <w:rPr>
          <w:vertAlign w:val="subscript"/>
        </w:rPr>
        <w:t>d</w:t>
      </w:r>
      <w:r w:rsidRPr="006717D8">
        <w:t xml:space="preserve">), and (D) </w:t>
      </w:r>
      <w:r w:rsidR="00A24A9E" w:rsidRPr="006717D8">
        <w:t>non-spatial variance</w:t>
      </w:r>
      <w:r w:rsidRPr="006717D8">
        <w:t xml:space="preserve"> (</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9C26DD">
      <w:pPr>
        <w:pStyle w:val="ImageCaption"/>
        <w:spacing w:after="0" w:line="360" w:lineRule="auto"/>
      </w:pPr>
    </w:p>
    <w:p w14:paraId="488FF02D" w14:textId="2BDACED2" w:rsidR="00A62458" w:rsidRDefault="00A62458" w:rsidP="00101BFB">
      <w:pPr>
        <w:pStyle w:val="BodyText"/>
      </w:pPr>
      <w:r w:rsidRPr="003B7D9D">
        <w:t xml:space="preserve">Comparison of prediction accuracy between </w:t>
      </w:r>
      <w:r w:rsidR="003B7D9D" w:rsidRPr="003B7D9D">
        <w:t>empirical</w:t>
      </w:r>
      <w:r w:rsidRPr="003B7D9D">
        <w:t xml:space="preserve"> and </w:t>
      </w:r>
      <w:r w:rsidR="003B7D9D" w:rsidRPr="003B7D9D">
        <w:t>simulation</w:t>
      </w:r>
      <w:r w:rsidRPr="003B7D9D">
        <w:t xml:space="preserve"> data</w:t>
      </w:r>
      <w:r>
        <w:t xml:space="preserve"> </w:t>
      </w:r>
    </w:p>
    <w:p w14:paraId="15C4413C" w14:textId="3DF101A6" w:rsidR="00D974B6" w:rsidRPr="00101BFB" w:rsidRDefault="00D974B6" w:rsidP="00101BFB">
      <w:pPr>
        <w:pStyle w:val="BodyText"/>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D85365" w:rsidRPr="00101BFB">
        <w:t xml:space="preserve">Supplementary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 xml:space="preserve">Overall, the close correspondence between coefficients derived from the in-silico and in-situ datasets indicates that </w:t>
      </w:r>
      <w:r w:rsidR="00A003D1" w:rsidRPr="00101BFB">
        <w:lastRenderedPageBreak/>
        <w:t>the simulation framework successfully reproduced the primary relationships between prediction error, sampling effort, and spatial autocorrelation observed in the real-world data</w:t>
      </w:r>
      <w:r w:rsidR="00D85365" w:rsidRPr="00101BFB">
        <w:t xml:space="preserve"> (Supplementary 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42" w:name="fig:epsilon_sp"/>
    </w:p>
    <w:p w14:paraId="5516F1CD" w14:textId="77777777" w:rsidR="0032076E" w:rsidRDefault="00D04708" w:rsidP="009C26DD">
      <w:pPr>
        <w:pStyle w:val="Heading1"/>
        <w:spacing w:before="0" w:after="0" w:line="360" w:lineRule="auto"/>
      </w:pPr>
      <w:bookmarkStart w:id="43" w:name="discussion"/>
      <w:bookmarkEnd w:id="39"/>
      <w:bookmarkEnd w:id="42"/>
      <w:r>
        <w:t>Discussion</w:t>
      </w:r>
    </w:p>
    <w:p w14:paraId="5351486F" w14:textId="42A03E66" w:rsidR="00390A6F" w:rsidRDefault="00101BFB" w:rsidP="00FD3FB2">
      <w:pPr>
        <w:pStyle w:val="p2"/>
        <w:spacing w:before="0" w:beforeAutospacing="0" w:after="0" w:afterAutospacing="0" w:line="360" w:lineRule="auto"/>
        <w:jc w:val="both"/>
      </w:pPr>
      <w:bookmarkStart w:id="44"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w:t>
      </w:r>
      <w:r w:rsidR="0007052E" w:rsidRPr="0007052E">
        <w:t>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01BFB">
      <w:pPr>
        <w:pStyle w:val="BodyText"/>
      </w:pPr>
      <w:bookmarkStart w:id="45" w:name="OLE_LINK2"/>
    </w:p>
    <w:p w14:paraId="6C9745F9" w14:textId="231ECC15" w:rsidR="005A387E" w:rsidRPr="00E812EC" w:rsidRDefault="005A387E" w:rsidP="00101BFB">
      <w:pPr>
        <w:pStyle w:val="BodyText"/>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567D46A2" w:rsidR="0064556D" w:rsidRDefault="006143E9" w:rsidP="0064556D">
      <w:pPr>
        <w:pStyle w:val="p3"/>
        <w:spacing w:before="0" w:beforeAutospacing="0" w:after="0" w:afterAutospacing="0" w:line="360" w:lineRule="auto"/>
        <w:jc w:val="both"/>
      </w:pPr>
      <w:r>
        <w:t>T</w:t>
      </w:r>
      <w:r w:rsidR="004961BF" w:rsidRPr="00693C81">
        <w:t xml:space="preserve">he value </w:t>
      </w:r>
      <w:r w:rsidR="004961BF" w:rsidRPr="00693C81">
        <w:t>of additional sampling effort is not fixed but depends strongly on the spatial structure of the target species</w:t>
      </w:r>
      <w:r w:rsidR="00484E10" w:rsidRPr="00693C81">
        <w:t xml:space="preserve"> (\cite{zhao2022}\cite{xu2015})</w:t>
      </w:r>
      <w:r w:rsidR="004961BF" w:rsidRPr="00693C81">
        <w:t>.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1C79D745" w:rsidR="00F44773" w:rsidRDefault="0064556D" w:rsidP="0064556D">
      <w:pPr>
        <w:pStyle w:val="p3"/>
        <w:spacing w:before="0" w:beforeAutospacing="0" w:after="0" w:afterAutospacing="0" w:line="360" w:lineRule="auto"/>
        <w:jc w:val="both"/>
      </w:pPr>
      <w:r>
        <w:t>Crucially, the decision of the sampling effort</w:t>
      </w:r>
      <w:r w:rsidR="008323BE">
        <w:t xml:space="preserve"> based on prediction accuracy (</w:t>
      </w:r>
      <w:r w:rsidR="008323BE">
        <w:rPr>
          <w:lang w:val="el-GR"/>
        </w:rPr>
        <w:t>ε</w:t>
      </w:r>
      <w:r w:rsidR="008323BE" w:rsidRPr="008323BE">
        <w:rPr>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(Δ</w:t>
      </w:r>
      <w:r>
        <w:rPr>
          <w:lang w:val="el-GR"/>
        </w:rPr>
        <w:t>ε</w:t>
      </w:r>
      <w:r w:rsidRPr="0064556D">
        <w:rPr>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xml:space="preserve">, broad-scale biodiversity screenings might tolerate looser </w:t>
      </w:r>
      <w:r>
        <w:lastRenderedPageBreak/>
        <w:t>precision, allowing for even sparser sampling.</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 xml:space="preserve">n </w:t>
      </w:r>
      <w:r w:rsidR="00B532B4">
        <w:t>additional</w:t>
      </w:r>
      <w:r w:rsidR="00B532B4" w:rsidRPr="00B532B4">
        <w:t xml:space="preserve"> role</w:t>
      </w:r>
      <w:r w:rsidR="00B532B4">
        <w:t xml:space="preserve"> </w:t>
      </w:r>
      <w:r w:rsidR="006502A4">
        <w:t>in</w:t>
      </w:r>
      <w:r w:rsidR="00636E60">
        <w:t xml:space="preserve"> </w:t>
      </w:r>
      <w:r w:rsidR="00777676">
        <w:t xml:space="preserve">defining the decision </w:t>
      </w:r>
      <w:r w:rsidR="00777676">
        <w:t xml:space="preserve">on sampling effort. </w:t>
      </w:r>
      <w:r w:rsidR="006D0F2D" w:rsidRPr="006D0F2D">
        <w:t>Highly autocorrelated species (e.g., 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(ρ)</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Figure 3 and Supplementary Figure</w:t>
      </w:r>
      <w:r w:rsidR="00317C6C">
        <w:t xml:space="preserve"> S1</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36B2916C" w:rsidR="00B9718F" w:rsidRDefault="00BA4DE0" w:rsidP="0064556D">
      <w:pPr>
        <w:pStyle w:val="p3"/>
        <w:spacing w:before="0" w:beforeAutospacing="0" w:after="0" w:afterAutospacing="0" w:line="360" w:lineRule="auto"/>
        <w:jc w:val="both"/>
      </w:pPr>
      <w:bookmarkStart w:id="46"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Pr>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 Notably, the sampling effort required to adequately capture these patchily distributed taxa is more than double the effort needed for smoother</w:t>
      </w:r>
      <w:r w:rsidR="00B9718F">
        <w:t xml:space="preserve"> distributed </w:t>
      </w:r>
      <w:r w:rsidRPr="00BA4DE0">
        <w:t xml:space="preserve">species.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w:t>
      </w:r>
      <w:r w:rsidR="0017095B" w:rsidRPr="0017095B">
        <w:t>However, given that our analysis is based on 12 fish species, extending this conclusion to other taxa or ecosystems should be done with caution, and additional species may exhibit different scaling relationships.</w:t>
      </w:r>
    </w:p>
    <w:bookmarkEnd w:id="46"/>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sidRPr="000D2BF7">
        <w:rPr>
          <w:i w:val="0"/>
          <w:iCs/>
        </w:rPr>
        <w:t>Depth-dependent patterns</w:t>
      </w:r>
    </w:p>
    <w:p w14:paraId="5FE1855E" w14:textId="77777777" w:rsidR="00541A82" w:rsidRDefault="00541A82" w:rsidP="00541A82">
      <w:pPr>
        <w:pStyle w:val="p3"/>
        <w:spacing w:before="0" w:beforeAutospacing="0" w:after="0" w:afterAutospacing="0" w:line="360" w:lineRule="auto"/>
        <w:jc w:val="both"/>
      </w:pPr>
      <w:r>
        <w:t xml:space="preserve">Across species, depth-specific mean eDNA concentrations generally declined with depth, while species-specific spatial length scales revealed a contrast between surface- and deep-associated </w:t>
      </w:r>
      <w:r>
        <w:lastRenderedPageBreak/>
        <w:t>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9C26DD">
      <w:pPr>
        <w:pStyle w:val="p3"/>
        <w:spacing w:before="0" w:beforeAutospacing="0" w:after="0" w:afterAutospacing="0" w:line="36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r w:rsidRPr="003A35CE">
        <w:rPr>
          <w:i/>
          <w:iCs/>
        </w:rPr>
        <w:t>μ</w:t>
      </w:r>
      <w:r w:rsidRPr="003A35CE">
        <w:rPr>
          <w:i/>
          <w:iCs/>
          <w:vertAlign w:val="subscript"/>
        </w:rPr>
        <w:t>d</w:t>
      </w:r>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BC5CC1">
        <w:t xml:space="preserve">μ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5C56B9E0" w:rsidR="002B45C6" w:rsidRDefault="001414C4" w:rsidP="009C26DD">
      <w:pPr>
        <w:pStyle w:val="p3"/>
        <w:spacing w:before="0" w:beforeAutospacing="0" w:after="0" w:afterAutospacing="0" w:line="36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μ</w:t>
      </w:r>
      <w:r w:rsidR="002B45C6" w:rsidRPr="00BC5CC1">
        <w:rPr>
          <w:vertAlign w:val="subscript"/>
        </w:rPr>
        <w:t>d</w:t>
      </w:r>
      <w:r w:rsidR="002B45C6" w:rsidRPr="00BC5CC1">
        <w:t xml:space="preserve"> can remain relatively robust under </w:t>
      </w:r>
      <w:r w:rsidR="00E37436">
        <w:t xml:space="preserve">reduced </w:t>
      </w:r>
      <w:r w:rsidR="002B45C6" w:rsidRPr="00BC5CC1">
        <w:lastRenderedPageBreak/>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rsidP="009C26DD">
      <w:pPr>
        <w:pStyle w:val="p3"/>
        <w:spacing w:before="0" w:beforeAutospacing="0" w:after="0" w:afterAutospacing="0" w:line="360" w:lineRule="auto"/>
        <w:jc w:val="both"/>
      </w:pPr>
    </w:p>
    <w:p w14:paraId="7A4F82FF" w14:textId="78139EE2" w:rsidR="003D5CCB" w:rsidRDefault="009C61C5" w:rsidP="009C26DD">
      <w:pPr>
        <w:pStyle w:val="p3"/>
        <w:spacing w:before="0" w:beforeAutospacing="0" w:after="0" w:afterAutospacing="0" w:line="36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Pr>
          <w:lang w:val="el-GR"/>
        </w:rPr>
        <w:t>ρ</w:t>
      </w:r>
      <w:r w:rsidR="00B427B8" w:rsidRPr="00BC5CC1">
        <w:t xml:space="preserve"> is sufficiently small, </w:t>
      </w:r>
      <w:r w:rsidR="00580F68">
        <w:t xml:space="preserve">the </w:t>
      </w:r>
      <w:r w:rsidR="00580F68" w:rsidRPr="00580F68">
        <w:t xml:space="preserve">spatial pattern is too fine for </w:t>
      </w:r>
      <w:r w:rsidR="00580F68">
        <w:t>the</w:t>
      </w:r>
      <w:r w:rsidR="00580F68" w:rsidRPr="00580F68">
        <w:t xml:space="preserve"> sampling grid to </w:t>
      </w:r>
      <w:r w:rsidR="00D6220D">
        <w:t>detect making</w:t>
      </w:r>
      <w:r w:rsidR="003073DE">
        <w:t xml:space="preserve"> </w:t>
      </w:r>
      <w:r w:rsidR="003073DE" w:rsidRPr="003073DE">
        <w:t xml:space="preserve">the model </w:t>
      </w:r>
      <w:r w:rsidR="008F345B">
        <w:t xml:space="preserve">to </w:t>
      </w:r>
      <w:r w:rsidR="003073DE" w:rsidRPr="003073DE">
        <w:t>lose the signa</w:t>
      </w:r>
      <w:r w:rsidR="00676296">
        <w:t>l</w:t>
      </w:r>
      <w:r w:rsidR="008F345B">
        <w:t xml:space="preserve"> defaulting </w:t>
      </w:r>
      <w:r w:rsidR="00676296">
        <w:t>the</w:t>
      </w:r>
      <w:r w:rsidR="00676296" w:rsidRPr="00676296">
        <w:t xml:space="preserve"> predictions</w:t>
      </w:r>
      <w:r w:rsidR="00533207">
        <w:t xml:space="preserve"> to</w:t>
      </w:r>
      <w:r w:rsidR="00676296" w:rsidRPr="00676296">
        <w:t xml:space="preserve"> rely on the prior</w:t>
      </w:r>
      <w:r w:rsidR="00533207">
        <w:t xml:space="preserve">s </w:t>
      </w:r>
      <w:r w:rsidR="00676296" w:rsidRPr="00BC5CC1">
        <w:t>with large residual uncertainty</w:t>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9C26DD">
      <w:pPr>
        <w:pStyle w:val="p3"/>
        <w:spacing w:before="0" w:beforeAutospacing="0" w:after="0" w:afterAutospacing="0" w:line="360" w:lineRule="auto"/>
        <w:jc w:val="both"/>
      </w:pPr>
    </w:p>
    <w:bookmarkEnd w:id="45"/>
    <w:p w14:paraId="656787B2" w14:textId="6D101A06" w:rsidR="00194686" w:rsidRDefault="00BC5CC1" w:rsidP="009C26DD">
      <w:pPr>
        <w:spacing w:after="0" w:line="36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t>Limitations on extrapolating simulations on real-world scenarios</w:t>
      </w:r>
    </w:p>
    <w:p w14:paraId="2E39F4BC" w14:textId="3FE8A733" w:rsidR="00AF7656" w:rsidRDefault="00275178" w:rsidP="009C26DD">
      <w:pPr>
        <w:pStyle w:val="p3"/>
        <w:spacing w:before="0" w:beforeAutospacing="0" w:after="0" w:afterAutospacing="0" w:line="36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w:t>
      </w:r>
      <w:r w:rsidR="00690C1C" w:rsidRPr="00CC24BD">
        <w:lastRenderedPageBreak/>
        <w:t xml:space="preserve">(non-stationarity),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00690C1C" w:rsidRPr="00CC24BD">
        <w:t>, compositional constraints in metabarcoding, incomplete calibration to absolute concentration, and heterogeneity in filtration or extraction efficiency</w:t>
      </w:r>
      <w:r w:rsidR="00092F55">
        <w:t xml:space="preserve"> [ref]</w:t>
      </w:r>
      <w:r w:rsidR="00690C1C" w:rsidRPr="00CC24BD">
        <w:t>.</w:t>
      </w:r>
      <w:r w:rsidR="001A136C" w:rsidRPr="00CC24BD">
        <w:t xml:space="preserve"> Although </w:t>
      </w:r>
      <w:r w:rsidR="00A37E98" w:rsidRPr="00CC24BD">
        <w:t xml:space="preserve">the </w:t>
      </w:r>
      <w:r w:rsidR="0050170C">
        <w:t>PCR bias and com</w:t>
      </w:r>
      <w:r w:rsidR="00092F55">
        <w:t>positional constrains</w:t>
      </w:r>
      <w:r w:rsidR="00A37E98" w:rsidRPr="00CC24BD">
        <w:t xml:space="preserve"> might </w:t>
      </w:r>
      <w:r w:rsidR="003A7D9C" w:rsidRPr="00CC24BD">
        <w:t xml:space="preserve">have been circumvented by Guri et al. (2026),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9C26DD">
      <w:pPr>
        <w:pStyle w:val="p3"/>
        <w:spacing w:before="0" w:beforeAutospacing="0" w:after="0" w:afterAutospacing="0" w:line="360" w:lineRule="auto"/>
        <w:jc w:val="both"/>
      </w:pPr>
    </w:p>
    <w:p w14:paraId="77A3B307" w14:textId="04F2C403" w:rsidR="008E3C93" w:rsidRDefault="00D0175D" w:rsidP="009C26DD">
      <w:pPr>
        <w:pStyle w:val="p3"/>
        <w:spacing w:before="0" w:beforeAutospacing="0" w:after="0" w:afterAutospacing="0" w:line="36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3B2437" w:rsidRPr="003B2437">
        <w:rPr>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9C26DD">
      <w:pPr>
        <w:pStyle w:val="p3"/>
        <w:spacing w:before="0" w:beforeAutospacing="0" w:after="0" w:afterAutospacing="0" w:line="360" w:lineRule="auto"/>
        <w:jc w:val="both"/>
      </w:pPr>
    </w:p>
    <w:p w14:paraId="551C9684" w14:textId="44DE181B" w:rsidR="00A318B1" w:rsidRDefault="00C74135" w:rsidP="009C26DD">
      <w:pPr>
        <w:pStyle w:val="p2"/>
        <w:spacing w:before="0" w:beforeAutospacing="0" w:after="0" w:afterAutospacing="0" w:line="36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w:t>
      </w:r>
      <w:r w:rsidR="00F3410A" w:rsidRPr="004507D0">
        <w:lastRenderedPageBreak/>
        <w:t xml:space="preserve">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9C26DD">
      <w:pPr>
        <w:pStyle w:val="p2"/>
        <w:spacing w:before="0" w:beforeAutospacing="0" w:after="0" w:afterAutospacing="0" w:line="360" w:lineRule="auto"/>
        <w:jc w:val="both"/>
      </w:pPr>
    </w:p>
    <w:p w14:paraId="5EF3F690" w14:textId="795BCD02" w:rsidR="00D34C42" w:rsidRDefault="005A5E64" w:rsidP="009C26DD">
      <w:pPr>
        <w:pStyle w:val="p2"/>
        <w:spacing w:before="0" w:beforeAutospacing="0" w:after="0" w:afterAutospacing="0" w:line="360" w:lineRule="auto"/>
        <w:jc w:val="both"/>
      </w:pPr>
      <w:bookmarkStart w:id="47"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48" w:name="OLE_LINK1"/>
      <w:bookmarkEnd w:id="47"/>
      <w:r w:rsidRPr="00870EEE">
        <w:rPr>
          <w:rFonts w:ascii="Times New Roman" w:eastAsia="Times New Roman" w:hAnsi="Times New Roman" w:cs="Times New Roman"/>
          <w:b/>
          <w:bCs/>
        </w:rPr>
        <w:t xml:space="preserve">Implications for survey design and management applications </w:t>
      </w:r>
    </w:p>
    <w:p w14:paraId="50EEDC74" w14:textId="7F7707BE" w:rsidR="00CC630E" w:rsidRPr="00F776C3" w:rsidRDefault="009A110E" w:rsidP="009C26DD">
      <w:pPr>
        <w:spacing w:after="0" w:line="360" w:lineRule="auto"/>
        <w:jc w:val="both"/>
        <w:rPr>
          <w:rFonts w:ascii="Times New Roman" w:eastAsia="Times New Roman" w:hAnsi="Times New Roman" w:cs="Times New Roman"/>
        </w:rPr>
      </w:pPr>
      <w:bookmarkStart w:id="49" w:name="OLE_LINK4"/>
      <w:bookmarkEnd w:id="48"/>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 or 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 as sampling effort appears to have relatively limited influence on mean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B337A5" w:rsidRPr="000F42A5">
        <w:rPr>
          <w:rFonts w:ascii="Times New Roman" w:eastAsia="Times New Roman" w:hAnsi="Times New Roman" w:cs="Times New Roman"/>
        </w:rPr>
        <w:t>are much more sensitive to both sampling effort and the underlying spatial autocorrelation of the species</w:t>
      </w:r>
      <w:r w:rsidR="009F782B">
        <w:rPr>
          <w:rFonts w:ascii="Times New Roman" w:eastAsia="Times New Roman" w:hAnsi="Times New Roman" w:cs="Times New Roman"/>
        </w:rPr>
        <w:t xml:space="preserve"> (</w:t>
      </w:r>
      <w:r w:rsidR="009F782B">
        <w:rPr>
          <w:rFonts w:ascii="Times New Roman" w:eastAsia="Times New Roman" w:hAnsi="Times New Roman" w:cs="Times New Roman"/>
        </w:rPr>
        <w:t>Figure 4</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sidR="00A913F1" w:rsidRPr="00F776C3">
        <w:rPr>
          <w:rFonts w:ascii="Times New Roman" w:eastAsia="Times New Roman" w:hAnsi="Times New Roman" w:cs="Times New Roman"/>
          <w:i/>
          <w:iCs/>
          <w:color w:val="EE0000"/>
        </w:rPr>
        <w:t>Such contrast is due to the GP p</w:t>
      </w:r>
      <w:r w:rsidR="00CC630E" w:rsidRPr="00F776C3">
        <w:rPr>
          <w:rFonts w:ascii="Times New Roman" w:eastAsia="Times New Roman" w:hAnsi="Times New Roman" w:cs="Times New Roman"/>
          <w:i/>
          <w:iCs/>
          <w:color w:val="EE0000"/>
        </w:rPr>
        <w:t xml:space="preserve">arameter estimation is primarily concerned with establishing the </w:t>
      </w:r>
      <w:r w:rsidR="00CC630E" w:rsidRPr="00F776C3">
        <w:rPr>
          <w:rFonts w:ascii="Times New Roman" w:eastAsia="Times New Roman" w:hAnsi="Times New Roman" w:cs="Times New Roman"/>
          <w:i/>
          <w:iCs/>
          <w:color w:val="EE0000"/>
        </w:rPr>
        <w:lastRenderedPageBreak/>
        <w:t>covariance structure (Eq. 1-2)</w:t>
      </w:r>
      <w:r w:rsidR="00A913F1" w:rsidRPr="00F776C3">
        <w:rPr>
          <w:rFonts w:ascii="Times New Roman" w:eastAsia="Times New Roman" w:hAnsi="Times New Roman" w:cs="Times New Roman"/>
          <w:i/>
          <w:iCs/>
          <w:color w:val="EE0000"/>
        </w:rPr>
        <w:t xml:space="preserve"> while</w:t>
      </w:r>
      <w:r w:rsidR="00CC630E" w:rsidRPr="00F776C3">
        <w:rPr>
          <w:rFonts w:ascii="Times New Roman" w:eastAsia="Times New Roman" w:hAnsi="Times New Roman" w:cs="Times New Roman"/>
          <w:i/>
          <w:iCs/>
          <w:color w:val="EE0000"/>
        </w:rPr>
        <w:t>, predicti</w:t>
      </w:r>
      <w:r w:rsidR="00A913F1" w:rsidRPr="00F776C3">
        <w:rPr>
          <w:rFonts w:ascii="Times New Roman" w:eastAsia="Times New Roman" w:hAnsi="Times New Roman" w:cs="Times New Roman"/>
          <w:i/>
          <w:iCs/>
          <w:color w:val="EE0000"/>
        </w:rPr>
        <w:t>on</w:t>
      </w:r>
      <w:r w:rsidR="00CC630E" w:rsidRPr="00F776C3">
        <w:rPr>
          <w:rFonts w:ascii="Times New Roman" w:eastAsia="Times New Roman" w:hAnsi="Times New Roman" w:cs="Times New Roman"/>
          <w:i/>
          <w:iCs/>
          <w:color w:val="EE0000"/>
        </w:rPr>
        <w:t xml:space="preserve"> is subject to a two-fold requirement: first, it relies on the parameters derived from Eq. 1-2 being accurate, and secondary, on the density and proximity of the observed points</w:t>
      </w:r>
      <w:r w:rsidR="00F776C3" w:rsidRPr="00F776C3">
        <w:rPr>
          <w:rFonts w:ascii="Times New Roman" w:eastAsia="Times New Roman" w:hAnsi="Times New Roman" w:cs="Times New Roman"/>
          <w:i/>
          <w:iCs/>
          <w:color w:val="EE0000"/>
        </w:rPr>
        <w:t xml:space="preserve"> (Eq.3 )</w:t>
      </w:r>
      <w:r w:rsidR="00CC630E" w:rsidRPr="00F776C3">
        <w:rPr>
          <w:rFonts w:ascii="Times New Roman" w:eastAsia="Times New Roman" w:hAnsi="Times New Roman" w:cs="Times New Roman"/>
          <w:i/>
          <w:iCs/>
          <w:color w:val="EE0000"/>
        </w:rPr>
        <w:t xml:space="preserve"> to which the new data is extrapolated from.</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49"/>
    <w:p w14:paraId="0697FEC0" w14:textId="16C4D8F3" w:rsidR="002E285D" w:rsidRDefault="002E285D" w:rsidP="009C26DD">
      <w:pPr>
        <w:spacing w:after="0" w:line="36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525D8FCC" w:rsidR="002E285D" w:rsidRDefault="000145BE" w:rsidP="009C26DD">
      <w:pPr>
        <w:pStyle w:val="p2"/>
        <w:spacing w:before="0" w:beforeAutospacing="0" w:after="0" w:afterAutospacing="0" w:line="360" w:lineRule="auto"/>
        <w:jc w:val="both"/>
      </w:pPr>
      <w:r>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7954AF">
        <w:rPr>
          <w:lang w:val="el-GR"/>
        </w:rPr>
        <w:t xml:space="preserve">μ, ρ, α, σ, </w:t>
      </w:r>
      <w:r w:rsidR="002E285D" w:rsidRPr="007954AF">
        <w:t xml:space="preserve">and </w:t>
      </w:r>
      <w:r w:rsidR="002E285D" w:rsidRPr="007954AF">
        <w:rPr>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sidRPr="000D2BF7">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rsidRPr="00187296">
        <w:t xml:space="preserve">This study shows that the effectiveness of marine eDNA sampling depends strongly on spatial autocorrelation and on the specific goals of the survey. In both simulated and empirical datasets, </w:t>
      </w:r>
      <w:r w:rsidRPr="00187296">
        <w:lastRenderedPageBreak/>
        <w:t>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50" w:name="fig:mu_rho_N"/>
      <w:bookmarkStart w:id="51" w:name="appendix"/>
      <w:bookmarkEnd w:id="43"/>
      <w:bookmarkEnd w:id="44"/>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9C26DD">
      <w:pPr>
        <w:pStyle w:val="Bibliography"/>
        <w:spacing w:before="0" w:after="0" w:line="360" w:lineRule="auto"/>
      </w:pPr>
      <w:bookmarkStart w:id="52" w:name="ref-deblois2020"/>
      <w:bookmarkStart w:id="53" w:name="refs"/>
      <w:bookmarkEnd w:id="50"/>
      <w:r>
        <w:t>Blois, S. de. 2020. The 2019 joint u.s.–canada integrated ecosystem and pacific hake acoustic-trawl survey: Cruise report SH-19-06. NMFS-NWFSC-PR-2020-03, U.S. Department of Commerce, NOAA Processed Report.</w:t>
      </w:r>
    </w:p>
    <w:p w14:paraId="5516F1D9" w14:textId="77777777" w:rsidR="0032076E" w:rsidRDefault="00D04708" w:rsidP="009C26DD">
      <w:pPr>
        <w:pStyle w:val="Bibliography"/>
        <w:spacing w:before="0" w:after="0" w:line="360" w:lineRule="auto"/>
      </w:pPr>
      <w:bookmarkStart w:id="54" w:name="ref-callahan2016"/>
      <w:bookmarkEnd w:id="52"/>
      <w:r>
        <w:t xml:space="preserve">Callahan, B. J., P. J. McMurdie, M. J. Rosen, A. W. Han, A. J. A. Johnson, and S. P. Holmes. 2016. </w:t>
      </w:r>
      <w:hyperlink r:id="rId21">
        <w:r>
          <w:rPr>
            <w:rStyle w:val="Hyperlink"/>
          </w:rPr>
          <w:t>DADA2: High-resolution sample inference from Illumina amplicon data</w:t>
        </w:r>
      </w:hyperlink>
      <w:r>
        <w:t>. Nature Methods 13:581–583.</w:t>
      </w:r>
    </w:p>
    <w:p w14:paraId="5516F1DA" w14:textId="77777777" w:rsidR="0032076E" w:rsidRDefault="00D04708" w:rsidP="009C26DD">
      <w:pPr>
        <w:pStyle w:val="Bibliography"/>
        <w:spacing w:before="0" w:after="0" w:line="360" w:lineRule="auto"/>
      </w:pPr>
      <w:bookmarkStart w:id="55" w:name="ref-carpenter2017"/>
      <w:bookmarkEnd w:id="54"/>
      <w:r>
        <w:t>Carpenter, B., A. Gelman, M. Hoffman, D. Lee, B. Goodrich, M. Betancourt, M. Brubaker, J. Guo, P. Li, and A. Riddell. 2017. Stan: A probabilistic programming language. Journal of Statistical Software 76.</w:t>
      </w:r>
    </w:p>
    <w:p w14:paraId="5516F1DB" w14:textId="77777777" w:rsidR="0032076E" w:rsidRDefault="00D04708" w:rsidP="009C26DD">
      <w:pPr>
        <w:pStyle w:val="Bibliography"/>
        <w:spacing w:before="0" w:after="0" w:line="360" w:lineRule="auto"/>
      </w:pPr>
      <w:bookmarkStart w:id="56" w:name="ref-guri2025"/>
      <w:bookmarkEnd w:id="55"/>
      <w:r>
        <w:t xml:space="preserve">Guri, G., O. R. Liu, R. P. Kelly, M. R. Shaffer, K. M. Parsons, A. Ramón-Laca, K. M. Nichols, P. F. P. Brandão-Dias, A. Wells, and A. O. Shelton. 2025. </w:t>
      </w:r>
      <w:hyperlink r:id="rId22">
        <w:r>
          <w:rPr>
            <w:rStyle w:val="Hyperlink"/>
          </w:rPr>
          <w:t>Quantitative, multispecies monitoring at a continental scale</w:t>
        </w:r>
      </w:hyperlink>
      <w:r>
        <w:t>. bioRxiv.</w:t>
      </w:r>
    </w:p>
    <w:p w14:paraId="5516F1DC" w14:textId="77777777" w:rsidR="0032076E" w:rsidRDefault="00D04708" w:rsidP="009C26DD">
      <w:pPr>
        <w:pStyle w:val="Bibliography"/>
        <w:spacing w:before="0" w:after="0" w:line="360" w:lineRule="auto"/>
      </w:pPr>
      <w:bookmarkStart w:id="57" w:name="ref-miya2015"/>
      <w:bookmarkEnd w:id="56"/>
      <w:r>
        <w:t xml:space="preserve">Miya, M., Y. Sato, T. Fukunaga, T. Sado, J. Y. Poulsen, K. Sato, T. Minamoto, S. Yamamoto, H. Yamanaka, H. Araki, M. Kondoh, and W. Iwasaki. 2015. </w:t>
      </w:r>
      <w:hyperlink r:id="rId23">
        <w:r>
          <w:rPr>
            <w:rStyle w:val="Hyperlink"/>
          </w:rPr>
          <w:t>MiFish,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9C26DD">
      <w:pPr>
        <w:pStyle w:val="Bibliography"/>
        <w:spacing w:before="0" w:after="0" w:line="360" w:lineRule="auto"/>
      </w:pPr>
      <w:bookmarkStart w:id="58" w:name="ref-ramon-laca2021"/>
      <w:bookmarkEnd w:id="57"/>
      <w:r>
        <w:t xml:space="preserve">Ramón-Laca, A., A. Wells, and L. Park. 2021. </w:t>
      </w:r>
      <w:hyperlink r:id="rId24">
        <w:r>
          <w:rPr>
            <w:rStyle w:val="Hyperlink"/>
          </w:rPr>
          <w:t>A workflow for the relative quantification of multiple fish species from oceanic water samples using environmental DNA (eDNA) to support large-scale fishery surveys</w:t>
        </w:r>
      </w:hyperlink>
      <w:r>
        <w:t>. PLOS ONE 16:e0257773.</w:t>
      </w:r>
    </w:p>
    <w:p w14:paraId="5516F1DE" w14:textId="1AB64216" w:rsidR="0032076E" w:rsidRDefault="00D04708">
      <w:pPr>
        <w:pStyle w:val="Bibliography"/>
        <w:spacing w:before="0" w:after="0" w:line="360" w:lineRule="auto"/>
      </w:pPr>
      <w:bookmarkStart w:id="59" w:name="ref-shelton2022"/>
      <w:bookmarkEnd w:id="58"/>
      <w:r>
        <w:t xml:space="preserve">Shelton, A. O., A. Ramón-Laca, A. Wells, J. Clemons, D. Chu, B. E. Feist, R. P. Kelly, S. L. Parker-Stetter, R. Thomas, K. M. Nichols, and L. Park. 2022. </w:t>
      </w:r>
      <w:hyperlink r:id="rId25">
        <w:r>
          <w:rPr>
            <w:rStyle w:val="Hyperlink"/>
          </w:rPr>
          <w:t>Environmental DNA provides quantitative estimates of Pacific hake abundance and distribution in the open ocean</w:t>
        </w:r>
      </w:hyperlink>
      <w:r>
        <w:t>. Proceedings of the Royal Society B: Biological Sciences 289:20212613.</w:t>
      </w:r>
      <w:bookmarkEnd w:id="51"/>
      <w:bookmarkEnd w:id="53"/>
      <w:bookmarkEnd w:id="59"/>
    </w:p>
    <w:p w14:paraId="5940244E" w14:textId="37A11907" w:rsidR="000974AE" w:rsidRDefault="000974AE">
      <w:pPr>
        <w:rPr>
          <w:rFonts w:ascii="Times New Roman" w:hAnsi="Times New Roman"/>
          <w:sz w:val="20"/>
        </w:rPr>
      </w:pPr>
      <w:r>
        <w:br w:type="page"/>
      </w:r>
    </w:p>
    <w:p w14:paraId="3A4A0486" w14:textId="7605B0E0" w:rsidR="000974AE" w:rsidRDefault="000974AE" w:rsidP="000974AE">
      <w:pPr>
        <w:pStyle w:val="Bibliography"/>
        <w:spacing w:before="0" w:after="0" w:line="360" w:lineRule="auto"/>
        <w:rPr>
          <w:b/>
          <w:bCs/>
          <w:sz w:val="24"/>
          <w:szCs w:val="36"/>
        </w:rPr>
      </w:pPr>
      <w:r w:rsidRPr="000974AE">
        <w:rPr>
          <w:b/>
          <w:bCs/>
          <w:sz w:val="24"/>
          <w:szCs w:val="36"/>
        </w:rPr>
        <w:lastRenderedPageBreak/>
        <w:t>Appendix</w:t>
      </w:r>
    </w:p>
    <w:p w14:paraId="23D2A23B" w14:textId="2437493C" w:rsidR="004075CF" w:rsidRPr="004075CF" w:rsidRDefault="004075CF" w:rsidP="000974AE">
      <w:pPr>
        <w:pStyle w:val="Bibliography"/>
        <w:spacing w:before="0" w:after="0" w:line="360" w:lineRule="auto"/>
        <w:rPr>
          <w:sz w:val="24"/>
          <w:szCs w:val="36"/>
        </w:rPr>
      </w:pPr>
      <w:r>
        <w:rPr>
          <w:sz w:val="24"/>
          <w:szCs w:val="36"/>
        </w:rPr>
        <w:t xml:space="preserve">Table Sxxx. </w:t>
      </w:r>
      <w:r w:rsidRPr="004075CF">
        <w:rPr>
          <w:sz w:val="24"/>
          <w:szCs w:val="36"/>
        </w:rPr>
        <w:t>Simulation scenario</w:t>
      </w:r>
      <w:r>
        <w:rPr>
          <w:sz w:val="24"/>
          <w:szCs w:val="36"/>
        </w:rPr>
        <w:t>s and their parmaeters</w:t>
      </w:r>
      <w:r w:rsidRPr="004075CF">
        <w:rPr>
          <w:sz w:val="24"/>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rsidRPr="002A40BC">
              <w:t>3</w:t>
            </w:r>
          </w:p>
        </w:tc>
        <w:tc>
          <w:tcPr>
            <w:tcW w:w="866" w:type="dxa"/>
          </w:tcPr>
          <w:p w14:paraId="215A09A0" w14:textId="77777777" w:rsidR="000974AE" w:rsidRDefault="000974AE" w:rsidP="00550329">
            <w:r w:rsidRPr="002A40BC">
              <w:t>4</w:t>
            </w:r>
          </w:p>
        </w:tc>
        <w:tc>
          <w:tcPr>
            <w:tcW w:w="866" w:type="dxa"/>
          </w:tcPr>
          <w:p w14:paraId="162FF05B" w14:textId="77777777" w:rsidR="000974AE" w:rsidRPr="002A40BC" w:rsidRDefault="000974AE" w:rsidP="00550329">
            <w:r w:rsidRPr="002A40BC">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rsidRPr="002A40BC">
              <w:t>3</w:t>
            </w:r>
          </w:p>
        </w:tc>
        <w:tc>
          <w:tcPr>
            <w:tcW w:w="866" w:type="dxa"/>
          </w:tcPr>
          <w:p w14:paraId="2098CE62" w14:textId="77777777" w:rsidR="000974AE" w:rsidRDefault="000974AE" w:rsidP="00550329">
            <w:r w:rsidRPr="002A40BC">
              <w:t>4</w:t>
            </w:r>
          </w:p>
        </w:tc>
        <w:tc>
          <w:tcPr>
            <w:tcW w:w="866" w:type="dxa"/>
          </w:tcPr>
          <w:p w14:paraId="213254A7" w14:textId="77777777" w:rsidR="000974AE" w:rsidRPr="002A40BC" w:rsidRDefault="000974AE" w:rsidP="00550329">
            <w:r w:rsidRPr="002A40BC">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rsidRPr="002A40BC">
              <w:t>3</w:t>
            </w:r>
          </w:p>
        </w:tc>
        <w:tc>
          <w:tcPr>
            <w:tcW w:w="866" w:type="dxa"/>
          </w:tcPr>
          <w:p w14:paraId="6D5DAA2A" w14:textId="77777777" w:rsidR="000974AE" w:rsidRDefault="000974AE" w:rsidP="00550329">
            <w:r w:rsidRPr="002A40BC">
              <w:t>4</w:t>
            </w:r>
          </w:p>
        </w:tc>
        <w:tc>
          <w:tcPr>
            <w:tcW w:w="866" w:type="dxa"/>
          </w:tcPr>
          <w:p w14:paraId="3D55F3EA" w14:textId="77777777" w:rsidR="000974AE" w:rsidRPr="002A40BC" w:rsidRDefault="000974AE" w:rsidP="00550329">
            <w:r w:rsidRPr="002A40BC">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rsidRPr="002A40BC">
              <w:t>3</w:t>
            </w:r>
          </w:p>
        </w:tc>
        <w:tc>
          <w:tcPr>
            <w:tcW w:w="866" w:type="dxa"/>
          </w:tcPr>
          <w:p w14:paraId="702A42EE" w14:textId="77777777" w:rsidR="000974AE" w:rsidRDefault="000974AE" w:rsidP="00550329">
            <w:r w:rsidRPr="002A40BC">
              <w:t>4</w:t>
            </w:r>
          </w:p>
        </w:tc>
        <w:tc>
          <w:tcPr>
            <w:tcW w:w="866" w:type="dxa"/>
          </w:tcPr>
          <w:p w14:paraId="2056A75D" w14:textId="77777777" w:rsidR="000974AE" w:rsidRPr="002A40BC" w:rsidRDefault="000974AE" w:rsidP="00550329">
            <w:r w:rsidRPr="002A40BC">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rsidRPr="002A40BC">
              <w:t>3</w:t>
            </w:r>
          </w:p>
        </w:tc>
        <w:tc>
          <w:tcPr>
            <w:tcW w:w="866" w:type="dxa"/>
          </w:tcPr>
          <w:p w14:paraId="390D7E64" w14:textId="77777777" w:rsidR="000974AE" w:rsidRDefault="000974AE" w:rsidP="00550329">
            <w:r w:rsidRPr="002A40BC">
              <w:t>4</w:t>
            </w:r>
          </w:p>
        </w:tc>
        <w:tc>
          <w:tcPr>
            <w:tcW w:w="866" w:type="dxa"/>
          </w:tcPr>
          <w:p w14:paraId="55B68550" w14:textId="77777777" w:rsidR="000974AE" w:rsidRPr="002A40BC" w:rsidRDefault="000974AE" w:rsidP="00550329">
            <w:r w:rsidRPr="002A40BC">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rsidRPr="002A40BC">
              <w:t>3</w:t>
            </w:r>
          </w:p>
        </w:tc>
        <w:tc>
          <w:tcPr>
            <w:tcW w:w="866" w:type="dxa"/>
          </w:tcPr>
          <w:p w14:paraId="2081464C" w14:textId="77777777" w:rsidR="000974AE" w:rsidRDefault="000974AE" w:rsidP="00550329">
            <w:r w:rsidRPr="002A40BC">
              <w:t>4</w:t>
            </w:r>
          </w:p>
        </w:tc>
        <w:tc>
          <w:tcPr>
            <w:tcW w:w="866" w:type="dxa"/>
          </w:tcPr>
          <w:p w14:paraId="1A729319" w14:textId="77777777" w:rsidR="000974AE" w:rsidRPr="002A40BC" w:rsidRDefault="000974AE" w:rsidP="00550329">
            <w:r w:rsidRPr="002A40BC">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rsidRPr="002A40BC">
              <w:t>3</w:t>
            </w:r>
          </w:p>
        </w:tc>
        <w:tc>
          <w:tcPr>
            <w:tcW w:w="866" w:type="dxa"/>
          </w:tcPr>
          <w:p w14:paraId="60C711D2" w14:textId="77777777" w:rsidR="000974AE" w:rsidRDefault="000974AE" w:rsidP="00550329">
            <w:r w:rsidRPr="002A40BC">
              <w:t>4</w:t>
            </w:r>
          </w:p>
        </w:tc>
        <w:tc>
          <w:tcPr>
            <w:tcW w:w="866" w:type="dxa"/>
          </w:tcPr>
          <w:p w14:paraId="50038E0A" w14:textId="77777777" w:rsidR="000974AE" w:rsidRPr="002A40BC" w:rsidRDefault="000974AE" w:rsidP="00550329">
            <w:r w:rsidRPr="002A40BC">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rsidRPr="002A40BC">
              <w:t>3</w:t>
            </w:r>
          </w:p>
        </w:tc>
        <w:tc>
          <w:tcPr>
            <w:tcW w:w="866" w:type="dxa"/>
          </w:tcPr>
          <w:p w14:paraId="12E3C4D0" w14:textId="77777777" w:rsidR="000974AE" w:rsidRDefault="000974AE" w:rsidP="00550329">
            <w:r w:rsidRPr="002A40BC">
              <w:t>4</w:t>
            </w:r>
          </w:p>
        </w:tc>
        <w:tc>
          <w:tcPr>
            <w:tcW w:w="866" w:type="dxa"/>
          </w:tcPr>
          <w:p w14:paraId="47020B19" w14:textId="77777777" w:rsidR="000974AE" w:rsidRPr="002A40BC" w:rsidRDefault="000974AE" w:rsidP="00550329">
            <w:r w:rsidRPr="002A40BC">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rsidRPr="002A40BC">
              <w:t>3</w:t>
            </w:r>
          </w:p>
        </w:tc>
        <w:tc>
          <w:tcPr>
            <w:tcW w:w="866" w:type="dxa"/>
          </w:tcPr>
          <w:p w14:paraId="20B7392F" w14:textId="77777777" w:rsidR="000974AE" w:rsidRDefault="000974AE" w:rsidP="00550329">
            <w:r w:rsidRPr="002A40BC">
              <w:t>4</w:t>
            </w:r>
          </w:p>
        </w:tc>
        <w:tc>
          <w:tcPr>
            <w:tcW w:w="866" w:type="dxa"/>
          </w:tcPr>
          <w:p w14:paraId="301973DA" w14:textId="77777777" w:rsidR="000974AE" w:rsidRPr="002A40BC" w:rsidRDefault="000974AE" w:rsidP="00550329">
            <w:r w:rsidRPr="002A40BC">
              <w:t>20</w:t>
            </w:r>
          </w:p>
        </w:tc>
      </w:tr>
    </w:tbl>
    <w:p w14:paraId="2E8893E1" w14:textId="77777777" w:rsidR="000974AE" w:rsidRDefault="000974AE" w:rsidP="000974AE">
      <w:pPr>
        <w:pStyle w:val="Bibliography"/>
        <w:spacing w:before="0" w:after="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Supplementary Figure</w:t>
      </w:r>
      <w:r w:rsidR="004075CF" w:rsidRPr="00F267C0">
        <w:t xml:space="preserve"> S</w:t>
      </w:r>
      <w:r>
        <w:t>1</w:t>
      </w:r>
      <w:r w:rsidR="004075CF" w:rsidRPr="00F267C0">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after="0" w:line="360" w:lineRule="auto"/>
      </w:pPr>
    </w:p>
    <w:p w14:paraId="01C0159D" w14:textId="77777777" w:rsidR="004075CF" w:rsidRDefault="004075CF" w:rsidP="00101BFB">
      <w:pPr>
        <w:pStyle w:val="BodyText"/>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Default="000D7045" w:rsidP="000D7045">
      <w:pPr>
        <w:pStyle w:val="Bibliography"/>
        <w:spacing w:before="0" w:after="0" w:line="360" w:lineRule="auto"/>
      </w:pPr>
      <w:r>
        <w:lastRenderedPageBreak/>
        <w:t xml:space="preserve">Supplementary Figure S2.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sidRPr="00EC16C1">
        <w:rPr>
          <w:noProof/>
        </w:rPr>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27"/>
                    <a:stretch>
                      <a:fillRect/>
                    </a:stretch>
                  </pic:blipFill>
                  <pic:spPr>
                    <a:xfrm>
                      <a:off x="0" y="0"/>
                      <a:ext cx="5943600" cy="3507740"/>
                    </a:xfrm>
                    <a:prstGeom prst="rect">
                      <a:avLst/>
                    </a:prstGeom>
                  </pic:spPr>
                </pic:pic>
              </a:graphicData>
            </a:graphic>
          </wp:inline>
        </w:drawing>
      </w:r>
      <w:r w:rsidR="0057157E">
        <w:br w:type="page"/>
      </w:r>
    </w:p>
    <w:p w14:paraId="75341E95" w14:textId="34662FB2" w:rsidR="0057157E" w:rsidRDefault="003546AC" w:rsidP="000974AE">
      <w:pPr>
        <w:pStyle w:val="Bibliography"/>
        <w:spacing w:before="0" w:after="0" w:line="360" w:lineRule="auto"/>
      </w:pPr>
      <w:r>
        <w:lastRenderedPageBreak/>
        <w:t xml:space="preserve">Supplementary </w:t>
      </w:r>
      <w:r w:rsidR="0057157E">
        <w:t>Figure S</w:t>
      </w:r>
      <w:r>
        <w:t>3</w:t>
      </w:r>
      <w:r w:rsidR="00F267C0">
        <w:t xml:space="preserve">. Visualization of the </w:t>
      </w:r>
      <w:r w:rsidR="00D05BE1">
        <w:t xml:space="preserve">lower and upper bars of </w:t>
      </w:r>
      <w:r w:rsidR="005C56BE">
        <w:t>prediction</w:t>
      </w:r>
      <w:r w:rsidR="005B6AEA">
        <w:t xml:space="preserve"> given the prediction error (</w:t>
      </w:r>
      <w:r w:rsidR="005B6AEA">
        <w:rPr>
          <w:lang w:val="el-GR"/>
        </w:rPr>
        <w:t>ε</w:t>
      </w:r>
      <w:r w:rsidR="005B6AEA">
        <w:t xml:space="preserve">) per sampling effort (E) </w:t>
      </w:r>
      <w:r w:rsidR="00D05BE1">
        <w:t>when the true eDNA concentration is 100</w:t>
      </w:r>
      <w:r w:rsidR="005B6AEA">
        <w:t xml:space="preserve"> copies/L.</w:t>
      </w:r>
    </w:p>
    <w:p w14:paraId="3A2C5679" w14:textId="1ED027DA" w:rsidR="004075CF" w:rsidRDefault="00180840" w:rsidP="000974AE">
      <w:pPr>
        <w:pStyle w:val="Bibliography"/>
        <w:spacing w:before="0" w:after="0" w:line="360" w:lineRule="auto"/>
      </w:pPr>
      <w:r w:rsidRPr="00180840">
        <w:rPr>
          <w:noProof/>
        </w:rPr>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28"/>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Default="00F9313D" w:rsidP="000974AE">
      <w:pPr>
        <w:pStyle w:val="Bibliography"/>
        <w:spacing w:before="0" w:after="0" w:line="360" w:lineRule="auto"/>
      </w:pPr>
      <w:r>
        <w:lastRenderedPageBreak/>
        <w:t xml:space="preserve">Supplementary </w:t>
      </w:r>
      <w:r w:rsidR="006E1FBD">
        <w:t>Figure S</w:t>
      </w:r>
      <w:r>
        <w:t>4</w:t>
      </w:r>
      <w:r w:rsidR="006E1FBD">
        <w:t xml:space="preserve">. </w:t>
      </w:r>
      <w:r w:rsidR="005C4753">
        <w:t>B</w:t>
      </w:r>
      <w:r w:rsidR="006E1FBD">
        <w:t xml:space="preserve">ias </w:t>
      </w:r>
      <w:r w:rsidR="005C4753">
        <w:t xml:space="preserve">vs precision, to prove that </w:t>
      </w:r>
      <w:r w:rsidR="006E1FBD">
        <w:t xml:space="preserve">RMSE </w:t>
      </w:r>
      <w:r w:rsidR="005C4753">
        <w:t>used here is mainly accounting for precision and not bias.</w:t>
      </w:r>
    </w:p>
    <w:p w14:paraId="376076AB" w14:textId="360A6A9B" w:rsidR="006E1FBD" w:rsidRDefault="006E1FBD" w:rsidP="000974AE">
      <w:pPr>
        <w:pStyle w:val="Bibliography"/>
        <w:spacing w:before="0" w:after="0" w:line="360" w:lineRule="auto"/>
      </w:pPr>
      <w:r w:rsidRPr="006E1FBD">
        <w:rPr>
          <w:noProof/>
        </w:rPr>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9"/>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4432ADAC" w:rsidR="003F0D81" w:rsidRDefault="003F0D81" w:rsidP="000974AE">
      <w:pPr>
        <w:pStyle w:val="Bibliography"/>
        <w:spacing w:before="0" w:after="0" w:line="360" w:lineRule="auto"/>
      </w:pPr>
      <w:r>
        <w:lastRenderedPageBreak/>
        <w:t xml:space="preserve">Figure Sxxx. Showing the observations of </w:t>
      </w:r>
      <w:r w:rsidR="00BC7F95">
        <w:t xml:space="preserve">the prediction error (dots) and the </w:t>
      </w:r>
      <w:r w:rsidR="00172440">
        <w:t>modeled estimates (line) from the fitted model using Eq. 6.</w:t>
      </w:r>
    </w:p>
    <w:p w14:paraId="7E207C75" w14:textId="1290E0BF" w:rsidR="003F0D81" w:rsidRDefault="00BC7F95" w:rsidP="000974AE">
      <w:pPr>
        <w:pStyle w:val="Bibliography"/>
        <w:spacing w:before="0" w:after="0" w:line="360" w:lineRule="auto"/>
      </w:pPr>
      <w:r w:rsidRPr="00BC7F95">
        <w:rPr>
          <w:noProof/>
        </w:rPr>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30"/>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after="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after="0" w:line="360" w:lineRule="auto"/>
      </w:pPr>
    </w:p>
    <w:sectPr w:rsidR="00C915DD" w:rsidSect="00FE50DF">
      <w:footerReference w:type="even" r:id="rId31"/>
      <w:footerReference w:type="default" r:id="rId32"/>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wen Liu" w:date="2026-04-22T14:02:00Z" w:initials="OL">
    <w:p w14:paraId="02F32AC7" w14:textId="77777777" w:rsidR="00210499" w:rsidRDefault="00210499" w:rsidP="00210499">
      <w:pPr>
        <w:pStyle w:val="CommentText"/>
      </w:pPr>
      <w:r>
        <w:rPr>
          <w:rStyle w:val="CommentReference"/>
        </w:rPr>
        <w:annotationRef/>
      </w:r>
      <w:r>
        <w:t>Maybe one more sentence here linking to why we use GP models---e.g,., something like, “Like most ecological data, eDNA is inherently spatially structured, and therefore the efficacy of any sampling scheme will depend on its ability to appropriately recover elements of that structure, such as the degree of spatial autocorrelation and the magnitude of variation across space.”</w:t>
      </w:r>
      <w:r>
        <w:br/>
      </w:r>
      <w:r>
        <w:br/>
        <w:t>(I don’t love this sentence, but I think we need something akin to this)</w:t>
      </w:r>
    </w:p>
  </w:comment>
  <w:comment w:id="4" w:author="Owen Liu" w:date="2026-04-22T13:45:00Z" w:initials="OL">
    <w:p w14:paraId="066DE062" w14:textId="77777777" w:rsidR="00E5696D" w:rsidRDefault="00E5696D" w:rsidP="00E5696D">
      <w:pPr>
        <w:pStyle w:val="CommentText"/>
      </w:pPr>
      <w:r>
        <w:rPr>
          <w:rStyle w:val="CommentReference"/>
        </w:rPr>
        <w:annotationRef/>
      </w:r>
      <w:r>
        <w:t>You have present tense here, but past tense for the rest of the abstract- choose one</w:t>
      </w:r>
    </w:p>
  </w:comment>
  <w:comment w:id="16" w:author="Owen Liu" w:date="2026-04-22T14:07:00Z" w:initials="OL">
    <w:p w14:paraId="5BFCF876" w14:textId="77777777" w:rsidR="00D97A51" w:rsidRDefault="00D97A51" w:rsidP="00D97A51">
      <w:pPr>
        <w:pStyle w:val="CommentText"/>
      </w:pPr>
      <w:r>
        <w:rPr>
          <w:rStyle w:val="CommentReference"/>
        </w:rPr>
        <w:annotationRef/>
      </w:r>
      <w:r>
        <w:t>Are these different or the same as the data used to create the original GP model for each species?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32AC7" w15:done="0"/>
  <w15:commentEx w15:paraId="066DE062" w15:done="0"/>
  <w15:commentEx w15:paraId="5BFCF8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A7974" w16cex:dateUtc="2026-04-22T21:02:00Z"/>
  <w16cex:commentExtensible w16cex:durableId="70AD4D6F" w16cex:dateUtc="2026-04-22T20:45:00Z"/>
  <w16cex:commentExtensible w16cex:durableId="697AA444" w16cex:dateUtc="2026-04-22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32AC7" w16cid:durableId="6B3A7974"/>
  <w16cid:commentId w16cid:paraId="066DE062" w16cid:durableId="70AD4D6F"/>
  <w16cid:commentId w16cid:paraId="5BFCF876" w16cid:durableId="697AA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45D3" w14:textId="77777777" w:rsidR="00C25596" w:rsidRDefault="00C25596" w:rsidP="009A2297">
      <w:pPr>
        <w:spacing w:after="0"/>
      </w:pPr>
      <w:r>
        <w:separator/>
      </w:r>
    </w:p>
  </w:endnote>
  <w:endnote w:type="continuationSeparator" w:id="0">
    <w:p w14:paraId="293C82CB" w14:textId="77777777" w:rsidR="00C25596" w:rsidRDefault="00C25596"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pPr>
      <w:pStyle w:val="Footer"/>
      <w:ind w:right="360"/>
      <w:pPrChange w:id="60" w:author="Ryan Kelly" w:date="2026-04-21T12:3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199E" w14:textId="77777777" w:rsidR="00C25596" w:rsidRDefault="00C25596" w:rsidP="009A2297">
      <w:pPr>
        <w:spacing w:after="0"/>
      </w:pPr>
      <w:r>
        <w:separator/>
      </w:r>
    </w:p>
  </w:footnote>
  <w:footnote w:type="continuationSeparator" w:id="0">
    <w:p w14:paraId="7E435307" w14:textId="77777777" w:rsidR="00C25596" w:rsidRDefault="00C25596"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 Shelton">
    <w15:presenceInfo w15:providerId="None" w15:userId="Ole Shelton"/>
  </w15:person>
  <w15:person w15:author="Owen Liu">
    <w15:presenceInfo w15:providerId="AD" w15:userId="S::owenrliu@uw.edu::f7fcd9d6-0008-4128-91a1-2a4d89ba95cb"/>
  </w15:person>
  <w15:person w15:author="Ryan Kelly">
    <w15:presenceInfo w15:providerId="AD" w15:userId="S::rpkelly@uw.edu::bdd078d1-2c18-4ae4-92e7-09a089cd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51F2"/>
    <w:rsid w:val="000056CB"/>
    <w:rsid w:val="0000574A"/>
    <w:rsid w:val="00005CB6"/>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203"/>
    <w:rsid w:val="0006210A"/>
    <w:rsid w:val="00063447"/>
    <w:rsid w:val="00063455"/>
    <w:rsid w:val="00063804"/>
    <w:rsid w:val="00063BBC"/>
    <w:rsid w:val="0007052E"/>
    <w:rsid w:val="00070A54"/>
    <w:rsid w:val="00071304"/>
    <w:rsid w:val="00072E63"/>
    <w:rsid w:val="00074790"/>
    <w:rsid w:val="00075111"/>
    <w:rsid w:val="000775D1"/>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238A"/>
    <w:rsid w:val="000A29CA"/>
    <w:rsid w:val="000A2C60"/>
    <w:rsid w:val="000A3064"/>
    <w:rsid w:val="000A3533"/>
    <w:rsid w:val="000A475C"/>
    <w:rsid w:val="000A4CE6"/>
    <w:rsid w:val="000A685B"/>
    <w:rsid w:val="000B1746"/>
    <w:rsid w:val="000B3342"/>
    <w:rsid w:val="000B354D"/>
    <w:rsid w:val="000B4D5A"/>
    <w:rsid w:val="000B4F85"/>
    <w:rsid w:val="000B5E8A"/>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DDE"/>
    <w:rsid w:val="000F40A8"/>
    <w:rsid w:val="000F5585"/>
    <w:rsid w:val="000F5722"/>
    <w:rsid w:val="000F5B32"/>
    <w:rsid w:val="000F67DF"/>
    <w:rsid w:val="000F71FC"/>
    <w:rsid w:val="000F7C17"/>
    <w:rsid w:val="00100A8A"/>
    <w:rsid w:val="001012ED"/>
    <w:rsid w:val="001016A0"/>
    <w:rsid w:val="00101BFB"/>
    <w:rsid w:val="00102D80"/>
    <w:rsid w:val="00106163"/>
    <w:rsid w:val="001062D5"/>
    <w:rsid w:val="00106A43"/>
    <w:rsid w:val="00107481"/>
    <w:rsid w:val="00107B96"/>
    <w:rsid w:val="001100C1"/>
    <w:rsid w:val="001101CA"/>
    <w:rsid w:val="001109C4"/>
    <w:rsid w:val="001116F3"/>
    <w:rsid w:val="00112FD6"/>
    <w:rsid w:val="0011343E"/>
    <w:rsid w:val="00114F2B"/>
    <w:rsid w:val="00115FE6"/>
    <w:rsid w:val="001178FE"/>
    <w:rsid w:val="00117CD3"/>
    <w:rsid w:val="00120DF0"/>
    <w:rsid w:val="00124A60"/>
    <w:rsid w:val="00124CBE"/>
    <w:rsid w:val="00125464"/>
    <w:rsid w:val="00126047"/>
    <w:rsid w:val="00127801"/>
    <w:rsid w:val="00127DFE"/>
    <w:rsid w:val="00131C1F"/>
    <w:rsid w:val="001331FA"/>
    <w:rsid w:val="00133DD4"/>
    <w:rsid w:val="00134076"/>
    <w:rsid w:val="001345B5"/>
    <w:rsid w:val="00137DD4"/>
    <w:rsid w:val="00140286"/>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27F8"/>
    <w:rsid w:val="00182802"/>
    <w:rsid w:val="001831DF"/>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11AC"/>
    <w:rsid w:val="001A136C"/>
    <w:rsid w:val="001A150A"/>
    <w:rsid w:val="001A2542"/>
    <w:rsid w:val="001A48D1"/>
    <w:rsid w:val="001A6FCD"/>
    <w:rsid w:val="001B0E72"/>
    <w:rsid w:val="001B3530"/>
    <w:rsid w:val="001B4F2A"/>
    <w:rsid w:val="001B5275"/>
    <w:rsid w:val="001B55AB"/>
    <w:rsid w:val="001B5BD6"/>
    <w:rsid w:val="001B5C27"/>
    <w:rsid w:val="001B6091"/>
    <w:rsid w:val="001B65DC"/>
    <w:rsid w:val="001C0551"/>
    <w:rsid w:val="001C2382"/>
    <w:rsid w:val="001C555F"/>
    <w:rsid w:val="001C5725"/>
    <w:rsid w:val="001C62FB"/>
    <w:rsid w:val="001D051D"/>
    <w:rsid w:val="001D0620"/>
    <w:rsid w:val="001D0A69"/>
    <w:rsid w:val="001D0B52"/>
    <w:rsid w:val="001D2FC7"/>
    <w:rsid w:val="001D6294"/>
    <w:rsid w:val="001D73F9"/>
    <w:rsid w:val="001D778A"/>
    <w:rsid w:val="001E0F76"/>
    <w:rsid w:val="001E1246"/>
    <w:rsid w:val="001E155A"/>
    <w:rsid w:val="001E199E"/>
    <w:rsid w:val="001E2349"/>
    <w:rsid w:val="001E33A3"/>
    <w:rsid w:val="001E37E0"/>
    <w:rsid w:val="001E4A9B"/>
    <w:rsid w:val="001E4C8D"/>
    <w:rsid w:val="001E53A7"/>
    <w:rsid w:val="001E5B76"/>
    <w:rsid w:val="001E644C"/>
    <w:rsid w:val="001E6470"/>
    <w:rsid w:val="001E6BF2"/>
    <w:rsid w:val="001E7948"/>
    <w:rsid w:val="001F10CE"/>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CCC"/>
    <w:rsid w:val="002261F5"/>
    <w:rsid w:val="00227795"/>
    <w:rsid w:val="00227975"/>
    <w:rsid w:val="0023039B"/>
    <w:rsid w:val="00230A40"/>
    <w:rsid w:val="002316A1"/>
    <w:rsid w:val="00231724"/>
    <w:rsid w:val="00231AC7"/>
    <w:rsid w:val="00231CCD"/>
    <w:rsid w:val="002331E6"/>
    <w:rsid w:val="00233AAB"/>
    <w:rsid w:val="00233C32"/>
    <w:rsid w:val="002342B6"/>
    <w:rsid w:val="002347AB"/>
    <w:rsid w:val="002357D8"/>
    <w:rsid w:val="00235B7B"/>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3737"/>
    <w:rsid w:val="00273825"/>
    <w:rsid w:val="00273A20"/>
    <w:rsid w:val="00273FC3"/>
    <w:rsid w:val="0027453B"/>
    <w:rsid w:val="00274F05"/>
    <w:rsid w:val="00275178"/>
    <w:rsid w:val="002758D3"/>
    <w:rsid w:val="00276F54"/>
    <w:rsid w:val="00277263"/>
    <w:rsid w:val="002809EF"/>
    <w:rsid w:val="0028136B"/>
    <w:rsid w:val="002820B7"/>
    <w:rsid w:val="002821B3"/>
    <w:rsid w:val="002837DB"/>
    <w:rsid w:val="00283B21"/>
    <w:rsid w:val="00284675"/>
    <w:rsid w:val="00284737"/>
    <w:rsid w:val="0028513F"/>
    <w:rsid w:val="002868ED"/>
    <w:rsid w:val="00286ADA"/>
    <w:rsid w:val="00290F94"/>
    <w:rsid w:val="002911E5"/>
    <w:rsid w:val="00291D04"/>
    <w:rsid w:val="00291EB6"/>
    <w:rsid w:val="0029301E"/>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75B4"/>
    <w:rsid w:val="002D1904"/>
    <w:rsid w:val="002D3E7E"/>
    <w:rsid w:val="002D51E9"/>
    <w:rsid w:val="002D7BA9"/>
    <w:rsid w:val="002E0A3F"/>
    <w:rsid w:val="002E117D"/>
    <w:rsid w:val="002E1709"/>
    <w:rsid w:val="002E285D"/>
    <w:rsid w:val="002E32DB"/>
    <w:rsid w:val="002E3786"/>
    <w:rsid w:val="002E3B44"/>
    <w:rsid w:val="002E5D63"/>
    <w:rsid w:val="002E5FD7"/>
    <w:rsid w:val="002E69CF"/>
    <w:rsid w:val="002E75FE"/>
    <w:rsid w:val="002E7667"/>
    <w:rsid w:val="002F0A7E"/>
    <w:rsid w:val="002F0C0B"/>
    <w:rsid w:val="002F11A4"/>
    <w:rsid w:val="002F4694"/>
    <w:rsid w:val="002F53D4"/>
    <w:rsid w:val="002F68A8"/>
    <w:rsid w:val="003004DE"/>
    <w:rsid w:val="00300B06"/>
    <w:rsid w:val="0030120A"/>
    <w:rsid w:val="00301CEE"/>
    <w:rsid w:val="003029C3"/>
    <w:rsid w:val="00304A30"/>
    <w:rsid w:val="00304C4E"/>
    <w:rsid w:val="003073DE"/>
    <w:rsid w:val="00310F24"/>
    <w:rsid w:val="0031241E"/>
    <w:rsid w:val="003124D1"/>
    <w:rsid w:val="00312DD0"/>
    <w:rsid w:val="00312DFE"/>
    <w:rsid w:val="00313D68"/>
    <w:rsid w:val="00314630"/>
    <w:rsid w:val="00314830"/>
    <w:rsid w:val="00317C6C"/>
    <w:rsid w:val="0032076E"/>
    <w:rsid w:val="0032117F"/>
    <w:rsid w:val="00321A5E"/>
    <w:rsid w:val="00322F87"/>
    <w:rsid w:val="00323FE2"/>
    <w:rsid w:val="00325272"/>
    <w:rsid w:val="00325627"/>
    <w:rsid w:val="00325EAD"/>
    <w:rsid w:val="00326045"/>
    <w:rsid w:val="003261F1"/>
    <w:rsid w:val="003268A6"/>
    <w:rsid w:val="00326BE2"/>
    <w:rsid w:val="00326E80"/>
    <w:rsid w:val="00327BD2"/>
    <w:rsid w:val="00330D63"/>
    <w:rsid w:val="003329B8"/>
    <w:rsid w:val="00336225"/>
    <w:rsid w:val="00336E69"/>
    <w:rsid w:val="00340F6A"/>
    <w:rsid w:val="003438BD"/>
    <w:rsid w:val="003443CF"/>
    <w:rsid w:val="00345B8C"/>
    <w:rsid w:val="00345EBB"/>
    <w:rsid w:val="0035007B"/>
    <w:rsid w:val="00350360"/>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34C7"/>
    <w:rsid w:val="00364C2B"/>
    <w:rsid w:val="00364F75"/>
    <w:rsid w:val="003665D2"/>
    <w:rsid w:val="003676DB"/>
    <w:rsid w:val="00370B78"/>
    <w:rsid w:val="00373AC6"/>
    <w:rsid w:val="00374B89"/>
    <w:rsid w:val="003755B5"/>
    <w:rsid w:val="00375E4C"/>
    <w:rsid w:val="0037611A"/>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D9C"/>
    <w:rsid w:val="003B0195"/>
    <w:rsid w:val="003B103B"/>
    <w:rsid w:val="003B13B6"/>
    <w:rsid w:val="003B1954"/>
    <w:rsid w:val="003B2437"/>
    <w:rsid w:val="003B471B"/>
    <w:rsid w:val="003B601D"/>
    <w:rsid w:val="003B64C7"/>
    <w:rsid w:val="003B7514"/>
    <w:rsid w:val="003B7D9D"/>
    <w:rsid w:val="003C12FA"/>
    <w:rsid w:val="003C151B"/>
    <w:rsid w:val="003C3CFF"/>
    <w:rsid w:val="003C4FC4"/>
    <w:rsid w:val="003C522B"/>
    <w:rsid w:val="003C6767"/>
    <w:rsid w:val="003C7EA9"/>
    <w:rsid w:val="003C7F95"/>
    <w:rsid w:val="003D32D9"/>
    <w:rsid w:val="003D3C28"/>
    <w:rsid w:val="003D4C50"/>
    <w:rsid w:val="003D5CCB"/>
    <w:rsid w:val="003D6E81"/>
    <w:rsid w:val="003D748C"/>
    <w:rsid w:val="003E3BD8"/>
    <w:rsid w:val="003E6C81"/>
    <w:rsid w:val="003E773E"/>
    <w:rsid w:val="003F0620"/>
    <w:rsid w:val="003F06B9"/>
    <w:rsid w:val="003F0D81"/>
    <w:rsid w:val="003F0FD0"/>
    <w:rsid w:val="003F14FA"/>
    <w:rsid w:val="003F2203"/>
    <w:rsid w:val="003F2687"/>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5F7A"/>
    <w:rsid w:val="004264E8"/>
    <w:rsid w:val="00426B30"/>
    <w:rsid w:val="004270A1"/>
    <w:rsid w:val="004271BE"/>
    <w:rsid w:val="00427A26"/>
    <w:rsid w:val="00427EAF"/>
    <w:rsid w:val="00431D87"/>
    <w:rsid w:val="0043272B"/>
    <w:rsid w:val="00432EEE"/>
    <w:rsid w:val="00433F89"/>
    <w:rsid w:val="0043617E"/>
    <w:rsid w:val="00437C6E"/>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20B"/>
    <w:rsid w:val="004674CC"/>
    <w:rsid w:val="00467958"/>
    <w:rsid w:val="004714FD"/>
    <w:rsid w:val="00471569"/>
    <w:rsid w:val="00472742"/>
    <w:rsid w:val="00473D0C"/>
    <w:rsid w:val="00474904"/>
    <w:rsid w:val="00474C5E"/>
    <w:rsid w:val="0047549D"/>
    <w:rsid w:val="00476949"/>
    <w:rsid w:val="00476D1F"/>
    <w:rsid w:val="0047788E"/>
    <w:rsid w:val="00480831"/>
    <w:rsid w:val="004821CC"/>
    <w:rsid w:val="00482ECB"/>
    <w:rsid w:val="004834A6"/>
    <w:rsid w:val="00484E10"/>
    <w:rsid w:val="004850D9"/>
    <w:rsid w:val="004851FF"/>
    <w:rsid w:val="0048526C"/>
    <w:rsid w:val="0048588F"/>
    <w:rsid w:val="004861FF"/>
    <w:rsid w:val="00486E70"/>
    <w:rsid w:val="00487038"/>
    <w:rsid w:val="004907A7"/>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2E90"/>
    <w:rsid w:val="004D2ED4"/>
    <w:rsid w:val="004D2F70"/>
    <w:rsid w:val="004D3BB4"/>
    <w:rsid w:val="004D478B"/>
    <w:rsid w:val="004D4B81"/>
    <w:rsid w:val="004D720F"/>
    <w:rsid w:val="004E2EC7"/>
    <w:rsid w:val="004E507D"/>
    <w:rsid w:val="004E6188"/>
    <w:rsid w:val="004F023A"/>
    <w:rsid w:val="004F02F0"/>
    <w:rsid w:val="004F0C90"/>
    <w:rsid w:val="004F2612"/>
    <w:rsid w:val="004F37BC"/>
    <w:rsid w:val="004F3B4C"/>
    <w:rsid w:val="004F4D02"/>
    <w:rsid w:val="004F4D04"/>
    <w:rsid w:val="004F5128"/>
    <w:rsid w:val="004F5130"/>
    <w:rsid w:val="004F7D9E"/>
    <w:rsid w:val="004F7F89"/>
    <w:rsid w:val="0050170C"/>
    <w:rsid w:val="00506160"/>
    <w:rsid w:val="005068E0"/>
    <w:rsid w:val="00506C1B"/>
    <w:rsid w:val="00506CA9"/>
    <w:rsid w:val="005079A4"/>
    <w:rsid w:val="00510010"/>
    <w:rsid w:val="00511DDF"/>
    <w:rsid w:val="005126D7"/>
    <w:rsid w:val="005130A3"/>
    <w:rsid w:val="00513BCB"/>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10E1"/>
    <w:rsid w:val="00531C8F"/>
    <w:rsid w:val="00533207"/>
    <w:rsid w:val="005353A5"/>
    <w:rsid w:val="00541A82"/>
    <w:rsid w:val="00542402"/>
    <w:rsid w:val="0054285B"/>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5E96"/>
    <w:rsid w:val="0058681B"/>
    <w:rsid w:val="0058731C"/>
    <w:rsid w:val="00591651"/>
    <w:rsid w:val="00592A3B"/>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8F4"/>
    <w:rsid w:val="005B6AEA"/>
    <w:rsid w:val="005B74FF"/>
    <w:rsid w:val="005C1F3A"/>
    <w:rsid w:val="005C4753"/>
    <w:rsid w:val="005C475E"/>
    <w:rsid w:val="005C56BE"/>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EEA"/>
    <w:rsid w:val="006025A0"/>
    <w:rsid w:val="006041E1"/>
    <w:rsid w:val="00604F8F"/>
    <w:rsid w:val="006059ED"/>
    <w:rsid w:val="00606FB2"/>
    <w:rsid w:val="0060712A"/>
    <w:rsid w:val="00607A55"/>
    <w:rsid w:val="00607BF6"/>
    <w:rsid w:val="00610351"/>
    <w:rsid w:val="00611ABC"/>
    <w:rsid w:val="00612CFF"/>
    <w:rsid w:val="006131E1"/>
    <w:rsid w:val="006143E9"/>
    <w:rsid w:val="00615429"/>
    <w:rsid w:val="00615E5D"/>
    <w:rsid w:val="00616925"/>
    <w:rsid w:val="00616D32"/>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455A"/>
    <w:rsid w:val="00634F5A"/>
    <w:rsid w:val="006354DD"/>
    <w:rsid w:val="006366E5"/>
    <w:rsid w:val="0063681B"/>
    <w:rsid w:val="00636E60"/>
    <w:rsid w:val="00640CD9"/>
    <w:rsid w:val="00641A2C"/>
    <w:rsid w:val="006425A2"/>
    <w:rsid w:val="00644264"/>
    <w:rsid w:val="0064556D"/>
    <w:rsid w:val="006464A9"/>
    <w:rsid w:val="0064739E"/>
    <w:rsid w:val="006502A4"/>
    <w:rsid w:val="0065046F"/>
    <w:rsid w:val="00651354"/>
    <w:rsid w:val="0065240A"/>
    <w:rsid w:val="006533DC"/>
    <w:rsid w:val="006538A7"/>
    <w:rsid w:val="006549D2"/>
    <w:rsid w:val="00655E33"/>
    <w:rsid w:val="0065718E"/>
    <w:rsid w:val="0065738A"/>
    <w:rsid w:val="0065783C"/>
    <w:rsid w:val="00657E40"/>
    <w:rsid w:val="0066059F"/>
    <w:rsid w:val="00662998"/>
    <w:rsid w:val="0066438E"/>
    <w:rsid w:val="00664BD6"/>
    <w:rsid w:val="00664F00"/>
    <w:rsid w:val="0066533A"/>
    <w:rsid w:val="00665699"/>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47D8"/>
    <w:rsid w:val="006A5C4E"/>
    <w:rsid w:val="006A69E6"/>
    <w:rsid w:val="006A6F92"/>
    <w:rsid w:val="006A719F"/>
    <w:rsid w:val="006A78FC"/>
    <w:rsid w:val="006B0E81"/>
    <w:rsid w:val="006B15E7"/>
    <w:rsid w:val="006B1CD9"/>
    <w:rsid w:val="006B3B7F"/>
    <w:rsid w:val="006B4A75"/>
    <w:rsid w:val="006B6E65"/>
    <w:rsid w:val="006B70C8"/>
    <w:rsid w:val="006C1A9C"/>
    <w:rsid w:val="006C232D"/>
    <w:rsid w:val="006C4969"/>
    <w:rsid w:val="006D06DD"/>
    <w:rsid w:val="006D0A8D"/>
    <w:rsid w:val="006D0F2D"/>
    <w:rsid w:val="006D1701"/>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700CCC"/>
    <w:rsid w:val="0070347A"/>
    <w:rsid w:val="00704122"/>
    <w:rsid w:val="007043FF"/>
    <w:rsid w:val="00705D45"/>
    <w:rsid w:val="007071AB"/>
    <w:rsid w:val="00707857"/>
    <w:rsid w:val="0070789F"/>
    <w:rsid w:val="007112A5"/>
    <w:rsid w:val="00711C4F"/>
    <w:rsid w:val="00713C13"/>
    <w:rsid w:val="00714585"/>
    <w:rsid w:val="00721766"/>
    <w:rsid w:val="00722382"/>
    <w:rsid w:val="007226DE"/>
    <w:rsid w:val="007227C3"/>
    <w:rsid w:val="00724ADD"/>
    <w:rsid w:val="007259B3"/>
    <w:rsid w:val="00726274"/>
    <w:rsid w:val="00730F4E"/>
    <w:rsid w:val="00731460"/>
    <w:rsid w:val="00731A39"/>
    <w:rsid w:val="0073265F"/>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626"/>
    <w:rsid w:val="007566A0"/>
    <w:rsid w:val="00760AB6"/>
    <w:rsid w:val="00761B11"/>
    <w:rsid w:val="007620D2"/>
    <w:rsid w:val="0076249D"/>
    <w:rsid w:val="00762C7D"/>
    <w:rsid w:val="00763141"/>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91447"/>
    <w:rsid w:val="00791B0C"/>
    <w:rsid w:val="00791BB0"/>
    <w:rsid w:val="00792AAF"/>
    <w:rsid w:val="00792F2D"/>
    <w:rsid w:val="007933DE"/>
    <w:rsid w:val="007962AD"/>
    <w:rsid w:val="007A1738"/>
    <w:rsid w:val="007A1D54"/>
    <w:rsid w:val="007A26C3"/>
    <w:rsid w:val="007A2DC0"/>
    <w:rsid w:val="007A35C1"/>
    <w:rsid w:val="007A5A7E"/>
    <w:rsid w:val="007A5C24"/>
    <w:rsid w:val="007A5CE2"/>
    <w:rsid w:val="007A7099"/>
    <w:rsid w:val="007B0B48"/>
    <w:rsid w:val="007B2115"/>
    <w:rsid w:val="007B3E21"/>
    <w:rsid w:val="007B44B1"/>
    <w:rsid w:val="007B5395"/>
    <w:rsid w:val="007C0615"/>
    <w:rsid w:val="007C0AAD"/>
    <w:rsid w:val="007C0D45"/>
    <w:rsid w:val="007C3549"/>
    <w:rsid w:val="007C5BA3"/>
    <w:rsid w:val="007C6363"/>
    <w:rsid w:val="007C65F2"/>
    <w:rsid w:val="007D0105"/>
    <w:rsid w:val="007D14CF"/>
    <w:rsid w:val="007D1DD5"/>
    <w:rsid w:val="007D272A"/>
    <w:rsid w:val="007D39EF"/>
    <w:rsid w:val="007D49E0"/>
    <w:rsid w:val="007D5508"/>
    <w:rsid w:val="007D5634"/>
    <w:rsid w:val="007D5E5E"/>
    <w:rsid w:val="007D69D8"/>
    <w:rsid w:val="007D7244"/>
    <w:rsid w:val="007E1D5D"/>
    <w:rsid w:val="007E20EB"/>
    <w:rsid w:val="007E537A"/>
    <w:rsid w:val="007E54B1"/>
    <w:rsid w:val="007E646A"/>
    <w:rsid w:val="007E653F"/>
    <w:rsid w:val="007E69B6"/>
    <w:rsid w:val="007E6DD0"/>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B87"/>
    <w:rsid w:val="00807644"/>
    <w:rsid w:val="00807822"/>
    <w:rsid w:val="008127D4"/>
    <w:rsid w:val="0081327D"/>
    <w:rsid w:val="008154B7"/>
    <w:rsid w:val="00815D9F"/>
    <w:rsid w:val="008177B5"/>
    <w:rsid w:val="0082063D"/>
    <w:rsid w:val="00823035"/>
    <w:rsid w:val="00823944"/>
    <w:rsid w:val="00823DA9"/>
    <w:rsid w:val="008241B0"/>
    <w:rsid w:val="00826938"/>
    <w:rsid w:val="00830D45"/>
    <w:rsid w:val="008323BE"/>
    <w:rsid w:val="00832C2E"/>
    <w:rsid w:val="00832FE4"/>
    <w:rsid w:val="00833843"/>
    <w:rsid w:val="008360A2"/>
    <w:rsid w:val="00840904"/>
    <w:rsid w:val="00841FCA"/>
    <w:rsid w:val="008474E1"/>
    <w:rsid w:val="008474F5"/>
    <w:rsid w:val="00847BB8"/>
    <w:rsid w:val="00850D9B"/>
    <w:rsid w:val="0085160B"/>
    <w:rsid w:val="00851FE7"/>
    <w:rsid w:val="00852B43"/>
    <w:rsid w:val="00854BFE"/>
    <w:rsid w:val="008568C2"/>
    <w:rsid w:val="00857A3B"/>
    <w:rsid w:val="00857F50"/>
    <w:rsid w:val="008608EB"/>
    <w:rsid w:val="008615C1"/>
    <w:rsid w:val="008624AB"/>
    <w:rsid w:val="00864E1A"/>
    <w:rsid w:val="00865B9D"/>
    <w:rsid w:val="00866250"/>
    <w:rsid w:val="00866D23"/>
    <w:rsid w:val="00866F91"/>
    <w:rsid w:val="00866FA5"/>
    <w:rsid w:val="00867891"/>
    <w:rsid w:val="00870E33"/>
    <w:rsid w:val="00870EEE"/>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5961"/>
    <w:rsid w:val="008A6B05"/>
    <w:rsid w:val="008A7A26"/>
    <w:rsid w:val="008B1586"/>
    <w:rsid w:val="008B1CE5"/>
    <w:rsid w:val="008B2811"/>
    <w:rsid w:val="008B46AB"/>
    <w:rsid w:val="008B5351"/>
    <w:rsid w:val="008B66B7"/>
    <w:rsid w:val="008C05CD"/>
    <w:rsid w:val="008C1538"/>
    <w:rsid w:val="008C1720"/>
    <w:rsid w:val="008C594B"/>
    <w:rsid w:val="008C6422"/>
    <w:rsid w:val="008C6514"/>
    <w:rsid w:val="008C6843"/>
    <w:rsid w:val="008C6C01"/>
    <w:rsid w:val="008C75A1"/>
    <w:rsid w:val="008C779D"/>
    <w:rsid w:val="008D0C67"/>
    <w:rsid w:val="008D32BC"/>
    <w:rsid w:val="008D3921"/>
    <w:rsid w:val="008D46C0"/>
    <w:rsid w:val="008D73E1"/>
    <w:rsid w:val="008D7CE1"/>
    <w:rsid w:val="008E2BC3"/>
    <w:rsid w:val="008E2D09"/>
    <w:rsid w:val="008E3C93"/>
    <w:rsid w:val="008E4574"/>
    <w:rsid w:val="008E5735"/>
    <w:rsid w:val="008E6F06"/>
    <w:rsid w:val="008F108E"/>
    <w:rsid w:val="008F2CC0"/>
    <w:rsid w:val="008F345B"/>
    <w:rsid w:val="008F3C69"/>
    <w:rsid w:val="008F4FF2"/>
    <w:rsid w:val="008F6356"/>
    <w:rsid w:val="009005DE"/>
    <w:rsid w:val="009037CA"/>
    <w:rsid w:val="00904831"/>
    <w:rsid w:val="009074DC"/>
    <w:rsid w:val="00907625"/>
    <w:rsid w:val="00907638"/>
    <w:rsid w:val="00911A47"/>
    <w:rsid w:val="00913F92"/>
    <w:rsid w:val="00915163"/>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413CC"/>
    <w:rsid w:val="0094213A"/>
    <w:rsid w:val="0094271A"/>
    <w:rsid w:val="0094323E"/>
    <w:rsid w:val="00944BEF"/>
    <w:rsid w:val="00944C32"/>
    <w:rsid w:val="0094537C"/>
    <w:rsid w:val="0094589F"/>
    <w:rsid w:val="00945EDE"/>
    <w:rsid w:val="00954327"/>
    <w:rsid w:val="00955B15"/>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EEF"/>
    <w:rsid w:val="0097253A"/>
    <w:rsid w:val="00972F90"/>
    <w:rsid w:val="009738C9"/>
    <w:rsid w:val="00973AB8"/>
    <w:rsid w:val="009753F2"/>
    <w:rsid w:val="009764AE"/>
    <w:rsid w:val="00977055"/>
    <w:rsid w:val="009802F9"/>
    <w:rsid w:val="00982370"/>
    <w:rsid w:val="009833E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D07"/>
    <w:rsid w:val="009F752F"/>
    <w:rsid w:val="009F782B"/>
    <w:rsid w:val="009F78D5"/>
    <w:rsid w:val="00A003D1"/>
    <w:rsid w:val="00A010A9"/>
    <w:rsid w:val="00A0318B"/>
    <w:rsid w:val="00A0357E"/>
    <w:rsid w:val="00A04226"/>
    <w:rsid w:val="00A044B1"/>
    <w:rsid w:val="00A04964"/>
    <w:rsid w:val="00A06D6B"/>
    <w:rsid w:val="00A1044F"/>
    <w:rsid w:val="00A109FD"/>
    <w:rsid w:val="00A10F22"/>
    <w:rsid w:val="00A1201E"/>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4072"/>
    <w:rsid w:val="00A343E2"/>
    <w:rsid w:val="00A372CE"/>
    <w:rsid w:val="00A37E98"/>
    <w:rsid w:val="00A40769"/>
    <w:rsid w:val="00A40B74"/>
    <w:rsid w:val="00A40CE6"/>
    <w:rsid w:val="00A41BD2"/>
    <w:rsid w:val="00A422E3"/>
    <w:rsid w:val="00A42D0E"/>
    <w:rsid w:val="00A43BA2"/>
    <w:rsid w:val="00A464A5"/>
    <w:rsid w:val="00A46D72"/>
    <w:rsid w:val="00A4706A"/>
    <w:rsid w:val="00A50FF7"/>
    <w:rsid w:val="00A5156C"/>
    <w:rsid w:val="00A51671"/>
    <w:rsid w:val="00A5380A"/>
    <w:rsid w:val="00A5404E"/>
    <w:rsid w:val="00A5519B"/>
    <w:rsid w:val="00A56C7E"/>
    <w:rsid w:val="00A5731C"/>
    <w:rsid w:val="00A60478"/>
    <w:rsid w:val="00A620EC"/>
    <w:rsid w:val="00A62458"/>
    <w:rsid w:val="00A65979"/>
    <w:rsid w:val="00A66B15"/>
    <w:rsid w:val="00A66B72"/>
    <w:rsid w:val="00A677B4"/>
    <w:rsid w:val="00A67FA1"/>
    <w:rsid w:val="00A7333E"/>
    <w:rsid w:val="00A746D2"/>
    <w:rsid w:val="00A76402"/>
    <w:rsid w:val="00A76669"/>
    <w:rsid w:val="00A77B77"/>
    <w:rsid w:val="00A77C02"/>
    <w:rsid w:val="00A818B5"/>
    <w:rsid w:val="00A81B3C"/>
    <w:rsid w:val="00A820DF"/>
    <w:rsid w:val="00A820FB"/>
    <w:rsid w:val="00A82B2A"/>
    <w:rsid w:val="00A83248"/>
    <w:rsid w:val="00A838BF"/>
    <w:rsid w:val="00A84BB8"/>
    <w:rsid w:val="00A913F1"/>
    <w:rsid w:val="00A9330B"/>
    <w:rsid w:val="00A938A1"/>
    <w:rsid w:val="00A93C07"/>
    <w:rsid w:val="00A93D6C"/>
    <w:rsid w:val="00A95BE5"/>
    <w:rsid w:val="00A95DAF"/>
    <w:rsid w:val="00A96715"/>
    <w:rsid w:val="00A967CA"/>
    <w:rsid w:val="00AA096F"/>
    <w:rsid w:val="00AA1886"/>
    <w:rsid w:val="00AA1EA2"/>
    <w:rsid w:val="00AA3297"/>
    <w:rsid w:val="00AA3BA0"/>
    <w:rsid w:val="00AA3C4F"/>
    <w:rsid w:val="00AA576D"/>
    <w:rsid w:val="00AA6F77"/>
    <w:rsid w:val="00AB13C4"/>
    <w:rsid w:val="00AB1E1B"/>
    <w:rsid w:val="00AB4F53"/>
    <w:rsid w:val="00AB6D43"/>
    <w:rsid w:val="00AC0267"/>
    <w:rsid w:val="00AC1537"/>
    <w:rsid w:val="00AC1942"/>
    <w:rsid w:val="00AC1A94"/>
    <w:rsid w:val="00AC1F0A"/>
    <w:rsid w:val="00AC1F8B"/>
    <w:rsid w:val="00AC2706"/>
    <w:rsid w:val="00AC3697"/>
    <w:rsid w:val="00AC3FB7"/>
    <w:rsid w:val="00AC47EE"/>
    <w:rsid w:val="00AC566A"/>
    <w:rsid w:val="00AC791C"/>
    <w:rsid w:val="00AD0717"/>
    <w:rsid w:val="00AD0AD2"/>
    <w:rsid w:val="00AD0D3D"/>
    <w:rsid w:val="00AD0E59"/>
    <w:rsid w:val="00AD12C3"/>
    <w:rsid w:val="00AD3A27"/>
    <w:rsid w:val="00AD411F"/>
    <w:rsid w:val="00AD427C"/>
    <w:rsid w:val="00AD6AA7"/>
    <w:rsid w:val="00AD6B7D"/>
    <w:rsid w:val="00AD7403"/>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4170D"/>
    <w:rsid w:val="00B418AC"/>
    <w:rsid w:val="00B427B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700BA"/>
    <w:rsid w:val="00B7045F"/>
    <w:rsid w:val="00B7212C"/>
    <w:rsid w:val="00B72A74"/>
    <w:rsid w:val="00B73005"/>
    <w:rsid w:val="00B73353"/>
    <w:rsid w:val="00B74C5E"/>
    <w:rsid w:val="00B7618B"/>
    <w:rsid w:val="00B818D0"/>
    <w:rsid w:val="00B82ACF"/>
    <w:rsid w:val="00B832D0"/>
    <w:rsid w:val="00B85003"/>
    <w:rsid w:val="00B8611D"/>
    <w:rsid w:val="00B878D8"/>
    <w:rsid w:val="00B878F7"/>
    <w:rsid w:val="00B87F20"/>
    <w:rsid w:val="00B93F70"/>
    <w:rsid w:val="00B95FFB"/>
    <w:rsid w:val="00B96118"/>
    <w:rsid w:val="00B9718F"/>
    <w:rsid w:val="00BA1382"/>
    <w:rsid w:val="00BA2847"/>
    <w:rsid w:val="00BA4360"/>
    <w:rsid w:val="00BA4BFA"/>
    <w:rsid w:val="00BA4DE0"/>
    <w:rsid w:val="00BA530C"/>
    <w:rsid w:val="00BA6C8F"/>
    <w:rsid w:val="00BA6DDD"/>
    <w:rsid w:val="00BA711A"/>
    <w:rsid w:val="00BB0388"/>
    <w:rsid w:val="00BB09E3"/>
    <w:rsid w:val="00BB0C7F"/>
    <w:rsid w:val="00BB4676"/>
    <w:rsid w:val="00BB4C31"/>
    <w:rsid w:val="00BB5672"/>
    <w:rsid w:val="00BB671C"/>
    <w:rsid w:val="00BB690B"/>
    <w:rsid w:val="00BB7844"/>
    <w:rsid w:val="00BC0081"/>
    <w:rsid w:val="00BC0542"/>
    <w:rsid w:val="00BC2A6B"/>
    <w:rsid w:val="00BC2A9B"/>
    <w:rsid w:val="00BC3F86"/>
    <w:rsid w:val="00BC509E"/>
    <w:rsid w:val="00BC550E"/>
    <w:rsid w:val="00BC5693"/>
    <w:rsid w:val="00BC5907"/>
    <w:rsid w:val="00BC5CC1"/>
    <w:rsid w:val="00BC5E98"/>
    <w:rsid w:val="00BC6D1B"/>
    <w:rsid w:val="00BC7C75"/>
    <w:rsid w:val="00BC7F95"/>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3A37"/>
    <w:rsid w:val="00BE4210"/>
    <w:rsid w:val="00BE4B03"/>
    <w:rsid w:val="00BE5154"/>
    <w:rsid w:val="00BE570C"/>
    <w:rsid w:val="00BE7285"/>
    <w:rsid w:val="00BF0057"/>
    <w:rsid w:val="00BF28E6"/>
    <w:rsid w:val="00BF3685"/>
    <w:rsid w:val="00BF3857"/>
    <w:rsid w:val="00BF4A9D"/>
    <w:rsid w:val="00BF601E"/>
    <w:rsid w:val="00BF6236"/>
    <w:rsid w:val="00BF6477"/>
    <w:rsid w:val="00BF6E87"/>
    <w:rsid w:val="00BF6F31"/>
    <w:rsid w:val="00C00263"/>
    <w:rsid w:val="00C0077A"/>
    <w:rsid w:val="00C0475B"/>
    <w:rsid w:val="00C048BE"/>
    <w:rsid w:val="00C04B31"/>
    <w:rsid w:val="00C053C4"/>
    <w:rsid w:val="00C05C4C"/>
    <w:rsid w:val="00C069E0"/>
    <w:rsid w:val="00C07052"/>
    <w:rsid w:val="00C10175"/>
    <w:rsid w:val="00C10985"/>
    <w:rsid w:val="00C10BA1"/>
    <w:rsid w:val="00C11CF1"/>
    <w:rsid w:val="00C12D57"/>
    <w:rsid w:val="00C13CEF"/>
    <w:rsid w:val="00C14E00"/>
    <w:rsid w:val="00C15E52"/>
    <w:rsid w:val="00C165C1"/>
    <w:rsid w:val="00C17112"/>
    <w:rsid w:val="00C210C6"/>
    <w:rsid w:val="00C2175D"/>
    <w:rsid w:val="00C22C74"/>
    <w:rsid w:val="00C25351"/>
    <w:rsid w:val="00C25596"/>
    <w:rsid w:val="00C25FD6"/>
    <w:rsid w:val="00C2782F"/>
    <w:rsid w:val="00C30246"/>
    <w:rsid w:val="00C308EA"/>
    <w:rsid w:val="00C30AB3"/>
    <w:rsid w:val="00C30AD9"/>
    <w:rsid w:val="00C31296"/>
    <w:rsid w:val="00C32A67"/>
    <w:rsid w:val="00C36A7C"/>
    <w:rsid w:val="00C37E9E"/>
    <w:rsid w:val="00C40337"/>
    <w:rsid w:val="00C403C4"/>
    <w:rsid w:val="00C40601"/>
    <w:rsid w:val="00C416FB"/>
    <w:rsid w:val="00C4181F"/>
    <w:rsid w:val="00C446E8"/>
    <w:rsid w:val="00C44C20"/>
    <w:rsid w:val="00C4581E"/>
    <w:rsid w:val="00C46AE7"/>
    <w:rsid w:val="00C47431"/>
    <w:rsid w:val="00C476AF"/>
    <w:rsid w:val="00C50719"/>
    <w:rsid w:val="00C5139A"/>
    <w:rsid w:val="00C535D8"/>
    <w:rsid w:val="00C53AEA"/>
    <w:rsid w:val="00C5471F"/>
    <w:rsid w:val="00C55B9C"/>
    <w:rsid w:val="00C560C0"/>
    <w:rsid w:val="00C56809"/>
    <w:rsid w:val="00C568AC"/>
    <w:rsid w:val="00C5758D"/>
    <w:rsid w:val="00C57955"/>
    <w:rsid w:val="00C63AB2"/>
    <w:rsid w:val="00C65608"/>
    <w:rsid w:val="00C65663"/>
    <w:rsid w:val="00C65783"/>
    <w:rsid w:val="00C67E6E"/>
    <w:rsid w:val="00C702F6"/>
    <w:rsid w:val="00C72FBD"/>
    <w:rsid w:val="00C732CE"/>
    <w:rsid w:val="00C73729"/>
    <w:rsid w:val="00C73F7E"/>
    <w:rsid w:val="00C74135"/>
    <w:rsid w:val="00C75E34"/>
    <w:rsid w:val="00C80094"/>
    <w:rsid w:val="00C816CB"/>
    <w:rsid w:val="00C83116"/>
    <w:rsid w:val="00C83611"/>
    <w:rsid w:val="00C85E51"/>
    <w:rsid w:val="00C86410"/>
    <w:rsid w:val="00C87744"/>
    <w:rsid w:val="00C879D1"/>
    <w:rsid w:val="00C915DD"/>
    <w:rsid w:val="00C9230A"/>
    <w:rsid w:val="00C93224"/>
    <w:rsid w:val="00C93E0B"/>
    <w:rsid w:val="00C960DD"/>
    <w:rsid w:val="00CA06F2"/>
    <w:rsid w:val="00CA0A3C"/>
    <w:rsid w:val="00CA1067"/>
    <w:rsid w:val="00CA17E1"/>
    <w:rsid w:val="00CA1C4F"/>
    <w:rsid w:val="00CA22F3"/>
    <w:rsid w:val="00CA273D"/>
    <w:rsid w:val="00CA2CF5"/>
    <w:rsid w:val="00CA4AD2"/>
    <w:rsid w:val="00CA5963"/>
    <w:rsid w:val="00CA5D0F"/>
    <w:rsid w:val="00CA6289"/>
    <w:rsid w:val="00CB1FA1"/>
    <w:rsid w:val="00CB41BF"/>
    <w:rsid w:val="00CB48E2"/>
    <w:rsid w:val="00CB4E48"/>
    <w:rsid w:val="00CB50AA"/>
    <w:rsid w:val="00CB7B2C"/>
    <w:rsid w:val="00CC01B4"/>
    <w:rsid w:val="00CC0335"/>
    <w:rsid w:val="00CC1D39"/>
    <w:rsid w:val="00CC24BD"/>
    <w:rsid w:val="00CC263A"/>
    <w:rsid w:val="00CC29E7"/>
    <w:rsid w:val="00CC477F"/>
    <w:rsid w:val="00CC5E60"/>
    <w:rsid w:val="00CC630E"/>
    <w:rsid w:val="00CD0175"/>
    <w:rsid w:val="00CD03B5"/>
    <w:rsid w:val="00CD073F"/>
    <w:rsid w:val="00CD25F9"/>
    <w:rsid w:val="00CD2CCC"/>
    <w:rsid w:val="00CD3E18"/>
    <w:rsid w:val="00CD4185"/>
    <w:rsid w:val="00CD427F"/>
    <w:rsid w:val="00CD480C"/>
    <w:rsid w:val="00CD4CE6"/>
    <w:rsid w:val="00CD523D"/>
    <w:rsid w:val="00CD5E9F"/>
    <w:rsid w:val="00CE06D5"/>
    <w:rsid w:val="00CE0914"/>
    <w:rsid w:val="00CE0B77"/>
    <w:rsid w:val="00CE1997"/>
    <w:rsid w:val="00CE2A1B"/>
    <w:rsid w:val="00CE3208"/>
    <w:rsid w:val="00CE3CC2"/>
    <w:rsid w:val="00CE3CE4"/>
    <w:rsid w:val="00CE4515"/>
    <w:rsid w:val="00CE4FD6"/>
    <w:rsid w:val="00CE57BF"/>
    <w:rsid w:val="00CE641B"/>
    <w:rsid w:val="00CE6B24"/>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7218"/>
    <w:rsid w:val="00D109D3"/>
    <w:rsid w:val="00D11C02"/>
    <w:rsid w:val="00D123C5"/>
    <w:rsid w:val="00D12D23"/>
    <w:rsid w:val="00D12F22"/>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462"/>
    <w:rsid w:val="00D734D6"/>
    <w:rsid w:val="00D736BC"/>
    <w:rsid w:val="00D743C7"/>
    <w:rsid w:val="00D74919"/>
    <w:rsid w:val="00D74DCD"/>
    <w:rsid w:val="00D7573B"/>
    <w:rsid w:val="00D76335"/>
    <w:rsid w:val="00D7778D"/>
    <w:rsid w:val="00D77F50"/>
    <w:rsid w:val="00D803B6"/>
    <w:rsid w:val="00D80FBB"/>
    <w:rsid w:val="00D8163B"/>
    <w:rsid w:val="00D81B1A"/>
    <w:rsid w:val="00D81CAE"/>
    <w:rsid w:val="00D81CF0"/>
    <w:rsid w:val="00D81E02"/>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6E4"/>
    <w:rsid w:val="00D93671"/>
    <w:rsid w:val="00D93751"/>
    <w:rsid w:val="00D9430D"/>
    <w:rsid w:val="00D9465F"/>
    <w:rsid w:val="00D94931"/>
    <w:rsid w:val="00D94C80"/>
    <w:rsid w:val="00D95B49"/>
    <w:rsid w:val="00D965CE"/>
    <w:rsid w:val="00D974B6"/>
    <w:rsid w:val="00D97A51"/>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DA"/>
    <w:rsid w:val="00DC1663"/>
    <w:rsid w:val="00DC328C"/>
    <w:rsid w:val="00DC3333"/>
    <w:rsid w:val="00DC3E48"/>
    <w:rsid w:val="00DC4890"/>
    <w:rsid w:val="00DC5E03"/>
    <w:rsid w:val="00DC6C78"/>
    <w:rsid w:val="00DD0071"/>
    <w:rsid w:val="00DD0BE3"/>
    <w:rsid w:val="00DD19C5"/>
    <w:rsid w:val="00DD2080"/>
    <w:rsid w:val="00DD43B7"/>
    <w:rsid w:val="00DD5633"/>
    <w:rsid w:val="00DD7455"/>
    <w:rsid w:val="00DE1492"/>
    <w:rsid w:val="00DE3392"/>
    <w:rsid w:val="00DE3973"/>
    <w:rsid w:val="00DE43E5"/>
    <w:rsid w:val="00DE4E8A"/>
    <w:rsid w:val="00DE510E"/>
    <w:rsid w:val="00DE5AA2"/>
    <w:rsid w:val="00DE5C00"/>
    <w:rsid w:val="00DE6C90"/>
    <w:rsid w:val="00DE719A"/>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41431"/>
    <w:rsid w:val="00E422D2"/>
    <w:rsid w:val="00E428C6"/>
    <w:rsid w:val="00E42AD7"/>
    <w:rsid w:val="00E440AE"/>
    <w:rsid w:val="00E465A2"/>
    <w:rsid w:val="00E46B84"/>
    <w:rsid w:val="00E47F5A"/>
    <w:rsid w:val="00E5000E"/>
    <w:rsid w:val="00E501C2"/>
    <w:rsid w:val="00E50BAC"/>
    <w:rsid w:val="00E51B6F"/>
    <w:rsid w:val="00E53F66"/>
    <w:rsid w:val="00E54130"/>
    <w:rsid w:val="00E5696D"/>
    <w:rsid w:val="00E60699"/>
    <w:rsid w:val="00E6088A"/>
    <w:rsid w:val="00E608AD"/>
    <w:rsid w:val="00E6092D"/>
    <w:rsid w:val="00E621EE"/>
    <w:rsid w:val="00E63CD5"/>
    <w:rsid w:val="00E64C53"/>
    <w:rsid w:val="00E64FF6"/>
    <w:rsid w:val="00E656D3"/>
    <w:rsid w:val="00E65E36"/>
    <w:rsid w:val="00E664E2"/>
    <w:rsid w:val="00E70C87"/>
    <w:rsid w:val="00E72873"/>
    <w:rsid w:val="00E738BA"/>
    <w:rsid w:val="00E73E27"/>
    <w:rsid w:val="00E755CC"/>
    <w:rsid w:val="00E76242"/>
    <w:rsid w:val="00E76BC7"/>
    <w:rsid w:val="00E76E6F"/>
    <w:rsid w:val="00E76FAD"/>
    <w:rsid w:val="00E7740A"/>
    <w:rsid w:val="00E810CC"/>
    <w:rsid w:val="00E812EC"/>
    <w:rsid w:val="00E81CD2"/>
    <w:rsid w:val="00E834D4"/>
    <w:rsid w:val="00E86F83"/>
    <w:rsid w:val="00E8716E"/>
    <w:rsid w:val="00E92698"/>
    <w:rsid w:val="00E935DB"/>
    <w:rsid w:val="00E935EC"/>
    <w:rsid w:val="00E93A41"/>
    <w:rsid w:val="00E956D0"/>
    <w:rsid w:val="00E95FBE"/>
    <w:rsid w:val="00E96333"/>
    <w:rsid w:val="00E96826"/>
    <w:rsid w:val="00E96BA1"/>
    <w:rsid w:val="00E96C5B"/>
    <w:rsid w:val="00E9739D"/>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55D5"/>
    <w:rsid w:val="00EB7D8B"/>
    <w:rsid w:val="00EC0F93"/>
    <w:rsid w:val="00EC16C1"/>
    <w:rsid w:val="00EC1EEA"/>
    <w:rsid w:val="00EC1F08"/>
    <w:rsid w:val="00EC334D"/>
    <w:rsid w:val="00EC33F0"/>
    <w:rsid w:val="00EC3CE6"/>
    <w:rsid w:val="00EC7A2A"/>
    <w:rsid w:val="00ED1962"/>
    <w:rsid w:val="00ED20A2"/>
    <w:rsid w:val="00ED2404"/>
    <w:rsid w:val="00ED2A18"/>
    <w:rsid w:val="00ED2C92"/>
    <w:rsid w:val="00ED2D62"/>
    <w:rsid w:val="00ED33A5"/>
    <w:rsid w:val="00ED671E"/>
    <w:rsid w:val="00ED70B9"/>
    <w:rsid w:val="00ED70C0"/>
    <w:rsid w:val="00ED721B"/>
    <w:rsid w:val="00ED72AE"/>
    <w:rsid w:val="00EE2B8D"/>
    <w:rsid w:val="00EE319C"/>
    <w:rsid w:val="00EE38B3"/>
    <w:rsid w:val="00EE605B"/>
    <w:rsid w:val="00EE7C74"/>
    <w:rsid w:val="00EF0D01"/>
    <w:rsid w:val="00EF3BEF"/>
    <w:rsid w:val="00EF40E0"/>
    <w:rsid w:val="00EF4D1F"/>
    <w:rsid w:val="00EF4E5D"/>
    <w:rsid w:val="00EF678B"/>
    <w:rsid w:val="00EF7D10"/>
    <w:rsid w:val="00F00310"/>
    <w:rsid w:val="00F01B50"/>
    <w:rsid w:val="00F02012"/>
    <w:rsid w:val="00F03029"/>
    <w:rsid w:val="00F038B8"/>
    <w:rsid w:val="00F03F4A"/>
    <w:rsid w:val="00F0518E"/>
    <w:rsid w:val="00F059D3"/>
    <w:rsid w:val="00F11138"/>
    <w:rsid w:val="00F11B71"/>
    <w:rsid w:val="00F12156"/>
    <w:rsid w:val="00F12962"/>
    <w:rsid w:val="00F13DD4"/>
    <w:rsid w:val="00F16ABD"/>
    <w:rsid w:val="00F16D8C"/>
    <w:rsid w:val="00F178FE"/>
    <w:rsid w:val="00F21027"/>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E88"/>
    <w:rsid w:val="00F56993"/>
    <w:rsid w:val="00F57B8A"/>
    <w:rsid w:val="00F60295"/>
    <w:rsid w:val="00F622B3"/>
    <w:rsid w:val="00F632A1"/>
    <w:rsid w:val="00F632D6"/>
    <w:rsid w:val="00F64227"/>
    <w:rsid w:val="00F645CC"/>
    <w:rsid w:val="00F648B6"/>
    <w:rsid w:val="00F65492"/>
    <w:rsid w:val="00F65D5F"/>
    <w:rsid w:val="00F67F82"/>
    <w:rsid w:val="00F7064C"/>
    <w:rsid w:val="00F70DB9"/>
    <w:rsid w:val="00F71AC9"/>
    <w:rsid w:val="00F72DCF"/>
    <w:rsid w:val="00F72E23"/>
    <w:rsid w:val="00F76665"/>
    <w:rsid w:val="00F776C3"/>
    <w:rsid w:val="00F80925"/>
    <w:rsid w:val="00F82035"/>
    <w:rsid w:val="00F82B88"/>
    <w:rsid w:val="00F82C02"/>
    <w:rsid w:val="00F844BA"/>
    <w:rsid w:val="00F8493D"/>
    <w:rsid w:val="00F8575A"/>
    <w:rsid w:val="00F869DE"/>
    <w:rsid w:val="00F87E90"/>
    <w:rsid w:val="00F90495"/>
    <w:rsid w:val="00F905C7"/>
    <w:rsid w:val="00F905E0"/>
    <w:rsid w:val="00F92B57"/>
    <w:rsid w:val="00F92FBC"/>
    <w:rsid w:val="00F9313D"/>
    <w:rsid w:val="00F9341D"/>
    <w:rsid w:val="00F93441"/>
    <w:rsid w:val="00F93B4D"/>
    <w:rsid w:val="00F96E8D"/>
    <w:rsid w:val="00FA07DA"/>
    <w:rsid w:val="00FA2995"/>
    <w:rsid w:val="00FA2F1A"/>
    <w:rsid w:val="00FA7364"/>
    <w:rsid w:val="00FB072C"/>
    <w:rsid w:val="00FB27EA"/>
    <w:rsid w:val="00FB2A28"/>
    <w:rsid w:val="00FB361A"/>
    <w:rsid w:val="00FB3E11"/>
    <w:rsid w:val="00FB6991"/>
    <w:rsid w:val="00FB7171"/>
    <w:rsid w:val="00FC08FD"/>
    <w:rsid w:val="00FC112F"/>
    <w:rsid w:val="00FC2991"/>
    <w:rsid w:val="00FC3664"/>
    <w:rsid w:val="00FC4AB9"/>
    <w:rsid w:val="00FC5977"/>
    <w:rsid w:val="00FC59CA"/>
    <w:rsid w:val="00FC5E1D"/>
    <w:rsid w:val="00FC6883"/>
    <w:rsid w:val="00FC76D7"/>
    <w:rsid w:val="00FD0232"/>
    <w:rsid w:val="00FD1ED3"/>
    <w:rsid w:val="00FD334A"/>
    <w:rsid w:val="00FD3FB2"/>
    <w:rsid w:val="00FD470E"/>
    <w:rsid w:val="00FD53EE"/>
    <w:rsid w:val="00FE0E33"/>
    <w:rsid w:val="00FE191A"/>
    <w:rsid w:val="00FE24FB"/>
    <w:rsid w:val="00FE2AD5"/>
    <w:rsid w:val="00FE4261"/>
    <w:rsid w:val="00FE4F07"/>
    <w:rsid w:val="00FE50DF"/>
    <w:rsid w:val="00FE5B2C"/>
    <w:rsid w:val="00FF0911"/>
    <w:rsid w:val="00FF09F6"/>
    <w:rsid w:val="00FF1409"/>
    <w:rsid w:val="00FF207D"/>
    <w:rsid w:val="00FF27F4"/>
    <w:rsid w:val="00FF39CA"/>
    <w:rsid w:val="00FF44BB"/>
    <w:rsid w:val="00FF4C9C"/>
    <w:rsid w:val="00FF6BFF"/>
    <w:rsid w:val="00FF711B"/>
    <w:rsid w:val="00FF7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Change w:id="0" w:author="Ole Shelton" w:date="2026-05-01T15:09:00Z">
        <w:pPr>
          <w:jc w:val="both"/>
        </w:pPr>
      </w:pPrChange>
    </w:pPr>
    <w:rPr>
      <w:rFonts w:ascii="Times New Roman" w:hAnsi="Times New Roman"/>
      <w:bCs/>
      <w:rPrChange w:id="0" w:author="Ole Shelton" w:date="2026-05-01T15:09:00Z">
        <w:rPr>
          <w:rFonts w:eastAsiaTheme="minorHAnsi" w:cstheme="minorBidi"/>
          <w:bCs/>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yperlink" Target="https://doi.org/10.1038/nmeth.3869"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yperlink" Target="https://doi.org/10.1098/rspb.2021.261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hyperlink" Target="https://doi.org/10.1371/journal.pone.0257773" TargetMode="External"/><Relationship Id="rId32"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098/rsos.150088" TargetMode="Externa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1101/2025.10.30.68518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191</TotalTime>
  <Pages>35</Pages>
  <Words>8946</Words>
  <Characters>50996</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59823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175</cp:revision>
  <cp:lastPrinted>2026-04-15T23:13:00Z</cp:lastPrinted>
  <dcterms:created xsi:type="dcterms:W3CDTF">2026-05-05T22:02:00Z</dcterms:created>
  <dcterms:modified xsi:type="dcterms:W3CDTF">2026-05-06T21:34:00Z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