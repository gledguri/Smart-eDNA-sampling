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1"/>
        <w:id w:val="676437757"/>
      </w:sdtPr>
      <w:sdtContent>
        <w:p w14:paraId="28BF1B6D" w14:textId="77777777" w:rsidR="001D27E1" w:rsidRPr="001D27E1" w:rsidRDefault="00000000">
          <w:pPr>
            <w:pStyle w:val="Title"/>
            <w:spacing w:after="0" w:line="360" w:lineRule="auto"/>
            <w:rPr>
              <w:rPrChange w:id="1" w:author="Ole Shelton" w:date="2026-03-17T10:21:00Z">
                <w:rPr>
                  <w:rFonts w:ascii="Times New Roman" w:eastAsia="Times New Roman" w:hAnsi="Times New Roman" w:cs="Times New Roman"/>
                </w:rPr>
              </w:rPrChange>
            </w:rPr>
            <w:pPrChange w:id="2" w:author="Ole Shelton" w:date="2026-03-17T10:21:00Z">
              <w:pPr>
                <w:pStyle w:val="Title"/>
                <w:spacing w:after="0"/>
              </w:pPr>
            </w:pPrChange>
          </w:pPr>
          <w:r>
            <w:rPr>
              <w:rFonts w:ascii="Times New Roman" w:eastAsia="Times New Roman" w:hAnsi="Times New Roman" w:cs="Times New Roman"/>
            </w:rPr>
            <w:t xml:space="preserve">Smart eDNA sampling strategies: </w:t>
          </w:r>
          <w:sdt>
            <w:sdtPr>
              <w:tag w:val="goog_rdk_0"/>
              <w:id w:val="-393047488"/>
            </w:sdtPr>
            <w:sdtContent>
              <w:del w:id="3" w:author="Ryan Kelly" w:date="2026-03-16T15:29:00Z">
                <w:r>
                  <w:rPr>
                    <w:rFonts w:ascii="Times New Roman" w:eastAsia="Times New Roman" w:hAnsi="Times New Roman" w:cs="Times New Roman"/>
                  </w:rPr>
                  <w:delText xml:space="preserve">Species </w:delText>
                </w:r>
              </w:del>
            </w:sdtContent>
          </w:sdt>
          <w:r>
            <w:rPr>
              <w:rFonts w:ascii="Times New Roman" w:eastAsia="Times New Roman" w:hAnsi="Times New Roman" w:cs="Times New Roman"/>
            </w:rPr>
            <w:t>spatial autocorrelation can guide efficient survey design</w:t>
          </w:r>
        </w:p>
      </w:sdtContent>
    </w:sdt>
    <w:sdt>
      <w:sdtPr>
        <w:tag w:val="goog_rdk_5"/>
        <w:id w:val="1248110851"/>
      </w:sdtPr>
      <w:sdtContent>
        <w:p w14:paraId="28BF1B6E" w14:textId="77777777" w:rsidR="001D27E1" w:rsidRPr="001D27E1" w:rsidRDefault="00000000">
          <w:pPr>
            <w:keepNext/>
            <w:keepLines/>
            <w:pBdr>
              <w:top w:val="nil"/>
              <w:left w:val="nil"/>
              <w:bottom w:val="nil"/>
              <w:right w:val="nil"/>
              <w:between w:val="nil"/>
            </w:pBdr>
            <w:spacing w:after="0" w:line="360" w:lineRule="auto"/>
            <w:jc w:val="center"/>
            <w:rPr>
              <w:rPrChange w:id="4" w:author="Ole Shelton" w:date="2026-03-17T10:21:00Z">
                <w:rPr>
                  <w:rFonts w:ascii="Times New Roman" w:eastAsia="Times New Roman" w:hAnsi="Times New Roman" w:cs="Times New Roman"/>
                  <w:color w:val="000000"/>
                </w:rPr>
              </w:rPrChange>
            </w:rPr>
            <w:pPrChange w:id="5" w:author="Ole Shelton" w:date="2026-03-17T10:21:00Z">
              <w:pPr>
                <w:keepNext/>
                <w:keepLines/>
                <w:pBdr>
                  <w:top w:val="nil"/>
                  <w:left w:val="nil"/>
                  <w:bottom w:val="nil"/>
                  <w:right w:val="nil"/>
                  <w:between w:val="nil"/>
                </w:pBdr>
                <w:spacing w:after="0"/>
                <w:jc w:val="center"/>
              </w:pPr>
            </w:pPrChange>
          </w:pPr>
          <w:r>
            <w:rPr>
              <w:rFonts w:ascii="Times New Roman" w:eastAsia="Times New Roman" w:hAnsi="Times New Roman" w:cs="Times New Roman"/>
              <w:color w:val="000000"/>
            </w:rPr>
            <w:t>Gledis Guri</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1</m:t>
                </m:r>
              </m:sup>
            </m:sSup>
          </m:oMath>
          <w:r>
            <w:rPr>
              <w:rFonts w:ascii="Times New Roman" w:eastAsia="Times New Roman" w:hAnsi="Times New Roman" w:cs="Times New Roman"/>
              <w:b/>
              <w:bCs/>
              <w:color w:val="000000"/>
            </w:rPr>
            <w:t>*</w:t>
          </w:r>
          <w:r>
            <w:rPr>
              <w:rFonts w:ascii="Times New Roman" w:eastAsia="Times New Roman" w:hAnsi="Times New Roman" w:cs="Times New Roman"/>
              <w:color w:val="000000"/>
            </w:rPr>
            <w:t>, Ryan P. Kelly</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1</m:t>
                </m:r>
              </m:sup>
            </m:sSup>
          </m:oMath>
          <w:r>
            <w:rPr>
              <w:rFonts w:ascii="Times New Roman" w:eastAsia="Times New Roman" w:hAnsi="Times New Roman" w:cs="Times New Roman"/>
              <w:color w:val="000000"/>
            </w:rPr>
            <w:t xml:space="preserve">, </w:t>
          </w:r>
          <w:sdt>
            <w:sdtPr>
              <w:tag w:val="goog_rdk_2"/>
              <w:id w:val="373351040"/>
            </w:sdtPr>
            <w:sdtContent>
              <w:ins w:id="6" w:author="Ryan Kelly" w:date="2026-03-16T15:29:00Z">
                <w:r>
                  <w:rPr>
                    <w:rFonts w:ascii="Times New Roman" w:eastAsia="Times New Roman" w:hAnsi="Times New Roman" w:cs="Times New Roman"/>
                    <w:color w:val="000000"/>
                  </w:rPr>
                  <w:t xml:space="preserve">Andrew </w:t>
                </w:r>
              </w:ins>
            </w:sdtContent>
          </w:sdt>
          <w:sdt>
            <w:sdtPr>
              <w:tag w:val="goog_rdk_3"/>
              <w:id w:val="1880497745"/>
            </w:sdtPr>
            <w:sdtContent>
              <w:del w:id="7" w:author="Ryan Kelly" w:date="2026-03-16T15:29:00Z">
                <w:r>
                  <w:rPr>
                    <w:rFonts w:ascii="Times New Roman" w:eastAsia="Times New Roman" w:hAnsi="Times New Roman" w:cs="Times New Roman"/>
                    <w:color w:val="000000"/>
                  </w:rPr>
                  <w:delText xml:space="preserve">Ole </w:delText>
                </w:r>
              </w:del>
            </w:sdtContent>
          </w:sdt>
          <w:sdt>
            <w:sdtPr>
              <w:tag w:val="goog_rdk_4"/>
              <w:id w:val="-508608261"/>
            </w:sdtPr>
            <w:sdtContent>
              <w:ins w:id="8" w:author="Ryan Kelly" w:date="2026-03-16T15:30:00Z">
                <w:r>
                  <w:rPr>
                    <w:rFonts w:ascii="Times New Roman" w:eastAsia="Times New Roman" w:hAnsi="Times New Roman" w:cs="Times New Roman"/>
                    <w:color w:val="000000"/>
                  </w:rPr>
                  <w:t xml:space="preserve">O. </w:t>
                </w:r>
              </w:ins>
            </w:sdtContent>
          </w:sdt>
          <w:r>
            <w:rPr>
              <w:rFonts w:ascii="Times New Roman" w:eastAsia="Times New Roman" w:hAnsi="Times New Roman" w:cs="Times New Roman"/>
              <w:color w:val="000000"/>
            </w:rPr>
            <w:t>Shelton2</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oMath>
          <w:r>
            <w:rPr>
              <w:rFonts w:ascii="Times New Roman" w:eastAsia="Times New Roman" w:hAnsi="Times New Roman" w:cs="Times New Roman"/>
              <w:color w:val="000000"/>
            </w:rPr>
            <w:t>, Owen Liu, Krista M. Nichols</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w:p>
      </w:sdtContent>
    </w:sdt>
    <w:bookmarkStart w:id="9" w:name="bookmark=id.9hdnpuu2llen" w:colFirst="0" w:colLast="0" w:displacedByCustomXml="next"/>
    <w:bookmarkEnd w:id="9" w:displacedByCustomXml="next"/>
    <w:sdt>
      <w:sdtPr>
        <w:tag w:val="goog_rdk_6"/>
        <w:id w:val="843273549"/>
      </w:sdtPr>
      <w:sdtContent>
        <w:p w14:paraId="28BF1B6F" w14:textId="77777777" w:rsidR="001D27E1" w:rsidRDefault="00000000">
          <w:pPr>
            <w:pStyle w:val="Heading1"/>
            <w:spacing w:before="0" w:after="0" w:line="360" w:lineRule="auto"/>
            <w:pPrChange w:id="10" w:author="Ole Shelton" w:date="2026-03-17T10:21:00Z">
              <w:pPr>
                <w:pStyle w:val="Heading1"/>
                <w:spacing w:before="0" w:after="0"/>
              </w:pPr>
            </w:pPrChange>
          </w:pPr>
        </w:p>
      </w:sdtContent>
    </w:sdt>
    <w:tbl>
      <w:tblPr>
        <w:tblStyle w:val="a"/>
        <w:tblW w:w="9360" w:type="dxa"/>
        <w:tblLayout w:type="fixed"/>
        <w:tblLook w:val="0000" w:firstRow="0" w:lastRow="0" w:firstColumn="0" w:lastColumn="0" w:noHBand="0" w:noVBand="0"/>
      </w:tblPr>
      <w:tblGrid>
        <w:gridCol w:w="336"/>
        <w:gridCol w:w="9024"/>
      </w:tblGrid>
      <w:tr w:rsidR="001D27E1" w14:paraId="28BF1B72" w14:textId="77777777" w:rsidTr="001D27E1">
        <w:tc>
          <w:tcPr>
            <w:tcW w:w="336" w:type="dxa"/>
          </w:tcPr>
          <w:sdt>
            <w:sdtPr>
              <w:tag w:val="goog_rdk_7"/>
              <w:id w:val="-1533512604"/>
            </w:sdtPr>
            <w:sdtContent>
              <w:p w14:paraId="28BF1B70"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Change w:id="11"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1</w:t>
                </w:r>
              </w:p>
            </w:sdtContent>
          </w:sdt>
        </w:tc>
        <w:tc>
          <w:tcPr>
            <w:tcW w:w="9024" w:type="dxa"/>
          </w:tcPr>
          <w:sdt>
            <w:sdtPr>
              <w:tag w:val="goog_rdk_8"/>
              <w:id w:val="-1451411921"/>
            </w:sdtPr>
            <w:sdtContent>
              <w:p w14:paraId="28BF1B71"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Change w:id="12"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School of Marine and Environmental Affairs, University of Washington, Seattle, Washington, USA</w:t>
                </w:r>
              </w:p>
            </w:sdtContent>
          </w:sdt>
        </w:tc>
      </w:tr>
      <w:tr w:rsidR="001D27E1" w14:paraId="28BF1B75" w14:textId="77777777" w:rsidTr="001D27E1">
        <w:tc>
          <w:tcPr>
            <w:tcW w:w="336" w:type="dxa"/>
          </w:tcPr>
          <w:sdt>
            <w:sdtPr>
              <w:tag w:val="goog_rdk_9"/>
              <w:id w:val="-958079334"/>
            </w:sdtPr>
            <w:sdtContent>
              <w:p w14:paraId="28BF1B73"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Change w:id="13"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2</w:t>
                </w:r>
              </w:p>
            </w:sdtContent>
          </w:sdt>
        </w:tc>
        <w:tc>
          <w:tcPr>
            <w:tcW w:w="9024" w:type="dxa"/>
          </w:tcPr>
          <w:sdt>
            <w:sdtPr>
              <w:tag w:val="goog_rdk_10"/>
              <w:id w:val="-577485982"/>
            </w:sdtPr>
            <w:sdtContent>
              <w:p w14:paraId="28BF1B74"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Change w:id="14"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Conservation Biology Division, Northwest Fisheries Science Center, NOAA Fisheries,</w:t>
                </w:r>
              </w:p>
            </w:sdtContent>
          </w:sdt>
        </w:tc>
      </w:tr>
      <w:tr w:rsidR="001D27E1" w14:paraId="28BF1B78" w14:textId="77777777" w:rsidTr="001D27E1">
        <w:tc>
          <w:tcPr>
            <w:tcW w:w="336" w:type="dxa"/>
          </w:tcPr>
          <w:sdt>
            <w:sdtPr>
              <w:tag w:val="goog_rdk_11"/>
              <w:id w:val="-1564096501"/>
            </w:sdtPr>
            <w:sdtContent>
              <w:p w14:paraId="28BF1B76"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Change w:id="15" w:author="Ole Shelton" w:date="2026-03-17T10:21:00Z">
                    <w:pPr>
                      <w:pBdr>
                        <w:top w:val="nil"/>
                        <w:left w:val="nil"/>
                        <w:bottom w:val="nil"/>
                        <w:right w:val="nil"/>
                        <w:between w:val="nil"/>
                      </w:pBdr>
                      <w:spacing w:after="0"/>
                      <w:jc w:val="both"/>
                    </w:pPr>
                  </w:pPrChange>
                </w:pPr>
              </w:p>
            </w:sdtContent>
          </w:sdt>
        </w:tc>
        <w:tc>
          <w:tcPr>
            <w:tcW w:w="9024" w:type="dxa"/>
          </w:tcPr>
          <w:sdt>
            <w:sdtPr>
              <w:tag w:val="goog_rdk_12"/>
              <w:id w:val="2022249209"/>
            </w:sdtPr>
            <w:sdtContent>
              <w:p w14:paraId="28BF1B77"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Change w:id="16"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Montlake Blvd E. Seattle, Washington, USA</w:t>
                </w:r>
              </w:p>
            </w:sdtContent>
          </w:sdt>
        </w:tc>
      </w:tr>
      <w:tr w:rsidR="001D27E1" w14:paraId="28BF1B7C" w14:textId="77777777" w:rsidTr="001D27E1">
        <w:tc>
          <w:tcPr>
            <w:tcW w:w="336" w:type="dxa"/>
          </w:tcPr>
          <w:sdt>
            <w:sdtPr>
              <w:tag w:val="goog_rdk_13"/>
              <w:id w:val="537636277"/>
            </w:sdtPr>
            <w:sdtContent>
              <w:p w14:paraId="28BF1B79"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Change w:id="17" w:author="Ole Shelton" w:date="2026-03-17T10:21:00Z">
                    <w:pPr>
                      <w:pBdr>
                        <w:top w:val="nil"/>
                        <w:left w:val="nil"/>
                        <w:bottom w:val="nil"/>
                        <w:right w:val="nil"/>
                        <w:between w:val="nil"/>
                      </w:pBdr>
                      <w:spacing w:after="0"/>
                      <w:jc w:val="both"/>
                    </w:pPr>
                  </w:pPrChange>
                </w:pPr>
              </w:p>
            </w:sdtContent>
          </w:sdt>
        </w:tc>
        <w:tc>
          <w:tcPr>
            <w:tcW w:w="9024" w:type="dxa"/>
          </w:tcPr>
          <w:sdt>
            <w:sdtPr>
              <w:tag w:val="goog_rdk_14"/>
              <w:id w:val="1386618400"/>
            </w:sdtPr>
            <w:sdtContent>
              <w:p w14:paraId="28BF1B7A" w14:textId="77777777" w:rsidR="001D27E1" w:rsidRPr="001D27E1" w:rsidRDefault="00000000">
                <w:pPr>
                  <w:pBdr>
                    <w:top w:val="nil"/>
                    <w:left w:val="nil"/>
                    <w:bottom w:val="nil"/>
                    <w:right w:val="nil"/>
                    <w:between w:val="nil"/>
                  </w:pBdr>
                  <w:spacing w:before="36" w:after="36" w:line="360" w:lineRule="auto"/>
                  <w:jc w:val="both"/>
                  <w:rPr>
                    <w:rPrChange w:id="18" w:author="Ole Shelton" w:date="2026-03-17T10:21:00Z">
                      <w:rPr>
                        <w:rFonts w:ascii="Times New Roman" w:eastAsia="Times New Roman" w:hAnsi="Times New Roman" w:cs="Times New Roman"/>
                        <w:b/>
                        <w:bCs/>
                        <w:color w:val="000000"/>
                      </w:rPr>
                    </w:rPrChange>
                  </w:rPr>
                  <w:pPrChange w:id="19"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corresponding author </w:t>
                </w:r>
                <w:r>
                  <w:fldChar w:fldCharType="begin"/>
                </w:r>
                <w:r>
                  <w:instrText>HYPERLINK "mailto:gguri@uw.edu" \h</w:instrText>
                </w:r>
                <w:r>
                  <w:fldChar w:fldCharType="separate"/>
                </w:r>
                <w:r>
                  <w:rPr>
                    <w:rFonts w:ascii="Times New Roman" w:eastAsia="Times New Roman" w:hAnsi="Times New Roman" w:cs="Times New Roman"/>
                    <w:b/>
                    <w:bCs/>
                    <w:color w:val="156082"/>
                  </w:rPr>
                  <w:t>gguri@uw.edu</w:t>
                </w:r>
                <w:r>
                  <w:fldChar w:fldCharType="end"/>
                </w:r>
              </w:p>
            </w:sdtContent>
          </w:sdt>
          <w:sdt>
            <w:sdtPr>
              <w:tag w:val="goog_rdk_15"/>
              <w:id w:val="368465976"/>
            </w:sdtPr>
            <w:sdtContent>
              <w:p w14:paraId="28BF1B7B"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Change w:id="20" w:author="Ole Shelton" w:date="2026-03-17T10:21:00Z">
                    <w:pPr>
                      <w:pBdr>
                        <w:top w:val="nil"/>
                        <w:left w:val="nil"/>
                        <w:bottom w:val="nil"/>
                        <w:right w:val="nil"/>
                        <w:between w:val="nil"/>
                      </w:pBdr>
                      <w:spacing w:after="0"/>
                      <w:jc w:val="both"/>
                    </w:pPr>
                  </w:pPrChange>
                </w:pPr>
              </w:p>
            </w:sdtContent>
          </w:sdt>
        </w:tc>
      </w:tr>
    </w:tbl>
    <w:bookmarkStart w:id="21" w:name="bookmark=id.tcz4ntuscr5m" w:colFirst="0" w:colLast="0" w:displacedByCustomXml="next"/>
    <w:bookmarkEnd w:id="21" w:displacedByCustomXml="next"/>
    <w:sdt>
      <w:sdtPr>
        <w:tag w:val="goog_rdk_16"/>
        <w:id w:val="-1462753011"/>
      </w:sdtPr>
      <w:sdtContent>
        <w:p w14:paraId="28BF1B7D" w14:textId="77777777" w:rsidR="001D27E1" w:rsidRDefault="00000000">
          <w:pPr>
            <w:pStyle w:val="Heading1"/>
            <w:spacing w:before="0" w:after="0" w:line="360" w:lineRule="auto"/>
            <w:pPrChange w:id="22" w:author="Ole Shelton" w:date="2026-03-17T10:21:00Z">
              <w:pPr>
                <w:pStyle w:val="Heading1"/>
                <w:spacing w:before="0" w:after="0"/>
              </w:pPr>
            </w:pPrChange>
          </w:pPr>
          <w:r>
            <w:t>Abstract</w:t>
          </w:r>
        </w:p>
      </w:sdtContent>
    </w:sdt>
    <w:sdt>
      <w:sdtPr>
        <w:tag w:val="goog_rdk_45"/>
        <w:id w:val="297072908"/>
      </w:sdtPr>
      <w:sdtContent>
        <w:p w14:paraId="28BF1B7E"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3" w:author="Ole Shelton" w:date="2026-03-17T10:21:00Z">
              <w:pPr>
                <w:pBdr>
                  <w:top w:val="nil"/>
                  <w:left w:val="nil"/>
                  <w:bottom w:val="nil"/>
                  <w:right w:val="nil"/>
                  <w:between w:val="nil"/>
                </w:pBdr>
                <w:spacing w:after="0"/>
                <w:jc w:val="both"/>
              </w:pPr>
            </w:pPrChange>
          </w:pPr>
          <w:sdt>
            <w:sdtPr>
              <w:tag w:val="goog_rdk_18"/>
              <w:id w:val="2141360679"/>
            </w:sdtPr>
            <w:sdtContent>
              <w:del w:id="24" w:author="Ryan Kelly" w:date="2026-03-16T15:30:00Z">
                <w:r>
                  <w:rPr>
                    <w:rFonts w:ascii="Times New Roman" w:eastAsia="Times New Roman" w:hAnsi="Times New Roman" w:cs="Times New Roman"/>
                    <w:color w:val="000000"/>
                  </w:rPr>
                  <w:delText xml:space="preserve">Environmental DNA (eDNA) has become a powerful tool for marine biodiversity monitoring, and </w:delText>
                </w:r>
              </w:del>
            </w:sdtContent>
          </w:sdt>
          <w:sdt>
            <w:sdtPr>
              <w:tag w:val="goog_rdk_19"/>
              <w:id w:val="1266266854"/>
            </w:sdtPr>
            <w:sdtContent>
              <w:ins w:id="25" w:author="Ryan Kelly" w:date="2026-03-16T15:30:00Z">
                <w:r>
                  <w:rPr>
                    <w:rFonts w:ascii="Times New Roman" w:eastAsia="Times New Roman" w:hAnsi="Times New Roman" w:cs="Times New Roman"/>
                    <w:color w:val="000000"/>
                  </w:rPr>
                  <w:t>T</w:t>
                </w:r>
              </w:ins>
            </w:sdtContent>
          </w:sdt>
          <w:sdt>
            <w:sdtPr>
              <w:tag w:val="goog_rdk_20"/>
              <w:id w:val="-614267818"/>
            </w:sdtPr>
            <w:sdtContent>
              <w:del w:id="26" w:author="Ryan Kelly" w:date="2026-03-16T15:30:00Z">
                <w:r>
                  <w:rPr>
                    <w:rFonts w:ascii="Times New Roman" w:eastAsia="Times New Roman" w:hAnsi="Times New Roman" w:cs="Times New Roman"/>
                    <w:color w:val="000000"/>
                  </w:rPr>
                  <w:delText>t</w:delText>
                </w:r>
              </w:del>
            </w:sdtContent>
          </w:sdt>
          <w:r>
            <w:rPr>
              <w:rFonts w:ascii="Times New Roman" w:eastAsia="Times New Roman" w:hAnsi="Times New Roman" w:cs="Times New Roman"/>
              <w:color w:val="000000"/>
            </w:rPr>
            <w:t xml:space="preserve">here is a growing need to define </w:t>
          </w:r>
          <w:sdt>
            <w:sdtPr>
              <w:tag w:val="goog_rdk_21"/>
              <w:id w:val="2050825103"/>
            </w:sdtPr>
            <w:sdtContent>
              <w:del w:id="27" w:author="Ryan Kelly" w:date="2026-03-16T15:30:00Z">
                <w:r>
                  <w:rPr>
                    <w:rFonts w:ascii="Times New Roman" w:eastAsia="Times New Roman" w:hAnsi="Times New Roman" w:cs="Times New Roman"/>
                    <w:color w:val="000000"/>
                  </w:rPr>
                  <w:delText xml:space="preserve">spatial </w:delText>
                </w:r>
              </w:del>
            </w:sdtContent>
          </w:sdt>
          <w:r>
            <w:rPr>
              <w:rFonts w:ascii="Times New Roman" w:eastAsia="Times New Roman" w:hAnsi="Times New Roman" w:cs="Times New Roman"/>
              <w:color w:val="000000"/>
            </w:rPr>
            <w:t xml:space="preserve">sampling strategies that accurately capture </w:t>
          </w:r>
          <w:sdt>
            <w:sdtPr>
              <w:tag w:val="goog_rdk_22"/>
              <w:id w:val="630929769"/>
            </w:sdtPr>
            <w:sdtContent>
              <w:del w:id="28" w:author="Ryan Kelly" w:date="2026-03-16T15:30:00Z">
                <w:r>
                  <w:rPr>
                    <w:rFonts w:ascii="Times New Roman" w:eastAsia="Times New Roman" w:hAnsi="Times New Roman" w:cs="Times New Roman"/>
                    <w:color w:val="000000"/>
                  </w:rPr>
                  <w:delText xml:space="preserve">marine </w:delText>
                </w:r>
              </w:del>
            </w:sdtContent>
          </w:sdt>
          <w:r>
            <w:rPr>
              <w:rFonts w:ascii="Times New Roman" w:eastAsia="Times New Roman" w:hAnsi="Times New Roman" w:cs="Times New Roman"/>
              <w:color w:val="000000"/>
            </w:rPr>
            <w:t>spatial patterns</w:t>
          </w:r>
          <w:sdt>
            <w:sdtPr>
              <w:tag w:val="goog_rdk_23"/>
              <w:id w:val="-729223616"/>
            </w:sdtPr>
            <w:sdtContent>
              <w:ins w:id="29" w:author="Ryan Kelly" w:date="2026-03-16T15:30:00Z">
                <w:r>
                  <w:rPr>
                    <w:rFonts w:ascii="Times New Roman" w:eastAsia="Times New Roman" w:hAnsi="Times New Roman" w:cs="Times New Roman"/>
                    <w:color w:val="000000"/>
                  </w:rPr>
                  <w:t xml:space="preserve"> of environmental DNA (eDNA), which has become a powerful tool for biodiversity monitoring</w:t>
                </w:r>
              </w:ins>
            </w:sdtContent>
          </w:sdt>
          <w:r>
            <w:rPr>
              <w:rFonts w:ascii="Times New Roman" w:eastAsia="Times New Roman" w:hAnsi="Times New Roman" w:cs="Times New Roman"/>
              <w:color w:val="000000"/>
            </w:rPr>
            <w:t>. Here, we evaluate how sampling effort influences the recovery of spatial structure and prediction accuracy in marine eDNA surveys</w:t>
          </w:r>
          <w:sdt>
            <w:sdtPr>
              <w:tag w:val="goog_rdk_24"/>
              <w:id w:val="1256113580"/>
            </w:sdtPr>
            <w:sdtContent>
              <w:del w:id="30" w:author="Ryan Kelly" w:date="2026-03-16T15:31:00Z">
                <w:r>
                  <w:rPr>
                    <w:rFonts w:ascii="Times New Roman" w:eastAsia="Times New Roman" w:hAnsi="Times New Roman" w:cs="Times New Roman"/>
                    <w:color w:val="000000"/>
                  </w:rPr>
                  <w:delText xml:space="preserve"> using Gaussian Process (GP) models</w:delText>
                </w:r>
              </w:del>
            </w:sdtContent>
          </w:sdt>
          <w:r>
            <w:rPr>
              <w:rFonts w:ascii="Times New Roman" w:eastAsia="Times New Roman" w:hAnsi="Times New Roman" w:cs="Times New Roman"/>
              <w:color w:val="000000"/>
            </w:rPr>
            <w:t xml:space="preserve">. We combined simulation-based analyses with empirical fish eDNA data collected across five depth strata along the U.S. West Coast. In simulations, we generated spatial fields </w:t>
          </w:r>
          <w:sdt>
            <w:sdtPr>
              <w:tag w:val="goog_rdk_25"/>
              <w:id w:val="2084282161"/>
            </w:sdtPr>
            <w:sdtContent>
              <w:del w:id="31" w:author="Ryan Kelly" w:date="2026-03-16T15:31:00Z">
                <w:r>
                  <w:rPr>
                    <w:rFonts w:ascii="Times New Roman" w:eastAsia="Times New Roman" w:hAnsi="Times New Roman" w:cs="Times New Roman"/>
                    <w:color w:val="000000"/>
                  </w:rPr>
                  <w:delText xml:space="preserve">spanning a range of GP length-scale parameters to </w:delText>
                </w:r>
              </w:del>
            </w:sdtContent>
          </w:sdt>
          <w:r>
            <w:rPr>
              <w:rFonts w:ascii="Times New Roman" w:eastAsia="Times New Roman" w:hAnsi="Times New Roman" w:cs="Times New Roman"/>
              <w:color w:val="000000"/>
            </w:rPr>
            <w:t>represent</w:t>
          </w:r>
          <w:sdt>
            <w:sdtPr>
              <w:tag w:val="goog_rdk_26"/>
              <w:id w:val="1764629984"/>
            </w:sdtPr>
            <w:sdtContent>
              <w:ins w:id="32" w:author="Ryan Kelly" w:date="2026-03-16T15:31:00Z">
                <w:r>
                  <w:rPr>
                    <w:rFonts w:ascii="Times New Roman" w:eastAsia="Times New Roman" w:hAnsi="Times New Roman" w:cs="Times New Roman"/>
                    <w:color w:val="000000"/>
                  </w:rPr>
                  <w:t>ing</w:t>
                </w:r>
              </w:ins>
            </w:sdtContent>
          </w:sdt>
          <w:r>
            <w:rPr>
              <w:rFonts w:ascii="Times New Roman" w:eastAsia="Times New Roman" w:hAnsi="Times New Roman" w:cs="Times New Roman"/>
              <w:color w:val="000000"/>
            </w:rPr>
            <w:t xml:space="preserve"> different degrees of spatial autocorrelation and assessed how thinning sampling density affected prediction error and parameter recovery</w:t>
          </w:r>
          <w:sdt>
            <w:sdtPr>
              <w:tag w:val="goog_rdk_27"/>
              <w:id w:val="920202396"/>
            </w:sdtPr>
            <w:sdtContent>
              <w:ins w:id="33" w:author="Ryan Kelly" w:date="2026-03-16T15:32:00Z">
                <w:r>
                  <w:rPr>
                    <w:rFonts w:ascii="Times New Roman" w:eastAsia="Times New Roman" w:hAnsi="Times New Roman" w:cs="Times New Roman"/>
                    <w:color w:val="000000"/>
                  </w:rPr>
                  <w:t xml:space="preserve"> using Gaussian Process (GP) models</w:t>
                </w:r>
              </w:ins>
            </w:sdtContent>
          </w:sdt>
          <w:r>
            <w:rPr>
              <w:rFonts w:ascii="Times New Roman" w:eastAsia="Times New Roman" w:hAnsi="Times New Roman" w:cs="Times New Roman"/>
              <w:color w:val="000000"/>
            </w:rPr>
            <w:t xml:space="preserve">. We then compared these results with </w:t>
          </w:r>
          <w:r>
            <w:rPr>
              <w:rFonts w:ascii="Times New Roman" w:eastAsia="Times New Roman" w:hAnsi="Times New Roman" w:cs="Times New Roman"/>
              <w:i/>
              <w:iCs/>
              <w:color w:val="000000"/>
            </w:rPr>
            <w:t>in-situ</w:t>
          </w:r>
          <w:r>
            <w:rPr>
              <w:rFonts w:ascii="Times New Roman" w:eastAsia="Times New Roman" w:hAnsi="Times New Roman" w:cs="Times New Roman"/>
              <w:color w:val="000000"/>
            </w:rPr>
            <w:t xml:space="preserve"> eDNA observations from 358 sampling sites. Across both simulated and empirical datasets, prediction accuracy improved with increasing sampling density and </w:t>
          </w:r>
          <w:sdt>
            <w:sdtPr>
              <w:tag w:val="goog_rdk_28"/>
              <w:id w:val="1623674176"/>
            </w:sdtPr>
            <w:sdtContent>
              <w:commentRangeStart w:id="34"/>
            </w:sdtContent>
          </w:sdt>
          <w:r>
            <w:rPr>
              <w:rFonts w:ascii="Times New Roman" w:eastAsia="Times New Roman" w:hAnsi="Times New Roman" w:cs="Times New Roman"/>
              <w:color w:val="000000"/>
            </w:rPr>
            <w:t>stronger spatial autocorrelation</w:t>
          </w:r>
          <w:commentRangeEnd w:id="34"/>
          <w:r>
            <w:rPr>
              <w:rStyle w:val="CommentReference"/>
              <w:rFonts w:ascii="Times New Roman" w:eastAsia="Times New Roman" w:hAnsi="Times New Roman" w:cs="Times New Roman"/>
              <w:color w:val="000000"/>
              <w:sz w:val="24"/>
              <w:szCs w:val="24"/>
            </w:rPr>
            <w:commentReference w:id="34"/>
          </w:r>
          <w:r>
            <w:rPr>
              <w:rFonts w:ascii="Times New Roman" w:eastAsia="Times New Roman" w:hAnsi="Times New Roman" w:cs="Times New Roman"/>
              <w:color w:val="000000"/>
            </w:rPr>
            <w:t xml:space="preserve">, with the </w:t>
          </w:r>
          <w:sdt>
            <w:sdtPr>
              <w:tag w:val="goog_rdk_29"/>
              <w:id w:val="-1782836568"/>
            </w:sdtPr>
            <w:sdtContent/>
          </w:sdt>
          <w:r>
            <w:rPr>
              <w:rFonts w:ascii="Times New Roman" w:eastAsia="Times New Roman" w:hAnsi="Times New Roman" w:cs="Times New Roman"/>
              <w:color w:val="000000"/>
            </w:rPr>
            <w:t xml:space="preserve">largest </w:t>
          </w:r>
          <w:sdt>
            <w:sdtPr>
              <w:tag w:val="goog_rdk_30"/>
              <w:id w:val="21499184"/>
            </w:sdtPr>
            <w:sdtContent>
              <w:ins w:id="35" w:author="Ryan Kelly" w:date="2026-03-16T15:33:00Z">
                <w:r>
                  <w:rPr>
                    <w:rFonts w:ascii="Times New Roman" w:eastAsia="Times New Roman" w:hAnsi="Times New Roman" w:cs="Times New Roman"/>
                    <w:color w:val="000000"/>
                  </w:rPr>
                  <w:t xml:space="preserve">marginal </w:t>
                </w:r>
              </w:ins>
            </w:sdtContent>
          </w:sdt>
          <w:r>
            <w:rPr>
              <w:rFonts w:ascii="Times New Roman" w:eastAsia="Times New Roman" w:hAnsi="Times New Roman" w:cs="Times New Roman"/>
              <w:color w:val="000000"/>
            </w:rPr>
            <w:t>gains</w:t>
          </w:r>
          <w:sdt>
            <w:sdtPr>
              <w:tag w:val="goog_rdk_31"/>
              <w:id w:val="-1584892634"/>
            </w:sdtPr>
            <w:sdtContent>
              <w:ins w:id="36" w:author="Ryan Kelly" w:date="2026-03-16T15:33:00Z">
                <w:r>
                  <w:rPr>
                    <w:rFonts w:ascii="Times New Roman" w:eastAsia="Times New Roman" w:hAnsi="Times New Roman" w:cs="Times New Roman"/>
                    <w:color w:val="000000"/>
                  </w:rPr>
                  <w:t xml:space="preserve"> coming from increases in effort</w:t>
                </w:r>
              </w:ins>
              <w:sdt>
                <w:sdtPr>
                  <w:tag w:val="goog_rdk_32"/>
                  <w:id w:val="-1693698656"/>
                </w:sdtPr>
                <w:sdtContent>
                  <w:commentRangeStart w:id="37"/>
                </w:sdtContent>
              </w:sdt>
              <w:ins w:id="38" w:author="Ryan Kelly" w:date="2026-03-16T15:33:00Z">
                <w:r>
                  <w:rPr>
                    <w:rFonts w:ascii="Times New Roman" w:eastAsia="Times New Roman" w:hAnsi="Times New Roman" w:cs="Times New Roman"/>
                    <w:color w:val="000000"/>
                  </w:rPr>
                  <w:t xml:space="preserve"> relative to low-effort baselines</w:t>
                </w:r>
              </w:ins>
            </w:sdtContent>
          </w:sdt>
          <w:commentRangeEnd w:id="37"/>
          <w:del w:id="39" w:author="Ryan Kelly" w:date="2026-03-16T15:33:00Z">
            <w:r>
              <w:rPr>
                <w:rStyle w:val="CommentReference"/>
                <w:sz w:val="24"/>
                <w:szCs w:val="24"/>
              </w:rPr>
              <w:commentReference w:id="37"/>
            </w:r>
          </w:del>
          <w:sdt>
            <w:sdtPr>
              <w:tag w:val="goog_rdk_33"/>
              <w:id w:val="-1245211782"/>
            </w:sdtPr>
            <w:sdtContent>
              <w:del w:id="40" w:author="Ryan Kelly" w:date="2026-03-16T15:33:00Z">
                <w:r>
                  <w:rPr>
                    <w:rFonts w:ascii="Times New Roman" w:eastAsia="Times New Roman" w:hAnsi="Times New Roman" w:cs="Times New Roman"/>
                    <w:color w:val="000000"/>
                  </w:rPr>
                  <w:delText xml:space="preserve"> occurring at low effort</w:delText>
                </w:r>
              </w:del>
            </w:sdtContent>
          </w:sdt>
          <w:r>
            <w:rPr>
              <w:rFonts w:ascii="Times New Roman" w:eastAsia="Times New Roman" w:hAnsi="Times New Roman" w:cs="Times New Roman"/>
              <w:color w:val="000000"/>
            </w:rPr>
            <w:t xml:space="preserve">. </w:t>
          </w:r>
          <w:sdt>
            <w:sdtPr>
              <w:tag w:val="goog_rdk_34"/>
              <w:id w:val="1542371560"/>
            </w:sdtPr>
            <w:sdtContent>
              <w:del w:id="41" w:author="Ryan Kelly" w:date="2026-03-16T15:37:00Z">
                <w:r>
                  <w:rPr>
                    <w:rFonts w:ascii="Times New Roman" w:eastAsia="Times New Roman" w:hAnsi="Times New Roman" w:cs="Times New Roman"/>
                    <w:color w:val="000000"/>
                  </w:rPr>
                  <w:delText xml:space="preserve">Marginal improvements weakened substantially once sampling density approached approximately 6 samples per 10,000 </w:delText>
                </w:r>
                <w:r>
                  <w:rPr>
                    <w:rFonts w:ascii="Times New Roman" w:eastAsia="Times New Roman" w:hAnsi="Times New Roman" w:cs="Times New Roman"/>
                    <w:color w:val="000000"/>
                  </w:rPr>
                  <w:lastRenderedPageBreak/>
                  <w:delText>km² per depth layer. Parameter estimation responses differed: d</w:delText>
                </w:r>
              </w:del>
            </w:sdtContent>
          </w:sdt>
          <w:sdt>
            <w:sdtPr>
              <w:tag w:val="goog_rdk_35"/>
              <w:id w:val="-648095621"/>
            </w:sdtPr>
            <w:sdtContent>
              <w:ins w:id="42" w:author="Ryan Kelly" w:date="2026-03-16T15:37:00Z">
                <w:r>
                  <w:rPr>
                    <w:rFonts w:ascii="Times New Roman" w:eastAsia="Times New Roman" w:hAnsi="Times New Roman" w:cs="Times New Roman"/>
                    <w:color w:val="000000"/>
                  </w:rPr>
                  <w:t>D</w:t>
                </w:r>
              </w:ins>
            </w:sdtContent>
          </w:sdt>
          <w:r>
            <w:rPr>
              <w:rFonts w:ascii="Times New Roman" w:eastAsia="Times New Roman" w:hAnsi="Times New Roman" w:cs="Times New Roman"/>
              <w:color w:val="000000"/>
            </w:rPr>
            <w:t>epth-specific mean estimates were comparatively robust to thinning</w:t>
          </w:r>
          <w:sdt>
            <w:sdtPr>
              <w:tag w:val="goog_rdk_36"/>
              <w:id w:val="1849859440"/>
            </w:sdtPr>
            <w:sdtContent>
              <w:del w:id="43" w:author="Ryan Kelly" w:date="2026-03-16T15:37:00Z">
                <w:r>
                  <w:rPr>
                    <w:rFonts w:ascii="Times New Roman" w:eastAsia="Times New Roman" w:hAnsi="Times New Roman" w:cs="Times New Roman"/>
                    <w:color w:val="000000"/>
                  </w:rPr>
                  <w:delText xml:space="preserve"> under some conditions</w:delText>
                </w:r>
              </w:del>
            </w:sdtContent>
          </w:sdt>
          <w:r>
            <w:rPr>
              <w:rFonts w:ascii="Times New Roman" w:eastAsia="Times New Roman" w:hAnsi="Times New Roman" w:cs="Times New Roman"/>
              <w:color w:val="000000"/>
            </w:rPr>
            <w:t xml:space="preserve">, whereas recovery of the </w:t>
          </w:r>
          <w:sdt>
            <w:sdtPr>
              <w:tag w:val="goog_rdk_37"/>
              <w:id w:val="-1476977747"/>
            </w:sdtPr>
            <w:sdtContent>
              <w:commentRangeStart w:id="44"/>
            </w:sdtContent>
          </w:sdt>
          <w:r>
            <w:rPr>
              <w:rFonts w:ascii="Times New Roman" w:eastAsia="Times New Roman" w:hAnsi="Times New Roman" w:cs="Times New Roman"/>
              <w:color w:val="000000"/>
            </w:rPr>
            <w:t>spatial autocorrelation parameter</w:t>
          </w:r>
          <w:commentRangeEnd w:id="44"/>
          <w:r>
            <w:rPr>
              <w:rStyle w:val="CommentReference"/>
              <w:rFonts w:ascii="Times New Roman" w:eastAsia="Times New Roman" w:hAnsi="Times New Roman" w:cs="Times New Roman"/>
              <w:color w:val="000000"/>
              <w:sz w:val="24"/>
              <w:szCs w:val="24"/>
            </w:rPr>
            <w:commentReference w:id="44"/>
          </w:r>
          <w:r>
            <w:rPr>
              <w:rFonts w:ascii="Times New Roman" w:eastAsia="Times New Roman" w:hAnsi="Times New Roman" w:cs="Times New Roman"/>
              <w:color w:val="000000"/>
            </w:rPr>
            <w:t xml:space="preserve"> was much more sensitive to reduced sampling effort and spacing among sites. </w:t>
          </w:r>
          <w:sdt>
            <w:sdtPr>
              <w:tag w:val="goog_rdk_38"/>
              <w:id w:val="1681697622"/>
            </w:sdtPr>
            <w:sdtContent>
              <w:sdt>
                <w:sdtPr>
                  <w:tag w:val="goog_rdk_39"/>
                  <w:id w:val="882763942"/>
                </w:sdtPr>
                <w:sdtContent>
                  <w:ins w:id="45" w:author="Krista Nichols - NOAA Federal" w:date="2026-03-20T18:55:00Z">
                    <w:r>
                      <w:rPr>
                        <w:rFonts w:ascii="Times New Roman" w:eastAsia="Times New Roman" w:hAnsi="Times New Roman" w:cs="Times New Roman"/>
                        <w:rPrChange w:id="46" w:author="Krista Nichols - NOAA Federal" w:date="2026-03-20T18:55:00Z">
                          <w:rPr>
                            <w:rFonts w:ascii="Times New Roman" w:eastAsia="Times New Roman" w:hAnsi="Times New Roman" w:cs="Times New Roman"/>
                            <w:color w:val="000000"/>
                          </w:rPr>
                        </w:rPrChange>
                      </w:rPr>
                      <w:t>O</w:t>
                    </w:r>
                  </w:ins>
                </w:sdtContent>
              </w:sdt>
            </w:sdtContent>
          </w:sdt>
          <w:sdt>
            <w:sdtPr>
              <w:tag w:val="goog_rdk_40"/>
              <w:id w:val="408797755"/>
            </w:sdtPr>
            <w:sdtContent>
              <w:sdt>
                <w:sdtPr>
                  <w:tag w:val="goog_rdk_41"/>
                  <w:id w:val="-1472995659"/>
                </w:sdtPr>
                <w:sdtContent>
                  <w:del w:id="47" w:author="Krista Nichols - NOAA Federal" w:date="2026-03-20T18:55:00Z">
                    <w:r>
                      <w:rPr>
                        <w:rFonts w:ascii="Times New Roman" w:eastAsia="Times New Roman" w:hAnsi="Times New Roman" w:cs="Times New Roman"/>
                        <w:rPrChange w:id="48" w:author="Krista Nichols - NOAA Federal" w:date="2026-03-20T18:55:00Z">
                          <w:rPr>
                            <w:rFonts w:ascii="Times New Roman" w:eastAsia="Times New Roman" w:hAnsi="Times New Roman" w:cs="Times New Roman"/>
                            <w:color w:val="000000"/>
                          </w:rPr>
                        </w:rPrChange>
                      </w:rPr>
                      <w:delText>These findings show that o</w:delText>
                    </w:r>
                  </w:del>
                </w:sdtContent>
              </w:sdt>
            </w:sdtContent>
          </w:sdt>
          <w:r>
            <w:rPr>
              <w:rFonts w:ascii="Times New Roman" w:eastAsia="Times New Roman" w:hAnsi="Times New Roman" w:cs="Times New Roman"/>
              <w:color w:val="000000"/>
            </w:rPr>
            <w:t xml:space="preserve">ptimal eDNA sampling effort depends on the spatial structure of the target </w:t>
          </w:r>
          <w:sdt>
            <w:sdtPr>
              <w:tag w:val="goog_rdk_42"/>
              <w:id w:val="267978878"/>
            </w:sdtPr>
            <w:sdtContent>
              <w:commentRangeStart w:id="49"/>
            </w:sdtContent>
          </w:sdt>
          <w:r>
            <w:rPr>
              <w:rFonts w:ascii="Times New Roman" w:eastAsia="Times New Roman" w:hAnsi="Times New Roman" w:cs="Times New Roman"/>
              <w:color w:val="000000"/>
            </w:rPr>
            <w:t xml:space="preserve">taxa </w:t>
          </w:r>
          <w:commentRangeEnd w:id="49"/>
          <w:r>
            <w:rPr>
              <w:rStyle w:val="CommentReference"/>
              <w:rFonts w:ascii="Times New Roman" w:eastAsia="Times New Roman" w:hAnsi="Times New Roman" w:cs="Times New Roman"/>
              <w:color w:val="000000"/>
              <w:sz w:val="24"/>
              <w:szCs w:val="24"/>
            </w:rPr>
            <w:commentReference w:id="49"/>
          </w:r>
          <w:r>
            <w:rPr>
              <w:rFonts w:ascii="Times New Roman" w:eastAsia="Times New Roman" w:hAnsi="Times New Roman" w:cs="Times New Roman"/>
              <w:color w:val="000000"/>
            </w:rPr>
            <w:t xml:space="preserve">and the inferential objective of the survey. Rather than supporting a universal sampling threshold, our results provide a quantitative framework for designing cost-effective marine eDNA surveys tailored to prediction, abundance indexing, and spatial ecological </w:t>
          </w:r>
          <w:sdt>
            <w:sdtPr>
              <w:tag w:val="goog_rdk_43"/>
              <w:id w:val="-1948746049"/>
            </w:sdtPr>
            <w:sdtContent>
              <w:commentRangeStart w:id="50"/>
            </w:sdtContent>
          </w:sdt>
          <w:sdt>
            <w:sdtPr>
              <w:tag w:val="goog_rdk_44"/>
              <w:id w:val="1190161166"/>
            </w:sdtPr>
            <w:sdtContent/>
          </w:sdt>
          <w:r>
            <w:rPr>
              <w:rFonts w:ascii="Times New Roman" w:eastAsia="Times New Roman" w:hAnsi="Times New Roman" w:cs="Times New Roman"/>
              <w:color w:val="000000"/>
            </w:rPr>
            <w:t>inference</w:t>
          </w:r>
          <w:commentRangeEnd w:id="50"/>
          <w:r>
            <w:rPr>
              <w:rStyle w:val="CommentReference"/>
              <w:rFonts w:ascii="Times New Roman" w:eastAsia="Times New Roman" w:hAnsi="Times New Roman" w:cs="Times New Roman"/>
              <w:color w:val="000000"/>
              <w:sz w:val="24"/>
              <w:szCs w:val="24"/>
            </w:rPr>
            <w:commentReference w:id="50"/>
          </w:r>
          <w:r>
            <w:rPr>
              <w:rFonts w:ascii="Times New Roman" w:eastAsia="Times New Roman" w:hAnsi="Times New Roman" w:cs="Times New Roman"/>
              <w:color w:val="000000"/>
            </w:rPr>
            <w:t>.</w:t>
          </w:r>
        </w:p>
      </w:sdtContent>
    </w:sdt>
    <w:sdt>
      <w:sdtPr>
        <w:tag w:val="goog_rdk_46"/>
        <w:id w:val="2121605356"/>
      </w:sdtPr>
      <w:sdtContent>
        <w:p w14:paraId="28BF1B7F"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51" w:author="Ole Shelton" w:date="2026-03-17T10:21:00Z">
              <w:pPr>
                <w:pBdr>
                  <w:top w:val="nil"/>
                  <w:left w:val="nil"/>
                  <w:bottom w:val="nil"/>
                  <w:right w:val="nil"/>
                  <w:between w:val="nil"/>
                </w:pBdr>
                <w:spacing w:after="0"/>
                <w:jc w:val="both"/>
              </w:pPr>
            </w:pPrChange>
          </w:pPr>
        </w:p>
      </w:sdtContent>
    </w:sdt>
    <w:sdt>
      <w:sdtPr>
        <w:tag w:val="goog_rdk_47"/>
        <w:id w:val="2056049095"/>
      </w:sdtPr>
      <w:sdtContent>
        <w:p w14:paraId="28BF1B80"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52"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b/>
              <w:bCs/>
              <w:color w:val="000000"/>
            </w:rPr>
            <w:t>Keywords</w:t>
          </w:r>
          <w:r>
            <w:rPr>
              <w:rFonts w:ascii="Times New Roman" w:eastAsia="Times New Roman" w:hAnsi="Times New Roman" w:cs="Times New Roman"/>
              <w:color w:val="000000"/>
            </w:rPr>
            <w:t>: eDNA, metabarcoding, fish, spatial, gaussian process, Bayesian</w:t>
          </w:r>
        </w:p>
      </w:sdtContent>
    </w:sdt>
    <w:sdt>
      <w:sdtPr>
        <w:tag w:val="goog_rdk_48"/>
        <w:id w:val="188818311"/>
      </w:sdtPr>
      <w:sdtContent>
        <w:p w14:paraId="28BF1B81"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53" w:author="Ole Shelton" w:date="2026-03-17T10:21:00Z">
              <w:pPr>
                <w:pBdr>
                  <w:top w:val="nil"/>
                  <w:left w:val="nil"/>
                  <w:bottom w:val="nil"/>
                  <w:right w:val="nil"/>
                  <w:between w:val="nil"/>
                </w:pBdr>
                <w:spacing w:after="0"/>
                <w:jc w:val="both"/>
              </w:pPr>
            </w:pPrChange>
          </w:pPr>
        </w:p>
      </w:sdtContent>
    </w:sdt>
    <w:bookmarkStart w:id="54" w:name="bookmark=id.lpys029m6d67" w:colFirst="0" w:colLast="0" w:displacedByCustomXml="next"/>
    <w:bookmarkEnd w:id="54" w:displacedByCustomXml="next"/>
    <w:sdt>
      <w:sdtPr>
        <w:tag w:val="goog_rdk_49"/>
        <w:id w:val="898919915"/>
      </w:sdtPr>
      <w:sdtContent>
        <w:p w14:paraId="28BF1B82" w14:textId="77777777" w:rsidR="001D27E1" w:rsidRDefault="00000000">
          <w:pPr>
            <w:pStyle w:val="Heading1"/>
            <w:spacing w:before="0" w:after="0" w:line="360" w:lineRule="auto"/>
            <w:pPrChange w:id="55" w:author="Ole Shelton" w:date="2026-03-17T10:21:00Z">
              <w:pPr>
                <w:pStyle w:val="Heading1"/>
                <w:spacing w:before="0" w:after="0"/>
              </w:pPr>
            </w:pPrChange>
          </w:pPr>
          <w:r>
            <w:t>Introduction</w:t>
          </w:r>
        </w:p>
      </w:sdtContent>
    </w:sdt>
    <w:sdt>
      <w:sdtPr>
        <w:tag w:val="goog_rdk_59"/>
        <w:id w:val="243889912"/>
      </w:sdtPr>
      <w:sdtContent>
        <w:p w14:paraId="28BF1B83"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56"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Appropriate sampling design plays a critical role in collecting sufficient and representative samples to accurately assess species distributions, forming the foundation for sound fisheries management and stock assessment protocols. Traditionally, abundance indices used in stock assessments are derived from capture-based surveys, acoustic methods, or visual observations</w:t>
          </w:r>
          <w:sdt>
            <w:sdtPr>
              <w:tag w:val="goog_rdk_50"/>
              <w:id w:val="1033491715"/>
            </w:sdtPr>
            <w:sdtContent>
              <w:ins w:id="57" w:author="Ryan Kelly" w:date="2026-03-16T16:18:00Z">
                <w:r>
                  <w:rPr>
                    <w:rFonts w:ascii="Times New Roman" w:eastAsia="Times New Roman" w:hAnsi="Times New Roman" w:cs="Times New Roman"/>
                    <w:color w:val="000000"/>
                  </w:rPr>
                  <w:t>; all of these require a sample size appropriate for reliably estimating</w:t>
                </w:r>
              </w:ins>
            </w:sdtContent>
          </w:sdt>
          <w:sdt>
            <w:sdtPr>
              <w:tag w:val="goog_rdk_51"/>
              <w:id w:val="662363480"/>
            </w:sdtPr>
            <w:sdtContent>
              <w:del w:id="58" w:author="Ryan Kelly" w:date="2026-03-16T16:18:00Z">
                <w:r>
                  <w:rPr>
                    <w:rFonts w:ascii="Times New Roman" w:eastAsia="Times New Roman" w:hAnsi="Times New Roman" w:cs="Times New Roman"/>
                    <w:color w:val="000000"/>
                  </w:rPr>
                  <w:delText>, for all of which determining the appropriate sample size is vital for reliable estimation of</w:delText>
                </w:r>
              </w:del>
            </w:sdtContent>
          </w:sdt>
          <w:r>
            <w:rPr>
              <w:rFonts w:ascii="Times New Roman" w:eastAsia="Times New Roman" w:hAnsi="Times New Roman" w:cs="Times New Roman"/>
              <w:color w:val="000000"/>
            </w:rPr>
            <w:t xml:space="preserve"> population parameters including abundance, demographic structure, and spatial distribution patterns. This process must balance the need for sufficient data for detecting trends and changes in population while also </w:t>
          </w:r>
          <w:sdt>
            <w:sdtPr>
              <w:tag w:val="goog_rdk_52"/>
              <w:id w:val="-709147486"/>
            </w:sdtPr>
            <w:sdtContent>
              <w:ins w:id="59" w:author="Ryan Kelly" w:date="2026-03-16T16:21:00Z">
                <w:r>
                  <w:rPr>
                    <w:rFonts w:ascii="Times New Roman" w:eastAsia="Times New Roman" w:hAnsi="Times New Roman" w:cs="Times New Roman"/>
                    <w:color w:val="000000"/>
                  </w:rPr>
                  <w:t xml:space="preserve">minimizing cost </w:t>
                </w:r>
              </w:ins>
            </w:sdtContent>
          </w:sdt>
          <w:sdt>
            <w:sdtPr>
              <w:tag w:val="goog_rdk_53"/>
              <w:id w:val="-694847920"/>
            </w:sdtPr>
            <w:sdtContent>
              <w:del w:id="60" w:author="Ryan Kelly" w:date="2026-03-16T16:21:00Z">
                <w:r>
                  <w:rPr>
                    <w:rFonts w:ascii="Times New Roman" w:eastAsia="Times New Roman" w:hAnsi="Times New Roman" w:cs="Times New Roman"/>
                    <w:color w:val="000000"/>
                  </w:rPr>
                  <w:delText xml:space="preserve">ensuring that incurring unnecessary costs or effort are minimized </w:delText>
                </w:r>
              </w:del>
            </w:sdtContent>
          </w:sdt>
          <w:r>
            <w:rPr>
              <w:rFonts w:ascii="Times New Roman" w:eastAsia="Times New Roman" w:hAnsi="Times New Roman" w:cs="Times New Roman"/>
              <w:color w:val="000000"/>
            </w:rPr>
            <w:t>(</w:t>
          </w:r>
          <w:sdt>
            <w:sdtPr>
              <w:tag w:val="goog_rdk_54"/>
              <w:id w:val="1028572793"/>
            </w:sdtPr>
            <w:sdtContent>
              <w:ins w:id="61" w:author="Ryan Kelly" w:date="2026-03-16T16:21:00Z">
                <w:r>
                  <w:rPr>
                    <w:rFonts w:ascii="Times New Roman" w:eastAsia="Times New Roman" w:hAnsi="Times New Roman" w:cs="Times New Roman"/>
                    <w:color w:val="000000"/>
                  </w:rPr>
                  <w:t xml:space="preserve">i.e., maximizing </w:t>
                </w:r>
              </w:ins>
            </w:sdtContent>
          </w:sdt>
          <w:r>
            <w:rPr>
              <w:rFonts w:ascii="Times New Roman" w:eastAsia="Times New Roman" w:hAnsi="Times New Roman" w:cs="Times New Roman"/>
              <w:color w:val="000000"/>
            </w:rPr>
            <w:t xml:space="preserve">sampling efficiency). </w:t>
          </w:r>
          <w:sdt>
            <w:sdtPr>
              <w:tag w:val="goog_rdk_55"/>
              <w:id w:val="301012791"/>
            </w:sdtPr>
            <w:sdtContent>
              <w:commentRangeStart w:id="62"/>
            </w:sdtContent>
          </w:sdt>
          <w:sdt>
            <w:sdtPr>
              <w:tag w:val="goog_rdk_56"/>
              <w:id w:val="428265816"/>
            </w:sdtPr>
            <w:sdtContent>
              <w:commentRangeStart w:id="63"/>
            </w:sdtContent>
          </w:sdt>
          <w:sdt>
            <w:sdtPr>
              <w:tag w:val="goog_rdk_57"/>
              <w:id w:val="553000704"/>
            </w:sdtPr>
            <w:sdtContent/>
          </w:sdt>
          <w:r>
            <w:rPr>
              <w:rFonts w:ascii="Times New Roman" w:eastAsia="Times New Roman" w:hAnsi="Times New Roman" w:cs="Times New Roman"/>
              <w:color w:val="000000"/>
            </w:rPr>
            <w:t>Excessive sampling can lead to redundant data – multiple samples that give</w:t>
          </w:r>
          <w:sdt>
            <w:sdtPr>
              <w:tag w:val="goog_rdk_58"/>
              <w:id w:val="346381037"/>
            </w:sdtPr>
            <w:sdtContent>
              <w:del w:id="64" w:author="Krista Nichols - NOAA Federal" w:date="2026-03-20T18:56:00Z">
                <w:r>
                  <w:rPr>
                    <w:rFonts w:ascii="Times New Roman" w:eastAsia="Times New Roman" w:hAnsi="Times New Roman" w:cs="Times New Roman"/>
                    <w:color w:val="000000"/>
                  </w:rPr>
                  <w:delText>s</w:delText>
                </w:r>
              </w:del>
            </w:sdtContent>
          </w:sdt>
          <w:r>
            <w:rPr>
              <w:rFonts w:ascii="Times New Roman" w:eastAsia="Times New Roman" w:hAnsi="Times New Roman" w:cs="Times New Roman"/>
              <w:color w:val="000000"/>
            </w:rPr>
            <w:t xml:space="preserve"> the exact same information, thus wasting time and money - whereas insufficient sampling risks overlooking critical patterns and producing unreliable estimates. Identifying optimal sampling efficiency – marginal uncertainty decreases over sampling effort – is therefore crucial for inferring the spatial variability and ecological traits of marine communities at reasonable cost. Under this definition, sampling becomes inefficient when extra samples contribute little new information and uncertainty declines only slowly due to redundancy (e.g., strong spatial autocorrelation).</w:t>
          </w:r>
          <w:commentRangeEnd w:id="62"/>
          <w:r w:rsidR="00113F87">
            <w:rPr>
              <w:rStyle w:val="CommentReference"/>
              <w:sz w:val="24"/>
              <w:szCs w:val="24"/>
            </w:rPr>
            <w:commentReference w:id="62"/>
          </w:r>
          <w:commentRangeEnd w:id="63"/>
          <w:r w:rsidR="00113F87">
            <w:rPr>
              <w:rStyle w:val="CommentReference"/>
              <w:sz w:val="24"/>
              <w:szCs w:val="24"/>
            </w:rPr>
            <w:commentReference w:id="63"/>
          </w:r>
        </w:p>
      </w:sdtContent>
    </w:sdt>
    <w:sdt>
      <w:sdtPr>
        <w:tag w:val="goog_rdk_60"/>
        <w:id w:val="-934207688"/>
      </w:sdtPr>
      <w:sdtContent>
        <w:p w14:paraId="28BF1B84"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65" w:author="Ole Shelton" w:date="2026-03-17T10:21:00Z">
              <w:pPr>
                <w:pBdr>
                  <w:top w:val="nil"/>
                  <w:left w:val="nil"/>
                  <w:bottom w:val="nil"/>
                  <w:right w:val="nil"/>
                  <w:between w:val="nil"/>
                </w:pBdr>
                <w:spacing w:after="0"/>
                <w:jc w:val="both"/>
              </w:pPr>
            </w:pPrChange>
          </w:pPr>
        </w:p>
      </w:sdtContent>
    </w:sdt>
    <w:sdt>
      <w:sdtPr>
        <w:tag w:val="goog_rdk_70"/>
        <w:id w:val="1874985232"/>
      </w:sdtPr>
      <w:sdtContent>
        <w:p w14:paraId="28BF1B85" w14:textId="77777777" w:rsidR="001D27E1" w:rsidRDefault="00000000">
          <w:pPr>
            <w:pBdr>
              <w:top w:val="nil"/>
              <w:left w:val="nil"/>
              <w:bottom w:val="nil"/>
              <w:right w:val="nil"/>
              <w:between w:val="nil"/>
            </w:pBdr>
            <w:spacing w:after="0" w:line="360" w:lineRule="auto"/>
            <w:jc w:val="both"/>
            <w:rPr>
              <w:ins w:id="66" w:author="Ole Shelton" w:date="2026-03-17T10:50:00Z"/>
              <w:rFonts w:ascii="Times New Roman" w:eastAsia="Times New Roman" w:hAnsi="Times New Roman" w:cs="Times New Roman"/>
              <w:color w:val="000000"/>
            </w:rPr>
          </w:pPr>
          <w:r>
            <w:rPr>
              <w:rFonts w:ascii="Times New Roman" w:eastAsia="Times New Roman" w:hAnsi="Times New Roman" w:cs="Times New Roman"/>
              <w:color w:val="000000"/>
            </w:rPr>
            <w:t xml:space="preserve">The emergence of environmental DNA (eDNA) sampling has </w:t>
          </w:r>
          <w:sdt>
            <w:sdtPr>
              <w:tag w:val="goog_rdk_61"/>
              <w:id w:val="912668705"/>
            </w:sdtPr>
            <w:sdtContent>
              <w:commentRangeStart w:id="67"/>
            </w:sdtContent>
          </w:sdt>
          <w:r>
            <w:rPr>
              <w:rFonts w:ascii="Times New Roman" w:eastAsia="Times New Roman" w:hAnsi="Times New Roman" w:cs="Times New Roman"/>
              <w:color w:val="000000"/>
            </w:rPr>
            <w:t>revolutionized</w:t>
          </w:r>
          <w:commentRangeEnd w:id="67"/>
          <w:r>
            <w:rPr>
              <w:rStyle w:val="CommentReference"/>
              <w:rFonts w:ascii="Times New Roman" w:eastAsia="Times New Roman" w:hAnsi="Times New Roman" w:cs="Times New Roman"/>
              <w:color w:val="000000"/>
              <w:sz w:val="24"/>
              <w:szCs w:val="24"/>
            </w:rPr>
            <w:commentReference w:id="67"/>
          </w:r>
          <w:r>
            <w:rPr>
              <w:rFonts w:ascii="Times New Roman" w:eastAsia="Times New Roman" w:hAnsi="Times New Roman" w:cs="Times New Roman"/>
              <w:color w:val="000000"/>
            </w:rPr>
            <w:t xml:space="preserve"> </w:t>
          </w:r>
          <w:sdt>
            <w:sdtPr>
              <w:tag w:val="goog_rdk_62"/>
              <w:id w:val="2138148639"/>
            </w:sdtPr>
            <w:sdtContent>
              <w:del w:id="68" w:author="Ryan Kelly" w:date="2026-03-16T16:22:00Z">
                <w:r>
                  <w:rPr>
                    <w:rFonts w:ascii="Times New Roman" w:eastAsia="Times New Roman" w:hAnsi="Times New Roman" w:cs="Times New Roman"/>
                    <w:color w:val="000000"/>
                  </w:rPr>
                  <w:delText xml:space="preserve">marine </w:delText>
                </w:r>
              </w:del>
            </w:sdtContent>
          </w:sdt>
          <w:r>
            <w:rPr>
              <w:rFonts w:ascii="Times New Roman" w:eastAsia="Times New Roman" w:hAnsi="Times New Roman" w:cs="Times New Roman"/>
              <w:color w:val="000000"/>
            </w:rPr>
            <w:t xml:space="preserve">monitoring capabilities, offering a non-invasive method to detect species presence and estimate relative </w:t>
          </w:r>
          <w:r>
            <w:rPr>
              <w:rFonts w:ascii="Times New Roman" w:eastAsia="Times New Roman" w:hAnsi="Times New Roman" w:cs="Times New Roman"/>
              <w:color w:val="000000"/>
            </w:rPr>
            <w:lastRenderedPageBreak/>
            <w:t xml:space="preserve">abundance. In contrast to traditional survey techniques that are typically species-specific or require separate sampling efforts for different taxa, eDNA enables simultaneous, multi-species detection from a single </w:t>
          </w:r>
          <w:sdt>
            <w:sdtPr>
              <w:tag w:val="goog_rdk_63"/>
              <w:id w:val="-1290744862"/>
            </w:sdtPr>
            <w:sdtContent>
              <w:r>
                <w:rPr>
                  <w:rFonts w:ascii="Times New Roman" w:eastAsia="Times New Roman" w:hAnsi="Times New Roman" w:cs="Times New Roman"/>
                  <w:color w:val="000000"/>
                  <w:highlight w:val="yellow"/>
                  <w:rPrChange w:id="69" w:author="Ole Shelton" w:date="2026-03-17T10:37:00Z">
                    <w:rPr>
                      <w:rFonts w:ascii="Times New Roman" w:eastAsia="Times New Roman" w:hAnsi="Times New Roman" w:cs="Times New Roman"/>
                      <w:color w:val="000000"/>
                    </w:rPr>
                  </w:rPrChange>
                </w:rPr>
                <w:t>water</w:t>
              </w:r>
            </w:sdtContent>
          </w:sdt>
          <w:r>
            <w:rPr>
              <w:rFonts w:ascii="Times New Roman" w:eastAsia="Times New Roman" w:hAnsi="Times New Roman" w:cs="Times New Roman"/>
              <w:color w:val="000000"/>
            </w:rPr>
            <w:t xml:space="preserve"> sample. </w:t>
          </w:r>
          <w:sdt>
            <w:sdtPr>
              <w:tag w:val="goog_rdk_64"/>
              <w:id w:val="227562082"/>
            </w:sdtPr>
            <w:sdtContent>
              <w:commentRangeStart w:id="70"/>
            </w:sdtContent>
          </w:sdt>
          <w:r>
            <w:rPr>
              <w:rFonts w:ascii="Times New Roman" w:eastAsia="Times New Roman" w:hAnsi="Times New Roman" w:cs="Times New Roman"/>
              <w:color w:val="000000"/>
            </w:rPr>
            <w:t xml:space="preserve">This holistic approach allows for a more </w:t>
          </w:r>
          <w:commentRangeEnd w:id="70"/>
          <w:r>
            <w:rPr>
              <w:rStyle w:val="CommentReference"/>
              <w:rFonts w:ascii="Times New Roman" w:eastAsia="Times New Roman" w:hAnsi="Times New Roman" w:cs="Times New Roman"/>
              <w:color w:val="000000"/>
              <w:sz w:val="24"/>
              <w:szCs w:val="24"/>
            </w:rPr>
            <w:commentReference w:id="70"/>
          </w:r>
          <w:r>
            <w:rPr>
              <w:rFonts w:ascii="Times New Roman" w:eastAsia="Times New Roman" w:hAnsi="Times New Roman" w:cs="Times New Roman"/>
              <w:color w:val="000000"/>
            </w:rPr>
            <w:t xml:space="preserve">comprehensive assessment of community composition while substantially reducing field effort and </w:t>
          </w:r>
          <w:sdt>
            <w:sdtPr>
              <w:tag w:val="goog_rdk_65"/>
              <w:id w:val="-1887596088"/>
            </w:sdtPr>
            <w:sdtContent>
              <w:commentRangeStart w:id="71"/>
            </w:sdtContent>
          </w:sdt>
          <w:r>
            <w:rPr>
              <w:rFonts w:ascii="Times New Roman" w:eastAsia="Times New Roman" w:hAnsi="Times New Roman" w:cs="Times New Roman"/>
              <w:color w:val="000000"/>
            </w:rPr>
            <w:t>disturbance</w:t>
          </w:r>
          <w:commentRangeEnd w:id="71"/>
          <w:r>
            <w:rPr>
              <w:rStyle w:val="CommentReference"/>
              <w:rFonts w:ascii="Times New Roman" w:eastAsia="Times New Roman" w:hAnsi="Times New Roman" w:cs="Times New Roman"/>
              <w:color w:val="000000"/>
              <w:sz w:val="24"/>
              <w:szCs w:val="24"/>
            </w:rPr>
            <w:commentReference w:id="71"/>
          </w:r>
          <w:r>
            <w:rPr>
              <w:rFonts w:ascii="Times New Roman" w:eastAsia="Times New Roman" w:hAnsi="Times New Roman" w:cs="Times New Roman"/>
              <w:color w:val="000000"/>
            </w:rPr>
            <w:t>. Recent synthesis work shows that eDNA methods have matured sufficiently for key uncertainties to be quantified and incorporated into existing fisheries stock-assessment frameworks, enabling the development of cost-effective abundance indices that complement conventional surveys \cite{baetscher2025}. Additionally, while conventional methods detect organisms directly at the point of capture or observation, eDNA signals integrate information from surrounding areas through processes of DNA transport and decay (\cite{dias2025} \cite{li2026}). This spatial integration effect means that adjacent eDNA samples may contain overlapping information</w:t>
          </w:r>
          <w:sdt>
            <w:sdtPr>
              <w:tag w:val="goog_rdk_66"/>
              <w:id w:val="1715116231"/>
            </w:sdtPr>
            <w:sdtContent>
              <w:ins w:id="72" w:author="Ole Shelton" w:date="2026-03-17T10:48:00Z">
                <w:r>
                  <w:rPr>
                    <w:rFonts w:ascii="Times New Roman" w:eastAsia="Times New Roman" w:hAnsi="Times New Roman" w:cs="Times New Roman"/>
                    <w:color w:val="000000"/>
                  </w:rPr>
                  <w:t xml:space="preserve"> beyond what would be expected from </w:t>
                </w:r>
              </w:ins>
              <w:sdt>
                <w:sdtPr>
                  <w:tag w:val="goog_rdk_67"/>
                  <w:id w:val="-292396076"/>
                </w:sdtPr>
                <w:sdtContent/>
              </w:sdt>
              <w:ins w:id="73" w:author="Ole Shelton" w:date="2026-03-17T10:48:00Z">
                <w:r>
                  <w:rPr>
                    <w:rFonts w:ascii="Times New Roman" w:eastAsia="Times New Roman" w:hAnsi="Times New Roman" w:cs="Times New Roman"/>
                    <w:color w:val="000000"/>
                  </w:rPr>
                  <w:t>species distribution patterns alone.</w:t>
                </w:r>
              </w:ins>
            </w:sdtContent>
          </w:sdt>
          <w:sdt>
            <w:sdtPr>
              <w:tag w:val="goog_rdk_68"/>
              <w:id w:val="-1882478788"/>
            </w:sdtPr>
            <w:sdtContent>
              <w:del w:id="74" w:author="Ole Shelton" w:date="2026-03-17T10:48:00Z">
                <w:r>
                  <w:rPr>
                    <w:rFonts w:ascii="Times New Roman" w:eastAsia="Times New Roman" w:hAnsi="Times New Roman" w:cs="Times New Roman"/>
                    <w:color w:val="000000"/>
                  </w:rPr>
                  <w:delText>,</w:delText>
                </w:r>
              </w:del>
            </w:sdtContent>
          </w:sdt>
          <w:r>
            <w:rPr>
              <w:rFonts w:ascii="Times New Roman" w:eastAsia="Times New Roman" w:hAnsi="Times New Roman" w:cs="Times New Roman"/>
              <w:color w:val="000000"/>
            </w:rPr>
            <w:t xml:space="preserve"> </w:t>
          </w:r>
          <w:sdt>
            <w:sdtPr>
              <w:tag w:val="goog_rdk_69"/>
              <w:id w:val="-2058646413"/>
            </w:sdtPr>
            <w:sdtContent>
              <w:ins w:id="75" w:author="Ole Shelton" w:date="2026-03-17T10:50:00Z">
                <w:r>
                  <w:rPr>
                    <w:rFonts w:ascii="Times New Roman" w:eastAsia="Times New Roman" w:hAnsi="Times New Roman" w:cs="Times New Roman"/>
                    <w:color w:val="000000"/>
                  </w:rPr>
                  <w:t>This fact motivates increased consideration of how to design and interpret surveys that collect eDNA.</w:t>
                </w:r>
              </w:ins>
            </w:sdtContent>
          </w:sdt>
        </w:p>
      </w:sdtContent>
    </w:sdt>
    <w:sdt>
      <w:sdtPr>
        <w:tag w:val="goog_rdk_73"/>
        <w:id w:val="-918675014"/>
      </w:sdtPr>
      <w:sdtContent>
        <w:p w14:paraId="28BF1B86" w14:textId="77777777" w:rsidR="001D27E1" w:rsidRDefault="00000000">
          <w:pPr>
            <w:pBdr>
              <w:top w:val="nil"/>
              <w:left w:val="nil"/>
              <w:bottom w:val="nil"/>
              <w:right w:val="nil"/>
              <w:between w:val="nil"/>
            </w:pBdr>
            <w:spacing w:after="0" w:line="360" w:lineRule="auto"/>
            <w:jc w:val="both"/>
            <w:rPr>
              <w:ins w:id="76" w:author="Ole Shelton" w:date="2026-03-17T10:50:00Z"/>
              <w:rFonts w:ascii="Times New Roman" w:eastAsia="Times New Roman" w:hAnsi="Times New Roman" w:cs="Times New Roman"/>
              <w:color w:val="000000"/>
            </w:rPr>
          </w:pPr>
          <w:sdt>
            <w:sdtPr>
              <w:tag w:val="goog_rdk_71"/>
              <w:id w:val="95587525"/>
            </w:sdtPr>
            <w:sdtContent>
              <w:ins w:id="77" w:author="Ole Shelton" w:date="2026-03-17T10:50:00Z">
                <w:r>
                  <w:rPr>
                    <w:rFonts w:ascii="Times New Roman" w:eastAsia="Times New Roman" w:hAnsi="Times New Roman" w:cs="Times New Roman"/>
                    <w:color w:val="000000"/>
                  </w:rPr>
                  <w:tab/>
                  <w:t>Paragraph on design consideration in the ecological literature.  Perhaps include / modify the end of the following section (</w:t>
                </w:r>
              </w:ins>
              <w:sdt>
                <w:sdtPr>
                  <w:tag w:val="goog_rdk_72"/>
                  <w:id w:val="1322907256"/>
                </w:sdtPr>
                <w:sdtContent>
                  <w:commentRangeStart w:id="78"/>
                </w:sdtContent>
              </w:sdt>
              <w:ins w:id="79" w:author="Ole Shelton" w:date="2026-03-17T10:50:00Z">
                <w:r>
                  <w:rPr>
                    <w:rFonts w:ascii="Times New Roman" w:eastAsia="Times New Roman" w:hAnsi="Times New Roman" w:cs="Times New Roman"/>
                    <w:color w:val="000000"/>
                  </w:rPr>
                  <w:t>this</w:t>
                </w:r>
                <w:commentRangeEnd w:id="78"/>
                <w:r>
                  <w:rPr>
                    <w:rStyle w:val="CommentReference"/>
                    <w:rFonts w:ascii="Times New Roman" w:eastAsia="Times New Roman" w:hAnsi="Times New Roman" w:cs="Times New Roman"/>
                    <w:color w:val="000000"/>
                    <w:sz w:val="24"/>
                    <w:szCs w:val="24"/>
                  </w:rPr>
                  <w:commentReference w:id="78"/>
                </w:r>
                <w:r>
                  <w:rPr>
                    <w:rFonts w:ascii="Times New Roman" w:eastAsia="Times New Roman" w:hAnsi="Times New Roman" w:cs="Times New Roman"/>
                    <w:color w:val="000000"/>
                  </w:rPr>
                  <w:t>)</w:t>
                </w:r>
              </w:ins>
            </w:sdtContent>
          </w:sdt>
        </w:p>
      </w:sdtContent>
    </w:sdt>
    <w:sdt>
      <w:sdtPr>
        <w:tag w:val="goog_rdk_75"/>
        <w:id w:val="1976254567"/>
      </w:sdtPr>
      <w:sdtContent>
        <w:p w14:paraId="28BF1B87" w14:textId="6406B479" w:rsidR="001D27E1" w:rsidRDefault="00000000">
          <w:pPr>
            <w:pBdr>
              <w:top w:val="nil"/>
              <w:left w:val="nil"/>
              <w:bottom w:val="nil"/>
              <w:right w:val="nil"/>
              <w:between w:val="nil"/>
            </w:pBdr>
            <w:spacing w:after="0" w:line="360" w:lineRule="auto"/>
            <w:jc w:val="both"/>
            <w:rPr>
              <w:ins w:id="80" w:author="Ole Shelton" w:date="2026-03-17T10:50:00Z"/>
              <w:rFonts w:ascii="Times New Roman" w:eastAsia="Times New Roman" w:hAnsi="Times New Roman" w:cs="Times New Roman"/>
              <w:color w:val="000000"/>
            </w:rPr>
          </w:pPr>
          <w:sdt>
            <w:sdtPr>
              <w:tag w:val="goog_rdk_74"/>
              <w:id w:val="470585360"/>
              <w:showingPlcHdr/>
            </w:sdtPr>
            <w:sdtContent>
              <w:r w:rsidR="00113F87">
                <w:t xml:space="preserve">     </w:t>
              </w:r>
            </w:sdtContent>
          </w:sdt>
        </w:p>
      </w:sdtContent>
    </w:sdt>
    <w:sdt>
      <w:sdtPr>
        <w:tag w:val="goog_rdk_77"/>
        <w:id w:val="-569647419"/>
      </w:sdtPr>
      <w:sdtContent>
        <w:p w14:paraId="28BF1B88" w14:textId="39E7624D" w:rsidR="001D27E1" w:rsidRDefault="00000000">
          <w:pPr>
            <w:pBdr>
              <w:top w:val="nil"/>
              <w:left w:val="nil"/>
              <w:bottom w:val="nil"/>
              <w:right w:val="nil"/>
              <w:between w:val="nil"/>
            </w:pBdr>
            <w:spacing w:after="0" w:line="360" w:lineRule="auto"/>
            <w:jc w:val="both"/>
            <w:rPr>
              <w:ins w:id="81" w:author="Ole Shelton" w:date="2026-03-17T10:50:00Z"/>
              <w:rFonts w:ascii="Times New Roman" w:eastAsia="Times New Roman" w:hAnsi="Times New Roman" w:cs="Times New Roman"/>
              <w:color w:val="000000"/>
            </w:rPr>
          </w:pPr>
          <w:sdt>
            <w:sdtPr>
              <w:tag w:val="goog_rdk_76"/>
              <w:id w:val="-127626091"/>
              <w:showingPlcHdr/>
            </w:sdtPr>
            <w:sdtContent>
              <w:r w:rsidR="00113F87">
                <w:t xml:space="preserve">     </w:t>
              </w:r>
            </w:sdtContent>
          </w:sdt>
        </w:p>
      </w:sdtContent>
    </w:sdt>
    <w:sdt>
      <w:sdtPr>
        <w:tag w:val="goog_rdk_92"/>
        <w:id w:val="503428487"/>
      </w:sdtPr>
      <w:sdtContent>
        <w:p w14:paraId="28BF1B89" w14:textId="1D2FDD1C"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82" w:author="Ole Shelton" w:date="2026-03-17T10:21:00Z">
              <w:pPr>
                <w:pBdr>
                  <w:top w:val="nil"/>
                  <w:left w:val="nil"/>
                  <w:bottom w:val="nil"/>
                  <w:right w:val="nil"/>
                  <w:between w:val="nil"/>
                </w:pBdr>
                <w:spacing w:after="0"/>
                <w:jc w:val="both"/>
              </w:pPr>
            </w:pPrChange>
          </w:pPr>
          <w:sdt>
            <w:sdtPr>
              <w:tag w:val="goog_rdk_78"/>
              <w:id w:val="666102299"/>
              <w:showingPlcHdr/>
            </w:sdtPr>
            <w:sdtContent>
              <w:r w:rsidR="00DC3C45">
                <w:t xml:space="preserve">     </w:t>
              </w:r>
            </w:sdtContent>
          </w:sdt>
          <w:sdt>
            <w:sdtPr>
              <w:tag w:val="goog_rdk_79"/>
              <w:id w:val="280191665"/>
            </w:sdtPr>
            <w:sdtContent>
              <w:r>
                <w:rPr>
                  <w:rFonts w:ascii="Times New Roman" w:eastAsia="Times New Roman" w:hAnsi="Times New Roman" w:cs="Times New Roman"/>
                  <w:strike/>
                  <w:color w:val="000000"/>
                  <w:rPrChange w:id="83" w:author="Ole Shelton" w:date="2026-03-17T10:48:00Z">
                    <w:rPr>
                      <w:rFonts w:ascii="Times New Roman" w:eastAsia="Times New Roman" w:hAnsi="Times New Roman" w:cs="Times New Roman"/>
                      <w:color w:val="000000"/>
                    </w:rPr>
                  </w:rPrChange>
                </w:rPr>
                <w:t xml:space="preserve">making the question of </w:t>
              </w:r>
            </w:sdtContent>
          </w:sdt>
          <w:sdt>
            <w:sdtPr>
              <w:tag w:val="goog_rdk_80"/>
              <w:id w:val="1724769593"/>
            </w:sdtPr>
            <w:sdtContent>
              <w:commentRangeStart w:id="84"/>
            </w:sdtContent>
          </w:sdt>
          <w:sdt>
            <w:sdtPr>
              <w:tag w:val="goog_rdk_81"/>
              <w:id w:val="-1755884821"/>
            </w:sdtPr>
            <w:sdtContent>
              <w:r>
                <w:rPr>
                  <w:rFonts w:ascii="Times New Roman" w:eastAsia="Times New Roman" w:hAnsi="Times New Roman" w:cs="Times New Roman"/>
                  <w:strike/>
                  <w:color w:val="000000"/>
                  <w:rPrChange w:id="85" w:author="Ole Shelton" w:date="2026-03-17T10:48:00Z">
                    <w:rPr>
                      <w:rFonts w:ascii="Times New Roman" w:eastAsia="Times New Roman" w:hAnsi="Times New Roman" w:cs="Times New Roman"/>
                      <w:color w:val="000000"/>
                    </w:rPr>
                  </w:rPrChange>
                </w:rPr>
                <w:t xml:space="preserve">optimal spatial sampling resolution </w:t>
              </w:r>
            </w:sdtContent>
          </w:sdt>
          <w:commentRangeEnd w:id="84"/>
          <w:r>
            <w:rPr>
              <w:rStyle w:val="CommentReference"/>
              <w:sz w:val="24"/>
              <w:szCs w:val="24"/>
            </w:rPr>
            <w:commentReference w:id="84"/>
          </w:r>
          <w:sdt>
            <w:sdtPr>
              <w:tag w:val="goog_rdk_82"/>
              <w:id w:val="1146284123"/>
            </w:sdtPr>
            <w:sdtContent>
              <w:r>
                <w:rPr>
                  <w:rFonts w:ascii="Times New Roman" w:eastAsia="Times New Roman" w:hAnsi="Times New Roman" w:cs="Times New Roman"/>
                  <w:strike/>
                  <w:color w:val="000000"/>
                  <w:rPrChange w:id="86" w:author="Ole Shelton" w:date="2026-03-17T10:48:00Z">
                    <w:rPr>
                      <w:rFonts w:ascii="Times New Roman" w:eastAsia="Times New Roman" w:hAnsi="Times New Roman" w:cs="Times New Roman"/>
                      <w:color w:val="000000"/>
                    </w:rPr>
                  </w:rPrChange>
                </w:rPr>
                <w:t>even more critical.</w:t>
              </w:r>
            </w:sdtContent>
          </w:sdt>
          <w:sdt>
            <w:sdtPr>
              <w:tag w:val="goog_rdk_83"/>
              <w:id w:val="1391460799"/>
            </w:sdtPr>
            <w:sdtContent>
              <w:sdt>
                <w:sdtPr>
                  <w:tag w:val="goog_rdk_84"/>
                  <w:id w:val="-49315275"/>
                </w:sdtPr>
                <w:sdtContent>
                  <w:ins w:id="87" w:author="Ole Shelton" w:date="2026-03-17T10:46:00Z">
                    <w:r>
                      <w:rPr>
                        <w:rFonts w:ascii="Times New Roman" w:eastAsia="Times New Roman" w:hAnsi="Times New Roman" w:cs="Times New Roman"/>
                        <w:strike/>
                        <w:color w:val="000000"/>
                        <w:rPrChange w:id="88" w:author="Ole Shelton" w:date="2026-03-17T10:48:00Z">
                          <w:rPr>
                            <w:rFonts w:ascii="Times New Roman" w:eastAsia="Times New Roman" w:hAnsi="Times New Roman" w:cs="Times New Roman"/>
                            <w:color w:val="000000"/>
                          </w:rPr>
                        </w:rPrChange>
                      </w:rPr>
                      <w:t xml:space="preserve"> </w:t>
                    </w:r>
                  </w:ins>
                </w:sdtContent>
              </w:sdt>
            </w:sdtContent>
          </w:sdt>
          <w:sdt>
            <w:sdtPr>
              <w:tag w:val="goog_rdk_85"/>
              <w:id w:val="1971326552"/>
            </w:sdtPr>
            <w:sdtContent>
              <w:r>
                <w:rPr>
                  <w:rFonts w:ascii="Times New Roman" w:eastAsia="Times New Roman" w:hAnsi="Times New Roman" w:cs="Times New Roman"/>
                  <w:strike/>
                  <w:color w:val="000000"/>
                  <w:rPrChange w:id="89" w:author="Ole Shelton" w:date="2026-03-17T10:48:00Z">
                    <w:rPr>
                      <w:rFonts w:ascii="Times New Roman" w:eastAsia="Times New Roman" w:hAnsi="Times New Roman" w:cs="Times New Roman"/>
                      <w:color w:val="000000"/>
                    </w:rPr>
                  </w:rPrChange>
                </w:rPr>
                <w:t xml:space="preserve"> Due to the spatiotemporal integration in eDNA signals – DNA signal from organisms located at varying distances from the sampling site and at different time points prior to collection - an additional layer of spatial autocorrelation is introduced beyond what would be expected from species distribution patterns alone.</w:t>
              </w:r>
            </w:sdtContent>
          </w:sdt>
          <w:r>
            <w:rPr>
              <w:rFonts w:ascii="Times New Roman" w:eastAsia="Times New Roman" w:hAnsi="Times New Roman" w:cs="Times New Roman"/>
              <w:color w:val="000000"/>
            </w:rPr>
            <w:t xml:space="preserve"> </w:t>
          </w:r>
          <w:sdt>
            <w:sdtPr>
              <w:tag w:val="goog_rdk_86"/>
              <w:id w:val="-1098802073"/>
            </w:sdtPr>
            <w:sdtContent>
              <w:commentRangeStart w:id="90"/>
            </w:sdtContent>
          </w:sdt>
          <w:sdt>
            <w:sdtPr>
              <w:tag w:val="goog_rdk_87"/>
              <w:id w:val="-460398894"/>
            </w:sdtPr>
            <w:sdtContent>
              <w:commentRangeStart w:id="91"/>
            </w:sdtContent>
          </w:sdt>
          <w:sdt>
            <w:sdtPr>
              <w:tag w:val="goog_rdk_88"/>
              <w:id w:val="593909910"/>
            </w:sdtPr>
            <w:sdtContent/>
          </w:sdt>
          <w:r>
            <w:rPr>
              <w:rFonts w:ascii="Times New Roman" w:eastAsia="Times New Roman" w:hAnsi="Times New Roman" w:cs="Times New Roman"/>
              <w:color w:val="000000"/>
            </w:rPr>
            <w:t>Consequently, when applying Gaussian Process models to eDNA data</w:t>
          </w:r>
          <w:commentRangeEnd w:id="90"/>
          <w:r>
            <w:rPr>
              <w:rStyle w:val="CommentReference"/>
              <w:rFonts w:ascii="Times New Roman" w:eastAsia="Times New Roman" w:hAnsi="Times New Roman" w:cs="Times New Roman"/>
              <w:color w:val="000000"/>
              <w:sz w:val="24"/>
              <w:szCs w:val="24"/>
            </w:rPr>
            <w:commentReference w:id="90"/>
          </w:r>
          <w:commentRangeEnd w:id="91"/>
          <w:r>
            <w:rPr>
              <w:rStyle w:val="CommentReference"/>
              <w:rFonts w:ascii="Times New Roman" w:eastAsia="Times New Roman" w:hAnsi="Times New Roman" w:cs="Times New Roman"/>
              <w:color w:val="000000"/>
              <w:sz w:val="24"/>
              <w:szCs w:val="24"/>
            </w:rPr>
            <w:commentReference w:id="91"/>
          </w:r>
          <w:r>
            <w:rPr>
              <w:rFonts w:ascii="Times New Roman" w:eastAsia="Times New Roman" w:hAnsi="Times New Roman" w:cs="Times New Roman"/>
              <w:color w:val="000000"/>
            </w:rPr>
            <w:t xml:space="preserve">, the </w:t>
          </w:r>
          <w:sdt>
            <w:sdtPr>
              <w:tag w:val="goog_rdk_89"/>
              <w:id w:val="1971257206"/>
            </w:sdtPr>
            <w:sdtContent>
              <w:commentRangeStart w:id="92"/>
            </w:sdtContent>
          </w:sdt>
          <w:r>
            <w:rPr>
              <w:rFonts w:ascii="Times New Roman" w:eastAsia="Times New Roman" w:hAnsi="Times New Roman" w:cs="Times New Roman"/>
              <w:color w:val="000000"/>
            </w:rPr>
            <w:t xml:space="preserve">spatial autocorrelation parameter </w:t>
          </w:r>
          <w:commentRangeEnd w:id="92"/>
          <w:r>
            <w:rPr>
              <w:rStyle w:val="CommentReference"/>
              <w:rFonts w:ascii="Times New Roman" w:eastAsia="Times New Roman" w:hAnsi="Times New Roman" w:cs="Times New Roman"/>
              <w:color w:val="000000"/>
              <w:sz w:val="24"/>
              <w:szCs w:val="24"/>
            </w:rPr>
            <w:commentReference w:id="92"/>
          </w:r>
          <w:r>
            <w:rPr>
              <w:rFonts w:ascii="Times New Roman" w:eastAsia="Times New Roman" w:hAnsi="Times New Roman" w:cs="Times New Roman"/>
              <w:color w:val="000000"/>
            </w:rPr>
            <w:t xml:space="preserve">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biological smoothness and spatiotemporal eDNA integration - cannot be empirically separated and are therefore represented as a single integrated parameter within the modeling framework. While increased sampling intensity generally reduces variance in population estimates and improves the precision of spatial pattern detection, this relationship exhibits diminishing returns where beyond </w:t>
          </w:r>
          <w:sdt>
            <w:sdtPr>
              <w:tag w:val="goog_rdk_90"/>
              <w:id w:val="440652305"/>
            </w:sdtPr>
            <w:sdtContent>
              <w:commentRangeStart w:id="93"/>
            </w:sdtContent>
          </w:sdt>
          <w:sdt>
            <w:sdtPr>
              <w:tag w:val="goog_rdk_91"/>
              <w:id w:val="-1324011131"/>
            </w:sdtPr>
            <w:sdtContent/>
          </w:sdt>
          <w:r>
            <w:rPr>
              <w:rFonts w:ascii="Times New Roman" w:eastAsia="Times New Roman" w:hAnsi="Times New Roman" w:cs="Times New Roman"/>
              <w:color w:val="000000"/>
            </w:rPr>
            <w:t xml:space="preserve">a certain threshold, additional sampling effort produces marginal gains in statistical precision that </w:t>
          </w:r>
          <w:r>
            <w:rPr>
              <w:rFonts w:ascii="Times New Roman" w:eastAsia="Times New Roman" w:hAnsi="Times New Roman" w:cs="Times New Roman"/>
              <w:color w:val="000000"/>
            </w:rPr>
            <w:lastRenderedPageBreak/>
            <w:t>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commentRangeEnd w:id="93"/>
          <w:r>
            <w:rPr>
              <w:rStyle w:val="CommentReference"/>
              <w:sz w:val="24"/>
              <w:szCs w:val="24"/>
            </w:rPr>
            <w:commentReference w:id="93"/>
          </w:r>
        </w:p>
      </w:sdtContent>
    </w:sdt>
    <w:sdt>
      <w:sdtPr>
        <w:tag w:val="goog_rdk_93"/>
        <w:id w:val="-1954658022"/>
      </w:sdtPr>
      <w:sdtContent>
        <w:p w14:paraId="28BF1B8A"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94" w:author="Ole Shelton" w:date="2026-03-17T10:21:00Z">
              <w:pPr>
                <w:pBdr>
                  <w:top w:val="nil"/>
                  <w:left w:val="nil"/>
                  <w:bottom w:val="nil"/>
                  <w:right w:val="nil"/>
                  <w:between w:val="nil"/>
                </w:pBdr>
                <w:spacing w:after="0"/>
                <w:jc w:val="both"/>
              </w:pPr>
            </w:pPrChange>
          </w:pPr>
        </w:p>
      </w:sdtContent>
    </w:sdt>
    <w:sdt>
      <w:sdtPr>
        <w:tag w:val="goog_rdk_126"/>
        <w:id w:val="1291401893"/>
      </w:sdtPr>
      <w:sdtContent>
        <w:p w14:paraId="28BF1B8B"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95" w:author="Ole Shelton" w:date="2026-03-17T10:21:00Z">
              <w:pPr>
                <w:pBdr>
                  <w:top w:val="nil"/>
                  <w:left w:val="nil"/>
                  <w:bottom w:val="nil"/>
                  <w:right w:val="nil"/>
                  <w:between w:val="nil"/>
                </w:pBdr>
                <w:spacing w:after="0"/>
                <w:jc w:val="both"/>
              </w:pPr>
            </w:pPrChange>
          </w:pPr>
          <w:sdt>
            <w:sdtPr>
              <w:tag w:val="goog_rdk_94"/>
              <w:id w:val="576643973"/>
            </w:sdtPr>
            <w:sdtContent>
              <w:commentRangeStart w:id="96"/>
            </w:sdtContent>
          </w:sdt>
          <w:sdt>
            <w:sdtPr>
              <w:tag w:val="goog_rdk_95"/>
              <w:id w:val="-1133566979"/>
            </w:sdtPr>
            <w:sdtContent>
              <w:commentRangeStart w:id="97"/>
            </w:sdtContent>
          </w:sdt>
          <w:r>
            <w:rPr>
              <w:rFonts w:ascii="Times New Roman" w:eastAsia="Times New Roman" w:hAnsi="Times New Roman" w:cs="Times New Roman"/>
              <w:color w:val="000000"/>
            </w:rPr>
            <w:t xml:space="preserve">In ecological and fisheries research, Gaussian Process (GP) models have been widely adopted to capture spatial and environmental variation in species distributions \cite{lewy2009} \cite{nielsen2016}. </w:t>
          </w:r>
          <w:commentRangeEnd w:id="96"/>
          <w:r>
            <w:rPr>
              <w:rStyle w:val="CommentReference"/>
              <w:rFonts w:ascii="Times New Roman" w:eastAsia="Times New Roman" w:hAnsi="Times New Roman" w:cs="Times New Roman"/>
              <w:color w:val="000000"/>
              <w:sz w:val="24"/>
              <w:szCs w:val="24"/>
            </w:rPr>
            <w:commentReference w:id="96"/>
          </w:r>
          <w:commentRangeEnd w:id="97"/>
          <w:r>
            <w:rPr>
              <w:rStyle w:val="CommentReference"/>
              <w:rFonts w:ascii="Times New Roman" w:eastAsia="Times New Roman" w:hAnsi="Times New Roman" w:cs="Times New Roman"/>
              <w:color w:val="000000"/>
              <w:sz w:val="24"/>
              <w:szCs w:val="24"/>
            </w:rPr>
            <w:commentReference w:id="97"/>
          </w:r>
          <w:r>
            <w:rPr>
              <w:rFonts w:ascii="Times New Roman" w:eastAsia="Times New Roman" w:hAnsi="Times New Roman" w:cs="Times New Roman"/>
              <w:color w:val="000000"/>
            </w:rPr>
            <w:t xml:space="preserve">This approach is grounded in the assumption that species distributions and abundances change in a smooth and continuous manner across space (or other covariates), reflecting correlated responses to spatial, environmental, and biological covariates \cite{lewy2009}. At the core, </w:t>
          </w:r>
          <w:sdt>
            <w:sdtPr>
              <w:tag w:val="goog_rdk_96"/>
              <w:id w:val="675386259"/>
            </w:sdtPr>
            <w:sdtContent>
              <w:ins w:id="98" w:author="Ole Shelton" w:date="2026-03-17T11:07:00Z">
                <w:r>
                  <w:rPr>
                    <w:rFonts w:ascii="Times New Roman" w:eastAsia="Times New Roman" w:hAnsi="Times New Roman" w:cs="Times New Roman"/>
                    <w:color w:val="000000"/>
                  </w:rPr>
                  <w:t xml:space="preserve">GPs posit that </w:t>
                </w:r>
              </w:ins>
            </w:sdtContent>
          </w:sdt>
          <w:r>
            <w:rPr>
              <w:rFonts w:ascii="Times New Roman" w:eastAsia="Times New Roman" w:hAnsi="Times New Roman" w:cs="Times New Roman"/>
              <w:color w:val="000000"/>
            </w:rPr>
            <w:t xml:space="preserve">observations made at similar locations or under similar covariates should </w:t>
          </w:r>
          <w:sdt>
            <w:sdtPr>
              <w:tag w:val="goog_rdk_97"/>
              <w:id w:val="819679916"/>
            </w:sdtPr>
            <w:sdtContent>
              <w:del w:id="99" w:author="Ole Shelton" w:date="2026-03-17T10:58:00Z">
                <w:r>
                  <w:rPr>
                    <w:rFonts w:ascii="Times New Roman" w:eastAsia="Times New Roman" w:hAnsi="Times New Roman" w:cs="Times New Roman"/>
                    <w:color w:val="000000"/>
                  </w:rPr>
                  <w:delText xml:space="preserve">yield </w:delText>
                </w:r>
              </w:del>
            </w:sdtContent>
          </w:sdt>
          <w:sdt>
            <w:sdtPr>
              <w:tag w:val="goog_rdk_98"/>
              <w:id w:val="-1413305984"/>
            </w:sdtPr>
            <w:sdtContent>
              <w:ins w:id="100" w:author="Ole Shelton" w:date="2026-03-17T10:58:00Z">
                <w:r>
                  <w:rPr>
                    <w:rFonts w:ascii="Times New Roman" w:eastAsia="Times New Roman" w:hAnsi="Times New Roman" w:cs="Times New Roman"/>
                    <w:color w:val="000000"/>
                  </w:rPr>
                  <w:t xml:space="preserve">be </w:t>
                </w:r>
              </w:ins>
            </w:sdtContent>
          </w:sdt>
          <w:r>
            <w:rPr>
              <w:rFonts w:ascii="Times New Roman" w:eastAsia="Times New Roman" w:hAnsi="Times New Roman" w:cs="Times New Roman"/>
              <w:color w:val="000000"/>
            </w:rPr>
            <w:t>similar</w:t>
          </w:r>
          <w:sdt>
            <w:sdtPr>
              <w:tag w:val="goog_rdk_99"/>
              <w:id w:val="1383352582"/>
            </w:sdtPr>
            <w:sdtContent>
              <w:ins w:id="101" w:author="Ole Shelton" w:date="2026-03-17T10:58:00Z">
                <w:r>
                  <w:rPr>
                    <w:rFonts w:ascii="Times New Roman" w:eastAsia="Times New Roman" w:hAnsi="Times New Roman" w:cs="Times New Roman"/>
                    <w:color w:val="000000"/>
                  </w:rPr>
                  <w:t>(?)</w:t>
                </w:r>
              </w:ins>
            </w:sdtContent>
          </w:sdt>
          <w:r>
            <w:rPr>
              <w:rFonts w:ascii="Times New Roman" w:eastAsia="Times New Roman" w:hAnsi="Times New Roman" w:cs="Times New Roman"/>
              <w:color w:val="000000"/>
            </w:rPr>
            <w:t xml:space="preserve"> </w:t>
          </w:r>
          <w:sdt>
            <w:sdtPr>
              <w:tag w:val="goog_rdk_100"/>
              <w:id w:val="-1901317328"/>
            </w:sdtPr>
            <w:sdtContent>
              <w:commentRangeStart w:id="102"/>
            </w:sdtContent>
          </w:sdt>
          <w:sdt>
            <w:sdtPr>
              <w:tag w:val="goog_rdk_101"/>
              <w:id w:val="-1846795015"/>
            </w:sdtPr>
            <w:sdtContent>
              <w:r>
                <w:rPr>
                  <w:rFonts w:ascii="Times New Roman" w:eastAsia="Times New Roman" w:hAnsi="Times New Roman" w:cs="Times New Roman"/>
                  <w:strike/>
                  <w:color w:val="000000"/>
                  <w:rPrChange w:id="103" w:author="Ole Shelton" w:date="2026-03-17T10:59:00Z">
                    <w:rPr>
                      <w:rFonts w:ascii="Times New Roman" w:eastAsia="Times New Roman" w:hAnsi="Times New Roman" w:cs="Times New Roman"/>
                      <w:color w:val="000000"/>
                    </w:rPr>
                  </w:rPrChange>
                </w:rPr>
                <w:t>outcomes</w:t>
              </w:r>
            </w:sdtContent>
          </w:sdt>
          <w:commentRangeEnd w:id="102"/>
          <w:r>
            <w:rPr>
              <w:rStyle w:val="CommentReference"/>
              <w:rFonts w:ascii="Times New Roman" w:eastAsia="Times New Roman" w:hAnsi="Times New Roman" w:cs="Times New Roman"/>
              <w:color w:val="000000"/>
              <w:sz w:val="24"/>
              <w:szCs w:val="24"/>
            </w:rPr>
            <w:commentReference w:id="102"/>
          </w:r>
          <w:r>
            <w:rPr>
              <w:rFonts w:ascii="Times New Roman" w:eastAsia="Times New Roman" w:hAnsi="Times New Roman" w:cs="Times New Roman"/>
              <w:color w:val="000000"/>
            </w:rPr>
            <w:t xml:space="preserve">. </w:t>
          </w:r>
          <w:sdt>
            <w:sdtPr>
              <w:tag w:val="goog_rdk_102"/>
              <w:id w:val="-2127675458"/>
            </w:sdtPr>
            <w:sdtContent>
              <w:del w:id="104" w:author="Ole Shelton" w:date="2026-03-17T11:03:00Z">
                <w:r>
                  <w:rPr>
                    <w:rFonts w:ascii="Times New Roman" w:eastAsia="Times New Roman" w:hAnsi="Times New Roman" w:cs="Times New Roman"/>
                    <w:color w:val="000000"/>
                  </w:rPr>
                  <w:delText xml:space="preserve">This </w:delText>
                </w:r>
              </w:del>
            </w:sdtContent>
          </w:sdt>
          <w:sdt>
            <w:sdtPr>
              <w:tag w:val="goog_rdk_103"/>
              <w:id w:val="219440012"/>
            </w:sdtPr>
            <w:sdtContent>
              <w:ins w:id="105" w:author="Ole Shelton" w:date="2026-03-17T11:03:00Z">
                <w:r>
                  <w:rPr>
                    <w:rFonts w:ascii="Times New Roman" w:eastAsia="Times New Roman" w:hAnsi="Times New Roman" w:cs="Times New Roman"/>
                    <w:color w:val="000000"/>
                  </w:rPr>
                  <w:t xml:space="preserve">Generally, the similarity among observations </w:t>
                </w:r>
              </w:ins>
            </w:sdtContent>
          </w:sdt>
          <w:sdt>
            <w:sdtPr>
              <w:tag w:val="goog_rdk_104"/>
              <w:id w:val="1728874297"/>
            </w:sdtPr>
            <w:sdtContent>
              <w:del w:id="106" w:author="Ole Shelton" w:date="2026-03-17T11:04:00Z">
                <w:r>
                  <w:rPr>
                    <w:rFonts w:ascii="Times New Roman" w:eastAsia="Times New Roman" w:hAnsi="Times New Roman" w:cs="Times New Roman"/>
                    <w:color w:val="000000"/>
                  </w:rPr>
                  <w:delText xml:space="preserve">relationship </w:delText>
                </w:r>
              </w:del>
            </w:sdtContent>
          </w:sdt>
          <w:r>
            <w:rPr>
              <w:rFonts w:ascii="Times New Roman" w:eastAsia="Times New Roman" w:hAnsi="Times New Roman" w:cs="Times New Roman"/>
              <w:color w:val="000000"/>
            </w:rPr>
            <w:t xml:space="preserve">is quantified through a covariance function, or kernel, which governs how the </w:t>
          </w:r>
          <w:sdt>
            <w:sdtPr>
              <w:tag w:val="goog_rdk_105"/>
              <w:id w:val="849484125"/>
            </w:sdtPr>
            <w:sdtContent>
              <w:commentRangeStart w:id="107"/>
            </w:sdtContent>
          </w:sdt>
          <w:sdt>
            <w:sdtPr>
              <w:tag w:val="goog_rdk_106"/>
              <w:id w:val="-1262840436"/>
            </w:sdtPr>
            <w:sdtContent>
              <w:r>
                <w:rPr>
                  <w:rFonts w:ascii="Times New Roman" w:eastAsia="Times New Roman" w:hAnsi="Times New Roman" w:cs="Times New Roman"/>
                  <w:strike/>
                  <w:color w:val="000000"/>
                  <w:rPrChange w:id="108" w:author="Ole Shelton" w:date="2026-03-17T11:03:00Z">
                    <w:rPr>
                      <w:rFonts w:ascii="Times New Roman" w:eastAsia="Times New Roman" w:hAnsi="Times New Roman" w:cs="Times New Roman"/>
                      <w:color w:val="000000"/>
                    </w:rPr>
                  </w:rPrChange>
                </w:rPr>
                <w:t>correlation</w:t>
              </w:r>
            </w:sdtContent>
          </w:sdt>
          <w:r>
            <w:rPr>
              <w:rFonts w:ascii="Times New Roman" w:eastAsia="Times New Roman" w:hAnsi="Times New Roman" w:cs="Times New Roman"/>
              <w:color w:val="000000"/>
            </w:rPr>
            <w:t xml:space="preserve"> </w:t>
          </w:r>
          <w:commentRangeEnd w:id="107"/>
          <w:r>
            <w:rPr>
              <w:rStyle w:val="CommentReference"/>
              <w:rFonts w:ascii="Times New Roman" w:eastAsia="Times New Roman" w:hAnsi="Times New Roman" w:cs="Times New Roman"/>
              <w:color w:val="000000"/>
              <w:sz w:val="24"/>
              <w:szCs w:val="24"/>
            </w:rPr>
            <w:commentReference w:id="107"/>
          </w:r>
          <w:r>
            <w:rPr>
              <w:rFonts w:ascii="Times New Roman" w:eastAsia="Times New Roman" w:hAnsi="Times New Roman" w:cs="Times New Roman"/>
              <w:color w:val="000000"/>
            </w:rPr>
            <w:t xml:space="preserve">between two points </w:t>
          </w:r>
          <m:oMath>
            <m:r>
              <w:rPr>
                <w:rFonts w:ascii="Cambria Math" w:eastAsia="Cambria Math" w:hAnsi="Cambria Math" w:cs="Cambria Math"/>
                <w:color w:val="000000"/>
              </w:rPr>
              <m:t>x</m:t>
            </m:r>
          </m:oMath>
          <w:r>
            <w:rPr>
              <w:rFonts w:ascii="Times New Roman" w:eastAsia="Times New Roman" w:hAnsi="Times New Roman" w:cs="Times New Roman"/>
              <w:color w:val="000000"/>
            </w:rPr>
            <w:t xml:space="preserve"> and </w:t>
          </w:r>
          <m:oMath>
            <m:r>
              <w:rPr>
                <w:rFonts w:ascii="Cambria Math" w:eastAsia="Cambria Math" w:hAnsi="Cambria Math" w:cs="Cambria Math"/>
                <w:color w:val="000000"/>
              </w:rPr>
              <m:t>x'</m:t>
            </m:r>
          </m:oMath>
          <w:r>
            <w:rPr>
              <w:rFonts w:ascii="Times New Roman" w:eastAsia="Times New Roman" w:hAnsi="Times New Roman" w:cs="Times New Roman"/>
              <w:color w:val="000000"/>
            </w:rPr>
            <w:t xml:space="preserve"> </w:t>
          </w:r>
          <w:sdt>
            <w:sdtPr>
              <w:tag w:val="goog_rdk_107"/>
              <w:id w:val="-1612284975"/>
            </w:sdtPr>
            <w:sdtContent>
              <w:sdt>
                <w:sdtPr>
                  <w:tag w:val="goog_rdk_108"/>
                  <w:id w:val="352546155"/>
                </w:sdtPr>
                <w:sdtContent>
                  <w:commentRangeStart w:id="109"/>
                </w:sdtContent>
              </w:sdt>
              <w:del w:id="110" w:author="Ole Shelton" w:date="2026-03-17T11:05:00Z">
                <w:r>
                  <w:rPr>
                    <w:rFonts w:ascii="Times New Roman" w:eastAsia="Times New Roman" w:hAnsi="Times New Roman" w:cs="Times New Roman"/>
                    <w:color w:val="000000"/>
                  </w:rPr>
                  <w:delText xml:space="preserve">decays </w:delText>
                </w:r>
              </w:del>
            </w:sdtContent>
          </w:sdt>
          <w:sdt>
            <w:sdtPr>
              <w:tag w:val="goog_rdk_109"/>
              <w:id w:val="-362555251"/>
            </w:sdtPr>
            <w:sdtContent>
              <w:ins w:id="111" w:author="Ole Shelton" w:date="2026-03-17T11:05:00Z">
                <w:r>
                  <w:rPr>
                    <w:rFonts w:ascii="Times New Roman" w:eastAsia="Times New Roman" w:hAnsi="Times New Roman" w:cs="Times New Roman"/>
                    <w:color w:val="000000"/>
                  </w:rPr>
                  <w:t>change</w:t>
                </w:r>
                <w:commentRangeEnd w:id="109"/>
                <w:r>
                  <w:rPr>
                    <w:rStyle w:val="CommentReference"/>
                    <w:rFonts w:ascii="Times New Roman" w:eastAsia="Times New Roman" w:hAnsi="Times New Roman" w:cs="Times New Roman"/>
                    <w:color w:val="000000"/>
                    <w:sz w:val="24"/>
                    <w:szCs w:val="24"/>
                  </w:rPr>
                  <w:commentReference w:id="109"/>
                </w:r>
                <w:r>
                  <w:rPr>
                    <w:rFonts w:ascii="Times New Roman" w:eastAsia="Times New Roman" w:hAnsi="Times New Roman" w:cs="Times New Roman"/>
                    <w:color w:val="000000"/>
                  </w:rPr>
                  <w:t xml:space="preserve"> </w:t>
                </w:r>
              </w:ins>
            </w:sdtContent>
          </w:sdt>
          <w:r>
            <w:rPr>
              <w:rFonts w:ascii="Times New Roman" w:eastAsia="Times New Roman" w:hAnsi="Times New Roman" w:cs="Times New Roman"/>
              <w:color w:val="000000"/>
            </w:rPr>
            <w:t>with increasing distance.</w:t>
          </w:r>
          <w:sdt>
            <w:sdtPr>
              <w:tag w:val="goog_rdk_110"/>
              <w:id w:val="-533409051"/>
            </w:sdtPr>
            <w:sdtContent>
              <w:ins w:id="112" w:author="Ole Shelton" w:date="2026-03-17T11:06:00Z">
                <w:r>
                  <w:rPr>
                    <w:rFonts w:ascii="Times New Roman" w:eastAsia="Times New Roman" w:hAnsi="Times New Roman" w:cs="Times New Roman"/>
                    <w:color w:val="000000"/>
                  </w:rPr>
                  <w:t xml:space="preserve"> For exponential and squared-exponential covariance functions, a single parameter known as the length-scale controls how correlation changes with distance. </w:t>
                </w:r>
              </w:ins>
            </w:sdtContent>
          </w:sdt>
          <w:sdt>
            <w:sdtPr>
              <w:tag w:val="goog_rdk_111"/>
              <w:id w:val="-1256962506"/>
            </w:sdtPr>
            <w:sdtContent>
              <w:del w:id="113" w:author="Ole Shelton" w:date="2026-03-17T11:06:00Z">
                <w:r>
                  <w:rPr>
                    <w:rFonts w:ascii="Times New Roman" w:eastAsia="Times New Roman" w:hAnsi="Times New Roman" w:cs="Times New Roman"/>
                    <w:color w:val="000000"/>
                  </w:rPr>
                  <w:delText xml:space="preserve"> The kernel defines the smoothness of the model across the covariates. One of the most influential parameters in this context is the length-scale, which represents the characteristic distance over which correlation between points remains strong. </w:delText>
                </w:r>
              </w:del>
            </w:sdtContent>
          </w:sdt>
          <w:r>
            <w:rPr>
              <w:rFonts w:ascii="Times New Roman" w:eastAsia="Times New Roman" w:hAnsi="Times New Roman" w:cs="Times New Roman"/>
              <w:color w:val="000000"/>
            </w:rPr>
            <w:t xml:space="preserve">Large length-scales </w:t>
          </w:r>
          <w:sdt>
            <w:sdtPr>
              <w:tag w:val="goog_rdk_112"/>
              <w:id w:val="-2003453223"/>
            </w:sdtPr>
            <w:sdtContent>
              <w:del w:id="114" w:author="Ole Shelton" w:date="2026-03-17T11:13:00Z">
                <w:r>
                  <w:rPr>
                    <w:rFonts w:ascii="Times New Roman" w:eastAsia="Times New Roman" w:hAnsi="Times New Roman" w:cs="Times New Roman"/>
                    <w:color w:val="000000"/>
                  </w:rPr>
                  <w:delText xml:space="preserve">indicate </w:delText>
                </w:r>
              </w:del>
            </w:sdtContent>
          </w:sdt>
          <w:sdt>
            <w:sdtPr>
              <w:tag w:val="goog_rdk_113"/>
              <w:id w:val="146319542"/>
            </w:sdtPr>
            <w:sdtContent>
              <w:ins w:id="115" w:author="Ole Shelton" w:date="2026-03-17T11:13:00Z">
                <w:r>
                  <w:rPr>
                    <w:rFonts w:ascii="Times New Roman" w:eastAsia="Times New Roman" w:hAnsi="Times New Roman" w:cs="Times New Roman"/>
                    <w:color w:val="000000"/>
                  </w:rPr>
                  <w:t xml:space="preserve">correspond with </w:t>
                </w:r>
              </w:ins>
            </w:sdtContent>
          </w:sdt>
          <w:sdt>
            <w:sdtPr>
              <w:tag w:val="goog_rdk_114"/>
              <w:id w:val="1349683350"/>
            </w:sdtPr>
            <w:sdtContent>
              <w:del w:id="116" w:author="Ole Shelton" w:date="2026-03-17T11:13:00Z">
                <w:r>
                  <w:rPr>
                    <w:rFonts w:ascii="Times New Roman" w:eastAsia="Times New Roman" w:hAnsi="Times New Roman" w:cs="Times New Roman"/>
                    <w:color w:val="000000"/>
                  </w:rPr>
                  <w:delText xml:space="preserve">that the modeled process changes gradually across space (or other covariates), with </w:delText>
                </w:r>
              </w:del>
            </w:sdtContent>
          </w:sdt>
          <w:r>
            <w:rPr>
              <w:rFonts w:ascii="Times New Roman" w:eastAsia="Times New Roman" w:hAnsi="Times New Roman" w:cs="Times New Roman"/>
              <w:color w:val="000000"/>
            </w:rPr>
            <w:t>nearby points remaining highly correlated</w:t>
          </w:r>
          <w:sdt>
            <w:sdtPr>
              <w:tag w:val="goog_rdk_115"/>
              <w:id w:val="-321136095"/>
            </w:sdtPr>
            <w:sdtContent>
              <w:del w:id="117" w:author="Ole Shelton" w:date="2026-03-17T11:13:00Z">
                <w:r>
                  <w:rPr>
                    <w:rFonts w:ascii="Times New Roman" w:eastAsia="Times New Roman" w:hAnsi="Times New Roman" w:cs="Times New Roman"/>
                    <w:color w:val="000000"/>
                  </w:rPr>
                  <w:delText xml:space="preserve"> even over broad spatial extents or environmental conditions</w:delText>
                </w:r>
              </w:del>
            </w:sdtContent>
          </w:sdt>
          <w:r>
            <w:rPr>
              <w:rFonts w:ascii="Times New Roman" w:eastAsia="Times New Roman" w:hAnsi="Times New Roman" w:cs="Times New Roman"/>
              <w:color w:val="000000"/>
            </w:rPr>
            <w:t xml:space="preserve">, whereas small length-scales imply </w:t>
          </w:r>
          <w:sdt>
            <w:sdtPr>
              <w:tag w:val="goog_rdk_116"/>
              <w:id w:val="-1954474609"/>
            </w:sdtPr>
            <w:sdtContent>
              <w:ins w:id="118" w:author="Ole Shelton" w:date="2026-03-17T11:14:00Z">
                <w:r>
                  <w:rPr>
                    <w:rFonts w:ascii="Times New Roman" w:eastAsia="Times New Roman" w:hAnsi="Times New Roman" w:cs="Times New Roman"/>
                    <w:color w:val="000000"/>
                  </w:rPr>
                  <w:t xml:space="preserve">a </w:t>
                </w:r>
              </w:ins>
            </w:sdtContent>
          </w:sdt>
          <w:r>
            <w:rPr>
              <w:rFonts w:ascii="Times New Roman" w:eastAsia="Times New Roman" w:hAnsi="Times New Roman" w:cs="Times New Roman"/>
              <w:color w:val="000000"/>
            </w:rPr>
            <w:t xml:space="preserve">rapid </w:t>
          </w:r>
          <w:sdt>
            <w:sdtPr>
              <w:tag w:val="goog_rdk_117"/>
              <w:id w:val="1302268987"/>
            </w:sdtPr>
            <w:sdtContent>
              <w:del w:id="119" w:author="Ole Shelton" w:date="2026-03-17T11:14:00Z">
                <w:r>
                  <w:rPr>
                    <w:rFonts w:ascii="Times New Roman" w:eastAsia="Times New Roman" w:hAnsi="Times New Roman" w:cs="Times New Roman"/>
                    <w:color w:val="000000"/>
                  </w:rPr>
                  <w:delText xml:space="preserve">variation and weak </w:delText>
                </w:r>
              </w:del>
            </w:sdtContent>
          </w:sdt>
          <w:sdt>
            <w:sdtPr>
              <w:tag w:val="goog_rdk_118"/>
              <w:id w:val="-1291209812"/>
            </w:sdtPr>
            <w:sdtContent>
              <w:ins w:id="120" w:author="Ole Shelton" w:date="2026-03-17T11:14:00Z">
                <w:r>
                  <w:rPr>
                    <w:rFonts w:ascii="Times New Roman" w:eastAsia="Times New Roman" w:hAnsi="Times New Roman" w:cs="Times New Roman"/>
                    <w:color w:val="000000"/>
                  </w:rPr>
                  <w:t xml:space="preserve">decline in </w:t>
                </w:r>
              </w:ins>
            </w:sdtContent>
          </w:sdt>
          <w:r>
            <w:rPr>
              <w:rFonts w:ascii="Times New Roman" w:eastAsia="Times New Roman" w:hAnsi="Times New Roman" w:cs="Times New Roman"/>
              <w:color w:val="000000"/>
            </w:rPr>
            <w:t xml:space="preserve">correlation </w:t>
          </w:r>
          <w:sdt>
            <w:sdtPr>
              <w:tag w:val="goog_rdk_119"/>
              <w:id w:val="1042397196"/>
            </w:sdtPr>
            <w:sdtContent>
              <w:del w:id="121" w:author="Ole Shelton" w:date="2026-03-17T11:14:00Z">
                <w:r>
                  <w:rPr>
                    <w:rFonts w:ascii="Times New Roman" w:eastAsia="Times New Roman" w:hAnsi="Times New Roman" w:cs="Times New Roman"/>
                    <w:color w:val="000000"/>
                  </w:rPr>
                  <w:delText>beyond short distances and environmental conditions</w:delText>
                </w:r>
              </w:del>
            </w:sdtContent>
          </w:sdt>
          <w:sdt>
            <w:sdtPr>
              <w:tag w:val="goog_rdk_120"/>
              <w:id w:val="-2124308908"/>
            </w:sdtPr>
            <w:sdtContent>
              <w:ins w:id="122" w:author="Ole Shelton" w:date="2026-03-17T11:14:00Z">
                <w:r>
                  <w:rPr>
                    <w:rFonts w:ascii="Times New Roman" w:eastAsia="Times New Roman" w:hAnsi="Times New Roman" w:cs="Times New Roman"/>
                    <w:color w:val="000000"/>
                  </w:rPr>
                  <w:t>with distance</w:t>
                </w:r>
              </w:ins>
            </w:sdtContent>
          </w:sdt>
          <w:r>
            <w:rPr>
              <w:rFonts w:ascii="Times New Roman" w:eastAsia="Times New Roman" w:hAnsi="Times New Roman" w:cs="Times New Roman"/>
              <w:color w:val="000000"/>
            </w:rPr>
            <w:t xml:space="preserve">. </w:t>
          </w:r>
          <w:sdt>
            <w:sdtPr>
              <w:tag w:val="goog_rdk_121"/>
              <w:id w:val="564703076"/>
            </w:sdtPr>
            <w:sdtContent>
              <w:commentRangeStart w:id="123"/>
            </w:sdtContent>
          </w:sdt>
          <w:r>
            <w:rPr>
              <w:rFonts w:ascii="Times New Roman" w:eastAsia="Times New Roman" w:hAnsi="Times New Roman" w:cs="Times New Roman"/>
              <w:color w:val="000000"/>
            </w:rPr>
            <w:t xml:space="preserve">Spatially, this mathematical framework captures an essential ecological principle: species tend to form one or more areas of high concentration - "hotspots" - where individuals aggregate densely. </w:t>
          </w:r>
          <w:commentRangeEnd w:id="123"/>
          <w:ins w:id="124" w:author="Ole Shelton" w:date="2026-03-17T11:18:00Z">
            <w:r>
              <w:rPr>
                <w:rStyle w:val="CommentReference"/>
                <w:sz w:val="24"/>
                <w:szCs w:val="24"/>
              </w:rPr>
              <w:commentReference w:id="123"/>
            </w:r>
          </w:ins>
          <w:sdt>
            <w:sdtPr>
              <w:tag w:val="goog_rdk_122"/>
              <w:id w:val="-1592356898"/>
            </w:sdtPr>
            <w:sdtContent>
              <w:ins w:id="125" w:author="Ole Shelton" w:date="2026-03-17T11:18:00Z">
                <w:r>
                  <w:rPr>
                    <w:rFonts w:ascii="Times New Roman" w:eastAsia="Times New Roman" w:hAnsi="Times New Roman" w:cs="Times New Roman"/>
                    <w:color w:val="000000"/>
                  </w:rPr>
                  <w:t xml:space="preserve">We assert that many species can be well described using relatively simple covariance models (add citations). Specifically we use an isotropic, squared exponential covariance model for the </w:t>
                </w:r>
              </w:ins>
            </w:sdtContent>
          </w:sdt>
          <w:sdt>
            <w:sdtPr>
              <w:tag w:val="goog_rdk_123"/>
              <w:id w:val="-1949490913"/>
            </w:sdtPr>
            <w:sdtContent>
              <w:del w:id="126" w:author="Ole Shelton" w:date="2026-03-17T11:18:00Z">
                <w:r>
                  <w:rPr>
                    <w:rFonts w:ascii="Times New Roman" w:eastAsia="Times New Roman" w:hAnsi="Times New Roman" w:cs="Times New Roman"/>
                    <w:color w:val="000000"/>
                  </w:rPr>
                  <w:delText xml:space="preserve">As distance increases from these central areas, population density gradually declines in a smooth, continuous manner. The </w:delText>
                </w:r>
              </w:del>
            </w:sdtContent>
          </w:sdt>
          <w:r>
            <w:rPr>
              <w:rFonts w:ascii="Times New Roman" w:eastAsia="Times New Roman" w:hAnsi="Times New Roman" w:cs="Times New Roman"/>
              <w:color w:val="000000"/>
            </w:rPr>
            <w:t>distribution of a species</w:t>
          </w:r>
          <w:sdt>
            <w:sdtPr>
              <w:tag w:val="goog_rdk_124"/>
              <w:id w:val="-1242403672"/>
            </w:sdtPr>
            <w:sdtContent>
              <w:ins w:id="127" w:author="Ole Shelton" w:date="2026-03-17T11:23:00Z">
                <w:r>
                  <w:rPr>
                    <w:rFonts w:ascii="Times New Roman" w:eastAsia="Times New Roman" w:hAnsi="Times New Roman" w:cs="Times New Roman"/>
                    <w:color w:val="000000"/>
                  </w:rPr>
                  <w:t xml:space="preserve">, </w:t>
                </w:r>
              </w:ins>
            </w:sdtContent>
          </w:sdt>
          <w:sdt>
            <w:sdtPr>
              <w:tag w:val="goog_rdk_125"/>
              <w:id w:val="590719197"/>
            </w:sdtPr>
            <w:sdtContent>
              <w:del w:id="128" w:author="Ole Shelton" w:date="2026-03-17T11:23:00Z">
                <w:r>
                  <w:rPr>
                    <w:rFonts w:ascii="Times New Roman" w:eastAsia="Times New Roman" w:hAnsi="Times New Roman" w:cs="Times New Roman"/>
                    <w:color w:val="000000"/>
                  </w:rPr>
                  <w:delText xml:space="preserve"> at various locations can be expressed as:</w:delText>
                </w:r>
              </w:del>
            </w:sdtContent>
          </w:sdt>
        </w:p>
      </w:sdtContent>
    </w:sdt>
    <w:p w14:paraId="28BF1B8C" w14:textId="77777777" w:rsidR="001D27E1" w:rsidRDefault="00000000">
      <w:pPr>
        <w:jc w:val="center"/>
        <w:rPr>
          <w:rFonts w:ascii="Times New Roman" w:eastAsia="Times New Roman" w:hAnsi="Times New Roman" w:cs="Times New Roman"/>
          <w:color w:val="000000"/>
        </w:rPr>
      </w:pPr>
      <m:oMathPara>
        <m:oMath>
          <m:r>
            <w:rPr>
              <w:rFonts w:ascii="Cambria Math" w:eastAsia="Cambria Math" w:hAnsi="Cambria Math" w:cs="Cambria Math"/>
              <w:color w:val="000000"/>
            </w:rPr>
            <m:t>Y∼MVN</m:t>
          </m:r>
          <m:d>
            <m:dPr>
              <m:ctrlPr>
                <w:rPr>
                  <w:rFonts w:ascii="Cambria Math" w:eastAsia="Cambria Math" w:hAnsi="Cambria Math" w:cs="Cambria Math"/>
                  <w:color w:val="000000"/>
                </w:rPr>
              </m:ctrlPr>
            </m:dPr>
            <m:e>
              <m:r>
                <w:rPr>
                  <w:rFonts w:ascii="Cambria Math" w:eastAsia="Cambria Math" w:hAnsi="Cambria Math" w:cs="Cambria Math"/>
                  <w:color w:val="000000"/>
                </w:rPr>
                <m:t>μ,k</m:t>
              </m:r>
              <m:d>
                <m:dPr>
                  <m:ctrlPr>
                    <w:rPr>
                      <w:rFonts w:ascii="Cambria Math" w:eastAsia="Cambria Math" w:hAnsi="Cambria Math" w:cs="Cambria Math"/>
                      <w:color w:val="000000"/>
                    </w:rPr>
                  </m:ctrlPr>
                </m:dPr>
                <m:e>
                  <m:r>
                    <w:rPr>
                      <w:rFonts w:ascii="Cambria Math" w:eastAsia="Cambria Math" w:hAnsi="Cambria Math" w:cs="Cambria Math"/>
                      <w:color w:val="000000"/>
                    </w:rPr>
                    <m:t>x,</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m:t>
                      </m:r>
                    </m:sup>
                  </m:sSup>
                </m:e>
              </m:d>
            </m:e>
          </m:d>
          <m:r>
            <w:rPr>
              <w:rFonts w:ascii="Cambria Math" w:eastAsia="Cambria Math" w:hAnsi="Cambria Math" w:cs="Cambria Math"/>
              <w:color w:val="000000"/>
            </w:rPr>
            <m:t>#1</m:t>
          </m:r>
          <m:r>
            <w:rPr>
              <w:rFonts w:ascii="Times New Roman" w:eastAsia="Times New Roman" w:hAnsi="Times New Roman" w:cs="Times New Roman"/>
              <w:color w:val="000000"/>
            </w:rPr>
            <m:t xml:space="preserve"> </m:t>
          </m:r>
        </m:oMath>
      </m:oMathPara>
    </w:p>
    <w:p w14:paraId="28BF1B8D" w14:textId="77777777" w:rsidR="001D27E1" w:rsidRDefault="00000000">
      <w:pPr>
        <w:jc w:val="center"/>
        <w:rPr>
          <w:rFonts w:ascii="Times New Roman" w:eastAsia="Times New Roman" w:hAnsi="Times New Roman" w:cs="Times New Roman"/>
          <w:color w:val="000000"/>
        </w:rPr>
      </w:pPr>
      <m:oMathPara>
        <m:oMath>
          <m:r>
            <w:rPr>
              <w:rFonts w:ascii="Cambria Math" w:eastAsia="Cambria Math" w:hAnsi="Cambria Math" w:cs="Cambria Math"/>
              <w:color w:val="000000"/>
            </w:rPr>
            <w:lastRenderedPageBreak/>
            <m:t>k</m:t>
          </m:r>
          <m:d>
            <m:dPr>
              <m:ctrlPr>
                <w:rPr>
                  <w:rFonts w:ascii="Cambria Math" w:eastAsia="Cambria Math" w:hAnsi="Cambria Math" w:cs="Cambria Math"/>
                  <w:color w:val="000000"/>
                </w:rPr>
              </m:ctrlPr>
            </m:dPr>
            <m:e>
              <m:r>
                <w:rPr>
                  <w:rFonts w:ascii="Cambria Math" w:eastAsia="Cambria Math" w:hAnsi="Cambria Math" w:cs="Cambria Math"/>
                  <w:color w:val="000000"/>
                </w:rPr>
                <m:t>x,</m:t>
              </m:r>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m:t>
                  </m:r>
                </m:sup>
              </m:sSup>
            </m:e>
          </m:d>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α</m:t>
              </m:r>
            </m:e>
            <m:sup>
              <m:r>
                <w:rPr>
                  <w:rFonts w:ascii="Cambria Math" w:eastAsia="Cambria Math" w:hAnsi="Cambria Math" w:cs="Cambria Math"/>
                  <w:color w:val="000000"/>
                </w:rPr>
                <m:t>2</m:t>
              </m:r>
            </m:sup>
          </m:sSup>
          <m:r>
            <w:rPr>
              <w:rFonts w:ascii="Cambria Math" w:eastAsia="Cambria Math" w:hAnsi="Cambria Math" w:cs="Cambria Math"/>
              <w:color w:val="000000"/>
            </w:rPr>
            <m:t>exp</m:t>
          </m:r>
          <m:d>
            <m:dPr>
              <m:ctrlPr>
                <w:rPr>
                  <w:rFonts w:ascii="Cambria Math" w:eastAsia="Cambria Math" w:hAnsi="Cambria Math" w:cs="Cambria Math"/>
                  <w:color w:val="000000"/>
                </w:rPr>
              </m:ctrlPr>
            </m:dPr>
            <m:e>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(x-x'</m:t>
                  </m:r>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num>
                <m:den>
                  <m:r>
                    <w:rPr>
                      <w:rFonts w:ascii="Cambria Math" w:eastAsia="Cambria Math" w:hAnsi="Cambria Math" w:cs="Cambria Math"/>
                      <w:color w:val="000000"/>
                    </w:rPr>
                    <m:t>2</m:t>
                  </m:r>
                  <m:sSup>
                    <m:sSupPr>
                      <m:ctrlPr>
                        <w:rPr>
                          <w:rFonts w:ascii="Cambria Math" w:eastAsia="Cambria Math" w:hAnsi="Cambria Math" w:cs="Cambria Math"/>
                          <w:color w:val="000000"/>
                        </w:rPr>
                      </m:ctrlPr>
                    </m:sSupPr>
                    <m:e>
                      <m:r>
                        <w:rPr>
                          <w:rFonts w:ascii="Cambria Math" w:eastAsia="Cambria Math" w:hAnsi="Cambria Math" w:cs="Cambria Math"/>
                          <w:color w:val="000000"/>
                        </w:rPr>
                        <m:t>ρ</m:t>
                      </m:r>
                    </m:e>
                    <m:sup>
                      <m:r>
                        <w:rPr>
                          <w:rFonts w:ascii="Cambria Math" w:eastAsia="Cambria Math" w:hAnsi="Cambria Math" w:cs="Cambria Math"/>
                          <w:color w:val="000000"/>
                        </w:rPr>
                        <m:t>2</m:t>
                      </m:r>
                    </m:sup>
                  </m:sSup>
                </m:den>
              </m:f>
            </m:e>
          </m:d>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σ</m:t>
              </m:r>
            </m:e>
            <m:sup>
              <m:r>
                <w:rPr>
                  <w:rFonts w:ascii="Cambria Math" w:eastAsia="Cambria Math" w:hAnsi="Cambria Math" w:cs="Cambria Math"/>
                  <w:color w:val="000000"/>
                </w:rPr>
                <m:t>2</m:t>
              </m:r>
            </m:sup>
          </m:sSup>
          <m:r>
            <w:rPr>
              <w:rFonts w:ascii="Cambria Math" w:eastAsia="Cambria Math" w:hAnsi="Cambria Math" w:cs="Cambria Math"/>
              <w:color w:val="000000"/>
            </w:rPr>
            <m:t>#2</m:t>
          </m:r>
          <m:r>
            <w:rPr>
              <w:rFonts w:ascii="Times New Roman" w:eastAsia="Times New Roman" w:hAnsi="Times New Roman" w:cs="Times New Roman"/>
              <w:color w:val="000000"/>
            </w:rPr>
            <m:t xml:space="preserve"> </m:t>
          </m:r>
        </m:oMath>
      </m:oMathPara>
    </w:p>
    <w:sdt>
      <w:sdtPr>
        <w:tag w:val="goog_rdk_145"/>
        <w:id w:val="1255714493"/>
      </w:sdtPr>
      <w:sdtContent>
        <w:p w14:paraId="28BF1B8E" w14:textId="77777777" w:rsidR="001D27E1" w:rsidRPr="001D27E1" w:rsidRDefault="00000000">
          <w:pPr>
            <w:pBdr>
              <w:top w:val="nil"/>
              <w:left w:val="nil"/>
              <w:bottom w:val="nil"/>
              <w:right w:val="nil"/>
              <w:between w:val="nil"/>
            </w:pBdr>
            <w:spacing w:after="0" w:line="360" w:lineRule="auto"/>
            <w:jc w:val="both"/>
            <w:rPr>
              <w:strike/>
              <w:rPrChange w:id="129" w:author="Ole Shelton" w:date="2026-03-17T10:21:00Z">
                <w:rPr>
                  <w:rFonts w:ascii="Times New Roman" w:eastAsia="Times New Roman" w:hAnsi="Times New Roman" w:cs="Times New Roman"/>
                  <w:color w:val="000000"/>
                </w:rPr>
              </w:rPrChange>
            </w:rPr>
            <w:pPrChange w:id="130" w:author="Ole Shelton" w:date="2026-03-17T10:21:00Z">
              <w:pPr>
                <w:pBdr>
                  <w:top w:val="nil"/>
                  <w:left w:val="nil"/>
                  <w:bottom w:val="nil"/>
                  <w:right w:val="nil"/>
                  <w:between w:val="nil"/>
                </w:pBdr>
                <w:spacing w:after="0"/>
                <w:jc w:val="both"/>
              </w:pPr>
            </w:pPrChange>
          </w:pPr>
          <w:sdt>
            <w:sdtPr>
              <w:tag w:val="goog_rdk_127"/>
              <w:id w:val="1072217051"/>
            </w:sdtPr>
            <w:sdtContent>
              <w:commentRangeStart w:id="131"/>
            </w:sdtContent>
          </w:sdt>
          <w:r>
            <w:rPr>
              <w:rFonts w:ascii="Times New Roman" w:eastAsia="Times New Roman" w:hAnsi="Times New Roman" w:cs="Times New Roman"/>
              <w:color w:val="000000"/>
            </w:rPr>
            <w:t xml:space="preserve">where Y is the vector of observed abundance or density of the species (spatial field) across all sampled locations with a global mean abundance </w:t>
          </w:r>
          <m:oMath>
            <m:r>
              <w:rPr>
                <w:rFonts w:ascii="Cambria Math" w:hAnsi="Cambria Math"/>
              </w:rPr>
              <m:t>μ</m:t>
            </m:r>
          </m:oMath>
          <w:r>
            <w:rPr>
              <w:rFonts w:ascii="Times New Roman" w:eastAsia="Times New Roman" w:hAnsi="Times New Roman" w:cs="Times New Roman"/>
              <w:color w:val="000000"/>
            </w:rPr>
            <w:t xml:space="preserve"> and covariance matrix k of covariate </w:t>
          </w:r>
          <m:oMath>
            <m:r>
              <w:rPr>
                <w:rFonts w:ascii="Cambria Math" w:eastAsia="Cambria Math" w:hAnsi="Cambria Math" w:cs="Cambria Math"/>
                <w:color w:val="000000"/>
              </w:rPr>
              <m:t>x</m:t>
            </m:r>
          </m:oMath>
          <w:r>
            <w:rPr>
              <w:rFonts w:ascii="Times New Roman" w:eastAsia="Times New Roman" w:hAnsi="Times New Roman" w:cs="Times New Roman"/>
              <w:color w:val="000000"/>
            </w:rPr>
            <w:t xml:space="preserve"> (here spatial coordinates). The covariance matrix </w:t>
          </w:r>
          <w:sdt>
            <w:sdtPr>
              <w:tag w:val="goog_rdk_128"/>
              <w:id w:val="-1275930630"/>
            </w:sdtPr>
            <w:sdtContent>
              <w:del w:id="132" w:author="Ole Shelton" w:date="2026-03-17T11:24:00Z">
                <w:r>
                  <w:rPr>
                    <w:rFonts w:ascii="Times New Roman" w:eastAsia="Times New Roman" w:hAnsi="Times New Roman" w:cs="Times New Roman"/>
                    <w:color w:val="000000"/>
                  </w:rPr>
                  <w:delText xml:space="preserve">is the most important part of the GP as it </w:delText>
                </w:r>
              </w:del>
            </w:sdtContent>
          </w:sdt>
          <w:r>
            <w:rPr>
              <w:rFonts w:ascii="Times New Roman" w:eastAsia="Times New Roman" w:hAnsi="Times New Roman" w:cs="Times New Roman"/>
              <w:color w:val="000000"/>
            </w:rPr>
            <w:t xml:space="preserve">determines the (spatial or environmental) autocorrelation of the species distribution where </w:t>
          </w:r>
          <m:oMath>
            <m:r>
              <w:rPr>
                <w:rFonts w:ascii="Cambria Math" w:hAnsi="Cambria Math"/>
              </w:rPr>
              <m:t>α</m:t>
            </m:r>
          </m:oMath>
          <w:r>
            <w:rPr>
              <w:rFonts w:ascii="Times New Roman" w:eastAsia="Times New Roman" w:hAnsi="Times New Roman" w:cs="Times New Roman"/>
              <w:color w:val="000000"/>
            </w:rPr>
            <w:t xml:space="preserve"> </w:t>
          </w:r>
          <w:sdt>
            <w:sdtPr>
              <w:tag w:val="goog_rdk_129"/>
              <w:id w:val="-1352071793"/>
            </w:sdtPr>
            <w:sdtContent>
              <w:commentRangeStart w:id="133"/>
            </w:sdtContent>
          </w:sdt>
          <w:r>
            <w:rPr>
              <w:rFonts w:ascii="Times New Roman" w:eastAsia="Times New Roman" w:hAnsi="Times New Roman" w:cs="Times New Roman"/>
              <w:color w:val="000000"/>
            </w:rPr>
            <w:t xml:space="preserve">is the amplitude of the </w:t>
          </w:r>
          <m:oMath>
            <m:r>
              <w:rPr>
                <w:rFonts w:ascii="Cambria Math" w:eastAsia="Cambria Math" w:hAnsi="Cambria Math" w:cs="Cambria Math"/>
                <w:color w:val="000000"/>
              </w:rPr>
              <m:t>x</m:t>
            </m:r>
          </m:oMath>
          <w:r>
            <w:rPr>
              <w:rFonts w:ascii="Times New Roman" w:eastAsia="Times New Roman" w:hAnsi="Times New Roman" w:cs="Times New Roman"/>
              <w:color w:val="000000"/>
            </w:rPr>
            <w:t>-</w:t>
          </w:r>
          <m:oMath>
            <m:r>
              <w:rPr>
                <w:rFonts w:ascii="Cambria Math" w:eastAsia="Cambria Math" w:hAnsi="Cambria Math" w:cs="Cambria Math"/>
                <w:color w:val="000000"/>
              </w:rPr>
              <m:t>x'</m:t>
            </m:r>
          </m:oMath>
          <w:r>
            <w:rPr>
              <w:rFonts w:ascii="Times New Roman" w:eastAsia="Times New Roman" w:hAnsi="Times New Roman" w:cs="Times New Roman"/>
              <w:color w:val="000000"/>
            </w:rPr>
            <w:t xml:space="preserve"> (difference of the covariate for all pairs of samples) correlation</w:t>
          </w:r>
          <w:commentRangeEnd w:id="133"/>
          <w:r>
            <w:rPr>
              <w:rStyle w:val="CommentReference"/>
              <w:rFonts w:ascii="Times New Roman" w:eastAsia="Times New Roman" w:hAnsi="Times New Roman" w:cs="Times New Roman"/>
              <w:color w:val="000000"/>
              <w:sz w:val="24"/>
              <w:szCs w:val="24"/>
            </w:rPr>
            <w:commentReference w:id="133"/>
          </w:r>
          <w:r>
            <w:rPr>
              <w:rFonts w:ascii="Times New Roman" w:eastAsia="Times New Roman" w:hAnsi="Times New Roman" w:cs="Times New Roman"/>
              <w:color w:val="000000"/>
            </w:rPr>
            <w:t xml:space="preserve">, </w:t>
          </w:r>
          <m:oMath>
            <m:r>
              <w:rPr>
                <w:rFonts w:ascii="Cambria Math" w:hAnsi="Cambria Math"/>
              </w:rPr>
              <m:t>ρ</m:t>
            </m:r>
          </m:oMath>
          <w:r>
            <w:rPr>
              <w:rFonts w:ascii="Times New Roman" w:eastAsia="Times New Roman" w:hAnsi="Times New Roman" w:cs="Times New Roman"/>
              <w:color w:val="000000"/>
            </w:rPr>
            <w:t xml:space="preserve"> is the length-scale parameter </w:t>
          </w:r>
          <w:sdt>
            <w:sdtPr>
              <w:tag w:val="goog_rdk_130"/>
              <w:id w:val="-1405803453"/>
            </w:sdtPr>
            <w:sdtContent>
              <w:del w:id="134" w:author="Ole Shelton" w:date="2026-03-17T11:31:00Z">
                <w:r>
                  <w:rPr>
                    <w:rFonts w:ascii="Times New Roman" w:eastAsia="Times New Roman" w:hAnsi="Times New Roman" w:cs="Times New Roman"/>
                    <w:color w:val="000000"/>
                  </w:rPr>
                  <w:delText xml:space="preserve">meaning the correlation (in </w:delText>
                </w:r>
              </w:del>
            </w:sdtContent>
          </w:sdt>
          <w:sdt>
            <w:sdtPr>
              <w:tag w:val="goog_rdk_131"/>
              <w:id w:val="583109588"/>
            </w:sdtPr>
            <w:sdtContent>
              <w:del w:id="135" w:author="Ole Shelton" w:date="2026-03-17T11:32:00Z">
                <w:r>
                  <w:rPr>
                    <w:rFonts w:ascii="Times New Roman" w:eastAsia="Times New Roman" w:hAnsi="Times New Roman" w:cs="Times New Roman"/>
                    <w:color w:val="000000"/>
                  </w:rPr>
                  <w:delText>-</w:delText>
                </w:r>
              </w:del>
            </w:sdtContent>
          </w:sdt>
          <w:sdt>
            <w:sdtPr>
              <w:tag w:val="goog_rdk_132"/>
              <w:id w:val="645567131"/>
            </w:sdtPr>
            <w:sdtContent>
              <w:del w:id="136" w:author="Ole Shelton" w:date="2026-03-17T11:32:00Z">
                <w:r>
                  <w:rPr>
                    <w:rFonts w:ascii="Times New Roman" w:eastAsia="Times New Roman" w:hAnsi="Times New Roman" w:cs="Times New Roman"/>
                    <w:color w:val="000000"/>
                  </w:rPr>
                  <w:delText xml:space="preserve"> units) where the signal decays</w:delText>
                </w:r>
              </w:del>
            </w:sdtContent>
          </w:sdt>
          <w:r>
            <w:rPr>
              <w:rFonts w:ascii="Times New Roman" w:eastAsia="Times New Roman" w:hAnsi="Times New Roman" w:cs="Times New Roman"/>
              <w:color w:val="000000"/>
            </w:rPr>
            <w:t xml:space="preserve">, and </w:t>
          </w:r>
          <m:oMath>
            <m:r>
              <w:rPr>
                <w:rFonts w:ascii="Cambria Math" w:hAnsi="Cambria Math"/>
              </w:rPr>
              <m:t>σ</m:t>
            </m:r>
          </m:oMath>
          <w:r>
            <w:rPr>
              <w:rFonts w:ascii="Times New Roman" w:eastAsia="Times New Roman" w:hAnsi="Times New Roman" w:cs="Times New Roman"/>
              <w:color w:val="000000"/>
            </w:rPr>
            <w:t xml:space="preserve"> is the </w:t>
          </w:r>
          <w:sdt>
            <w:sdtPr>
              <w:tag w:val="goog_rdk_133"/>
              <w:id w:val="-2035242575"/>
            </w:sdtPr>
            <w:sdtContent>
              <w:del w:id="137" w:author="Ole Shelton" w:date="2026-03-17T11:32:00Z">
                <w:r>
                  <w:rPr>
                    <w:rFonts w:ascii="Times New Roman" w:eastAsia="Times New Roman" w:hAnsi="Times New Roman" w:cs="Times New Roman"/>
                    <w:color w:val="000000"/>
                  </w:rPr>
                  <w:delText xml:space="preserve">process </w:delText>
                </w:r>
              </w:del>
            </w:sdtContent>
          </w:sdt>
          <w:sdt>
            <w:sdtPr>
              <w:tag w:val="goog_rdk_134"/>
              <w:id w:val="-1310960552"/>
            </w:sdtPr>
            <w:sdtContent>
              <w:ins w:id="138" w:author="Ole Shelton" w:date="2026-03-17T11:32:00Z">
                <w:r>
                  <w:rPr>
                    <w:rFonts w:ascii="Times New Roman" w:eastAsia="Times New Roman" w:hAnsi="Times New Roman" w:cs="Times New Roman"/>
                    <w:color w:val="000000"/>
                  </w:rPr>
                  <w:t xml:space="preserve">non-spatial </w:t>
                </w:r>
              </w:ins>
            </w:sdtContent>
          </w:sdt>
          <w:r>
            <w:rPr>
              <w:rFonts w:ascii="Times New Roman" w:eastAsia="Times New Roman" w:hAnsi="Times New Roman" w:cs="Times New Roman"/>
              <w:color w:val="000000"/>
            </w:rPr>
            <w:t>variance</w:t>
          </w:r>
          <w:sdt>
            <w:sdtPr>
              <w:tag w:val="goog_rdk_135"/>
              <w:id w:val="1904097416"/>
            </w:sdtPr>
            <w:sdtContent>
              <w:ins w:id="139" w:author="Ole Shelton" w:date="2026-03-17T11:33:00Z">
                <w:r>
                  <w:rPr>
                    <w:rFonts w:ascii="Times New Roman" w:eastAsia="Times New Roman" w:hAnsi="Times New Roman" w:cs="Times New Roman"/>
                    <w:color w:val="000000"/>
                  </w:rPr>
                  <w:t xml:space="preserve"> (technically sigma^2 is the variance , sigma is sd)</w:t>
                </w:r>
              </w:ins>
            </w:sdtContent>
          </w:sdt>
          <w:sdt>
            <w:sdtPr>
              <w:tag w:val="goog_rdk_136"/>
              <w:id w:val="1975948553"/>
            </w:sdtPr>
            <w:sdtContent>
              <w:del w:id="140" w:author="Ole Shelton" w:date="2026-03-17T11:33:00Z">
                <w:r>
                  <w:rPr>
                    <w:rFonts w:ascii="Times New Roman" w:eastAsia="Times New Roman" w:hAnsi="Times New Roman" w:cs="Times New Roman"/>
                    <w:color w:val="000000"/>
                  </w:rPr>
                  <w:delText xml:space="preserve"> resolved by the kernel (noise in nature)</w:delText>
                </w:r>
              </w:del>
            </w:sdtContent>
          </w:sdt>
          <w:r>
            <w:rPr>
              <w:rFonts w:ascii="Times New Roman" w:eastAsia="Times New Roman" w:hAnsi="Times New Roman" w:cs="Times New Roman"/>
              <w:color w:val="000000"/>
            </w:rPr>
            <w:t>.</w:t>
          </w:r>
          <w:commentRangeEnd w:id="131"/>
          <w:r>
            <w:rPr>
              <w:rStyle w:val="CommentReference"/>
              <w:rFonts w:ascii="Times New Roman" w:eastAsia="Times New Roman" w:hAnsi="Times New Roman" w:cs="Times New Roman"/>
              <w:color w:val="000000"/>
              <w:sz w:val="24"/>
              <w:szCs w:val="24"/>
            </w:rPr>
            <w:commentReference w:id="131"/>
          </w:r>
          <w:r>
            <w:rPr>
              <w:rFonts w:ascii="Times New Roman" w:eastAsia="Times New Roman" w:hAnsi="Times New Roman" w:cs="Times New Roman"/>
              <w:color w:val="000000"/>
            </w:rPr>
            <w:t xml:space="preserve"> Species with </w:t>
          </w:r>
          <w:sdt>
            <w:sdtPr>
              <w:tag w:val="goog_rdk_137"/>
              <w:id w:val="234519711"/>
            </w:sdtPr>
            <w:sdtContent>
              <w:commentRangeStart w:id="141"/>
            </w:sdtContent>
          </w:sdt>
          <w:r>
            <w:rPr>
              <w:rFonts w:ascii="Times New Roman" w:eastAsia="Times New Roman" w:hAnsi="Times New Roman" w:cs="Times New Roman"/>
              <w:color w:val="000000"/>
            </w:rPr>
            <w:t>small autocorrelation (</w:t>
          </w:r>
          <m:oMath>
            <m:r>
              <w:rPr>
                <w:rFonts w:ascii="Cambria Math" w:hAnsi="Cambria Math"/>
              </w:rPr>
              <m:t>ρ</m:t>
            </m:r>
          </m:oMath>
          <w:r>
            <w:rPr>
              <w:rFonts w:ascii="Times New Roman" w:eastAsia="Times New Roman" w:hAnsi="Times New Roman" w:cs="Times New Roman"/>
              <w:color w:val="000000"/>
            </w:rPr>
            <w:t xml:space="preserve">) values </w:t>
          </w:r>
          <w:commentRangeEnd w:id="141"/>
          <w:r>
            <w:rPr>
              <w:rStyle w:val="CommentReference"/>
              <w:rFonts w:ascii="Times New Roman" w:eastAsia="Times New Roman" w:hAnsi="Times New Roman" w:cs="Times New Roman"/>
              <w:color w:val="000000"/>
              <w:sz w:val="24"/>
              <w:szCs w:val="24"/>
            </w:rPr>
            <w:commentReference w:id="141"/>
          </w:r>
          <w:r>
            <w:rPr>
              <w:rFonts w:ascii="Times New Roman" w:eastAsia="Times New Roman" w:hAnsi="Times New Roman" w:cs="Times New Roman"/>
              <w:color w:val="000000"/>
            </w:rPr>
            <w:t xml:space="preserve">exhibit rapidly </w:t>
          </w:r>
          <w:sdt>
            <w:sdtPr>
              <w:tag w:val="goog_rdk_138"/>
              <w:id w:val="-1859093955"/>
            </w:sdtPr>
            <w:sdtContent>
              <w:del w:id="142" w:author="Ole Shelton" w:date="2026-03-17T11:34:00Z">
                <w:r>
                  <w:rPr>
                    <w:rFonts w:ascii="Times New Roman" w:eastAsia="Times New Roman" w:hAnsi="Times New Roman" w:cs="Times New Roman"/>
                    <w:color w:val="000000"/>
                  </w:rPr>
                  <w:delText xml:space="preserve">changing </w:delText>
                </w:r>
              </w:del>
            </w:sdtContent>
          </w:sdt>
          <w:sdt>
            <w:sdtPr>
              <w:tag w:val="goog_rdk_139"/>
              <w:id w:val="1827185289"/>
            </w:sdtPr>
            <w:sdtContent>
              <w:ins w:id="143" w:author="Ole Shelton" w:date="2026-03-17T11:34:00Z">
                <w:r>
                  <w:rPr>
                    <w:rFonts w:ascii="Times New Roman" w:eastAsia="Times New Roman" w:hAnsi="Times New Roman" w:cs="Times New Roman"/>
                    <w:color w:val="000000"/>
                  </w:rPr>
                  <w:t xml:space="preserve">low spatial correlation </w:t>
                </w:r>
              </w:ins>
            </w:sdtContent>
          </w:sdt>
          <w:sdt>
            <w:sdtPr>
              <w:tag w:val="goog_rdk_140"/>
              <w:id w:val="-1480009963"/>
            </w:sdtPr>
            <w:sdtContent>
              <w:commentRangeStart w:id="144"/>
            </w:sdtContent>
          </w:sdt>
          <w:r>
            <w:rPr>
              <w:rFonts w:ascii="Times New Roman" w:eastAsia="Times New Roman" w:hAnsi="Times New Roman" w:cs="Times New Roman"/>
              <w:color w:val="000000"/>
            </w:rPr>
            <w:t>abundance patterns that vary sharply across space and environmental gradients, indicating highly localized distributions with distinct boundaries between favorable and unfavorable conditions.</w:t>
          </w:r>
          <w:commentRangeEnd w:id="144"/>
          <w:r>
            <w:rPr>
              <w:rStyle w:val="CommentReference"/>
              <w:rFonts w:ascii="Times New Roman" w:eastAsia="Times New Roman" w:hAnsi="Times New Roman" w:cs="Times New Roman"/>
              <w:color w:val="000000"/>
              <w:sz w:val="24"/>
              <w:szCs w:val="24"/>
            </w:rPr>
            <w:commentReference w:id="144"/>
          </w:r>
          <w:r>
            <w:rPr>
              <w:rFonts w:ascii="Times New Roman" w:eastAsia="Times New Roman" w:hAnsi="Times New Roman" w:cs="Times New Roman"/>
              <w:color w:val="000000"/>
            </w:rPr>
            <w:t xml:space="preserve"> Conversely, species with large </w:t>
          </w:r>
          <m:oMath>
            <m:r>
              <w:rPr>
                <w:rFonts w:ascii="Cambria Math" w:hAnsi="Cambria Math"/>
              </w:rPr>
              <m:t>ρ</m:t>
            </m:r>
          </m:oMath>
          <w:r>
            <w:rPr>
              <w:rFonts w:ascii="Times New Roman" w:eastAsia="Times New Roman" w:hAnsi="Times New Roman" w:cs="Times New Roman"/>
              <w:color w:val="000000"/>
            </w:rPr>
            <w:t xml:space="preserve"> values display smoothly varying abundances that remain correlated over broader spatial and environmental scales, </w:t>
          </w:r>
          <w:sdt>
            <w:sdtPr>
              <w:tag w:val="goog_rdk_141"/>
              <w:id w:val="-151983605"/>
            </w:sdtPr>
            <w:sdtContent>
              <w:r>
                <w:rPr>
                  <w:rFonts w:ascii="Times New Roman" w:eastAsia="Times New Roman" w:hAnsi="Times New Roman" w:cs="Times New Roman"/>
                  <w:strike/>
                  <w:color w:val="000000"/>
                  <w:rPrChange w:id="145" w:author="Ole Shelton" w:date="2026-03-17T11:35:00Z">
                    <w:rPr>
                      <w:rFonts w:ascii="Times New Roman" w:eastAsia="Times New Roman" w:hAnsi="Times New Roman" w:cs="Times New Roman"/>
                      <w:color w:val="000000"/>
                    </w:rPr>
                  </w:rPrChange>
                </w:rPr>
                <w:t xml:space="preserve">suggesting gradual transitions in response to environmental heterogeneity </w:t>
              </w:r>
            </w:sdtContent>
          </w:sdt>
          <w:sdt>
            <w:sdtPr>
              <w:tag w:val="goog_rdk_142"/>
              <w:id w:val="-1956392793"/>
            </w:sdtPr>
            <w:sdtContent>
              <w:commentRangeStart w:id="146"/>
            </w:sdtContent>
          </w:sdt>
          <w:sdt>
            <w:sdtPr>
              <w:tag w:val="goog_rdk_143"/>
              <w:id w:val="912509733"/>
            </w:sdtPr>
            <w:sdtContent>
              <w:r>
                <w:rPr>
                  <w:rFonts w:ascii="Times New Roman" w:eastAsia="Times New Roman" w:hAnsi="Times New Roman" w:cs="Times New Roman"/>
                  <w:strike/>
                  <w:color w:val="000000"/>
                  <w:rPrChange w:id="147" w:author="Ole Shelton" w:date="2026-03-17T11:35:00Z">
                    <w:rPr>
                      <w:rFonts w:ascii="Times New Roman" w:eastAsia="Times New Roman" w:hAnsi="Times New Roman" w:cs="Times New Roman"/>
                      <w:color w:val="000000"/>
                    </w:rPr>
                  </w:rPrChange>
                </w:rPr>
                <w:t>and broader ecological niches.</w:t>
              </w:r>
            </w:sdtContent>
          </w:sdt>
          <w:commentRangeEnd w:id="146"/>
          <w:r>
            <w:rPr>
              <w:rStyle w:val="CommentReference"/>
              <w:sz w:val="24"/>
              <w:szCs w:val="24"/>
            </w:rPr>
            <w:commentReference w:id="146"/>
          </w:r>
          <w:sdt>
            <w:sdtPr>
              <w:tag w:val="goog_rdk_144"/>
              <w:id w:val="201644830"/>
            </w:sdtPr>
            <w:sdtContent/>
          </w:sdt>
        </w:p>
      </w:sdtContent>
    </w:sdt>
    <w:sdt>
      <w:sdtPr>
        <w:tag w:val="goog_rdk_146"/>
        <w:id w:val="2124664939"/>
      </w:sdtPr>
      <w:sdtContent>
        <w:p w14:paraId="28BF1B8F"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148" w:author="Ole Shelton" w:date="2026-03-17T10:21:00Z">
              <w:pPr>
                <w:pBdr>
                  <w:top w:val="nil"/>
                  <w:left w:val="nil"/>
                  <w:bottom w:val="nil"/>
                  <w:right w:val="nil"/>
                  <w:between w:val="nil"/>
                </w:pBdr>
                <w:spacing w:after="0"/>
                <w:jc w:val="both"/>
              </w:pPr>
            </w:pPrChange>
          </w:pPr>
        </w:p>
      </w:sdtContent>
    </w:sdt>
    <w:sdt>
      <w:sdtPr>
        <w:tag w:val="goog_rdk_195"/>
        <w:id w:val="1341288133"/>
      </w:sdtPr>
      <w:sdtContent>
        <w:p w14:paraId="28BF1B90"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149" w:author="Ole Shelton" w:date="2026-03-17T10:21:00Z">
              <w:pPr>
                <w:pBdr>
                  <w:top w:val="nil"/>
                  <w:left w:val="nil"/>
                  <w:bottom w:val="nil"/>
                  <w:right w:val="nil"/>
                  <w:between w:val="nil"/>
                </w:pBdr>
                <w:spacing w:after="0"/>
                <w:jc w:val="both"/>
              </w:pPr>
            </w:pPrChange>
          </w:pPr>
          <w:sdt>
            <w:sdtPr>
              <w:tag w:val="goog_rdk_148"/>
              <w:id w:val="-511506286"/>
            </w:sdtPr>
            <w:sdtContent>
              <w:sdt>
                <w:sdtPr>
                  <w:tag w:val="goog_rdk_149"/>
                  <w:id w:val="-320211118"/>
                </w:sdtPr>
                <w:sdtContent>
                  <w:commentRangeStart w:id="150"/>
                </w:sdtContent>
              </w:sdt>
              <w:ins w:id="151" w:author="Ole Shelton" w:date="2026-03-17T11:36:00Z">
                <w:r>
                  <w:rPr>
                    <w:rFonts w:ascii="Times New Roman" w:eastAsia="Times New Roman" w:hAnsi="Times New Roman" w:cs="Times New Roman"/>
                    <w:color w:val="000000"/>
                  </w:rPr>
                  <w:t>Therefore</w:t>
                </w:r>
                <w:commentRangeEnd w:id="150"/>
                <w:r>
                  <w:rPr>
                    <w:rStyle w:val="CommentReference"/>
                    <w:rFonts w:ascii="Times New Roman" w:eastAsia="Times New Roman" w:hAnsi="Times New Roman" w:cs="Times New Roman"/>
                    <w:color w:val="000000"/>
                    <w:sz w:val="24"/>
                    <w:szCs w:val="24"/>
                  </w:rPr>
                  <w:commentReference w:id="150"/>
                </w:r>
                <w:r>
                  <w:rPr>
                    <w:rFonts w:ascii="Times New Roman" w:eastAsia="Times New Roman" w:hAnsi="Times New Roman" w:cs="Times New Roman"/>
                    <w:color w:val="000000"/>
                  </w:rPr>
                  <w:t xml:space="preserve">, </w:t>
                </w:r>
              </w:ins>
            </w:sdtContent>
          </w:sdt>
          <w:sdt>
            <w:sdtPr>
              <w:tag w:val="goog_rdk_150"/>
              <w:id w:val="1205318157"/>
            </w:sdtPr>
            <w:sdtContent>
              <w:del w:id="152" w:author="Ole Shelton" w:date="2026-03-17T11:36:00Z">
                <w:r>
                  <w:rPr>
                    <w:rFonts w:ascii="Times New Roman" w:eastAsia="Times New Roman" w:hAnsi="Times New Roman" w:cs="Times New Roman"/>
                    <w:color w:val="000000"/>
                  </w:rPr>
                  <w:delText>In simple terms, k</w:delText>
                </w:r>
              </w:del>
            </w:sdtContent>
          </w:sdt>
          <w:sdt>
            <w:sdtPr>
              <w:tag w:val="goog_rdk_151"/>
              <w:id w:val="-1272998523"/>
            </w:sdtPr>
            <w:sdtContent>
              <w:ins w:id="153" w:author="Ole Shelton" w:date="2026-03-17T11:36:00Z">
                <w:r>
                  <w:rPr>
                    <w:rFonts w:ascii="Times New Roman" w:eastAsia="Times New Roman" w:hAnsi="Times New Roman" w:cs="Times New Roman"/>
                    <w:color w:val="000000"/>
                  </w:rPr>
                  <w:t>knowledge of</w:t>
                </w:r>
              </w:ins>
            </w:sdtContent>
          </w:sdt>
          <w:sdt>
            <w:sdtPr>
              <w:tag w:val="goog_rdk_152"/>
              <w:id w:val="1961154074"/>
            </w:sdtPr>
            <w:sdtContent>
              <w:del w:id="154" w:author="Ole Shelton" w:date="2026-03-17T11:36:00Z">
                <w:r>
                  <w:rPr>
                    <w:rFonts w:ascii="Times New Roman" w:eastAsia="Times New Roman" w:hAnsi="Times New Roman" w:cs="Times New Roman"/>
                    <w:color w:val="000000"/>
                  </w:rPr>
                  <w:delText>nowing</w:delText>
                </w:r>
              </w:del>
            </w:sdtContent>
          </w:sdt>
          <w:r>
            <w:rPr>
              <w:rFonts w:ascii="Times New Roman" w:eastAsia="Times New Roman" w:hAnsi="Times New Roman" w:cs="Times New Roman"/>
              <w:color w:val="000000"/>
            </w:rPr>
            <w:t xml:space="preserve"> </w:t>
          </w:r>
          <w:sdt>
            <w:sdtPr>
              <w:tag w:val="goog_rdk_153"/>
              <w:id w:val="-1438724191"/>
            </w:sdtPr>
            <w:sdtContent>
              <w:del w:id="155" w:author="Ole Shelton" w:date="2026-03-17T11:36:00Z">
                <w:r>
                  <w:rPr>
                    <w:rFonts w:ascii="Times New Roman" w:eastAsia="Times New Roman" w:hAnsi="Times New Roman" w:cs="Times New Roman"/>
                    <w:color w:val="000000"/>
                  </w:rPr>
                  <w:delText xml:space="preserve">the </w:delText>
                </w:r>
              </w:del>
            </w:sdtContent>
          </w:sdt>
          <w:r>
            <w:rPr>
              <w:rFonts w:ascii="Times New Roman" w:eastAsia="Times New Roman" w:hAnsi="Times New Roman" w:cs="Times New Roman"/>
              <w:color w:val="000000"/>
            </w:rPr>
            <w:t xml:space="preserve">within-species </w:t>
          </w:r>
          <w:sdt>
            <w:sdtPr>
              <w:tag w:val="goog_rdk_154"/>
              <w:id w:val="196919641"/>
            </w:sdtPr>
            <w:sdtContent>
              <w:r>
                <w:rPr>
                  <w:rFonts w:ascii="Times New Roman" w:eastAsia="Times New Roman" w:hAnsi="Times New Roman" w:cs="Times New Roman"/>
                  <w:color w:val="000000"/>
                  <w:highlight w:val="yellow"/>
                  <w:rPrChange w:id="156" w:author="Ole Shelton" w:date="2026-03-17T11:37:00Z">
                    <w:rPr>
                      <w:rFonts w:ascii="Times New Roman" w:eastAsia="Times New Roman" w:hAnsi="Times New Roman" w:cs="Times New Roman"/>
                      <w:color w:val="000000"/>
                    </w:rPr>
                  </w:rPrChange>
                </w:rPr>
                <w:t>spatial autocorrelation</w:t>
              </w:r>
            </w:sdtContent>
          </w:sdt>
          <w:sdt>
            <w:sdtPr>
              <w:tag w:val="goog_rdk_155"/>
              <w:id w:val="-1635953184"/>
            </w:sdtPr>
            <w:sdtContent>
              <w:ins w:id="157" w:author="Ole Shelton" w:date="2026-03-17T11:37:00Z">
                <w:r>
                  <w:rPr>
                    <w:rFonts w:ascii="Times New Roman" w:eastAsia="Times New Roman" w:hAnsi="Times New Roman" w:cs="Times New Roman"/>
                    <w:color w:val="000000"/>
                  </w:rPr>
                  <w:t xml:space="preserve"> patterns and amplitude</w:t>
                </w:r>
              </w:ins>
            </w:sdtContent>
          </w:sdt>
          <w:r>
            <w:rPr>
              <w:rFonts w:ascii="Times New Roman" w:eastAsia="Times New Roman" w:hAnsi="Times New Roman" w:cs="Times New Roman"/>
              <w:color w:val="000000"/>
            </w:rPr>
            <w:t xml:space="preserve"> </w:t>
          </w:r>
          <w:sdt>
            <w:sdtPr>
              <w:tag w:val="goog_rdk_156"/>
              <w:id w:val="736347310"/>
            </w:sdtPr>
            <w:sdtContent>
              <w:del w:id="158" w:author="Ole Shelton" w:date="2026-03-17T11:37:00Z">
                <w:r>
                  <w:rPr>
                    <w:rFonts w:ascii="Times New Roman" w:eastAsia="Times New Roman" w:hAnsi="Times New Roman" w:cs="Times New Roman"/>
                    <w:color w:val="000000"/>
                  </w:rPr>
                  <w:delText xml:space="preserve">of distributions </w:delText>
                </w:r>
              </w:del>
            </w:sdtContent>
          </w:sdt>
          <w:r>
            <w:rPr>
              <w:rFonts w:ascii="Times New Roman" w:eastAsia="Times New Roman" w:hAnsi="Times New Roman" w:cs="Times New Roman"/>
              <w:color w:val="000000"/>
            </w:rPr>
            <w:t xml:space="preserve">can provide a quantitative basis for </w:t>
          </w:r>
          <w:sdt>
            <w:sdtPr>
              <w:tag w:val="goog_rdk_157"/>
              <w:id w:val="-693051343"/>
            </w:sdtPr>
            <w:sdtContent>
              <w:del w:id="159" w:author="Ole Shelton" w:date="2026-03-17T11:36:00Z">
                <w:r>
                  <w:rPr>
                    <w:rFonts w:ascii="Times New Roman" w:eastAsia="Times New Roman" w:hAnsi="Times New Roman" w:cs="Times New Roman"/>
                    <w:color w:val="000000"/>
                  </w:rPr>
                  <w:delText xml:space="preserve">optimizing </w:delText>
                </w:r>
              </w:del>
            </w:sdtContent>
          </w:sdt>
          <w:sdt>
            <w:sdtPr>
              <w:tag w:val="goog_rdk_158"/>
              <w:id w:val="-1488290023"/>
            </w:sdtPr>
            <w:sdtContent>
              <w:ins w:id="160" w:author="Ole Shelton" w:date="2026-03-17T11:36:00Z">
                <w:r>
                  <w:rPr>
                    <w:rFonts w:ascii="Times New Roman" w:eastAsia="Times New Roman" w:hAnsi="Times New Roman" w:cs="Times New Roman"/>
                    <w:color w:val="000000"/>
                  </w:rPr>
                  <w:t xml:space="preserve">informing </w:t>
                </w:r>
              </w:ins>
            </w:sdtContent>
          </w:sdt>
          <w:r>
            <w:rPr>
              <w:rFonts w:ascii="Times New Roman" w:eastAsia="Times New Roman" w:hAnsi="Times New Roman" w:cs="Times New Roman"/>
              <w:color w:val="000000"/>
            </w:rPr>
            <w:t>sampling effort</w:t>
          </w:r>
          <w:sdt>
            <w:sdtPr>
              <w:tag w:val="goog_rdk_159"/>
              <w:id w:val="-1117253944"/>
            </w:sdtPr>
            <w:sdtContent>
              <w:ins w:id="161" w:author="Ole Shelton" w:date="2026-03-17T11:37:00Z">
                <w:r>
                  <w:rPr>
                    <w:rFonts w:ascii="Times New Roman" w:eastAsia="Times New Roman" w:hAnsi="Times New Roman" w:cs="Times New Roman"/>
                    <w:color w:val="000000"/>
                  </w:rPr>
                  <w:t xml:space="preserve">. Specifically, </w:t>
                </w:r>
              </w:ins>
            </w:sdtContent>
          </w:sdt>
          <w:sdt>
            <w:sdtPr>
              <w:tag w:val="goog_rdk_160"/>
              <w:id w:val="-1832572574"/>
            </w:sdtPr>
            <w:sdtContent>
              <w:del w:id="162" w:author="Ole Shelton" w:date="2026-03-17T11:37:00Z">
                <w:r>
                  <w:rPr>
                    <w:rFonts w:ascii="Times New Roman" w:eastAsia="Times New Roman" w:hAnsi="Times New Roman" w:cs="Times New Roman"/>
                    <w:color w:val="000000"/>
                  </w:rPr>
                  <w:delText xml:space="preserve"> - s</w:delText>
                </w:r>
              </w:del>
            </w:sdtContent>
          </w:sdt>
          <w:sdt>
            <w:sdtPr>
              <w:tag w:val="goog_rdk_161"/>
              <w:id w:val="1195408535"/>
            </w:sdtPr>
            <w:sdtContent>
              <w:ins w:id="163" w:author="Ole Shelton" w:date="2026-03-17T11:38:00Z">
                <w:r>
                  <w:rPr>
                    <w:rFonts w:ascii="Times New Roman" w:eastAsia="Times New Roman" w:hAnsi="Times New Roman" w:cs="Times New Roman"/>
                    <w:color w:val="000000"/>
                  </w:rPr>
                  <w:t>s</w:t>
                </w:r>
              </w:ins>
            </w:sdtContent>
          </w:sdt>
          <w:r>
            <w:rPr>
              <w:rFonts w:ascii="Times New Roman" w:eastAsia="Times New Roman" w:hAnsi="Times New Roman" w:cs="Times New Roman"/>
              <w:color w:val="000000"/>
            </w:rPr>
            <w:t xml:space="preserve">pecies exhibiting high </w:t>
          </w:r>
          <w:sdt>
            <w:sdtPr>
              <w:tag w:val="goog_rdk_162"/>
              <w:id w:val="-628583606"/>
            </w:sdtPr>
            <w:sdtContent>
              <w:r>
                <w:rPr>
                  <w:rFonts w:ascii="Times New Roman" w:eastAsia="Times New Roman" w:hAnsi="Times New Roman" w:cs="Times New Roman"/>
                  <w:color w:val="000000"/>
                  <w:highlight w:val="yellow"/>
                  <w:rPrChange w:id="164" w:author="Ole Shelton" w:date="2026-03-17T11:38:00Z">
                    <w:rPr>
                      <w:rFonts w:ascii="Times New Roman" w:eastAsia="Times New Roman" w:hAnsi="Times New Roman" w:cs="Times New Roman"/>
                      <w:color w:val="000000"/>
                    </w:rPr>
                  </w:rPrChange>
                </w:rPr>
                <w:t>spatial autocorrelation</w:t>
              </w:r>
            </w:sdtContent>
          </w:sdt>
          <w:r>
            <w:rPr>
              <w:rFonts w:ascii="Times New Roman" w:eastAsia="Times New Roman" w:hAnsi="Times New Roman" w:cs="Times New Roman"/>
              <w:color w:val="000000"/>
            </w:rPr>
            <w:t xml:space="preserve"> should require fewer samples to capture their distribution patterns due to their extended spatial coherence (Figure xxx). In this study, we aim to </w:t>
          </w:r>
          <w:sdt>
            <w:sdtPr>
              <w:tag w:val="goog_rdk_163"/>
              <w:id w:val="1871959290"/>
            </w:sdtPr>
            <w:sdtContent>
              <w:del w:id="165" w:author="Ole Shelton" w:date="2026-03-17T11:52:00Z">
                <w:r>
                  <w:rPr>
                    <w:rFonts w:ascii="Times New Roman" w:eastAsia="Times New Roman" w:hAnsi="Times New Roman" w:cs="Times New Roman"/>
                    <w:color w:val="000000"/>
                  </w:rPr>
                  <w:delText xml:space="preserve">evaluate </w:delText>
                </w:r>
              </w:del>
            </w:sdtContent>
          </w:sdt>
          <w:sdt>
            <w:sdtPr>
              <w:tag w:val="goog_rdk_164"/>
              <w:id w:val="-947074939"/>
            </w:sdtPr>
            <w:sdtContent>
              <w:ins w:id="166" w:author="Ole Shelton" w:date="2026-03-17T11:52:00Z">
                <w:r>
                  <w:rPr>
                    <w:rFonts w:ascii="Times New Roman" w:eastAsia="Times New Roman" w:hAnsi="Times New Roman" w:cs="Times New Roman"/>
                    <w:color w:val="000000"/>
                  </w:rPr>
                  <w:t xml:space="preserve">assess </w:t>
                </w:r>
              </w:ins>
            </w:sdtContent>
          </w:sdt>
          <w:r>
            <w:rPr>
              <w:rFonts w:ascii="Times New Roman" w:eastAsia="Times New Roman" w:hAnsi="Times New Roman" w:cs="Times New Roman"/>
              <w:color w:val="000000"/>
            </w:rPr>
            <w:t xml:space="preserve">how spatial autocorrelation </w:t>
          </w:r>
          <w:sdt>
            <w:sdtPr>
              <w:tag w:val="goog_rdk_165"/>
              <w:id w:val="870253441"/>
            </w:sdtPr>
            <w:sdtContent>
              <w:r>
                <w:rPr>
                  <w:rFonts w:ascii="Times New Roman" w:eastAsia="Times New Roman" w:hAnsi="Times New Roman" w:cs="Times New Roman"/>
                  <w:strike/>
                  <w:color w:val="000000"/>
                  <w:rPrChange w:id="167" w:author="Ole Shelton" w:date="2026-03-17T11:53:00Z">
                    <w:rPr>
                      <w:rFonts w:ascii="Times New Roman" w:eastAsia="Times New Roman" w:hAnsi="Times New Roman" w:cs="Times New Roman"/>
                      <w:color w:val="000000"/>
                    </w:rPr>
                  </w:rPrChange>
                </w:rPr>
                <w:t>in species’ distributions, as well as sampling effort (represented by the number of samples deployed),</w:t>
              </w:r>
            </w:sdtContent>
          </w:sdt>
          <w:r>
            <w:rPr>
              <w:rFonts w:ascii="Times New Roman" w:eastAsia="Times New Roman" w:hAnsi="Times New Roman" w:cs="Times New Roman"/>
              <w:color w:val="000000"/>
            </w:rPr>
            <w:t xml:space="preserve"> influence</w:t>
          </w:r>
          <w:sdt>
            <w:sdtPr>
              <w:tag w:val="goog_rdk_166"/>
              <w:id w:val="1010864343"/>
            </w:sdtPr>
            <w:sdtContent>
              <w:ins w:id="168" w:author="Ole Shelton" w:date="2026-03-17T11:53:00Z">
                <w:r>
                  <w:rPr>
                    <w:rFonts w:ascii="Times New Roman" w:eastAsia="Times New Roman" w:hAnsi="Times New Roman" w:cs="Times New Roman"/>
                    <w:color w:val="000000"/>
                  </w:rPr>
                  <w:t>s</w:t>
                </w:r>
              </w:ins>
            </w:sdtContent>
          </w:sdt>
          <w:r>
            <w:rPr>
              <w:rFonts w:ascii="Times New Roman" w:eastAsia="Times New Roman" w:hAnsi="Times New Roman" w:cs="Times New Roman"/>
              <w:color w:val="000000"/>
            </w:rPr>
            <w:t xml:space="preserve"> the efficiency of eDNA metabarcoding marine sampling strategies. We </w:t>
          </w:r>
          <w:sdt>
            <w:sdtPr>
              <w:tag w:val="goog_rdk_167"/>
              <w:id w:val="535024493"/>
            </w:sdtPr>
            <w:sdtContent>
              <w:del w:id="169" w:author="Ole Shelton" w:date="2026-03-17T11:53:00Z">
                <w:r>
                  <w:rPr>
                    <w:rFonts w:ascii="Times New Roman" w:eastAsia="Times New Roman" w:hAnsi="Times New Roman" w:cs="Times New Roman"/>
                    <w:color w:val="000000"/>
                  </w:rPr>
                  <w:delText xml:space="preserve">investigate this question </w:delText>
                </w:r>
              </w:del>
            </w:sdtContent>
          </w:sdt>
          <w:r>
            <w:rPr>
              <w:rFonts w:ascii="Times New Roman" w:eastAsia="Times New Roman" w:hAnsi="Times New Roman" w:cs="Times New Roman"/>
              <w:color w:val="000000"/>
            </w:rPr>
            <w:t>us</w:t>
          </w:r>
          <w:sdt>
            <w:sdtPr>
              <w:tag w:val="goog_rdk_168"/>
              <w:id w:val="-1913110635"/>
            </w:sdtPr>
            <w:sdtContent>
              <w:del w:id="170" w:author="Ole Shelton" w:date="2026-03-17T11:53:00Z">
                <w:r>
                  <w:rPr>
                    <w:rFonts w:ascii="Times New Roman" w:eastAsia="Times New Roman" w:hAnsi="Times New Roman" w:cs="Times New Roman"/>
                    <w:color w:val="000000"/>
                  </w:rPr>
                  <w:delText>ing</w:delText>
                </w:r>
              </w:del>
            </w:sdtContent>
          </w:sdt>
          <w:sdt>
            <w:sdtPr>
              <w:tag w:val="goog_rdk_169"/>
              <w:id w:val="733383614"/>
            </w:sdtPr>
            <w:sdtContent>
              <w:ins w:id="171" w:author="Ole Shelton" w:date="2026-03-17T11:53:00Z">
                <w:r>
                  <w:rPr>
                    <w:rFonts w:ascii="Times New Roman" w:eastAsia="Times New Roman" w:hAnsi="Times New Roman" w:cs="Times New Roman"/>
                    <w:color w:val="000000"/>
                  </w:rPr>
                  <w:t>e</w:t>
                </w:r>
              </w:ins>
            </w:sdtContent>
          </w:sdt>
          <w:r>
            <w:rPr>
              <w:rFonts w:ascii="Times New Roman" w:eastAsia="Times New Roman" w:hAnsi="Times New Roman" w:cs="Times New Roman"/>
              <w:color w:val="000000"/>
            </w:rPr>
            <w:t xml:space="preserve"> both simulated and </w:t>
          </w:r>
          <w:sdt>
            <w:sdtPr>
              <w:tag w:val="goog_rdk_170"/>
              <w:id w:val="-1472887084"/>
            </w:sdtPr>
            <w:sdtContent>
              <w:del w:id="172" w:author="Ole Shelton" w:date="2026-03-17T11:53:00Z">
                <w:r>
                  <w:rPr>
                    <w:rFonts w:ascii="Times New Roman" w:eastAsia="Times New Roman" w:hAnsi="Times New Roman" w:cs="Times New Roman"/>
                    <w:color w:val="000000"/>
                  </w:rPr>
                  <w:delText xml:space="preserve">real-world </w:delText>
                </w:r>
              </w:del>
            </w:sdtContent>
          </w:sdt>
          <w:sdt>
            <w:sdtPr>
              <w:tag w:val="goog_rdk_171"/>
              <w:id w:val="-1779538822"/>
            </w:sdtPr>
            <w:sdtContent>
              <w:ins w:id="173" w:author="Ole Shelton" w:date="2026-03-17T11:53:00Z">
                <w:r>
                  <w:rPr>
                    <w:rFonts w:ascii="Times New Roman" w:eastAsia="Times New Roman" w:hAnsi="Times New Roman" w:cs="Times New Roman"/>
                    <w:color w:val="000000"/>
                  </w:rPr>
                  <w:t xml:space="preserve">empirical </w:t>
                </w:r>
              </w:ins>
            </w:sdtContent>
          </w:sdt>
          <w:r>
            <w:rPr>
              <w:rFonts w:ascii="Times New Roman" w:eastAsia="Times New Roman" w:hAnsi="Times New Roman" w:cs="Times New Roman"/>
              <w:color w:val="000000"/>
            </w:rPr>
            <w:t xml:space="preserve">eDNA data for </w:t>
          </w:r>
          <w:sdt>
            <w:sdtPr>
              <w:tag w:val="goog_rdk_172"/>
              <w:id w:val="-292732787"/>
            </w:sdtPr>
            <w:sdtContent>
              <w:r>
                <w:rPr>
                  <w:rFonts w:ascii="Times New Roman" w:eastAsia="Times New Roman" w:hAnsi="Times New Roman" w:cs="Times New Roman"/>
                  <w:strike/>
                  <w:color w:val="000000"/>
                  <w:rPrChange w:id="174" w:author="Ole Shelton" w:date="2026-03-17T11:58:00Z">
                    <w:rPr>
                      <w:rFonts w:ascii="Times New Roman" w:eastAsia="Times New Roman" w:hAnsi="Times New Roman" w:cs="Times New Roman"/>
                      <w:color w:val="000000"/>
                    </w:rPr>
                  </w:rPrChange>
                </w:rPr>
                <w:t xml:space="preserve">12 </w:t>
              </w:r>
            </w:sdtContent>
          </w:sdt>
          <w:r>
            <w:rPr>
              <w:rFonts w:ascii="Times New Roman" w:eastAsia="Times New Roman" w:hAnsi="Times New Roman" w:cs="Times New Roman"/>
              <w:color w:val="000000"/>
            </w:rPr>
            <w:t xml:space="preserve">species that differ in their patterns of spatial </w:t>
          </w:r>
          <w:sdt>
            <w:sdtPr>
              <w:tag w:val="goog_rdk_173"/>
              <w:id w:val="-800529712"/>
            </w:sdtPr>
            <w:sdtContent>
              <w:del w:id="175" w:author="Ole Shelton" w:date="2026-03-17T12:01:00Z">
                <w:r>
                  <w:rPr>
                    <w:rFonts w:ascii="Times New Roman" w:eastAsia="Times New Roman" w:hAnsi="Times New Roman" w:cs="Times New Roman"/>
                    <w:color w:val="000000"/>
                  </w:rPr>
                  <w:delText xml:space="preserve">autocorrelation. </w:delText>
                </w:r>
              </w:del>
            </w:sdtContent>
          </w:sdt>
          <w:sdt>
            <w:sdtPr>
              <w:tag w:val="goog_rdk_174"/>
              <w:id w:val="-1530174450"/>
            </w:sdtPr>
            <w:sdtContent>
              <w:ins w:id="176" w:author="Ole Shelton" w:date="2026-03-17T12:01:00Z">
                <w:r>
                  <w:rPr>
                    <w:rFonts w:ascii="Times New Roman" w:eastAsia="Times New Roman" w:hAnsi="Times New Roman" w:cs="Times New Roman"/>
                    <w:color w:val="000000"/>
                  </w:rPr>
                  <w:t xml:space="preserve">distributions </w:t>
                </w:r>
              </w:ins>
            </w:sdtContent>
          </w:sdt>
          <w:sdt>
            <w:sdtPr>
              <w:tag w:val="goog_rdk_175"/>
              <w:id w:val="561870124"/>
            </w:sdtPr>
            <w:sdtContent>
              <w:del w:id="177" w:author="Ole Shelton" w:date="2026-03-17T11:58:00Z">
                <w:r>
                  <w:rPr>
                    <w:rFonts w:ascii="Times New Roman" w:eastAsia="Times New Roman" w:hAnsi="Times New Roman" w:cs="Times New Roman"/>
                    <w:color w:val="000000"/>
                  </w:rPr>
                  <w:delText>Specifically, we</w:delText>
                </w:r>
              </w:del>
            </w:sdtContent>
          </w:sdt>
          <w:sdt>
            <w:sdtPr>
              <w:tag w:val="goog_rdk_176"/>
              <w:id w:val="-2109433070"/>
            </w:sdtPr>
            <w:sdtContent>
              <w:ins w:id="178" w:author="Ole Shelton" w:date="2026-03-17T11:58:00Z">
                <w:r>
                  <w:rPr>
                    <w:rFonts w:ascii="Times New Roman" w:eastAsia="Times New Roman" w:hAnsi="Times New Roman" w:cs="Times New Roman"/>
                    <w:color w:val="000000"/>
                  </w:rPr>
                  <w:t xml:space="preserve">to </w:t>
                </w:r>
              </w:ins>
            </w:sdtContent>
          </w:sdt>
          <w:sdt>
            <w:sdtPr>
              <w:tag w:val="goog_rdk_177"/>
              <w:id w:val="2097142904"/>
            </w:sdtPr>
            <w:sdtContent>
              <w:del w:id="179" w:author="Ole Shelton" w:date="2026-03-17T11:58:00Z">
                <w:r>
                  <w:rPr>
                    <w:rFonts w:ascii="Times New Roman" w:eastAsia="Times New Roman" w:hAnsi="Times New Roman" w:cs="Times New Roman"/>
                    <w:color w:val="000000"/>
                  </w:rPr>
                  <w:delText xml:space="preserve"> </w:delText>
                </w:r>
              </w:del>
            </w:sdtContent>
          </w:sdt>
          <w:r>
            <w:rPr>
              <w:rFonts w:ascii="Times New Roman" w:eastAsia="Times New Roman" w:hAnsi="Times New Roman" w:cs="Times New Roman"/>
              <w:color w:val="000000"/>
            </w:rPr>
            <w:t>quantify the effect of sampling effort on</w:t>
          </w:r>
          <w:sdt>
            <w:sdtPr>
              <w:tag w:val="goog_rdk_178"/>
              <w:id w:val="810035388"/>
            </w:sdtPr>
            <w:sdtContent>
              <w:ins w:id="180" w:author="Ole Shelton" w:date="2026-03-17T11:59:00Z">
                <w:r>
                  <w:rPr>
                    <w:rFonts w:ascii="Times New Roman" w:eastAsia="Times New Roman" w:hAnsi="Times New Roman" w:cs="Times New Roman"/>
                    <w:color w:val="000000"/>
                  </w:rPr>
                  <w:t xml:space="preserve"> estimating</w:t>
                </w:r>
              </w:ins>
            </w:sdtContent>
          </w:sdt>
          <w:r>
            <w:rPr>
              <w:rFonts w:ascii="Times New Roman" w:eastAsia="Times New Roman" w:hAnsi="Times New Roman" w:cs="Times New Roman"/>
              <w:color w:val="000000"/>
            </w:rPr>
            <w:t xml:space="preserve"> (i) </w:t>
          </w:r>
          <w:sdt>
            <w:sdtPr>
              <w:tag w:val="goog_rdk_179"/>
              <w:id w:val="1178943160"/>
            </w:sdtPr>
            <w:sdtContent>
              <w:del w:id="181" w:author="Ole Shelton" w:date="2026-03-17T11:59:00Z">
                <w:r>
                  <w:rPr>
                    <w:rFonts w:ascii="Times New Roman" w:eastAsia="Times New Roman" w:hAnsi="Times New Roman" w:cs="Times New Roman"/>
                    <w:color w:val="000000"/>
                  </w:rPr>
                  <w:delText xml:space="preserve">estimating </w:delText>
                </w:r>
              </w:del>
            </w:sdtContent>
          </w:sdt>
          <w:r>
            <w:rPr>
              <w:rFonts w:ascii="Times New Roman" w:eastAsia="Times New Roman" w:hAnsi="Times New Roman" w:cs="Times New Roman"/>
              <w:color w:val="000000"/>
            </w:rPr>
            <w:t>the spatial autocorrelation (</w:t>
          </w:r>
          <w:sdt>
            <w:sdtPr>
              <w:tag w:val="goog_rdk_180"/>
              <w:id w:val="1939609700"/>
            </w:sdtPr>
            <w:sdtContent>
              <w:del w:id="182" w:author="Ole Shelton" w:date="2026-03-17T12:01:00Z">
                <w:r>
                  <w:rPr>
                    <w:rFonts w:ascii="Times New Roman" w:eastAsia="Times New Roman" w:hAnsi="Times New Roman" w:cs="Times New Roman"/>
                    <w:color w:val="000000"/>
                  </w:rPr>
                  <w:delText>typically used</w:delText>
                </w:r>
              </w:del>
            </w:sdtContent>
          </w:sdt>
          <w:sdt>
            <w:sdtPr>
              <w:tag w:val="goog_rdk_181"/>
              <w:id w:val="1510535143"/>
            </w:sdtPr>
            <w:sdtContent>
              <w:ins w:id="183" w:author="Ole Shelton" w:date="2026-03-17T12:01:00Z">
                <w:r>
                  <w:rPr>
                    <w:rFonts w:ascii="Times New Roman" w:eastAsia="Times New Roman" w:hAnsi="Times New Roman" w:cs="Times New Roman"/>
                    <w:color w:val="000000"/>
                  </w:rPr>
                  <w:t>informative</w:t>
                </w:r>
              </w:ins>
            </w:sdtContent>
          </w:sdt>
          <w:r>
            <w:rPr>
              <w:rFonts w:ascii="Times New Roman" w:eastAsia="Times New Roman" w:hAnsi="Times New Roman" w:cs="Times New Roman"/>
              <w:color w:val="000000"/>
            </w:rPr>
            <w:t xml:space="preserve"> for understanding ecological niches \cite{sanchez2025}), (ii)</w:t>
          </w:r>
          <w:sdt>
            <w:sdtPr>
              <w:tag w:val="goog_rdk_182"/>
              <w:id w:val="-2129073976"/>
            </w:sdtPr>
            <w:sdtContent>
              <w:del w:id="184" w:author="Ole Shelton" w:date="2026-03-17T11:59:00Z">
                <w:r>
                  <w:rPr>
                    <w:rFonts w:ascii="Times New Roman" w:eastAsia="Times New Roman" w:hAnsi="Times New Roman" w:cs="Times New Roman"/>
                    <w:color w:val="000000"/>
                  </w:rPr>
                  <w:delText xml:space="preserve"> estimating</w:delText>
                </w:r>
              </w:del>
            </w:sdtContent>
          </w:sdt>
          <w:r>
            <w:rPr>
              <w:rFonts w:ascii="Times New Roman" w:eastAsia="Times New Roman" w:hAnsi="Times New Roman" w:cs="Times New Roman"/>
              <w:color w:val="000000"/>
            </w:rPr>
            <w:t xml:space="preserve"> the global mean (</w:t>
          </w:r>
          <w:sdt>
            <w:sdtPr>
              <w:tag w:val="goog_rdk_183"/>
              <w:id w:val="978012859"/>
            </w:sdtPr>
            <w:sdtContent>
              <w:del w:id="185" w:author="Ole Shelton" w:date="2026-03-17T12:01:00Z">
                <w:r>
                  <w:rPr>
                    <w:rFonts w:ascii="Times New Roman" w:eastAsia="Times New Roman" w:hAnsi="Times New Roman" w:cs="Times New Roman"/>
                    <w:color w:val="000000"/>
                  </w:rPr>
                  <w:delText>typically used</w:delText>
                </w:r>
              </w:del>
            </w:sdtContent>
          </w:sdt>
          <w:sdt>
            <w:sdtPr>
              <w:tag w:val="goog_rdk_184"/>
              <w:id w:val="-853990160"/>
            </w:sdtPr>
            <w:sdtContent>
              <w:ins w:id="186" w:author="Ole Shelton" w:date="2026-03-17T12:01:00Z">
                <w:r>
                  <w:rPr>
                    <w:rFonts w:ascii="Times New Roman" w:eastAsia="Times New Roman" w:hAnsi="Times New Roman" w:cs="Times New Roman"/>
                    <w:color w:val="000000"/>
                  </w:rPr>
                  <w:t>important</w:t>
                </w:r>
              </w:ins>
            </w:sdtContent>
          </w:sdt>
          <w:r>
            <w:rPr>
              <w:rFonts w:ascii="Times New Roman" w:eastAsia="Times New Roman" w:hAnsi="Times New Roman" w:cs="Times New Roman"/>
              <w:color w:val="000000"/>
            </w:rPr>
            <w:t xml:space="preserve"> for conservation and stock assessment), and (iii) the </w:t>
          </w:r>
          <w:sdt>
            <w:sdtPr>
              <w:tag w:val="goog_rdk_185"/>
              <w:id w:val="-1701435562"/>
            </w:sdtPr>
            <w:sdtContent>
              <w:del w:id="187" w:author="Ole Shelton" w:date="2026-03-17T11:59:00Z">
                <w:r>
                  <w:rPr>
                    <w:rFonts w:ascii="Times New Roman" w:eastAsia="Times New Roman" w:hAnsi="Times New Roman" w:cs="Times New Roman"/>
                    <w:color w:val="000000"/>
                  </w:rPr>
                  <w:delText xml:space="preserve">predictive </w:delText>
                </w:r>
              </w:del>
            </w:sdtContent>
          </w:sdt>
          <w:r>
            <w:rPr>
              <w:rFonts w:ascii="Times New Roman" w:eastAsia="Times New Roman" w:hAnsi="Times New Roman" w:cs="Times New Roman"/>
              <w:color w:val="000000"/>
            </w:rPr>
            <w:t xml:space="preserve">precision of species </w:t>
          </w:r>
          <w:sdt>
            <w:sdtPr>
              <w:tag w:val="goog_rdk_186"/>
              <w:id w:val="-2017157149"/>
            </w:sdtPr>
            <w:sdtContent>
              <w:del w:id="188" w:author="Ole Shelton" w:date="2026-03-17T12:00:00Z">
                <w:r>
                  <w:rPr>
                    <w:rFonts w:ascii="Times New Roman" w:eastAsia="Times New Roman" w:hAnsi="Times New Roman" w:cs="Times New Roman"/>
                    <w:color w:val="000000"/>
                  </w:rPr>
                  <w:delText xml:space="preserve">abundance and </w:delText>
                </w:r>
              </w:del>
            </w:sdtContent>
          </w:sdt>
          <w:r>
            <w:rPr>
              <w:rFonts w:ascii="Times New Roman" w:eastAsia="Times New Roman" w:hAnsi="Times New Roman" w:cs="Times New Roman"/>
              <w:color w:val="000000"/>
            </w:rPr>
            <w:t>distribution</w:t>
          </w:r>
          <w:sdt>
            <w:sdtPr>
              <w:tag w:val="goog_rdk_187"/>
              <w:id w:val="-1632122067"/>
            </w:sdtPr>
            <w:sdtContent>
              <w:del w:id="189" w:author="Ole Shelton" w:date="2026-03-17T12:01:00Z">
                <w:r>
                  <w:rPr>
                    <w:rFonts w:ascii="Times New Roman" w:eastAsia="Times New Roman" w:hAnsi="Times New Roman" w:cs="Times New Roman"/>
                    <w:color w:val="000000"/>
                  </w:rPr>
                  <w:delText>s (typically used for species distribution inferences)</w:delText>
                </w:r>
              </w:del>
            </w:sdtContent>
          </w:sdt>
          <w:r>
            <w:rPr>
              <w:rFonts w:ascii="Times New Roman" w:eastAsia="Times New Roman" w:hAnsi="Times New Roman" w:cs="Times New Roman"/>
              <w:color w:val="000000"/>
            </w:rPr>
            <w:t xml:space="preserve">. </w:t>
          </w:r>
          <w:sdt>
            <w:sdtPr>
              <w:tag w:val="goog_rdk_188"/>
              <w:id w:val="-460961043"/>
            </w:sdtPr>
            <w:sdtContent>
              <w:del w:id="190" w:author="Ole Shelton" w:date="2026-03-17T12:00:00Z">
                <w:r>
                  <w:rPr>
                    <w:rFonts w:ascii="Times New Roman" w:eastAsia="Times New Roman" w:hAnsi="Times New Roman" w:cs="Times New Roman"/>
                    <w:color w:val="000000"/>
                  </w:rPr>
                  <w:delText>In this formulation, w</w:delText>
                </w:r>
              </w:del>
            </w:sdtContent>
          </w:sdt>
          <w:sdt>
            <w:sdtPr>
              <w:tag w:val="goog_rdk_189"/>
              <w:id w:val="-807510501"/>
            </w:sdtPr>
            <w:sdtContent>
              <w:ins w:id="191" w:author="Ole Shelton" w:date="2026-03-17T12:00:00Z">
                <w:r>
                  <w:rPr>
                    <w:rFonts w:ascii="Times New Roman" w:eastAsia="Times New Roman" w:hAnsi="Times New Roman" w:cs="Times New Roman"/>
                    <w:color w:val="000000"/>
                  </w:rPr>
                  <w:t>W</w:t>
                </w:r>
              </w:ins>
            </w:sdtContent>
          </w:sdt>
          <w:r>
            <w:rPr>
              <w:rFonts w:ascii="Times New Roman" w:eastAsia="Times New Roman" w:hAnsi="Times New Roman" w:cs="Times New Roman"/>
              <w:color w:val="000000"/>
            </w:rPr>
            <w:t xml:space="preserve">e focus exclusively on spatial coordinates (latitude and longitude) as covariates </w:t>
          </w:r>
          <w:sdt>
            <w:sdtPr>
              <w:tag w:val="goog_rdk_190"/>
              <w:id w:val="1819726349"/>
            </w:sdtPr>
            <w:sdtContent>
              <w:commentRangeStart w:id="192"/>
            </w:sdtContent>
          </w:sdt>
          <w:r>
            <w:rPr>
              <w:rFonts w:ascii="Times New Roman" w:eastAsia="Times New Roman" w:hAnsi="Times New Roman" w:cs="Times New Roman"/>
              <w:color w:val="000000"/>
            </w:rPr>
            <w:t>to isolate the effects of spatial structure from environmental or biological drivers</w:t>
          </w:r>
          <w:commentRangeEnd w:id="192"/>
          <w:r>
            <w:rPr>
              <w:rStyle w:val="CommentReference"/>
              <w:rFonts w:ascii="Times New Roman" w:eastAsia="Times New Roman" w:hAnsi="Times New Roman" w:cs="Times New Roman"/>
              <w:color w:val="000000"/>
              <w:sz w:val="24"/>
              <w:szCs w:val="24"/>
            </w:rPr>
            <w:commentReference w:id="192"/>
          </w:r>
          <w:r>
            <w:rPr>
              <w:rFonts w:ascii="Times New Roman" w:eastAsia="Times New Roman" w:hAnsi="Times New Roman" w:cs="Times New Roman"/>
              <w:color w:val="000000"/>
            </w:rPr>
            <w:t xml:space="preserve">. However, the </w:t>
          </w:r>
          <w:r>
            <w:rPr>
              <w:rFonts w:ascii="Times New Roman" w:eastAsia="Times New Roman" w:hAnsi="Times New Roman" w:cs="Times New Roman"/>
              <w:color w:val="000000"/>
            </w:rPr>
            <w:lastRenderedPageBreak/>
            <w:t xml:space="preserve">same GP framework can be extended to include additional covariates such as temperature, salinity, bathymetry, or even biotic interactions like species competition and trophic relationships. By explicitly quantifying the trade-off between spatial autocorrelation, sample size, and prediction accuracy, </w:t>
          </w:r>
          <w:sdt>
            <w:sdtPr>
              <w:tag w:val="goog_rdk_191"/>
              <w:id w:val="1477132352"/>
            </w:sdtPr>
            <w:sdtContent>
              <w:del w:id="193" w:author="Ole Shelton" w:date="2026-03-17T12:04:00Z">
                <w:r>
                  <w:rPr>
                    <w:rFonts w:ascii="Times New Roman" w:eastAsia="Times New Roman" w:hAnsi="Times New Roman" w:cs="Times New Roman"/>
                    <w:color w:val="000000"/>
                  </w:rPr>
                  <w:delText>this study seeks to</w:delText>
                </w:r>
              </w:del>
            </w:sdtContent>
          </w:sdt>
          <w:sdt>
            <w:sdtPr>
              <w:tag w:val="goog_rdk_192"/>
              <w:id w:val="-1854571220"/>
            </w:sdtPr>
            <w:sdtContent>
              <w:ins w:id="194" w:author="Ole Shelton" w:date="2026-03-17T12:04:00Z">
                <w:r>
                  <w:rPr>
                    <w:rFonts w:ascii="Times New Roman" w:eastAsia="Times New Roman" w:hAnsi="Times New Roman" w:cs="Times New Roman"/>
                    <w:color w:val="000000"/>
                  </w:rPr>
                  <w:t>we can</w:t>
                </w:r>
              </w:ins>
            </w:sdtContent>
          </w:sdt>
          <w:r>
            <w:rPr>
              <w:rFonts w:ascii="Times New Roman" w:eastAsia="Times New Roman" w:hAnsi="Times New Roman" w:cs="Times New Roman"/>
              <w:color w:val="000000"/>
            </w:rPr>
            <w:t xml:space="preserve"> identify thresholds of sampling effort that maximize information gain and minimize redundancy - offering a principled, quantitative foundation for designing efficient </w:t>
          </w:r>
          <w:sdt>
            <w:sdtPr>
              <w:tag w:val="goog_rdk_193"/>
              <w:id w:val="1266077401"/>
            </w:sdtPr>
            <w:sdtContent>
              <w:commentRangeStart w:id="195"/>
            </w:sdtContent>
          </w:sdt>
          <w:sdt>
            <w:sdtPr>
              <w:tag w:val="goog_rdk_194"/>
              <w:id w:val="-716439656"/>
            </w:sdtPr>
            <w:sdtContent/>
          </w:sdt>
          <w:r>
            <w:rPr>
              <w:rFonts w:ascii="Times New Roman" w:eastAsia="Times New Roman" w:hAnsi="Times New Roman" w:cs="Times New Roman"/>
              <w:color w:val="000000"/>
            </w:rPr>
            <w:t xml:space="preserve">marine spatial </w:t>
          </w:r>
          <w:commentRangeEnd w:id="195"/>
          <w:r>
            <w:rPr>
              <w:rStyle w:val="CommentReference"/>
              <w:rFonts w:ascii="Times New Roman" w:eastAsia="Times New Roman" w:hAnsi="Times New Roman" w:cs="Times New Roman"/>
              <w:color w:val="000000"/>
              <w:sz w:val="24"/>
              <w:szCs w:val="24"/>
            </w:rPr>
            <w:commentReference w:id="195"/>
          </w:r>
          <w:r>
            <w:rPr>
              <w:rFonts w:ascii="Times New Roman" w:eastAsia="Times New Roman" w:hAnsi="Times New Roman" w:cs="Times New Roman"/>
              <w:color w:val="000000"/>
            </w:rPr>
            <w:t>surveys.</w:t>
          </w:r>
        </w:p>
      </w:sdtContent>
    </w:sdt>
    <w:sdt>
      <w:sdtPr>
        <w:tag w:val="goog_rdk_196"/>
        <w:id w:val="1691431405"/>
      </w:sdtPr>
      <w:sdtContent>
        <w:p w14:paraId="28BF1B91"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196" w:author="Ole Shelton" w:date="2026-03-17T10:21:00Z">
              <w:pPr>
                <w:pBdr>
                  <w:top w:val="nil"/>
                  <w:left w:val="nil"/>
                  <w:bottom w:val="nil"/>
                  <w:right w:val="nil"/>
                  <w:between w:val="nil"/>
                </w:pBdr>
                <w:spacing w:after="0"/>
                <w:jc w:val="both"/>
              </w:pPr>
            </w:pPrChange>
          </w:pPr>
        </w:p>
      </w:sdtContent>
    </w:sdt>
    <w:sdt>
      <w:sdtPr>
        <w:tag w:val="goog_rdk_200"/>
        <w:id w:val="1183206369"/>
      </w:sdtPr>
      <w:sdtContent>
        <w:p w14:paraId="28BF1B92"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197" w:author="Ole Shelton" w:date="2026-03-17T10:21:00Z">
              <w:pPr>
                <w:pBdr>
                  <w:top w:val="nil"/>
                  <w:left w:val="nil"/>
                  <w:bottom w:val="nil"/>
                  <w:right w:val="nil"/>
                  <w:between w:val="nil"/>
                </w:pBdr>
                <w:spacing w:after="0"/>
                <w:jc w:val="both"/>
              </w:pPr>
            </w:pPrChange>
          </w:pPr>
          <w:sdt>
            <w:sdtPr>
              <w:tag w:val="goog_rdk_197"/>
              <w:id w:val="-2065698247"/>
            </w:sdtPr>
            <w:sdtContent>
              <w:commentRangeStart w:id="198"/>
            </w:sdtContent>
          </w:sdt>
          <w:sdt>
            <w:sdtPr>
              <w:tag w:val="goog_rdk_198"/>
              <w:id w:val="2110383700"/>
            </w:sdtPr>
            <w:sdtContent>
              <w:commentRangeStart w:id="199"/>
            </w:sdtContent>
          </w:sdt>
          <w:sdt>
            <w:sdtPr>
              <w:tag w:val="goog_rdk_199"/>
              <w:id w:val="942843751"/>
            </w:sdtPr>
            <w:sdtContent/>
          </w:sdt>
          <w:r>
            <w:rPr>
              <w:rFonts w:ascii="Times New Roman" w:eastAsia="Times New Roman" w:hAnsi="Times New Roman" w:cs="Times New Roman"/>
              <w:noProof/>
              <w:color w:val="000000"/>
            </w:rPr>
            <w:drawing>
              <wp:inline distT="0" distB="0" distL="0" distR="0" wp14:anchorId="28BF1C36" wp14:editId="28BF1C37">
                <wp:extent cx="5943600" cy="4374515"/>
                <wp:effectExtent l="0" t="0" r="0" b="0"/>
                <wp:docPr id="1975413573" name="image4.jpg" descr="A diagram of different types of sampl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jpg" descr="A diagram of different types of samples&#10;&#10;AI-generated content may be incorrect."/>
                        <pic:cNvPicPr preferRelativeResize="0"/>
                      </pic:nvPicPr>
                      <pic:blipFill>
                        <a:blip r:embed="rId8"/>
                        <a:srcRect/>
                        <a:stretch>
                          <a:fillRect/>
                        </a:stretch>
                      </pic:blipFill>
                      <pic:spPr>
                        <a:xfrm>
                          <a:off x="0" y="0"/>
                          <a:ext cx="5943600" cy="4374515"/>
                        </a:xfrm>
                        <a:prstGeom prst="rect">
                          <a:avLst/>
                        </a:prstGeom>
                        <a:ln/>
                      </pic:spPr>
                    </pic:pic>
                  </a:graphicData>
                </a:graphic>
              </wp:inline>
            </w:drawing>
          </w:r>
          <w:commentRangeEnd w:id="198"/>
          <w:r>
            <w:rPr>
              <w:rStyle w:val="CommentReference"/>
              <w:sz w:val="24"/>
              <w:szCs w:val="24"/>
            </w:rPr>
            <w:commentReference w:id="198"/>
          </w:r>
          <w:commentRangeEnd w:id="199"/>
          <w:r>
            <w:rPr>
              <w:rStyle w:val="CommentReference"/>
              <w:sz w:val="24"/>
              <w:szCs w:val="24"/>
            </w:rPr>
            <w:commentReference w:id="199"/>
          </w:r>
        </w:p>
      </w:sdtContent>
    </w:sdt>
    <w:sdt>
      <w:sdtPr>
        <w:tag w:val="goog_rdk_202"/>
        <w:id w:val="-1959946903"/>
      </w:sdtPr>
      <w:sdtContent>
        <w:p w14:paraId="28BF1B93"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00"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Figure 1. Conceptual figure demonstrating how sampling density influences the reconstruction of spatial concentration patterns. Panels compare a low number of samples (A, C) versus a high number of samples (B, D) across a patchy (A, B) and a smooth (C, D) species distribution along a one-dimensional spatial transect (x-axis; space in km units). In each panel, the solid black line represents the true underlying concentration distribution, green circles indicate discrete observation points (number of samples), and the red dashed line shows the concentration distribution predicted from the sampled observations (e.g., via Gaussian Processes). Increasing </w:t>
          </w:r>
          <w:r>
            <w:rPr>
              <w:rFonts w:ascii="Times New Roman" w:eastAsia="Times New Roman" w:hAnsi="Times New Roman" w:cs="Times New Roman"/>
              <w:color w:val="000000"/>
            </w:rPr>
            <w:lastRenderedPageBreak/>
            <w:t xml:space="preserve">sampling density improves the ability to recover fine-scale spatial structure, with the greatest gains occurring under patchy spatial heterogeneity whereas on spatially smooth distributed species additional samples contribute relatively little new </w:t>
          </w:r>
          <w:sdt>
            <w:sdtPr>
              <w:tag w:val="goog_rdk_201"/>
              <w:id w:val="1465888238"/>
            </w:sdtPr>
            <w:sdtContent>
              <w:commentRangeStart w:id="201"/>
            </w:sdtContent>
          </w:sdt>
          <w:r>
            <w:rPr>
              <w:rFonts w:ascii="Times New Roman" w:eastAsia="Times New Roman" w:hAnsi="Times New Roman" w:cs="Times New Roman"/>
              <w:color w:val="000000"/>
            </w:rPr>
            <w:t>information</w:t>
          </w:r>
          <w:commentRangeEnd w:id="201"/>
          <w:r>
            <w:rPr>
              <w:rStyle w:val="CommentReference"/>
              <w:rFonts w:ascii="Times New Roman" w:eastAsia="Times New Roman" w:hAnsi="Times New Roman" w:cs="Times New Roman"/>
              <w:color w:val="000000"/>
              <w:sz w:val="24"/>
              <w:szCs w:val="24"/>
            </w:rPr>
            <w:commentReference w:id="201"/>
          </w:r>
          <w:r>
            <w:rPr>
              <w:rFonts w:ascii="Times New Roman" w:eastAsia="Times New Roman" w:hAnsi="Times New Roman" w:cs="Times New Roman"/>
              <w:color w:val="000000"/>
            </w:rPr>
            <w:t>.</w:t>
          </w:r>
        </w:p>
      </w:sdtContent>
    </w:sdt>
    <w:sdt>
      <w:sdtPr>
        <w:tag w:val="goog_rdk_203"/>
        <w:id w:val="459824089"/>
      </w:sdtPr>
      <w:sdtContent>
        <w:p w14:paraId="28BF1B94"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02" w:author="Ole Shelton" w:date="2026-03-17T10:21:00Z">
              <w:pPr>
                <w:pBdr>
                  <w:top w:val="nil"/>
                  <w:left w:val="nil"/>
                  <w:bottom w:val="nil"/>
                  <w:right w:val="nil"/>
                  <w:between w:val="nil"/>
                </w:pBdr>
                <w:spacing w:after="0"/>
                <w:jc w:val="both"/>
              </w:pPr>
            </w:pPrChange>
          </w:pPr>
        </w:p>
      </w:sdtContent>
    </w:sdt>
    <w:bookmarkStart w:id="203" w:name="bookmark=id.bagtlrd0z00d" w:colFirst="0" w:colLast="0" w:displacedByCustomXml="next"/>
    <w:bookmarkEnd w:id="203" w:displacedByCustomXml="next"/>
    <w:sdt>
      <w:sdtPr>
        <w:tag w:val="goog_rdk_205"/>
        <w:id w:val="-1232940545"/>
      </w:sdtPr>
      <w:sdtContent>
        <w:p w14:paraId="28BF1B95" w14:textId="77777777" w:rsidR="001D27E1" w:rsidRDefault="00000000">
          <w:pPr>
            <w:pStyle w:val="Heading1"/>
            <w:spacing w:before="0" w:after="0" w:line="360" w:lineRule="auto"/>
            <w:pPrChange w:id="204" w:author="Ole Shelton" w:date="2026-03-17T10:21:00Z">
              <w:pPr>
                <w:pStyle w:val="Heading1"/>
                <w:spacing w:before="0" w:after="0"/>
              </w:pPr>
            </w:pPrChange>
          </w:pPr>
          <w:sdt>
            <w:sdtPr>
              <w:tag w:val="goog_rdk_204"/>
              <w:id w:val="-1248799027"/>
            </w:sdtPr>
            <w:sdtContent>
              <w:commentRangeStart w:id="205"/>
            </w:sdtContent>
          </w:sdt>
          <w:r>
            <w:t>Materials and methods</w:t>
          </w:r>
          <w:commentRangeEnd w:id="205"/>
          <w:r>
            <w:rPr>
              <w:rStyle w:val="CommentReference"/>
              <w:sz w:val="28"/>
              <w:szCs w:val="28"/>
            </w:rPr>
            <w:commentReference w:id="205"/>
          </w:r>
        </w:p>
      </w:sdtContent>
    </w:sdt>
    <w:bookmarkStart w:id="206" w:name="bookmark=id.lyufxbjq1mrd" w:colFirst="0" w:colLast="0" w:displacedByCustomXml="next"/>
    <w:bookmarkEnd w:id="206" w:displacedByCustomXml="next"/>
    <w:sdt>
      <w:sdtPr>
        <w:tag w:val="goog_rdk_206"/>
        <w:id w:val="343494413"/>
      </w:sdtPr>
      <w:sdtContent>
        <w:p w14:paraId="28BF1B96"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07"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A common approach to evaluating sampling efficiency has been retrospective “sample-removal” analyses—e.g., rarefaction, random thinning, or jackknife deletion from an existing survey [xxx add ref]. Importantly, these retrospective diagnostics rest on a strong assumption of sufficient initial sampling effort to recover the spatial structure. If the original survey was undersampled, such analyses cannot reveal information that was never captured. In other words, sample-removal approaches only quantify the loss of information when data are removed, not the information that could have been gained with a more intensive initial sampling design.</w:t>
          </w:r>
        </w:p>
      </w:sdtContent>
    </w:sdt>
    <w:sdt>
      <w:sdtPr>
        <w:tag w:val="goog_rdk_207"/>
        <w:id w:val="-1517156633"/>
      </w:sdtPr>
      <w:sdtContent>
        <w:p w14:paraId="28BF1B97"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08" w:author="Ole Shelton" w:date="2026-03-17T10:21:00Z">
              <w:pPr>
                <w:pBdr>
                  <w:top w:val="nil"/>
                  <w:left w:val="nil"/>
                  <w:bottom w:val="nil"/>
                  <w:right w:val="nil"/>
                  <w:between w:val="nil"/>
                </w:pBdr>
                <w:spacing w:after="0"/>
                <w:jc w:val="both"/>
              </w:pPr>
            </w:pPrChange>
          </w:pPr>
        </w:p>
      </w:sdtContent>
    </w:sdt>
    <w:sdt>
      <w:sdtPr>
        <w:tag w:val="goog_rdk_208"/>
        <w:id w:val="1710592018"/>
      </w:sdtPr>
      <w:sdtContent>
        <w:p w14:paraId="28BF1B98"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09"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To overcome this limitation, we employ simulation-based approaches that systematically vary sampling effort and spatial autocorrelation to directly assess its influence on the recovery of spatial structure and prediction accuracy. Specifically, to evaluate how sampling effort affects the accuracy of spatial field predictions using GP models, we utilize both simulated datasets (known GP parameters) and real-world eDNA concentration data (unknown GP parameters) collected from marine environments (Guri et al. 2025, in review).</w:t>
          </w:r>
        </w:p>
      </w:sdtContent>
    </w:sdt>
    <w:sdt>
      <w:sdtPr>
        <w:tag w:val="goog_rdk_209"/>
        <w:id w:val="685762773"/>
      </w:sdtPr>
      <w:sdtContent>
        <w:p w14:paraId="28BF1B99"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10" w:author="Ole Shelton" w:date="2026-03-17T10:21:00Z">
              <w:pPr>
                <w:pBdr>
                  <w:top w:val="nil"/>
                  <w:left w:val="nil"/>
                  <w:bottom w:val="nil"/>
                  <w:right w:val="nil"/>
                  <w:between w:val="nil"/>
                </w:pBdr>
                <w:spacing w:after="0"/>
                <w:jc w:val="both"/>
              </w:pPr>
            </w:pPrChange>
          </w:pPr>
        </w:p>
      </w:sdtContent>
    </w:sdt>
    <w:sdt>
      <w:sdtPr>
        <w:tag w:val="goog_rdk_210"/>
        <w:id w:val="-2006172866"/>
      </w:sdtPr>
      <w:sdtContent>
        <w:p w14:paraId="28BF1B9A" w14:textId="77777777" w:rsidR="001D27E1" w:rsidRDefault="00000000">
          <w:pPr>
            <w:pStyle w:val="Heading2"/>
            <w:spacing w:before="0" w:after="0" w:line="360" w:lineRule="auto"/>
            <w:pPrChange w:id="211" w:author="Ole Shelton" w:date="2026-03-17T10:21:00Z">
              <w:pPr>
                <w:pStyle w:val="Heading2"/>
                <w:spacing w:before="0" w:after="0"/>
              </w:pPr>
            </w:pPrChange>
          </w:pPr>
          <w:r>
            <w:t>Simulated eDNA data</w:t>
          </w:r>
        </w:p>
      </w:sdtContent>
    </w:sdt>
    <w:sdt>
      <w:sdtPr>
        <w:tag w:val="goog_rdk_233"/>
        <w:id w:val="-1990686154"/>
      </w:sdtPr>
      <w:sdtContent>
        <w:p w14:paraId="28BF1B9B"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12"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To systematically evaluate the influence of spatial autocorrelation and sampling effort, we generated </w:t>
          </w:r>
          <w:r>
            <w:rPr>
              <w:rFonts w:ascii="Times New Roman" w:eastAsia="Times New Roman" w:hAnsi="Times New Roman" w:cs="Times New Roman"/>
              <w:i/>
              <w:iCs/>
              <w:color w:val="000000"/>
            </w:rPr>
            <w:t>in-silico</w:t>
          </w:r>
          <w:r>
            <w:rPr>
              <w:rFonts w:ascii="Times New Roman" w:eastAsia="Times New Roman" w:hAnsi="Times New Roman" w:cs="Times New Roman"/>
              <w:color w:val="000000"/>
            </w:rPr>
            <w:t xml:space="preserve"> eDNA concentration (in log copies/L) across five depth strata (0, 50, 150, 300, and 500 m) on a fixed 200 x 1000 km spatial domain along the U.S. West Coast, following the domain used in Guri et al. (2025, in review). </w:t>
          </w:r>
          <w:sdt>
            <w:sdtPr>
              <w:tag w:val="goog_rdk_211"/>
              <w:id w:val="-1818140231"/>
            </w:sdtPr>
            <w:sdtContent>
              <w:del w:id="213" w:author="Ole Shelton" w:date="2026-03-17T13:00:00Z">
                <w:r>
                  <w:rPr>
                    <w:rFonts w:ascii="Times New Roman" w:eastAsia="Times New Roman" w:hAnsi="Times New Roman" w:cs="Times New Roman"/>
                    <w:color w:val="000000"/>
                  </w:rPr>
                  <w:delText xml:space="preserve">Simulations were generated using GP models (see equations 1 and 2) with predetermined parameters. </w:delText>
                </w:r>
              </w:del>
            </w:sdtContent>
          </w:sdt>
          <w:r>
            <w:rPr>
              <w:rFonts w:ascii="Times New Roman" w:eastAsia="Times New Roman" w:hAnsi="Times New Roman" w:cs="Times New Roman"/>
              <w:color w:val="000000"/>
            </w:rPr>
            <w:t xml:space="preserve">The full simulated and prediction spatial grid (with x and y coordinates hereafter </w:t>
          </w:r>
          <w:r>
            <w:rPr>
              <w:rFonts w:ascii="Times New Roman" w:eastAsia="Times New Roman" w:hAnsi="Times New Roman" w:cs="Times New Roman"/>
              <w:i/>
              <w:iCs/>
              <w:color w:val="000000"/>
            </w:rPr>
            <w:t>X</w:t>
          </w:r>
          <w:r>
            <w:rPr>
              <w:rFonts w:ascii="Times New Roman" w:eastAsia="Times New Roman" w:hAnsi="Times New Roman" w:cs="Times New Roman"/>
              <w:color w:val="000000"/>
            </w:rPr>
            <w:t>) comprised of 18916 points</w:t>
          </w:r>
          <w:sdt>
            <w:sdtPr>
              <w:tag w:val="goog_rdk_212"/>
              <w:id w:val="527581799"/>
            </w:sdtPr>
            <w:sdtContent>
              <w:ins w:id="214" w:author="Ole Shelton" w:date="2026-03-17T12:58:00Z">
                <w:r>
                  <w:rPr>
                    <w:rFonts w:ascii="Times New Roman" w:eastAsia="Times New Roman" w:hAnsi="Times New Roman" w:cs="Times New Roman"/>
                    <w:color w:val="000000"/>
                  </w:rPr>
                  <w:t>, representing the centroid of …… each ZxZ km spatial cell</w:t>
                </w:r>
              </w:ins>
            </w:sdtContent>
          </w:sdt>
          <w:r>
            <w:rPr>
              <w:rFonts w:ascii="Times New Roman" w:eastAsia="Times New Roman" w:hAnsi="Times New Roman" w:cs="Times New Roman"/>
              <w:color w:val="000000"/>
            </w:rPr>
            <w:t xml:space="preserve"> (hereafter </w:t>
          </w:r>
          <w:r>
            <w:rPr>
              <w:rFonts w:ascii="Times New Roman" w:eastAsia="Times New Roman" w:hAnsi="Times New Roman" w:cs="Times New Roman"/>
              <w:i/>
              <w:iCs/>
              <w:color w:val="000000"/>
            </w:rPr>
            <w:t>Q</w:t>
          </w:r>
          <w:r>
            <w:rPr>
              <w:rFonts w:ascii="Times New Roman" w:eastAsia="Times New Roman" w:hAnsi="Times New Roman" w:cs="Times New Roman"/>
              <w:color w:val="000000"/>
            </w:rPr>
            <w:t>) distributed across five depth layers (4000, 4000, 4000, 3622, and 3294 points per depth layer</w:t>
          </w:r>
          <w:sdt>
            <w:sdtPr>
              <w:tag w:val="goog_rdk_213"/>
              <w:id w:val="-235580231"/>
            </w:sdtPr>
            <w:sdtContent>
              <w:ins w:id="215" w:author="Ole Shelton" w:date="2026-03-17T12:59:00Z">
                <w:r>
                  <w:rPr>
                    <w:rFonts w:ascii="Times New Roman" w:eastAsia="Times New Roman" w:hAnsi="Times New Roman" w:cs="Times New Roman"/>
                    <w:color w:val="000000"/>
                  </w:rPr>
                  <w:t xml:space="preserve">, </w:t>
                </w:r>
              </w:ins>
              <w:sdt>
                <w:sdtPr>
                  <w:tag w:val="goog_rdk_214"/>
                  <w:id w:val="-154277505"/>
                </w:sdtPr>
                <w:sdtContent>
                  <w:commentRangeStart w:id="216"/>
                </w:sdtContent>
              </w:sdt>
              <w:ins w:id="217" w:author="Ole Shelton" w:date="2026-03-17T12:59:00Z">
                <w:r>
                  <w:rPr>
                    <w:rFonts w:ascii="Times New Roman" w:eastAsia="Times New Roman" w:hAnsi="Times New Roman" w:cs="Times New Roman"/>
                    <w:color w:val="000000"/>
                  </w:rPr>
                  <w:t>respectively</w:t>
                </w:r>
              </w:ins>
            </w:sdtContent>
          </w:sdt>
          <w:commentRangeEnd w:id="216"/>
          <w:r>
            <w:rPr>
              <w:rStyle w:val="CommentReference"/>
              <w:rFonts w:ascii="Times New Roman" w:eastAsia="Times New Roman" w:hAnsi="Times New Roman" w:cs="Times New Roman"/>
              <w:color w:val="000000"/>
              <w:sz w:val="24"/>
              <w:szCs w:val="24"/>
            </w:rPr>
            <w:commentReference w:id="216"/>
          </w:r>
          <w:r>
            <w:rPr>
              <w:rFonts w:ascii="Times New Roman" w:eastAsia="Times New Roman" w:hAnsi="Times New Roman" w:cs="Times New Roman"/>
              <w:color w:val="000000"/>
            </w:rPr>
            <w:t>)</w:t>
          </w:r>
          <w:sdt>
            <w:sdtPr>
              <w:tag w:val="goog_rdk_215"/>
              <w:id w:val="-1500714390"/>
            </w:sdtPr>
            <w:sdtContent>
              <w:ins w:id="218" w:author="Ole Shelton" w:date="2026-03-17T12:59:00Z">
                <w:r>
                  <w:rPr>
                    <w:rFonts w:ascii="Times New Roman" w:eastAsia="Times New Roman" w:hAnsi="Times New Roman" w:cs="Times New Roman"/>
                    <w:color w:val="000000"/>
                  </w:rPr>
                  <w:t xml:space="preserve">. </w:t>
                </w:r>
              </w:ins>
            </w:sdtContent>
          </w:sdt>
          <w:sdt>
            <w:sdtPr>
              <w:tag w:val="goog_rdk_216"/>
              <w:id w:val="-1896943668"/>
            </w:sdtPr>
            <w:sdtContent>
              <w:del w:id="219" w:author="Ole Shelton" w:date="2026-03-17T12:59:00Z">
                <w:r>
                  <w:rPr>
                    <w:rFonts w:ascii="Times New Roman" w:eastAsia="Times New Roman" w:hAnsi="Times New Roman" w:cs="Times New Roman"/>
                    <w:color w:val="000000"/>
                  </w:rPr>
                  <w:delText xml:space="preserve">, </w:delText>
                </w:r>
              </w:del>
            </w:sdtContent>
          </w:sdt>
          <w:sdt>
            <w:sdtPr>
              <w:tag w:val="goog_rdk_217"/>
              <w:id w:val="1430044082"/>
            </w:sdtPr>
            <w:sdtContent>
              <w:ins w:id="220" w:author="Ole Shelton" w:date="2026-03-17T13:00:00Z">
                <w:r>
                  <w:rPr>
                    <w:rFonts w:ascii="Times New Roman" w:eastAsia="Times New Roman" w:hAnsi="Times New Roman" w:cs="Times New Roman"/>
                    <w:color w:val="000000"/>
                  </w:rPr>
                  <w:t xml:space="preserve">We </w:t>
                </w:r>
              </w:ins>
            </w:sdtContent>
          </w:sdt>
          <w:sdt>
            <w:sdtPr>
              <w:tag w:val="goog_rdk_218"/>
              <w:id w:val="-977820490"/>
            </w:sdtPr>
            <w:sdtContent>
              <w:customXmlInsRangeStart w:id="221" w:author="Ole Shelton" w:date="2026-03-17T13:00:00Z"/>
              <w:sdt>
                <w:sdtPr>
                  <w:tag w:val="goog_rdk_219"/>
                  <w:id w:val="-878986232"/>
                </w:sdtPr>
                <w:sdtContent>
                  <w:customXmlInsRangeEnd w:id="221"/>
                  <w:ins w:id="222" w:author="Ole Shelton" w:date="2026-03-17T13:00:00Z">
                    <w:del w:id="223" w:author="Ole Shelton" w:date="2026-03-17T13:00:00Z">
                      <w:r>
                        <w:rPr>
                          <w:rFonts w:ascii="Times New Roman" w:eastAsia="Times New Roman" w:hAnsi="Times New Roman" w:cs="Times New Roman"/>
                          <w:color w:val="000000"/>
                        </w:rPr>
                        <w:delText>S</w:delText>
                      </w:r>
                    </w:del>
                  </w:ins>
                  <w:customXmlInsRangeStart w:id="224" w:author="Ole Shelton" w:date="2026-03-17T13:00:00Z"/>
                </w:sdtContent>
              </w:sdt>
              <w:customXmlInsRangeEnd w:id="224"/>
            </w:sdtContent>
          </w:sdt>
          <w:sdt>
            <w:sdtPr>
              <w:tag w:val="goog_rdk_220"/>
              <w:id w:val="872008804"/>
            </w:sdtPr>
            <w:sdtContent>
              <w:ins w:id="225" w:author="Ole Shelton" w:date="2026-03-17T13:00:00Z">
                <w:r>
                  <w:rPr>
                    <w:rFonts w:ascii="Times New Roman" w:eastAsia="Times New Roman" w:hAnsi="Times New Roman" w:cs="Times New Roman"/>
                    <w:color w:val="000000"/>
                  </w:rPr>
                  <w:t>s</w:t>
                </w:r>
              </w:ins>
            </w:sdtContent>
          </w:sdt>
          <w:sdt>
            <w:sdtPr>
              <w:tag w:val="goog_rdk_221"/>
              <w:id w:val="-976367070"/>
            </w:sdtPr>
            <w:sdtContent>
              <w:ins w:id="226" w:author="Ole Shelton" w:date="2026-03-17T13:00:00Z">
                <w:r>
                  <w:rPr>
                    <w:rFonts w:ascii="Times New Roman" w:eastAsia="Times New Roman" w:hAnsi="Times New Roman" w:cs="Times New Roman"/>
                    <w:color w:val="000000"/>
                  </w:rPr>
                  <w:t>imulat</w:t>
                </w:r>
              </w:ins>
            </w:sdtContent>
          </w:sdt>
          <w:sdt>
            <w:sdtPr>
              <w:tag w:val="goog_rdk_222"/>
              <w:id w:val="113612074"/>
            </w:sdtPr>
            <w:sdtContent>
              <w:ins w:id="227" w:author="Ole Shelton" w:date="2026-03-17T13:00:00Z">
                <w:r>
                  <w:rPr>
                    <w:rFonts w:ascii="Times New Roman" w:eastAsia="Times New Roman" w:hAnsi="Times New Roman" w:cs="Times New Roman"/>
                    <w:color w:val="000000"/>
                  </w:rPr>
                  <w:t>ed DNA concentrations</w:t>
                </w:r>
              </w:ins>
            </w:sdtContent>
          </w:sdt>
          <w:sdt>
            <w:sdtPr>
              <w:tag w:val="goog_rdk_223"/>
              <w:id w:val="-387599488"/>
            </w:sdtPr>
            <w:sdtContent>
              <w:customXmlInsRangeStart w:id="228" w:author="Ole Shelton" w:date="2026-03-17T13:00:00Z"/>
              <w:sdt>
                <w:sdtPr>
                  <w:tag w:val="goog_rdk_224"/>
                  <w:id w:val="-1294464841"/>
                </w:sdtPr>
                <w:sdtContent>
                  <w:customXmlInsRangeEnd w:id="228"/>
                  <w:ins w:id="229" w:author="Ole Shelton" w:date="2026-03-17T13:00:00Z">
                    <w:del w:id="230" w:author="Ole Shelton" w:date="2026-03-17T13:00:00Z">
                      <w:r>
                        <w:rPr>
                          <w:rFonts w:ascii="Times New Roman" w:eastAsia="Times New Roman" w:hAnsi="Times New Roman" w:cs="Times New Roman"/>
                          <w:color w:val="000000"/>
                        </w:rPr>
                        <w:delText>ions</w:delText>
                      </w:r>
                    </w:del>
                  </w:ins>
                  <w:customXmlInsRangeStart w:id="231" w:author="Ole Shelton" w:date="2026-03-17T13:00:00Z"/>
                </w:sdtContent>
              </w:sdt>
              <w:customXmlInsRangeEnd w:id="231"/>
              <w:ins w:id="232" w:author="Ole Shelton" w:date="2026-03-17T13:00:00Z">
                <w:r>
                  <w:rPr>
                    <w:rFonts w:ascii="Times New Roman" w:eastAsia="Times New Roman" w:hAnsi="Times New Roman" w:cs="Times New Roman"/>
                    <w:color w:val="000000"/>
                  </w:rPr>
                  <w:t xml:space="preserve"> </w:t>
                </w:r>
              </w:ins>
              <w:customXmlInsRangeStart w:id="233" w:author="Ole Shelton" w:date="2026-03-17T13:00:00Z"/>
              <w:sdt>
                <w:sdtPr>
                  <w:tag w:val="goog_rdk_225"/>
                  <w:id w:val="657085254"/>
                </w:sdtPr>
                <w:sdtContent>
                  <w:customXmlInsRangeEnd w:id="233"/>
                  <w:ins w:id="234" w:author="Ole Shelton" w:date="2026-03-17T13:00:00Z">
                    <w:del w:id="235" w:author="Ole Shelton" w:date="2026-03-17T13:00:00Z">
                      <w:r>
                        <w:rPr>
                          <w:rFonts w:ascii="Times New Roman" w:eastAsia="Times New Roman" w:hAnsi="Times New Roman" w:cs="Times New Roman"/>
                          <w:color w:val="000000"/>
                        </w:rPr>
                        <w:delText xml:space="preserve">were generated </w:delText>
                      </w:r>
                    </w:del>
                  </w:ins>
                  <w:customXmlInsRangeStart w:id="236" w:author="Ole Shelton" w:date="2026-03-17T13:00:00Z"/>
                </w:sdtContent>
              </w:sdt>
              <w:customXmlInsRangeEnd w:id="236"/>
              <w:ins w:id="237" w:author="Ole Shelton" w:date="2026-03-17T13:00:00Z">
                <w:r>
                  <w:rPr>
                    <w:rFonts w:ascii="Times New Roman" w:eastAsia="Times New Roman" w:hAnsi="Times New Roman" w:cs="Times New Roman"/>
                    <w:color w:val="000000"/>
                  </w:rPr>
                  <w:t>using GP models (see equations 1 and 2)</w:t>
                </w:r>
              </w:ins>
              <w:customXmlInsRangeStart w:id="238" w:author="Ole Shelton" w:date="2026-03-17T13:00:00Z"/>
              <w:sdt>
                <w:sdtPr>
                  <w:tag w:val="goog_rdk_226"/>
                  <w:id w:val="1935258197"/>
                </w:sdtPr>
                <w:sdtContent>
                  <w:customXmlInsRangeEnd w:id="238"/>
                  <w:ins w:id="239" w:author="Ole Shelton" w:date="2026-03-17T13:00:00Z">
                    <w:del w:id="240" w:author="Ole Shelton" w:date="2026-03-17T13:00:00Z">
                      <w:r>
                        <w:rPr>
                          <w:rFonts w:ascii="Times New Roman" w:eastAsia="Times New Roman" w:hAnsi="Times New Roman" w:cs="Times New Roman"/>
                          <w:color w:val="000000"/>
                        </w:rPr>
                        <w:delText xml:space="preserve"> </w:delText>
                      </w:r>
                    </w:del>
                  </w:ins>
                  <w:customXmlInsRangeStart w:id="241" w:author="Ole Shelton" w:date="2026-03-17T13:00:00Z"/>
                </w:sdtContent>
              </w:sdt>
              <w:customXmlInsRangeEnd w:id="241"/>
            </w:sdtContent>
          </w:sdt>
          <w:sdt>
            <w:sdtPr>
              <w:tag w:val="goog_rdk_227"/>
              <w:id w:val="-498997886"/>
            </w:sdtPr>
            <w:sdtContent>
              <w:ins w:id="242" w:author="Ole Shelton" w:date="2026-03-17T13:00:00Z">
                <w:r>
                  <w:rPr>
                    <w:rFonts w:ascii="Times New Roman" w:eastAsia="Times New Roman" w:hAnsi="Times New Roman" w:cs="Times New Roman"/>
                    <w:color w:val="000000"/>
                  </w:rPr>
                  <w:t xml:space="preserve">, </w:t>
                </w:r>
              </w:ins>
            </w:sdtContent>
          </w:sdt>
          <w:sdt>
            <w:sdtPr>
              <w:tag w:val="goog_rdk_228"/>
              <w:id w:val="-1695192094"/>
            </w:sdtPr>
            <w:sdtContent>
              <w:customXmlInsRangeStart w:id="243" w:author="Ole Shelton" w:date="2026-03-17T13:00:00Z"/>
              <w:sdt>
                <w:sdtPr>
                  <w:tag w:val="goog_rdk_229"/>
                  <w:id w:val="2098033816"/>
                </w:sdtPr>
                <w:sdtContent>
                  <w:customXmlInsRangeEnd w:id="243"/>
                  <w:ins w:id="244" w:author="Ole Shelton" w:date="2026-03-17T13:00:00Z">
                    <w:del w:id="245" w:author="Ole Shelton" w:date="2026-03-17T13:00:00Z">
                      <w:r>
                        <w:rPr>
                          <w:rFonts w:ascii="Times New Roman" w:eastAsia="Times New Roman" w:hAnsi="Times New Roman" w:cs="Times New Roman"/>
                          <w:color w:val="000000"/>
                        </w:rPr>
                        <w:delText xml:space="preserve">with predetermined parameters. </w:delText>
                      </w:r>
                    </w:del>
                  </w:ins>
                  <w:customXmlInsRangeStart w:id="246" w:author="Ole Shelton" w:date="2026-03-17T13:00:00Z"/>
                </w:sdtContent>
              </w:sdt>
              <w:customXmlInsRangeEnd w:id="246"/>
            </w:sdtContent>
          </w:sdt>
          <w:r>
            <w:rPr>
              <w:rFonts w:ascii="Times New Roman" w:eastAsia="Times New Roman" w:hAnsi="Times New Roman" w:cs="Times New Roman"/>
              <w:color w:val="000000"/>
            </w:rPr>
            <w:t xml:space="preserve">with each </w:t>
          </w:r>
          <w:sdt>
            <w:sdtPr>
              <w:tag w:val="goog_rdk_230"/>
              <w:id w:val="307922479"/>
            </w:sdtPr>
            <w:sdtContent>
              <w:ins w:id="247" w:author="Ole Shelton" w:date="2026-03-17T13:00:00Z">
                <w:r>
                  <w:rPr>
                    <w:rFonts w:ascii="Times New Roman" w:eastAsia="Times New Roman" w:hAnsi="Times New Roman" w:cs="Times New Roman"/>
                    <w:color w:val="000000"/>
                  </w:rPr>
                  <w:t xml:space="preserve">location </w:t>
                </w:r>
              </w:ins>
            </w:sdtContent>
          </w:sdt>
          <w:sdt>
            <w:sdtPr>
              <w:tag w:val="goog_rdk_231"/>
              <w:id w:val="-132290598"/>
            </w:sdtPr>
            <w:sdtContent>
              <w:del w:id="248" w:author="Ole Shelton" w:date="2026-03-17T13:00:00Z">
                <w:r>
                  <w:rPr>
                    <w:rFonts w:ascii="Times New Roman" w:eastAsia="Times New Roman" w:hAnsi="Times New Roman" w:cs="Times New Roman"/>
                    <w:color w:val="000000"/>
                  </w:rPr>
                  <w:delText xml:space="preserve">point (in space) assigned </w:delText>
                </w:r>
              </w:del>
            </w:sdtContent>
          </w:sdt>
          <w:sdt>
            <w:sdtPr>
              <w:tag w:val="goog_rdk_232"/>
              <w:id w:val="549240604"/>
            </w:sdtPr>
            <w:sdtContent>
              <w:ins w:id="249" w:author="Ole Shelton" w:date="2026-03-17T13:00:00Z">
                <w:r>
                  <w:rPr>
                    <w:rFonts w:ascii="Times New Roman" w:eastAsia="Times New Roman" w:hAnsi="Times New Roman" w:cs="Times New Roman"/>
                    <w:color w:val="000000"/>
                  </w:rPr>
                  <w:t xml:space="preserve">receiving </w:t>
                </w:r>
              </w:ins>
            </w:sdtContent>
          </w:sdt>
          <w:r>
            <w:rPr>
              <w:rFonts w:ascii="Times New Roman" w:eastAsia="Times New Roman" w:hAnsi="Times New Roman" w:cs="Times New Roman"/>
              <w:color w:val="000000"/>
            </w:rPr>
            <w:t xml:space="preserve">a simulated eDNA concentration. </w:t>
          </w:r>
        </w:p>
      </w:sdtContent>
    </w:sdt>
    <w:sdt>
      <w:sdtPr>
        <w:tag w:val="goog_rdk_234"/>
        <w:id w:val="-1390952712"/>
      </w:sdtPr>
      <w:sdtContent>
        <w:p w14:paraId="28BF1B9C"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50" w:author="Ole Shelton" w:date="2026-03-17T10:21:00Z">
              <w:pPr>
                <w:pBdr>
                  <w:top w:val="nil"/>
                  <w:left w:val="nil"/>
                  <w:bottom w:val="nil"/>
                  <w:right w:val="nil"/>
                  <w:between w:val="nil"/>
                </w:pBdr>
                <w:spacing w:after="0"/>
                <w:jc w:val="both"/>
              </w:pPr>
            </w:pPrChange>
          </w:pPr>
        </w:p>
      </w:sdtContent>
    </w:sdt>
    <w:sdt>
      <w:sdtPr>
        <w:tag w:val="goog_rdk_238"/>
        <w:id w:val="-2076274025"/>
      </w:sdtPr>
      <w:sdtContent>
        <w:p w14:paraId="28BF1B9D"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51"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We varied the GP length-scale parameter (</w:t>
          </w:r>
          <m:oMath>
            <m:r>
              <w:rPr>
                <w:rFonts w:ascii="Cambria Math" w:hAnsi="Cambria Math"/>
              </w:rPr>
              <m:t>ρ</m:t>
            </m:r>
          </m:oMath>
          <w:r>
            <w:rPr>
              <w:rFonts w:ascii="Times New Roman" w:eastAsia="Times New Roman" w:hAnsi="Times New Roman" w:cs="Times New Roman"/>
              <w:color w:val="000000"/>
            </w:rPr>
            <w:t xml:space="preserve">) across 10 levels - 25, 50, 75, 100, 200, 300, 400, 500, 800, and 1000 km - to represent a range of spatial autocorrelation degrees (basing these values form values of </w:t>
          </w:r>
          <w:r>
            <w:rPr>
              <w:rFonts w:ascii="Times New Roman" w:eastAsia="Times New Roman" w:hAnsi="Times New Roman" w:cs="Times New Roman"/>
              <w:i/>
              <w:iCs/>
              <w:color w:val="000000"/>
            </w:rPr>
            <w:t>in-situ</w:t>
          </w:r>
          <w:r>
            <w:rPr>
              <w:rFonts w:ascii="Times New Roman" w:eastAsia="Times New Roman" w:hAnsi="Times New Roman" w:cs="Times New Roman"/>
              <w:color w:val="000000"/>
            </w:rPr>
            <w:t xml:space="preserve"> data). For each </w:t>
          </w:r>
          <m:oMath>
            <m:r>
              <w:rPr>
                <w:rFonts w:ascii="Cambria Math" w:hAnsi="Cambria Math"/>
              </w:rPr>
              <m:t>ρ</m:t>
            </m:r>
          </m:oMath>
          <w:r>
            <w:rPr>
              <w:rFonts w:ascii="Times New Roman" w:eastAsia="Times New Roman" w:hAnsi="Times New Roman" w:cs="Times New Roman"/>
              <w:color w:val="000000"/>
            </w:rPr>
            <w:t xml:space="preserve">, we generated 20 independent replicate spatial fields (iterations), yielding 200 simulated spatial fields in total (10 </w:t>
          </w:r>
          <m:oMath>
            <m:r>
              <w:rPr>
                <w:rFonts w:ascii="Cambria Math" w:hAnsi="Cambria Math"/>
              </w:rPr>
              <m:t>ρ</m:t>
            </m:r>
          </m:oMath>
          <w:r>
            <w:rPr>
              <w:rFonts w:ascii="Times New Roman" w:eastAsia="Times New Roman" w:hAnsi="Times New Roman" w:cs="Times New Roman"/>
              <w:color w:val="000000"/>
            </w:rPr>
            <w:t xml:space="preserve"> levels × 20 replicates). Within each simulation, </w:t>
          </w:r>
          <m:oMath>
            <m:r>
              <w:rPr>
                <w:rFonts w:ascii="Cambria Math" w:hAnsi="Cambria Math"/>
              </w:rPr>
              <m:t>ρ</m:t>
            </m:r>
          </m:oMath>
          <w:r>
            <w:rPr>
              <w:rFonts w:ascii="Times New Roman" w:eastAsia="Times New Roman" w:hAnsi="Times New Roman" w:cs="Times New Roman"/>
              <w:color w:val="000000"/>
            </w:rPr>
            <w:t xml:space="preserve"> was held constant across depths, while each depth had a separate mean (</w:t>
          </w:r>
          <w:sdt>
            <w:sdtPr>
              <w:tag w:val="goog_rdk_235"/>
              <w:id w:val="-1762368219"/>
            </w:sdtPr>
            <w:sdtContent>
              <w:commentRangeStart w:id="252"/>
            </w:sdtContent>
          </w:sdt>
          <m:oMath>
            <m:r>
              <w:rPr>
                <w:rFonts w:ascii="Cambria Math" w:hAnsi="Cambria Math"/>
              </w:rPr>
              <m:t>μ</m:t>
            </m:r>
          </m:oMath>
          <w:commentRangeEnd w:id="252"/>
          <w:r>
            <w:rPr>
              <w:rStyle w:val="CommentReference"/>
              <w:rFonts w:ascii="Times New Roman" w:eastAsia="Times New Roman" w:hAnsi="Times New Roman" w:cs="Times New Roman"/>
              <w:color w:val="000000"/>
              <w:sz w:val="24"/>
              <w:szCs w:val="24"/>
            </w:rPr>
            <w:commentReference w:id="252"/>
          </w:r>
          <w:r>
            <w:rPr>
              <w:rFonts w:ascii="Times New Roman" w:eastAsia="Times New Roman" w:hAnsi="Times New Roman" w:cs="Times New Roman"/>
              <w:color w:val="000000"/>
            </w:rPr>
            <w:t xml:space="preserve">) drawn randomly from a normal distribution with mean of 0 and a standard deviation of </w:t>
          </w:r>
          <w:sdt>
            <w:sdtPr>
              <w:tag w:val="goog_rdk_236"/>
              <w:id w:val="1629685602"/>
            </w:sdtPr>
            <w:sdtContent>
              <w:commentRangeStart w:id="253"/>
            </w:sdtContent>
          </w:sdt>
          <w:r>
            <w:rPr>
              <w:rFonts w:ascii="Times New Roman" w:eastAsia="Times New Roman" w:hAnsi="Times New Roman" w:cs="Times New Roman"/>
              <w:color w:val="000000"/>
            </w:rPr>
            <w:t>3</w:t>
          </w:r>
          <w:sdt>
            <w:sdtPr>
              <w:tag w:val="goog_rdk_237"/>
              <w:id w:val="-529070360"/>
            </w:sdtPr>
            <w:sdtContent>
              <w:ins w:id="254" w:author="Ole Shelton" w:date="2026-03-17T13:03:00Z">
                <w:r>
                  <w:rPr>
                    <w:rFonts w:ascii="Times New Roman" w:eastAsia="Times New Roman" w:hAnsi="Times New Roman" w:cs="Times New Roman"/>
                    <w:color w:val="000000"/>
                  </w:rPr>
                  <w:t xml:space="preserve"> </w:t>
                </w:r>
              </w:ins>
            </w:sdtContent>
          </w:sdt>
          <w:commentRangeEnd w:id="253"/>
          <w:r>
            <w:rPr>
              <w:rStyle w:val="CommentReference"/>
              <w:rFonts w:ascii="Times New Roman" w:eastAsia="Times New Roman" w:hAnsi="Times New Roman" w:cs="Times New Roman"/>
              <w:color w:val="000000"/>
              <w:sz w:val="24"/>
              <w:szCs w:val="24"/>
            </w:rPr>
            <w:commentReference w:id="253"/>
          </w:r>
          <w:r>
            <w:rPr>
              <w:rFonts w:ascii="Times New Roman" w:eastAsia="Times New Roman" w:hAnsi="Times New Roman" w:cs="Times New Roman"/>
              <w:color w:val="000000"/>
            </w:rPr>
            <w:t>. The amplitude (</w:t>
          </w:r>
          <m:oMath>
            <m:r>
              <w:rPr>
                <w:rFonts w:ascii="Cambria Math" w:hAnsi="Cambria Math"/>
              </w:rPr>
              <m:t>α</m:t>
            </m:r>
          </m:oMath>
          <w:r>
            <w:rPr>
              <w:rFonts w:ascii="Times New Roman" w:eastAsia="Times New Roman" w:hAnsi="Times New Roman" w:cs="Times New Roman"/>
              <w:color w:val="000000"/>
            </w:rPr>
            <w:t>) and the observation noise (</w:t>
          </w:r>
          <m:oMath>
            <m:r>
              <w:rPr>
                <w:rFonts w:ascii="Cambria Math" w:hAnsi="Cambria Math"/>
              </w:rPr>
              <m:t>σ</m:t>
            </m:r>
          </m:oMath>
          <w:r>
            <w:rPr>
              <w:rFonts w:ascii="Times New Roman" w:eastAsia="Times New Roman" w:hAnsi="Times New Roman" w:cs="Times New Roman"/>
              <w:color w:val="000000"/>
            </w:rPr>
            <w:t xml:space="preserve">) in Equation XXX were fixed at 4 and 3 respectively based on parameters estimates in Guri et al. (2025, in review)). </w:t>
          </w:r>
        </w:p>
      </w:sdtContent>
    </w:sdt>
    <w:sdt>
      <w:sdtPr>
        <w:tag w:val="goog_rdk_239"/>
        <w:id w:val="191333417"/>
      </w:sdtPr>
      <w:sdtContent>
        <w:p w14:paraId="28BF1B9E"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55" w:author="Ole Shelton" w:date="2026-03-17T10:21:00Z">
              <w:pPr>
                <w:pBdr>
                  <w:top w:val="nil"/>
                  <w:left w:val="nil"/>
                  <w:bottom w:val="nil"/>
                  <w:right w:val="nil"/>
                  <w:between w:val="nil"/>
                </w:pBdr>
                <w:spacing w:after="0"/>
                <w:jc w:val="both"/>
              </w:pPr>
            </w:pPrChange>
          </w:pPr>
        </w:p>
      </w:sdtContent>
    </w:sdt>
    <w:sdt>
      <w:sdtPr>
        <w:tag w:val="goog_rdk_243"/>
        <w:id w:val="1411882679"/>
      </w:sdtPr>
      <w:sdtContent>
        <w:p w14:paraId="28BF1B9F"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56"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This parameterization was chosen to approximate </w:t>
          </w:r>
          <w:sdt>
            <w:sdtPr>
              <w:tag w:val="goog_rdk_240"/>
              <w:id w:val="-2073063615"/>
            </w:sdtPr>
            <w:sdtContent>
              <w:commentRangeStart w:id="257"/>
            </w:sdtContent>
          </w:sdt>
          <w:r>
            <w:rPr>
              <w:rFonts w:ascii="Times New Roman" w:eastAsia="Times New Roman" w:hAnsi="Times New Roman" w:cs="Times New Roman"/>
              <w:color w:val="000000"/>
            </w:rPr>
            <w:t xml:space="preserve">real-world </w:t>
          </w:r>
          <w:commentRangeEnd w:id="257"/>
          <w:r>
            <w:rPr>
              <w:rStyle w:val="CommentReference"/>
              <w:rFonts w:ascii="Times New Roman" w:eastAsia="Times New Roman" w:hAnsi="Times New Roman" w:cs="Times New Roman"/>
              <w:color w:val="000000"/>
              <w:sz w:val="24"/>
              <w:szCs w:val="24"/>
            </w:rPr>
            <w:commentReference w:id="257"/>
          </w:r>
          <w:r>
            <w:rPr>
              <w:rFonts w:ascii="Times New Roman" w:eastAsia="Times New Roman" w:hAnsi="Times New Roman" w:cs="Times New Roman"/>
              <w:color w:val="000000"/>
            </w:rPr>
            <w:t>eDNA patterns, where species are assumed to exhibit a single underlying spatial autocorrelation structure (</w:t>
          </w:r>
          <m:oMath>
            <m:r>
              <w:rPr>
                <w:rFonts w:ascii="Cambria Math" w:hAnsi="Cambria Math"/>
              </w:rPr>
              <m:t>ρ</m:t>
            </m:r>
          </m:oMath>
          <w:r>
            <w:rPr>
              <w:rFonts w:ascii="Times New Roman" w:eastAsia="Times New Roman" w:hAnsi="Times New Roman" w:cs="Times New Roman"/>
              <w:color w:val="000000"/>
            </w:rPr>
            <w:t>) across depths, while allowing depth-specific mean differences in eDNA concentration. Fixing (</w:t>
          </w:r>
          <m:oMath>
            <m:r>
              <w:rPr>
                <w:rFonts w:ascii="Cambria Math" w:hAnsi="Cambria Math"/>
              </w:rPr>
              <m:t>α</m:t>
            </m:r>
          </m:oMath>
          <w:r>
            <w:rPr>
              <w:rFonts w:ascii="Times New Roman" w:eastAsia="Times New Roman" w:hAnsi="Times New Roman" w:cs="Times New Roman"/>
              <w:color w:val="000000"/>
            </w:rPr>
            <w:t>) and (</w:t>
          </w:r>
          <m:oMath>
            <m:r>
              <w:rPr>
                <w:rFonts w:ascii="Cambria Math" w:hAnsi="Cambria Math"/>
              </w:rPr>
              <m:t>σ</m:t>
            </m:r>
          </m:oMath>
          <w:r>
            <w:rPr>
              <w:rFonts w:ascii="Times New Roman" w:eastAsia="Times New Roman" w:hAnsi="Times New Roman" w:cs="Times New Roman"/>
              <w:color w:val="000000"/>
            </w:rPr>
            <w:t xml:space="preserve">) reflects the assumption that </w:t>
          </w:r>
          <w:sdt>
            <w:sdtPr>
              <w:tag w:val="goog_rdk_241"/>
              <w:id w:val="-304886955"/>
            </w:sdtPr>
            <w:sdtContent>
              <w:commentRangeStart w:id="258"/>
            </w:sdtContent>
          </w:sdt>
          <w:sdt>
            <w:sdtPr>
              <w:tag w:val="goog_rdk_242"/>
              <w:id w:val="688386234"/>
            </w:sdtPr>
            <w:sdtContent>
              <w:commentRangeStart w:id="259"/>
            </w:sdtContent>
          </w:sdt>
          <w:r>
            <w:rPr>
              <w:rFonts w:ascii="Times New Roman" w:eastAsia="Times New Roman" w:hAnsi="Times New Roman" w:cs="Times New Roman"/>
              <w:color w:val="000000"/>
            </w:rPr>
            <w:t xml:space="preserve">amplitude </w:t>
          </w:r>
          <w:commentRangeEnd w:id="258"/>
          <w:r>
            <w:rPr>
              <w:rStyle w:val="CommentReference"/>
              <w:rFonts w:ascii="Times New Roman" w:eastAsia="Times New Roman" w:hAnsi="Times New Roman" w:cs="Times New Roman"/>
              <w:color w:val="000000"/>
              <w:sz w:val="24"/>
              <w:szCs w:val="24"/>
            </w:rPr>
            <w:commentReference w:id="258"/>
          </w:r>
          <w:commentRangeEnd w:id="259"/>
          <w:r>
            <w:rPr>
              <w:rStyle w:val="CommentReference"/>
              <w:rFonts w:ascii="Times New Roman" w:eastAsia="Times New Roman" w:hAnsi="Times New Roman" w:cs="Times New Roman"/>
              <w:color w:val="000000"/>
              <w:sz w:val="24"/>
              <w:szCs w:val="24"/>
            </w:rPr>
            <w:commentReference w:id="259"/>
          </w:r>
          <w:r>
            <w:rPr>
              <w:rFonts w:ascii="Times New Roman" w:eastAsia="Times New Roman" w:hAnsi="Times New Roman" w:cs="Times New Roman"/>
              <w:color w:val="000000"/>
            </w:rPr>
            <w:t>and residual variability are primarily driven by method-specific measurement uncertainty and therefore remain constant when the same sampling and analytical methods are applied.</w:t>
          </w:r>
        </w:p>
      </w:sdtContent>
    </w:sdt>
    <w:sdt>
      <w:sdtPr>
        <w:tag w:val="goog_rdk_244"/>
        <w:id w:val="2097857523"/>
      </w:sdtPr>
      <w:sdtContent>
        <w:p w14:paraId="28BF1BA0"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60" w:author="Ole Shelton" w:date="2026-03-17T10:21:00Z">
              <w:pPr>
                <w:pBdr>
                  <w:top w:val="nil"/>
                  <w:left w:val="nil"/>
                  <w:bottom w:val="nil"/>
                  <w:right w:val="nil"/>
                  <w:between w:val="nil"/>
                </w:pBdr>
                <w:spacing w:after="0"/>
                <w:jc w:val="both"/>
              </w:pPr>
            </w:pPrChange>
          </w:pPr>
        </w:p>
      </w:sdtContent>
    </w:sdt>
    <w:sdt>
      <w:sdtPr>
        <w:tag w:val="goog_rdk_245"/>
        <w:id w:val="993641613"/>
      </w:sdtPr>
      <w:sdtContent>
        <w:p w14:paraId="28BF1BA1" w14:textId="77777777" w:rsidR="001D27E1" w:rsidRDefault="00000000">
          <w:pPr>
            <w:pStyle w:val="Heading2"/>
            <w:spacing w:before="0" w:after="0" w:line="360" w:lineRule="auto"/>
            <w:pPrChange w:id="261" w:author="Ole Shelton" w:date="2026-03-17T10:21:00Z">
              <w:pPr>
                <w:pStyle w:val="Heading2"/>
                <w:spacing w:before="0" w:after="0"/>
              </w:pPr>
            </w:pPrChange>
          </w:pPr>
          <w:r>
            <w:t>Real-world eDNA data</w:t>
          </w:r>
        </w:p>
      </w:sdtContent>
    </w:sdt>
    <w:sdt>
      <w:sdtPr>
        <w:tag w:val="goog_rdk_246"/>
        <w:id w:val="-99973979"/>
      </w:sdtPr>
      <w:sdtContent>
        <w:p w14:paraId="28BF1BA2"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62"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We analyzed eDNA concentration data (</w:t>
          </w:r>
          <w:r>
            <w:rPr>
              <w:rFonts w:ascii="Times New Roman" w:eastAsia="Times New Roman" w:hAnsi="Times New Roman" w:cs="Times New Roman"/>
              <w:i/>
              <w:iCs/>
              <w:color w:val="000000"/>
            </w:rPr>
            <w:t>in-situ</w:t>
          </w:r>
          <w:r>
            <w:rPr>
              <w:rFonts w:ascii="Times New Roman" w:eastAsia="Times New Roman" w:hAnsi="Times New Roman" w:cs="Times New Roman"/>
              <w:color w:val="000000"/>
            </w:rPr>
            <w:t>) collected from marine environments, as detailed in Guri et al. (2025, in review). This dataset includes eDNA measurements (in log copies/L) 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 Samples were processed using metabarcoding with the MiFish U universal primer, enabling identification of fish species and quantification of eDNA abundance through calibration with a mock community and qPCR of a reference species (Guri et al. 2025, in review).</w:t>
          </w:r>
        </w:p>
      </w:sdtContent>
    </w:sdt>
    <w:sdt>
      <w:sdtPr>
        <w:tag w:val="goog_rdk_247"/>
        <w:id w:val="2016528455"/>
      </w:sdtPr>
      <w:sdtContent>
        <w:p w14:paraId="28BF1BA3"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63"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Environmental DNA samples were collected during the Joint U.S.-Canada Integrated Ecosystem and Pacific Hake Acoustic-Trawl Survey aboard the NOAA ship Bell M. Shimada in summer 2019 (de Blois 2020). At each site, seawater (10 L) was collected using Niskin bottles mounted on a CTD rosette system, targeting five depths (0, 50, 150, 300, and 500 m). From each bottle, 2.5 L of </w:t>
          </w:r>
          <w:r>
            <w:rPr>
              <w:rFonts w:ascii="Times New Roman" w:eastAsia="Times New Roman" w:hAnsi="Times New Roman" w:cs="Times New Roman"/>
              <w:color w:val="000000"/>
            </w:rPr>
            <w:lastRenderedPageBreak/>
            <w:t xml:space="preserve">seawater was immediately filtered onboard through sterile 47 mm mixed cellulose ester filters (1 </w:t>
          </w:r>
          <m:oMath>
            <m:r>
              <w:rPr>
                <w:rFonts w:ascii="Cambria Math" w:hAnsi="Cambria Math"/>
              </w:rPr>
              <m:t>μ</m:t>
            </m:r>
          </m:oMath>
          <w:r>
            <w:rPr>
              <w:rFonts w:ascii="Times New Roman" w:eastAsia="Times New Roman" w:hAnsi="Times New Roman" w:cs="Times New Roman"/>
              <w:color w:val="000000"/>
            </w:rPr>
            <w:t>m pore size) to capture suspended eDNA. Filters were preserved and DNA was extracted using a phase-lock phenol-chloroform protocol, following established methods (Ramón-Laca et al. 2021, Shelton et al. 2022).</w:t>
          </w:r>
        </w:p>
      </w:sdtContent>
    </w:sdt>
    <w:sdt>
      <w:sdtPr>
        <w:tag w:val="goog_rdk_248"/>
        <w:id w:val="777903259"/>
      </w:sdtPr>
      <w:sdtContent>
        <w:p w14:paraId="28BF1BA4"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64" w:author="Ole Shelton" w:date="2026-03-17T10:21:00Z">
              <w:pPr>
                <w:pBdr>
                  <w:top w:val="nil"/>
                  <w:left w:val="nil"/>
                  <w:bottom w:val="nil"/>
                  <w:right w:val="nil"/>
                  <w:between w:val="nil"/>
                </w:pBdr>
                <w:spacing w:after="0"/>
                <w:jc w:val="both"/>
              </w:pPr>
            </w:pPrChange>
          </w:pPr>
        </w:p>
      </w:sdtContent>
    </w:sdt>
    <w:sdt>
      <w:sdtPr>
        <w:tag w:val="goog_rdk_252"/>
        <w:id w:val="2131580611"/>
      </w:sdtPr>
      <w:sdtContent>
        <w:p w14:paraId="28BF1BA5"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65" w:author="Ole Shelton" w:date="2026-03-17T10:21:00Z">
              <w:pPr>
                <w:pBdr>
                  <w:top w:val="nil"/>
                  <w:left w:val="nil"/>
                  <w:bottom w:val="nil"/>
                  <w:right w:val="nil"/>
                  <w:between w:val="nil"/>
                </w:pBdr>
                <w:spacing w:after="0"/>
                <w:jc w:val="both"/>
              </w:pPr>
            </w:pPrChange>
          </w:pPr>
          <w:sdt>
            <w:sdtPr>
              <w:tag w:val="goog_rdk_249"/>
              <w:id w:val="255449548"/>
            </w:sdtPr>
            <w:sdtContent>
              <w:commentRangeStart w:id="266"/>
            </w:sdtContent>
          </w:sdt>
          <w:r>
            <w:rPr>
              <w:rFonts w:ascii="Times New Roman" w:eastAsia="Times New Roman" w:hAnsi="Times New Roman" w:cs="Times New Roman"/>
              <w:color w:val="000000"/>
            </w:rPr>
            <w:t>Samples were metabarcoded, libraries were prepared with the MiFish U universal primer set (Miya et al. 2015), targeting a 170 bp fragment of the mitochondrial 12S rRNA gene</w:t>
          </w:r>
          <w:commentRangeEnd w:id="266"/>
          <w:r>
            <w:rPr>
              <w:rStyle w:val="CommentReference"/>
              <w:rFonts w:ascii="Times New Roman" w:eastAsia="Times New Roman" w:hAnsi="Times New Roman" w:cs="Times New Roman"/>
              <w:color w:val="000000"/>
              <w:sz w:val="24"/>
              <w:szCs w:val="24"/>
            </w:rPr>
            <w:commentReference w:id="266"/>
          </w:r>
          <w:r>
            <w:rPr>
              <w:rFonts w:ascii="Times New Roman" w:eastAsia="Times New Roman" w:hAnsi="Times New Roman" w:cs="Times New Roman"/>
              <w:color w:val="000000"/>
            </w:rPr>
            <w:t xml:space="preserve">. Sequencing was performed on an Illumina MiSeq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w:t>
          </w:r>
          <w:sdt>
            <w:sdtPr>
              <w:tag w:val="goog_rdk_250"/>
              <w:id w:val="-2040887014"/>
            </w:sdtPr>
            <w:sdtContent>
              <w:commentRangeStart w:id="267"/>
            </w:sdtContent>
          </w:sdt>
          <w:r>
            <w:rPr>
              <w:rFonts w:ascii="Times New Roman" w:eastAsia="Times New Roman" w:hAnsi="Times New Roman" w:cs="Times New Roman"/>
              <w:color w:val="000000"/>
            </w:rPr>
            <w:t>Species-specific eDNA concentrations were estimated by normalizing ASV read counts to total reads per sample and calibrating against qPCR-derived abundances for target species</w:t>
          </w:r>
          <w:commentRangeEnd w:id="267"/>
          <w:r>
            <w:rPr>
              <w:rStyle w:val="CommentReference"/>
              <w:rFonts w:ascii="Times New Roman" w:eastAsia="Times New Roman" w:hAnsi="Times New Roman" w:cs="Times New Roman"/>
              <w:color w:val="000000"/>
              <w:sz w:val="24"/>
              <w:szCs w:val="24"/>
            </w:rPr>
            <w:commentReference w:id="267"/>
          </w:r>
          <w:r>
            <w:rPr>
              <w:rFonts w:ascii="Times New Roman" w:eastAsia="Times New Roman" w:hAnsi="Times New Roman" w:cs="Times New Roman"/>
              <w:color w:val="000000"/>
            </w:rPr>
            <w:t xml:space="preserve"> (i.e</w:t>
          </w:r>
          <w:sdt>
            <w:sdtPr>
              <w:tag w:val="goog_rdk_251"/>
              <w:id w:val="1561699340"/>
            </w:sdtPr>
            <w:sdtContent>
              <w:commentRangeStart w:id="268"/>
            </w:sdtContent>
          </w:sdt>
          <w:r>
            <w:rPr>
              <w:rFonts w:ascii="Times New Roman" w:eastAsia="Times New Roman" w:hAnsi="Times New Roman" w:cs="Times New Roman"/>
              <w:color w:val="000000"/>
            </w:rPr>
            <w:t>. hake, eulachon, sea lamprey</w:t>
          </w:r>
          <w:commentRangeEnd w:id="268"/>
          <w:r>
            <w:rPr>
              <w:rStyle w:val="CommentReference"/>
              <w:rFonts w:ascii="Times New Roman" w:eastAsia="Times New Roman" w:hAnsi="Times New Roman" w:cs="Times New Roman"/>
              <w:color w:val="000000"/>
              <w:sz w:val="24"/>
              <w:szCs w:val="24"/>
            </w:rPr>
            <w:commentReference w:id="268"/>
          </w:r>
          <w:r>
            <w:rPr>
              <w:rFonts w:ascii="Times New Roman" w:eastAsia="Times New Roman" w:hAnsi="Times New Roman" w:cs="Times New Roman"/>
              <w:color w:val="000000"/>
            </w:rPr>
            <w:t>). After subsequent filtering a total of 358 samples were used in a joint model where together with a mock community correcting for amplification bias and qPCR of pacific hake to estimate absolute eDNA abundance for 12 fish species (Guri et al. 2025, in review).</w:t>
          </w:r>
        </w:p>
      </w:sdtContent>
    </w:sdt>
    <w:sdt>
      <w:sdtPr>
        <w:tag w:val="goog_rdk_253"/>
        <w:id w:val="535833513"/>
      </w:sdtPr>
      <w:sdtContent>
        <w:p w14:paraId="28BF1BA6"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69" w:author="Ole Shelton" w:date="2026-03-17T10:21:00Z">
              <w:pPr>
                <w:pBdr>
                  <w:top w:val="nil"/>
                  <w:left w:val="nil"/>
                  <w:bottom w:val="nil"/>
                  <w:right w:val="nil"/>
                  <w:between w:val="nil"/>
                </w:pBdr>
                <w:spacing w:after="0"/>
                <w:jc w:val="both"/>
              </w:pPr>
            </w:pPrChange>
          </w:pPr>
        </w:p>
      </w:sdtContent>
    </w:sdt>
    <w:bookmarkStart w:id="270" w:name="bookmark=id.w079e2rbt1zz" w:colFirst="0" w:colLast="0" w:displacedByCustomXml="next"/>
    <w:bookmarkEnd w:id="270" w:displacedByCustomXml="next"/>
    <w:sdt>
      <w:sdtPr>
        <w:tag w:val="goog_rdk_255"/>
        <w:id w:val="373295941"/>
      </w:sdtPr>
      <w:sdtContent>
        <w:p w14:paraId="28BF1BA7" w14:textId="77777777" w:rsidR="001D27E1" w:rsidRDefault="00000000">
          <w:pPr>
            <w:pStyle w:val="Heading2"/>
            <w:spacing w:before="0" w:after="0" w:line="360" w:lineRule="auto"/>
            <w:pPrChange w:id="271" w:author="Ole Shelton" w:date="2026-03-17T10:21:00Z">
              <w:pPr>
                <w:pStyle w:val="Heading2"/>
                <w:spacing w:before="0" w:after="0"/>
              </w:pPr>
            </w:pPrChange>
          </w:pPr>
          <w:sdt>
            <w:sdtPr>
              <w:tag w:val="goog_rdk_254"/>
              <w:id w:val="81881466"/>
            </w:sdtPr>
            <w:sdtContent>
              <w:commentRangeStart w:id="272"/>
            </w:sdtContent>
          </w:sdt>
          <w:r>
            <w:t>Estimating sampling efficiency on prediction accuracy</w:t>
          </w:r>
          <w:commentRangeEnd w:id="272"/>
          <w:r>
            <w:rPr>
              <w:rStyle w:val="CommentReference"/>
              <w:sz w:val="24"/>
              <w:szCs w:val="24"/>
            </w:rPr>
            <w:commentReference w:id="272"/>
          </w:r>
        </w:p>
      </w:sdtContent>
    </w:sdt>
    <w:sdt>
      <w:sdtPr>
        <w:tag w:val="goog_rdk_258"/>
        <w:id w:val="555168990"/>
      </w:sdtPr>
      <w:sdtContent>
        <w:p w14:paraId="28BF1BA8"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73"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After the simulation of </w:t>
          </w:r>
          <w:r>
            <w:rPr>
              <w:rFonts w:ascii="Times New Roman" w:eastAsia="Times New Roman" w:hAnsi="Times New Roman" w:cs="Times New Roman"/>
              <w:i/>
              <w:iCs/>
              <w:color w:val="000000"/>
            </w:rPr>
            <w:t>in-silico</w:t>
          </w:r>
          <w:r>
            <w:rPr>
              <w:rFonts w:ascii="Times New Roman" w:eastAsia="Times New Roman" w:hAnsi="Times New Roman" w:cs="Times New Roman"/>
              <w:color w:val="000000"/>
            </w:rPr>
            <w:t xml:space="preserve"> fields and acquisition of the </w:t>
          </w:r>
          <w:r>
            <w:rPr>
              <w:rFonts w:ascii="Times New Roman" w:eastAsia="Times New Roman" w:hAnsi="Times New Roman" w:cs="Times New Roman"/>
              <w:i/>
              <w:iCs/>
              <w:color w:val="000000"/>
            </w:rPr>
            <w:t>in-situ</w:t>
          </w:r>
          <w:r>
            <w:rPr>
              <w:rFonts w:ascii="Times New Roman" w:eastAsia="Times New Roman" w:hAnsi="Times New Roman" w:cs="Times New Roman"/>
              <w:color w:val="000000"/>
            </w:rPr>
            <w:t xml:space="preserve"> observations, we obtained eDNA concentration values (</w:t>
          </w:r>
          <w:r>
            <w:rPr>
              <w:rFonts w:ascii="Times New Roman" w:eastAsia="Times New Roman" w:hAnsi="Times New Roman" w:cs="Times New Roman"/>
              <w:i/>
              <w:iCs/>
              <w:color w:val="000000"/>
            </w:rPr>
            <w:t>Y</w:t>
          </w:r>
          <w:r>
            <w:rPr>
              <w:rFonts w:ascii="Times New Roman" w:eastAsia="Times New Roman" w:hAnsi="Times New Roman" w:cs="Times New Roman"/>
              <w:color w:val="000000"/>
            </w:rPr>
            <w:t xml:space="preserve">; or </w:t>
          </w:r>
          <w:r>
            <w:rPr>
              <w:rFonts w:ascii="Times New Roman" w:eastAsia="Times New Roman" w:hAnsi="Times New Roman" w:cs="Times New Roman"/>
              <w:i/>
              <w:iCs/>
              <w:color w:val="000000"/>
            </w:rPr>
            <w:t>Q</w:t>
          </w:r>
          <w:r>
            <w:rPr>
              <w:rFonts w:ascii="Times New Roman" w:eastAsia="Times New Roman" w:hAnsi="Times New Roman" w:cs="Times New Roman"/>
              <w:color w:val="000000"/>
            </w:rPr>
            <w:t xml:space="preserve"> for </w:t>
          </w:r>
          <w:r>
            <w:rPr>
              <w:rFonts w:ascii="Times New Roman" w:eastAsia="Times New Roman" w:hAnsi="Times New Roman" w:cs="Times New Roman"/>
              <w:i/>
              <w:iCs/>
              <w:color w:val="000000"/>
            </w:rPr>
            <w:t>in-silico</w:t>
          </w:r>
          <w:r>
            <w:rPr>
              <w:rFonts w:ascii="Times New Roman" w:eastAsia="Times New Roman" w:hAnsi="Times New Roman" w:cs="Times New Roman"/>
              <w:color w:val="000000"/>
            </w:rPr>
            <w:t xml:space="preserve"> data) paired with spatial coordinates (</w:t>
          </w:r>
          <w:r>
            <w:rPr>
              <w:rFonts w:ascii="Times New Roman" w:eastAsia="Times New Roman" w:hAnsi="Times New Roman" w:cs="Times New Roman"/>
              <w:i/>
              <w:iCs/>
              <w:color w:val="000000"/>
            </w:rPr>
            <w:t>X</w:t>
          </w:r>
          <w:r>
            <w:rPr>
              <w:rFonts w:ascii="Times New Roman" w:eastAsia="Times New Roman" w:hAnsi="Times New Roman" w:cs="Times New Roman"/>
              <w:color w:val="000000"/>
            </w:rPr>
            <w:t xml:space="preserve">) for each sampling location. Given the large number of </w:t>
          </w:r>
          <w:r>
            <w:rPr>
              <w:rFonts w:ascii="Times New Roman" w:eastAsia="Times New Roman" w:hAnsi="Times New Roman" w:cs="Times New Roman"/>
              <w:i/>
              <w:iCs/>
              <w:color w:val="000000"/>
            </w:rPr>
            <w:t>in-silico</w:t>
          </w:r>
          <w:r>
            <w:rPr>
              <w:rFonts w:ascii="Times New Roman" w:eastAsia="Times New Roman" w:hAnsi="Times New Roman" w:cs="Times New Roman"/>
              <w:color w:val="000000"/>
            </w:rPr>
            <w:t xml:space="preserve"> eDNA points (</w:t>
          </w:r>
          <w:r>
            <w:rPr>
              <w:rFonts w:ascii="Times New Roman" w:eastAsia="Times New Roman" w:hAnsi="Times New Roman" w:cs="Times New Roman"/>
              <w:i/>
              <w:iCs/>
              <w:color w:val="000000"/>
            </w:rPr>
            <w:t>Q</w:t>
          </w:r>
          <w:r>
            <w:rPr>
              <w:rFonts w:ascii="Times New Roman" w:eastAsia="Times New Roman" w:hAnsi="Times New Roman" w:cs="Times New Roman"/>
              <w:color w:val="000000"/>
            </w:rPr>
            <w:t>) on the spatial grid (</w:t>
          </w:r>
          <w:r>
            <w:rPr>
              <w:rFonts w:ascii="Times New Roman" w:eastAsia="Times New Roman" w:hAnsi="Times New Roman" w:cs="Times New Roman"/>
              <w:i/>
              <w:iCs/>
              <w:color w:val="000000"/>
            </w:rPr>
            <w:t>X</w:t>
          </w:r>
          <w:sdt>
            <w:sdtPr>
              <w:tag w:val="goog_rdk_257"/>
              <w:id w:val="-1463639656"/>
            </w:sdtPr>
            <w:sdtContent>
              <w:r>
                <w:rPr>
                  <w:rFonts w:ascii="Gungsuh" w:eastAsia="Gungsuh" w:hAnsi="Gungsuh" w:cs="Gungsuh"/>
                  <w:color w:val="000000"/>
                </w:rPr>
                <w:t xml:space="preserve">), fitting a GP model to all locations (≈ 20,000 input values) was computationally prohibitive. To address this, we selected </w:t>
              </w:r>
            </w:sdtContent>
          </w:sdt>
          <w:sdt>
            <w:sdtPr>
              <w:tag w:val="goog_rdk_256"/>
              <w:id w:val="957890867"/>
            </w:sdtPr>
            <w:sdtContent>
              <w:commentRangeStart w:id="274"/>
            </w:sdtContent>
          </w:sdt>
          <w:r>
            <w:rPr>
              <w:rFonts w:ascii="Times New Roman" w:eastAsia="Times New Roman" w:hAnsi="Times New Roman" w:cs="Times New Roman"/>
              <w:color w:val="000000"/>
            </w:rPr>
            <w:t xml:space="preserve">a representative subset </w:t>
          </w:r>
          <w:commentRangeEnd w:id="274"/>
          <w:r>
            <w:rPr>
              <w:rStyle w:val="CommentReference"/>
              <w:rFonts w:ascii="Times New Roman" w:eastAsia="Times New Roman" w:hAnsi="Times New Roman" w:cs="Times New Roman"/>
              <w:color w:val="000000"/>
              <w:sz w:val="24"/>
              <w:szCs w:val="24"/>
            </w:rPr>
            <w:commentReference w:id="274"/>
          </w:r>
          <w:r>
            <w:rPr>
              <w:rFonts w:ascii="Times New Roman" w:eastAsia="Times New Roman" w:hAnsi="Times New Roman" w:cs="Times New Roman"/>
              <w:color w:val="000000"/>
            </w:rPr>
            <w:t>of 4,000 sampling points from each simulated dataset to serve as the “complete” observation dataset (</w:t>
          </w:r>
          <w:r>
            <w:rPr>
              <w:rFonts w:ascii="Times New Roman" w:eastAsia="Times New Roman" w:hAnsi="Times New Roman" w:cs="Times New Roman"/>
              <w:i/>
              <w:iCs/>
              <w:color w:val="000000"/>
            </w:rPr>
            <w:t>Y</w:t>
          </w:r>
          <w:r>
            <w:rPr>
              <w:rFonts w:ascii="Times New Roman" w:eastAsia="Times New Roman" w:hAnsi="Times New Roman" w:cs="Times New Roman"/>
              <w:color w:val="000000"/>
            </w:rPr>
            <w:t xml:space="preserve">) for the following downstream analysis. </w:t>
          </w:r>
        </w:p>
      </w:sdtContent>
    </w:sdt>
    <w:sdt>
      <w:sdtPr>
        <w:tag w:val="goog_rdk_270"/>
        <w:id w:val="-185634860"/>
      </w:sdtPr>
      <w:sdtContent>
        <w:p w14:paraId="28BF1BA9"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75"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We then used the </w:t>
          </w:r>
          <w:sdt>
            <w:sdtPr>
              <w:tag w:val="goog_rdk_259"/>
              <w:id w:val="193201195"/>
            </w:sdtPr>
            <w:sdtContent>
              <w:commentRangeStart w:id="276"/>
            </w:sdtContent>
          </w:sdt>
          <w:r>
            <w:rPr>
              <w:rFonts w:ascii="Times New Roman" w:eastAsia="Times New Roman" w:hAnsi="Times New Roman" w:cs="Times New Roman"/>
              <w:color w:val="000000"/>
            </w:rPr>
            <w:t>GP model (Eq. 1–2)</w:t>
          </w:r>
          <w:commentRangeEnd w:id="276"/>
          <w:r>
            <w:rPr>
              <w:rStyle w:val="CommentReference"/>
              <w:rFonts w:ascii="Times New Roman" w:eastAsia="Times New Roman" w:hAnsi="Times New Roman" w:cs="Times New Roman"/>
              <w:color w:val="000000"/>
              <w:sz w:val="24"/>
              <w:szCs w:val="24"/>
            </w:rPr>
            <w:commentReference w:id="276"/>
          </w:r>
          <w:r>
            <w:rPr>
              <w:rFonts w:ascii="Times New Roman" w:eastAsia="Times New Roman" w:hAnsi="Times New Roman" w:cs="Times New Roman"/>
              <w:color w:val="000000"/>
            </w:rPr>
            <w:t xml:space="preserve"> to infer the underlying spatial structure and learn key parameters governing the spatial field, including the depth-specific mean </w:t>
          </w:r>
          <w:sdt>
            <w:sdtPr>
              <w:tag w:val="goog_rdk_260"/>
              <w:id w:val="-1582934977"/>
            </w:sdtPr>
            <w:sdtContent>
              <w:commentRangeStart w:id="277"/>
            </w:sdtContent>
          </w:sdt>
          <w:r>
            <w:rPr>
              <w:rFonts w:ascii="Times New Roman" w:eastAsia="Times New Roman" w:hAnsi="Times New Roman" w:cs="Times New Roman"/>
              <w:color w:val="000000"/>
            </w:rPr>
            <w:t>(</w:t>
          </w:r>
          <w:r>
            <w:rPr>
              <w:rFonts w:ascii="Times New Roman" w:eastAsia="Times New Roman" w:hAnsi="Times New Roman" w:cs="Times New Roman"/>
              <w:i/>
              <w:iCs/>
              <w:color w:val="000000"/>
            </w:rPr>
            <w:t>μ</w:t>
          </w:r>
          <w:r>
            <w:rPr>
              <w:rFonts w:ascii="Times New Roman" w:eastAsia="Times New Roman" w:hAnsi="Times New Roman" w:cs="Times New Roman"/>
              <w:i/>
              <w:iCs/>
              <w:color w:val="000000"/>
              <w:vertAlign w:val="subscript"/>
            </w:rPr>
            <w:t>d</w:t>
          </w:r>
          <w:r>
            <w:rPr>
              <w:rFonts w:ascii="Times New Roman" w:eastAsia="Times New Roman" w:hAnsi="Times New Roman" w:cs="Times New Roman"/>
              <w:color w:val="000000"/>
            </w:rPr>
            <w:t>)</w:t>
          </w:r>
          <w:commentRangeEnd w:id="277"/>
          <w:r>
            <w:rPr>
              <w:rStyle w:val="CommentReference"/>
              <w:rFonts w:ascii="Times New Roman" w:eastAsia="Times New Roman" w:hAnsi="Times New Roman" w:cs="Times New Roman"/>
              <w:color w:val="000000"/>
              <w:sz w:val="24"/>
              <w:szCs w:val="24"/>
            </w:rPr>
            <w:commentReference w:id="277"/>
          </w:r>
          <w:r>
            <w:rPr>
              <w:rFonts w:ascii="Times New Roman" w:eastAsia="Times New Roman" w:hAnsi="Times New Roman" w:cs="Times New Roman"/>
              <w:color w:val="000000"/>
            </w:rPr>
            <w:t>, length-scale (</w:t>
          </w:r>
          <w:r>
            <w:rPr>
              <w:rFonts w:ascii="Times New Roman" w:eastAsia="Times New Roman" w:hAnsi="Times New Roman" w:cs="Times New Roman"/>
              <w:i/>
              <w:iCs/>
              <w:color w:val="000000"/>
            </w:rPr>
            <w:t>ρ</w:t>
          </w:r>
          <w:r>
            <w:rPr>
              <w:rFonts w:ascii="Times New Roman" w:eastAsia="Times New Roman" w:hAnsi="Times New Roman" w:cs="Times New Roman"/>
              <w:color w:val="000000"/>
            </w:rPr>
            <w:t>), amplitude (</w:t>
          </w:r>
          <w:r>
            <w:rPr>
              <w:rFonts w:ascii="Times New Roman" w:eastAsia="Times New Roman" w:hAnsi="Times New Roman" w:cs="Times New Roman"/>
              <w:i/>
              <w:iCs/>
              <w:color w:val="000000"/>
            </w:rPr>
            <w:t>α</w:t>
          </w:r>
          <w:r>
            <w:rPr>
              <w:rFonts w:ascii="Times New Roman" w:eastAsia="Times New Roman" w:hAnsi="Times New Roman" w:cs="Times New Roman"/>
              <w:color w:val="000000"/>
            </w:rPr>
            <w:t xml:space="preserve">), and </w:t>
          </w:r>
          <w:sdt>
            <w:sdtPr>
              <w:tag w:val="goog_rdk_261"/>
              <w:id w:val="-1426929077"/>
            </w:sdtPr>
            <w:sdtContent>
              <w:commentRangeStart w:id="278"/>
            </w:sdtContent>
          </w:sdt>
          <w:r>
            <w:rPr>
              <w:rFonts w:ascii="Times New Roman" w:eastAsia="Times New Roman" w:hAnsi="Times New Roman" w:cs="Times New Roman"/>
              <w:color w:val="000000"/>
            </w:rPr>
            <w:t>process noise (</w:t>
          </w:r>
          <w:r>
            <w:rPr>
              <w:rFonts w:ascii="Times New Roman" w:eastAsia="Times New Roman" w:hAnsi="Times New Roman" w:cs="Times New Roman"/>
              <w:i/>
              <w:iCs/>
              <w:color w:val="000000"/>
            </w:rPr>
            <w:t>σ</w:t>
          </w:r>
          <w:r>
            <w:rPr>
              <w:rFonts w:ascii="Times New Roman" w:eastAsia="Times New Roman" w:hAnsi="Times New Roman" w:cs="Times New Roman"/>
              <w:color w:val="000000"/>
            </w:rPr>
            <w:t>)</w:t>
          </w:r>
          <w:commentRangeEnd w:id="278"/>
          <w:r>
            <w:rPr>
              <w:rStyle w:val="CommentReference"/>
              <w:rFonts w:ascii="Times New Roman" w:eastAsia="Times New Roman" w:hAnsi="Times New Roman" w:cs="Times New Roman"/>
              <w:color w:val="000000"/>
              <w:sz w:val="24"/>
              <w:szCs w:val="24"/>
            </w:rPr>
            <w:commentReference w:id="278"/>
          </w:r>
          <w:r>
            <w:rPr>
              <w:rFonts w:ascii="Times New Roman" w:eastAsia="Times New Roman" w:hAnsi="Times New Roman" w:cs="Times New Roman"/>
              <w:color w:val="000000"/>
            </w:rPr>
            <w:t xml:space="preserve">. </w:t>
          </w:r>
          <w:sdt>
            <w:sdtPr>
              <w:tag w:val="goog_rdk_262"/>
              <w:id w:val="-1719148178"/>
            </w:sdtPr>
            <w:sdtContent>
              <w:del w:id="279" w:author="Ole Shelton" w:date="2026-03-17T13:24:00Z">
                <w:r>
                  <w:rPr>
                    <w:rFonts w:ascii="Times New Roman" w:eastAsia="Times New Roman" w:hAnsi="Times New Roman" w:cs="Times New Roman"/>
                    <w:color w:val="000000"/>
                  </w:rPr>
                  <w:delText xml:space="preserve">Once fitted, the model was </w:delText>
                </w:r>
              </w:del>
            </w:sdtContent>
          </w:sdt>
          <w:sdt>
            <w:sdtPr>
              <w:tag w:val="goog_rdk_263"/>
              <w:id w:val="576456766"/>
            </w:sdtPr>
            <w:sdtContent>
              <w:ins w:id="280" w:author="Ole Shelton" w:date="2026-03-17T13:24:00Z">
                <w:r>
                  <w:rPr>
                    <w:rFonts w:ascii="Times New Roman" w:eastAsia="Times New Roman" w:hAnsi="Times New Roman" w:cs="Times New Roman"/>
                    <w:color w:val="000000"/>
                  </w:rPr>
                  <w:t>Ad</w:t>
                </w:r>
              </w:ins>
            </w:sdtContent>
          </w:sdt>
          <w:sdt>
            <w:sdtPr>
              <w:tag w:val="goog_rdk_264"/>
              <w:id w:val="1636753047"/>
            </w:sdtPr>
            <w:sdtContent>
              <w:del w:id="281" w:author="Ole Shelton" w:date="2026-03-17T13:24:00Z">
                <w:r>
                  <w:rPr>
                    <w:rFonts w:ascii="Times New Roman" w:eastAsia="Times New Roman" w:hAnsi="Times New Roman" w:cs="Times New Roman"/>
                    <w:color w:val="000000"/>
                  </w:rPr>
                  <w:delText>ad</w:delText>
                </w:r>
              </w:del>
            </w:sdtContent>
          </w:sdt>
          <w:r>
            <w:rPr>
              <w:rFonts w:ascii="Times New Roman" w:eastAsia="Times New Roman" w:hAnsi="Times New Roman" w:cs="Times New Roman"/>
              <w:color w:val="000000"/>
            </w:rPr>
            <w:t>ditionally</w:t>
          </w:r>
          <w:sdt>
            <w:sdtPr>
              <w:tag w:val="goog_rdk_265"/>
              <w:id w:val="-2112026609"/>
            </w:sdtPr>
            <w:sdtContent>
              <w:ins w:id="282" w:author="Ole Shelton" w:date="2026-03-17T13:24:00Z">
                <w:r>
                  <w:rPr>
                    <w:rFonts w:ascii="Times New Roman" w:eastAsia="Times New Roman" w:hAnsi="Times New Roman" w:cs="Times New Roman"/>
                    <w:color w:val="000000"/>
                  </w:rPr>
                  <w:t xml:space="preserve">, we </w:t>
                </w:r>
              </w:ins>
            </w:sdtContent>
          </w:sdt>
          <w:sdt>
            <w:sdtPr>
              <w:tag w:val="goog_rdk_266"/>
              <w:id w:val="-1882301360"/>
            </w:sdtPr>
            <w:sdtContent>
              <w:del w:id="283" w:author="Ole Shelton" w:date="2026-03-17T13:24:00Z">
                <w:r>
                  <w:rPr>
                    <w:rFonts w:ascii="Times New Roman" w:eastAsia="Times New Roman" w:hAnsi="Times New Roman" w:cs="Times New Roman"/>
                    <w:color w:val="000000"/>
                  </w:rPr>
                  <w:delText xml:space="preserve"> </w:delText>
                </w:r>
              </w:del>
            </w:sdtContent>
          </w:sdt>
          <w:r>
            <w:rPr>
              <w:rFonts w:ascii="Times New Roman" w:eastAsia="Times New Roman" w:hAnsi="Times New Roman" w:cs="Times New Roman"/>
              <w:color w:val="000000"/>
            </w:rPr>
            <w:t xml:space="preserve">used to </w:t>
          </w:r>
          <w:sdt>
            <w:sdtPr>
              <w:tag w:val="goog_rdk_267"/>
              <w:id w:val="1251842692"/>
            </w:sdtPr>
            <w:sdtContent>
              <w:ins w:id="284" w:author="Ole Shelton" w:date="2026-03-17T13:24:00Z">
                <w:r>
                  <w:rPr>
                    <w:rFonts w:ascii="Times New Roman" w:eastAsia="Times New Roman" w:hAnsi="Times New Roman" w:cs="Times New Roman"/>
                    <w:color w:val="000000"/>
                  </w:rPr>
                  <w:t xml:space="preserve">the model </w:t>
                </w:r>
              </w:ins>
            </w:sdtContent>
          </w:sdt>
          <w:r>
            <w:rPr>
              <w:rFonts w:ascii="Times New Roman" w:eastAsia="Times New Roman" w:hAnsi="Times New Roman" w:cs="Times New Roman"/>
              <w:color w:val="000000"/>
            </w:rPr>
            <w:t xml:space="preserve">predict eDNA concentrations </w:t>
          </w:r>
          <w:r>
            <w:rPr>
              <w:rFonts w:ascii="Times New Roman" w:eastAsia="Times New Roman" w:hAnsi="Times New Roman" w:cs="Times New Roman"/>
              <w:i/>
              <w:iCs/>
              <w:color w:val="000000"/>
            </w:rPr>
            <w:t>Z</w:t>
          </w:r>
          <w:r>
            <w:rPr>
              <w:rFonts w:ascii="Times New Roman" w:eastAsia="Times New Roman" w:hAnsi="Times New Roman" w:cs="Times New Roman"/>
              <w:color w:val="000000"/>
            </w:rPr>
            <w:t xml:space="preserve"> across the full spatial grid (</w:t>
          </w:r>
          <w:r>
            <w:rPr>
              <w:rFonts w:ascii="Times New Roman" w:eastAsia="Times New Roman" w:hAnsi="Times New Roman" w:cs="Times New Roman"/>
              <w:i/>
              <w:iCs/>
              <w:color w:val="000000"/>
            </w:rPr>
            <w:t>Q</w:t>
          </w:r>
          <w:r>
            <w:rPr>
              <w:rFonts w:ascii="Times New Roman" w:eastAsia="Times New Roman" w:hAnsi="Times New Roman" w:cs="Times New Roman"/>
              <w:color w:val="000000"/>
            </w:rPr>
            <w:t>)</w:t>
          </w:r>
          <w:sdt>
            <w:sdtPr>
              <w:tag w:val="goog_rdk_268"/>
              <w:id w:val="-1360888011"/>
            </w:sdtPr>
            <w:sdtContent>
              <w:del w:id="285" w:author="Ole Shelton" w:date="2026-03-17T13:25:00Z">
                <w:r>
                  <w:rPr>
                    <w:rFonts w:ascii="Times New Roman" w:eastAsia="Times New Roman" w:hAnsi="Times New Roman" w:cs="Times New Roman"/>
                    <w:color w:val="000000"/>
                  </w:rPr>
                  <w:delText>,</w:delText>
                </w:r>
              </w:del>
            </w:sdtContent>
          </w:sdt>
          <w:r>
            <w:rPr>
              <w:rFonts w:ascii="Times New Roman" w:eastAsia="Times New Roman" w:hAnsi="Times New Roman" w:cs="Times New Roman"/>
              <w:color w:val="000000"/>
            </w:rPr>
            <w:t xml:space="preserve"> </w:t>
          </w:r>
          <w:sdt>
            <w:sdtPr>
              <w:tag w:val="goog_rdk_269"/>
              <w:id w:val="1056903343"/>
            </w:sdtPr>
            <w:sdtContent>
              <w:del w:id="286" w:author="Ole Shelton" w:date="2026-03-17T13:25:00Z">
                <w:r>
                  <w:rPr>
                    <w:rFonts w:ascii="Times New Roman" w:eastAsia="Times New Roman" w:hAnsi="Times New Roman" w:cs="Times New Roman"/>
                    <w:color w:val="000000"/>
                  </w:rPr>
                  <w:delText xml:space="preserve">simultaneously </w:delText>
                </w:r>
              </w:del>
            </w:sdtContent>
          </w:sdt>
          <w:r>
            <w:rPr>
              <w:rFonts w:ascii="Times New Roman" w:eastAsia="Times New Roman" w:hAnsi="Times New Roman" w:cs="Times New Roman"/>
              <w:color w:val="000000"/>
            </w:rPr>
            <w:t xml:space="preserve">for both the simulated and real-world datasets. </w:t>
          </w:r>
        </w:p>
      </w:sdtContent>
    </w:sdt>
    <w:sdt>
      <w:sdtPr>
        <w:tag w:val="goog_rdk_271"/>
        <w:id w:val="1821978543"/>
      </w:sdtPr>
      <w:sdtContent>
        <w:p w14:paraId="28BF1BAA"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87" w:author="Ole Shelton" w:date="2026-03-17T10:21:00Z">
              <w:pPr>
                <w:pBdr>
                  <w:top w:val="nil"/>
                  <w:left w:val="nil"/>
                  <w:bottom w:val="nil"/>
                  <w:right w:val="nil"/>
                  <w:between w:val="nil"/>
                </w:pBdr>
                <w:spacing w:after="0"/>
                <w:jc w:val="both"/>
              </w:pPr>
            </w:pPrChange>
          </w:pPr>
        </w:p>
      </w:sdtContent>
    </w:sdt>
    <w:sdt>
      <w:sdtPr>
        <w:tag w:val="goog_rdk_274"/>
        <w:id w:val="809398963"/>
      </w:sdtPr>
      <w:sdtContent>
        <w:p w14:paraId="28BF1BAB" w14:textId="77777777" w:rsidR="001D27E1" w:rsidRPr="001D27E1" w:rsidRDefault="00000000">
          <w:pPr>
            <w:spacing w:after="0" w:line="360" w:lineRule="auto"/>
            <w:jc w:val="both"/>
            <w:rPr>
              <w:rPrChange w:id="288" w:author="Ole Shelton" w:date="2026-03-17T10:21:00Z">
                <w:rPr>
                  <w:rFonts w:ascii="Times New Roman" w:eastAsia="Times New Roman" w:hAnsi="Times New Roman" w:cs="Times New Roman"/>
                </w:rPr>
              </w:rPrChange>
            </w:rPr>
            <w:pPrChange w:id="289" w:author="Ole Shelton" w:date="2026-03-17T10:21:00Z">
              <w:pPr>
                <w:spacing w:after="0"/>
                <w:jc w:val="both"/>
              </w:pPr>
            </w:pPrChange>
          </w:pPr>
          <w:sdt>
            <w:sdtPr>
              <w:tag w:val="goog_rdk_272"/>
              <w:id w:val="-1493062127"/>
            </w:sdtPr>
            <w:sdtContent>
              <w:commentRangeStart w:id="290"/>
            </w:sdtContent>
          </w:sdt>
          <w:r>
            <w:rPr>
              <w:rFonts w:ascii="Times New Roman" w:eastAsia="Times New Roman" w:hAnsi="Times New Roman" w:cs="Times New Roman"/>
            </w:rPr>
            <w:t xml:space="preserve">Specifically, for a given depth </w:t>
          </w:r>
          <w:r>
            <w:rPr>
              <w:rFonts w:ascii="Times New Roman" w:eastAsia="Times New Roman" w:hAnsi="Times New Roman" w:cs="Times New Roman"/>
              <w:i/>
              <w:iCs/>
            </w:rPr>
            <w:t>d</w:t>
          </w:r>
          <w:r>
            <w:rPr>
              <w:rFonts w:ascii="Times New Roman" w:eastAsia="Times New Roman" w:hAnsi="Times New Roman" w:cs="Times New Roman"/>
            </w:rPr>
            <w:t xml:space="preserve">, the model computes the covariance matrix among observed locations, </w:t>
          </w:r>
          <m:oMath>
            <m:r>
              <w:rPr>
                <w:rFonts w:ascii="Cambria Math" w:eastAsia="Cambria Math" w:hAnsi="Cambria Math" w:cs="Cambria Math"/>
              </w:rPr>
              <m:t>K(X,X)</m:t>
            </m:r>
          </m:oMath>
          <w:r>
            <w:rPr>
              <w:rFonts w:ascii="Times New Roman" w:eastAsia="Times New Roman" w:hAnsi="Times New Roman" w:cs="Times New Roman"/>
            </w:rPr>
            <w:t>, using the squared exponential kernel and additionally adds the observation nugget term (</w:t>
          </w:r>
          <m:oMath>
            <m:sSup>
              <m:sSupPr>
                <m:ctrlPr>
                  <w:rPr>
                    <w:rFonts w:ascii="Cambria Math" w:eastAsia="Cambria Math" w:hAnsi="Cambria Math" w:cs="Cambria Math"/>
                  </w:rPr>
                </m:ctrlPr>
              </m:sSupPr>
              <m:e>
                <m:r>
                  <w:rPr>
                    <w:rFonts w:ascii="Cambria Math" w:hAnsi="Cambria Math"/>
                  </w:rPr>
                  <m:t>σ</m:t>
                </m:r>
              </m:e>
              <m:sup>
                <m:r>
                  <w:rPr>
                    <w:rFonts w:ascii="Cambria Math" w:eastAsia="Cambria Math" w:hAnsi="Cambria Math" w:cs="Cambria Math"/>
                  </w:rPr>
                  <m:t>2</m:t>
                </m:r>
              </m:sup>
            </m:sSup>
            <m:r>
              <w:rPr>
                <w:rFonts w:ascii="Cambria Math" w:eastAsia="Cambria Math" w:hAnsi="Cambria Math" w:cs="Cambria Math"/>
              </w:rPr>
              <m:t>I</m:t>
            </m:r>
          </m:oMath>
          <w:r>
            <w:rPr>
              <w:rFonts w:ascii="Times New Roman" w:eastAsia="Times New Roman" w:hAnsi="Times New Roman" w:cs="Times New Roman"/>
            </w:rPr>
            <w:t>).</w:t>
          </w:r>
          <w:commentRangeEnd w:id="290"/>
          <w:r>
            <w:rPr>
              <w:rStyle w:val="CommentReference"/>
              <w:rFonts w:ascii="Times New Roman" w:eastAsia="Times New Roman" w:hAnsi="Times New Roman" w:cs="Times New Roman"/>
              <w:sz w:val="24"/>
              <w:szCs w:val="24"/>
            </w:rPr>
            <w:commentReference w:id="290"/>
          </w:r>
          <w:r>
            <w:rPr>
              <w:rFonts w:ascii="Times New Roman" w:eastAsia="Times New Roman" w:hAnsi="Times New Roman" w:cs="Times New Roman"/>
            </w:rPr>
            <w:t xml:space="preserve"> Using the Cholesky decomposition (</w:t>
          </w:r>
          <m:oMath>
            <m:r>
              <w:rPr>
                <w:rFonts w:ascii="Cambria Math" w:eastAsia="Cambria Math" w:hAnsi="Cambria Math" w:cs="Cambria Math"/>
              </w:rPr>
              <m:t>K+</m:t>
            </m:r>
            <m:sSup>
              <m:sSupPr>
                <m:ctrlPr>
                  <w:rPr>
                    <w:rFonts w:ascii="Cambria Math" w:eastAsia="Cambria Math" w:hAnsi="Cambria Math" w:cs="Cambria Math"/>
                  </w:rPr>
                </m:ctrlPr>
              </m:sSupPr>
              <m:e>
                <m:r>
                  <w:rPr>
                    <w:rFonts w:ascii="Cambria Math" w:eastAsia="Cambria Math" w:hAnsi="Cambria Math" w:cs="Cambria Math"/>
                  </w:rPr>
                  <m:t>σ</m:t>
                </m:r>
              </m:e>
              <m:sup>
                <m:r>
                  <w:rPr>
                    <w:rFonts w:ascii="Cambria Math" w:eastAsia="Cambria Math" w:hAnsi="Cambria Math" w:cs="Cambria Math"/>
                  </w:rPr>
                  <m:t>2</m:t>
                </m:r>
              </m:sup>
            </m:sSup>
            <m:r>
              <w:rPr>
                <w:rFonts w:ascii="Cambria Math" w:eastAsia="Cambria Math" w:hAnsi="Cambria Math" w:cs="Cambria Math"/>
              </w:rPr>
              <m:t>I=L</m:t>
            </m:r>
            <m:sSup>
              <m:sSupPr>
                <m:ctrlPr>
                  <w:rPr>
                    <w:rFonts w:ascii="Cambria Math" w:eastAsia="Cambria Math" w:hAnsi="Cambria Math" w:cs="Cambria Math"/>
                  </w:rPr>
                </m:ctrlPr>
              </m:sSupPr>
              <m:e>
                <m:r>
                  <w:rPr>
                    <w:rFonts w:ascii="Cambria Math" w:eastAsia="Cambria Math" w:hAnsi="Cambria Math" w:cs="Cambria Math"/>
                  </w:rPr>
                  <m:t>L</m:t>
                </m:r>
              </m:e>
              <m:sup>
                <m:r>
                  <w:rPr>
                    <w:rFonts w:ascii="Cambria Math" w:eastAsia="Cambria Math" w:hAnsi="Cambria Math" w:cs="Cambria Math"/>
                  </w:rPr>
                  <m:t>⊤</m:t>
                </m:r>
              </m:sup>
            </m:sSup>
          </m:oMath>
          <w:r>
            <w:rPr>
              <w:rFonts w:ascii="Times New Roman" w:eastAsia="Times New Roman" w:hAnsi="Times New Roman" w:cs="Times New Roman"/>
            </w:rPr>
            <w:t xml:space="preserve">) to solve for </w:t>
          </w:r>
          <m:oMath>
            <m:r>
              <w:rPr>
                <w:rFonts w:ascii="Cambria Math" w:eastAsia="Cambria Math" w:hAnsi="Cambria Math" w:cs="Cambria Math"/>
              </w:rPr>
              <m:t>(K+</m:t>
            </m:r>
            <m:sSup>
              <m:sSupPr>
                <m:ctrlPr>
                  <w:rPr>
                    <w:rFonts w:ascii="Cambria Math" w:eastAsia="Cambria Math" w:hAnsi="Cambria Math" w:cs="Cambria Math"/>
                  </w:rPr>
                </m:ctrlPr>
              </m:sSupPr>
              <m:e>
                <m:r>
                  <w:rPr>
                    <w:rFonts w:ascii="Cambria Math" w:eastAsia="Cambria Math" w:hAnsi="Cambria Math" w:cs="Cambria Math"/>
                  </w:rPr>
                  <m:t>σ</m:t>
                </m:r>
              </m:e>
              <m:sup>
                <m:r>
                  <w:rPr>
                    <w:rFonts w:ascii="Cambria Math" w:eastAsia="Cambria Math" w:hAnsi="Cambria Math" w:cs="Cambria Math"/>
                  </w:rPr>
                  <m:t>2</m:t>
                </m:r>
              </m:sup>
            </m:sSup>
            <m:r>
              <w:rPr>
                <w:rFonts w:ascii="Cambria Math" w:eastAsia="Cambria Math" w:hAnsi="Cambria Math" w:cs="Cambria Math"/>
              </w:rPr>
              <m:t>I</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-1</m:t>
                </m:r>
              </m:sup>
            </m:sSup>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d</m:t>
                </m:r>
              </m:sub>
            </m:sSub>
            <m:r>
              <w:rPr>
                <w:rFonts w:ascii="Cambria Math" w:eastAsia="Cambria Math" w:hAnsi="Cambria Math" w:cs="Cambria Math"/>
              </w:rPr>
              <m:t>)</m:t>
            </m:r>
          </m:oMath>
          <w:r>
            <w:rPr>
              <w:rFonts w:ascii="Times New Roman" w:eastAsia="Times New Roman" w:hAnsi="Times New Roman" w:cs="Times New Roman"/>
            </w:rPr>
            <w:t xml:space="preserve"> we combine it with the cross-covariance between observed and prediction points, </w:t>
          </w:r>
          <m:oMath>
            <m:r>
              <w:rPr>
                <w:rFonts w:ascii="Cambria Math" w:eastAsia="Cambria Math" w:hAnsi="Cambria Math" w:cs="Cambria Math"/>
              </w:rPr>
              <m:t>K(X,Q)</m:t>
            </m:r>
          </m:oMath>
          <w:r>
            <w:rPr>
              <w:rFonts w:ascii="Times New Roman" w:eastAsia="Times New Roman" w:hAnsi="Times New Roman" w:cs="Times New Roman"/>
            </w:rPr>
            <w:t xml:space="preserve">, to yield the </w:t>
          </w:r>
          <w:sdt>
            <w:sdtPr>
              <w:tag w:val="goog_rdk_273"/>
              <w:id w:val="1814018930"/>
            </w:sdtPr>
            <w:sdtContent>
              <w:commentRangeStart w:id="291"/>
            </w:sdtContent>
          </w:sdt>
          <w:r>
            <w:rPr>
              <w:rFonts w:ascii="Times New Roman" w:eastAsia="Times New Roman" w:hAnsi="Times New Roman" w:cs="Times New Roman"/>
            </w:rPr>
            <w:t>predictive posterior mean</w:t>
          </w:r>
          <w:commentRangeEnd w:id="291"/>
          <w:r>
            <w:rPr>
              <w:rStyle w:val="CommentReference"/>
              <w:rFonts w:ascii="Times New Roman" w:eastAsia="Times New Roman" w:hAnsi="Times New Roman" w:cs="Times New Roman"/>
              <w:sz w:val="24"/>
              <w:szCs w:val="24"/>
            </w:rPr>
            <w:commentReference w:id="291"/>
          </w:r>
          <w:r>
            <w:rPr>
              <w:rFonts w:ascii="Times New Roman" w:eastAsia="Times New Roman" w:hAnsi="Times New Roman" w:cs="Times New Roman"/>
            </w:rPr>
            <w:t xml:space="preserve"> at each prediction site:</w:t>
          </w:r>
        </w:p>
      </w:sdtContent>
    </w:sdt>
    <w:p w14:paraId="28BF1BAC" w14:textId="77777777" w:rsidR="001D27E1" w:rsidRDefault="00000000">
      <w:pPr>
        <w:jc w:val="center"/>
      </w:pPr>
      <m:oMathPara>
        <m:oMath>
          <m:r>
            <w:rPr>
              <w:rFonts w:ascii="Cambria Math" w:eastAsia="Cambria Math" w:hAnsi="Cambria Math" w:cs="Cambria Math"/>
            </w:rPr>
            <m:t>Z=</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d</m:t>
              </m:r>
            </m:sub>
          </m:sSub>
          <m:r>
            <w:rPr>
              <w:rFonts w:ascii="Cambria Math" w:eastAsia="Cambria Math" w:hAnsi="Cambria Math" w:cs="Cambria Math"/>
            </w:rPr>
            <m:t>+K(X,Q</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m:t>
              </m:r>
            </m:sup>
          </m:sSup>
          <m:r>
            <w:rPr>
              <w:rFonts w:ascii="Cambria Math" w:eastAsia="Cambria Math" w:hAnsi="Cambria Math" w:cs="Cambria Math"/>
            </w:rPr>
            <m:t>(K+</m:t>
          </m:r>
          <m:sSup>
            <m:sSupPr>
              <m:ctrlPr>
                <w:rPr>
                  <w:rFonts w:ascii="Cambria Math" w:eastAsia="Cambria Math" w:hAnsi="Cambria Math" w:cs="Cambria Math"/>
                </w:rPr>
              </m:ctrlPr>
            </m:sSupPr>
            <m:e>
              <m:r>
                <w:rPr>
                  <w:rFonts w:ascii="Cambria Math" w:eastAsia="Cambria Math" w:hAnsi="Cambria Math" w:cs="Cambria Math"/>
                </w:rPr>
                <m:t>σ</m:t>
              </m:r>
            </m:e>
            <m:sup>
              <m:r>
                <w:rPr>
                  <w:rFonts w:ascii="Cambria Math" w:eastAsia="Cambria Math" w:hAnsi="Cambria Math" w:cs="Cambria Math"/>
                </w:rPr>
                <m:t>2</m:t>
              </m:r>
            </m:sup>
          </m:sSup>
          <m:r>
            <w:rPr>
              <w:rFonts w:ascii="Cambria Math" w:eastAsia="Cambria Math" w:hAnsi="Cambria Math" w:cs="Cambria Math"/>
            </w:rPr>
            <m:t>I</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-1</m:t>
              </m:r>
            </m:sup>
          </m:sSup>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d</m:t>
              </m:r>
            </m:sub>
          </m:sSub>
          <m:r>
            <w:rPr>
              <w:rFonts w:ascii="Cambria Math" w:eastAsia="Cambria Math" w:hAnsi="Cambria Math" w:cs="Cambria Math"/>
            </w:rPr>
            <m:t>)#3</m:t>
          </m:r>
          <m:r>
            <w:rPr>
              <w:rFonts w:ascii="Cambria Math" w:hAnsi="Cambria Math"/>
            </w:rPr>
            <m:t xml:space="preserve"> </m:t>
          </m:r>
        </m:oMath>
      </m:oMathPara>
    </w:p>
    <w:sdt>
      <w:sdtPr>
        <w:tag w:val="goog_rdk_275"/>
        <w:id w:val="-1142922883"/>
      </w:sdtPr>
      <w:sdtContent>
        <w:p w14:paraId="28BF1BAD"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92" w:author="Ole Shelton" w:date="2026-03-17T10:21:00Z">
              <w:pPr>
                <w:pBdr>
                  <w:top w:val="nil"/>
                  <w:left w:val="nil"/>
                  <w:bottom w:val="nil"/>
                  <w:right w:val="nil"/>
                  <w:between w:val="nil"/>
                </w:pBdr>
                <w:spacing w:after="0"/>
                <w:jc w:val="both"/>
              </w:pPr>
            </w:pPrChange>
          </w:pPr>
        </w:p>
      </w:sdtContent>
    </w:sdt>
    <w:sdt>
      <w:sdtPr>
        <w:tag w:val="goog_rdk_279"/>
        <w:id w:val="-550733891"/>
      </w:sdtPr>
      <w:sdtContent>
        <w:p w14:paraId="28BF1BAE"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93" w:author="Ole Shelton" w:date="2026-03-17T10:21:00Z">
              <w:pPr>
                <w:pBdr>
                  <w:top w:val="nil"/>
                  <w:left w:val="nil"/>
                  <w:bottom w:val="nil"/>
                  <w:right w:val="nil"/>
                  <w:between w:val="nil"/>
                </w:pBdr>
                <w:spacing w:after="0"/>
                <w:jc w:val="both"/>
              </w:pPr>
            </w:pPrChange>
          </w:pPr>
          <w:sdt>
            <w:sdtPr>
              <w:tag w:val="goog_rdk_276"/>
              <w:id w:val="1879710258"/>
            </w:sdtPr>
            <w:sdtContent>
              <w:commentRangeStart w:id="294"/>
            </w:sdtContent>
          </w:sdt>
          <w:r>
            <w:rPr>
              <w:rFonts w:ascii="Times New Roman" w:eastAsia="Times New Roman" w:hAnsi="Times New Roman" w:cs="Times New Roman"/>
              <w:color w:val="000000"/>
            </w:rPr>
            <w:t xml:space="preserve">To </w:t>
          </w:r>
          <w:commentRangeEnd w:id="294"/>
          <w:r>
            <w:rPr>
              <w:rStyle w:val="CommentReference"/>
              <w:rFonts w:ascii="Times New Roman" w:eastAsia="Times New Roman" w:hAnsi="Times New Roman" w:cs="Times New Roman"/>
              <w:color w:val="000000"/>
              <w:sz w:val="24"/>
              <w:szCs w:val="24"/>
            </w:rPr>
            <w:commentReference w:id="294"/>
          </w:r>
          <w:r>
            <w:rPr>
              <w:rFonts w:ascii="Times New Roman" w:eastAsia="Times New Roman" w:hAnsi="Times New Roman" w:cs="Times New Roman"/>
              <w:color w:val="000000"/>
            </w:rPr>
            <w:t xml:space="preserve">evaluate how sampling effort </w:t>
          </w:r>
          <w:sdt>
            <w:sdtPr>
              <w:tag w:val="goog_rdk_277"/>
              <w:id w:val="-114155605"/>
            </w:sdtPr>
            <w:sdtContent>
              <w:commentRangeStart w:id="295"/>
            </w:sdtContent>
          </w:sdt>
          <w:sdt>
            <w:sdtPr>
              <w:tag w:val="goog_rdk_278"/>
              <w:id w:val="-97137643"/>
            </w:sdtPr>
            <w:sdtContent>
              <w:commentRangeStart w:id="296"/>
            </w:sdtContent>
          </w:sdt>
          <w:r>
            <w:rPr>
              <w:rFonts w:ascii="Times New Roman" w:eastAsia="Times New Roman" w:hAnsi="Times New Roman" w:cs="Times New Roman"/>
              <w:color w:val="000000"/>
            </w:rPr>
            <w:t>(</w:t>
          </w:r>
          <w:r>
            <w:rPr>
              <w:rFonts w:ascii="Times New Roman" w:eastAsia="Times New Roman" w:hAnsi="Times New Roman" w:cs="Times New Roman"/>
              <w:i/>
              <w:iCs/>
              <w:color w:val="000000"/>
            </w:rPr>
            <w:t>e</w:t>
          </w:r>
          <w:commentRangeEnd w:id="295"/>
          <w:r>
            <w:rPr>
              <w:rStyle w:val="CommentReference"/>
              <w:rFonts w:ascii="Times New Roman" w:eastAsia="Times New Roman" w:hAnsi="Times New Roman" w:cs="Times New Roman"/>
              <w:color w:val="000000"/>
              <w:sz w:val="24"/>
              <w:szCs w:val="24"/>
            </w:rPr>
            <w:commentReference w:id="295"/>
          </w:r>
          <w:commentRangeEnd w:id="296"/>
          <w:r>
            <w:rPr>
              <w:rStyle w:val="CommentReference"/>
              <w:rFonts w:ascii="Times New Roman" w:eastAsia="Times New Roman" w:hAnsi="Times New Roman" w:cs="Times New Roman"/>
              <w:color w:val="000000"/>
              <w:sz w:val="24"/>
              <w:szCs w:val="24"/>
            </w:rPr>
            <w:commentReference w:id="296"/>
          </w:r>
          <w:r>
            <w:rPr>
              <w:rFonts w:ascii="Times New Roman" w:eastAsia="Times New Roman" w:hAnsi="Times New Roman" w:cs="Times New Roman"/>
              <w:color w:val="000000"/>
            </w:rPr>
            <w:t>) influences spatial reconstruction and prediction accuracy, we generated a series of reduced-effort observation datasets by randomly thinning the observation set Y to fixed sample sizes (N = 2000, 1000, 600, 358, 330, 300, 260, 220, and 150). Sampling effort (</w:t>
          </w:r>
          <w:r>
            <w:rPr>
              <w:rFonts w:ascii="Times New Roman" w:eastAsia="Times New Roman" w:hAnsi="Times New Roman" w:cs="Times New Roman"/>
              <w:i/>
              <w:iCs/>
              <w:color w:val="000000"/>
            </w:rPr>
            <w:t>e</w:t>
          </w:r>
          <w:r>
            <w:rPr>
              <w:rFonts w:ascii="Times New Roman" w:eastAsia="Times New Roman" w:hAnsi="Times New Roman" w:cs="Times New Roman"/>
              <w:color w:val="000000"/>
            </w:rPr>
            <w:t>) was quantified as sampling density:</w:t>
          </w:r>
        </w:p>
      </w:sdtContent>
    </w:sdt>
    <w:p w14:paraId="28BF1BAF" w14:textId="77777777" w:rsidR="001D27E1" w:rsidRDefault="00000000">
      <w:pPr>
        <w:jc w:val="center"/>
        <w:rPr>
          <w:rFonts w:ascii="Times New Roman" w:eastAsia="Times New Roman" w:hAnsi="Times New Roman" w:cs="Times New Roman"/>
          <w:color w:val="000000"/>
        </w:rPr>
      </w:pPr>
      <m:oMathPara>
        <m:oMath>
          <m:r>
            <w:rPr>
              <w:rFonts w:ascii="Cambria Math" w:eastAsia="Cambria Math" w:hAnsi="Cambria Math" w:cs="Cambria Math"/>
              <w:color w:val="000000"/>
            </w:rPr>
            <m:t>e=</m:t>
          </m:r>
          <m:f>
            <m:fPr>
              <m:ctrlPr>
                <w:rPr>
                  <w:rFonts w:ascii="Cambria Math" w:eastAsia="Cambria Math" w:hAnsi="Cambria Math" w:cs="Cambria Math"/>
                  <w:color w:val="000000"/>
                </w:rPr>
              </m:ctrlPr>
            </m:fPr>
            <m:num>
              <m:r>
                <w:rPr>
                  <w:rFonts w:ascii="Cambria Math" w:eastAsia="Cambria Math" w:hAnsi="Cambria Math" w:cs="Cambria Math"/>
                  <w:color w:val="000000"/>
                </w:rPr>
                <m:t>N</m:t>
              </m:r>
            </m:num>
            <m:den>
              <m:r>
                <w:rPr>
                  <w:rFonts w:ascii="Cambria Math" w:eastAsia="Cambria Math" w:hAnsi="Cambria Math" w:cs="Cambria Math"/>
                  <w:color w:val="000000"/>
                </w:rPr>
                <m:t>A×H</m:t>
              </m:r>
            </m:den>
          </m:f>
          <m:r>
            <w:rPr>
              <w:rFonts w:ascii="Cambria Math" w:eastAsia="Cambria Math" w:hAnsi="Cambria Math" w:cs="Cambria Math"/>
              <w:color w:val="000000"/>
            </w:rPr>
            <m:t>×10000#4</m:t>
          </m:r>
          <m:r>
            <w:rPr>
              <w:rFonts w:ascii="Times New Roman" w:eastAsia="Times New Roman" w:hAnsi="Times New Roman" w:cs="Times New Roman"/>
              <w:color w:val="000000"/>
            </w:rPr>
            <m:t xml:space="preserve"> </m:t>
          </m:r>
        </m:oMath>
      </m:oMathPara>
    </w:p>
    <w:sdt>
      <w:sdtPr>
        <w:tag w:val="goog_rdk_281"/>
        <w:id w:val="189662023"/>
      </w:sdtPr>
      <w:sdtContent>
        <w:p w14:paraId="28BF1BB0"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297"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where </w:t>
          </w:r>
          <w:r>
            <w:rPr>
              <w:rFonts w:ascii="Times New Roman" w:eastAsia="Times New Roman" w:hAnsi="Times New Roman" w:cs="Times New Roman"/>
              <w:i/>
              <w:iCs/>
              <w:color w:val="000000"/>
            </w:rPr>
            <w:t>A</w:t>
          </w:r>
          <w:r>
            <w:rPr>
              <w:rFonts w:ascii="Times New Roman" w:eastAsia="Times New Roman" w:hAnsi="Times New Roman" w:cs="Times New Roman"/>
              <w:color w:val="000000"/>
            </w:rPr>
            <w:t xml:space="preserve"> is the spatial area of the study domain (200,000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and </w:t>
          </w:r>
          <w:r>
            <w:rPr>
              <w:rFonts w:ascii="Times New Roman" w:eastAsia="Times New Roman" w:hAnsi="Times New Roman" w:cs="Times New Roman"/>
              <w:i/>
              <w:iCs/>
              <w:color w:val="000000"/>
            </w:rPr>
            <w:t>H</w:t>
          </w:r>
          <w:r>
            <w:rPr>
              <w:rFonts w:ascii="Times New Roman" w:eastAsia="Times New Roman" w:hAnsi="Times New Roman" w:cs="Times New Roman"/>
              <w:color w:val="000000"/>
            </w:rPr>
            <w:t xml:space="preserve"> is the number of depth layers (</w:t>
          </w:r>
          <w:r>
            <w:rPr>
              <w:rFonts w:ascii="Times New Roman" w:eastAsia="Times New Roman" w:hAnsi="Times New Roman" w:cs="Times New Roman"/>
              <w:i/>
              <w:iCs/>
              <w:color w:val="000000"/>
            </w:rPr>
            <w:t>d</w:t>
          </w:r>
          <w:r>
            <w:rPr>
              <w:rFonts w:ascii="Times New Roman" w:eastAsia="Times New Roman" w:hAnsi="Times New Roman" w:cs="Times New Roman"/>
              <w:color w:val="000000"/>
            </w:rPr>
            <w:t xml:space="preserve">) included in this study (H=5), yielding </w:t>
          </w:r>
          <w:r>
            <w:rPr>
              <w:rFonts w:ascii="Times New Roman" w:eastAsia="Times New Roman" w:hAnsi="Times New Roman" w:cs="Times New Roman"/>
              <w:i/>
              <w:iCs/>
              <w:color w:val="000000"/>
            </w:rPr>
            <w:t>e</w:t>
          </w:r>
          <w:r>
            <w:rPr>
              <w:rFonts w:ascii="Times New Roman" w:eastAsia="Times New Roman" w:hAnsi="Times New Roman" w:cs="Times New Roman"/>
              <w:color w:val="000000"/>
            </w:rPr>
            <w:t xml:space="preserve"> in units of samples per 10,000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per depth layer. Each </w:t>
          </w:r>
          <w:sdt>
            <w:sdtPr>
              <w:tag w:val="goog_rdk_280"/>
              <w:id w:val="128241673"/>
            </w:sdtPr>
            <w:sdtContent>
              <w:commentRangeStart w:id="298"/>
            </w:sdtContent>
          </w:sdt>
          <w:r>
            <w:rPr>
              <w:rFonts w:ascii="Times New Roman" w:eastAsia="Times New Roman" w:hAnsi="Times New Roman" w:cs="Times New Roman"/>
              <w:color w:val="000000"/>
            </w:rPr>
            <w:t>D</w:t>
          </w:r>
          <w:r>
            <w:rPr>
              <w:rFonts w:ascii="Times New Roman" w:eastAsia="Times New Roman" w:hAnsi="Times New Roman" w:cs="Times New Roman"/>
              <w:color w:val="000000"/>
              <w:vertAlign w:val="subscript"/>
            </w:rPr>
            <w:t>e</w:t>
          </w:r>
          <w:r>
            <w:rPr>
              <w:rFonts w:ascii="Times New Roman" w:eastAsia="Times New Roman" w:hAnsi="Times New Roman" w:cs="Times New Roman"/>
              <w:color w:val="000000"/>
            </w:rPr>
            <w:t xml:space="preserve"> </w:t>
          </w:r>
          <w:commentRangeEnd w:id="298"/>
          <w:r>
            <w:rPr>
              <w:rStyle w:val="CommentReference"/>
              <w:rFonts w:ascii="Times New Roman" w:eastAsia="Times New Roman" w:hAnsi="Times New Roman" w:cs="Times New Roman"/>
              <w:color w:val="000000"/>
              <w:sz w:val="24"/>
              <w:szCs w:val="24"/>
            </w:rPr>
            <w:commentReference w:id="298"/>
          </w:r>
          <w:r>
            <w:rPr>
              <w:rFonts w:ascii="Times New Roman" w:eastAsia="Times New Roman" w:hAnsi="Times New Roman" w:cs="Times New Roman"/>
              <w:color w:val="000000"/>
            </w:rPr>
            <w:t>observation dataset was refit with the same GP model (Eq 1-2) and produced effort-specific spatial predictions (</w:t>
          </w:r>
          <w:r>
            <w:rPr>
              <w:rFonts w:ascii="Times New Roman" w:eastAsia="Times New Roman" w:hAnsi="Times New Roman" w:cs="Times New Roman"/>
              <w:i/>
              <w:iCs/>
              <w:color w:val="000000"/>
            </w:rPr>
            <w:t>S</w:t>
          </w:r>
          <w:r>
            <w:rPr>
              <w:rFonts w:ascii="Times New Roman" w:eastAsia="Times New Roman" w:hAnsi="Times New Roman" w:cs="Times New Roman"/>
              <w:i/>
              <w:iCs/>
              <w:color w:val="000000"/>
              <w:vertAlign w:val="subscript"/>
            </w:rPr>
            <w:t>e</w:t>
          </w:r>
          <w:r>
            <w:rPr>
              <w:rFonts w:ascii="Times New Roman" w:eastAsia="Times New Roman" w:hAnsi="Times New Roman" w:cs="Times New Roman"/>
              <w:color w:val="000000"/>
            </w:rPr>
            <w:t xml:space="preserve">) on the full grid </w:t>
          </w:r>
          <w:r>
            <w:rPr>
              <w:rFonts w:ascii="Times New Roman" w:eastAsia="Times New Roman" w:hAnsi="Times New Roman" w:cs="Times New Roman"/>
              <w:i/>
              <w:iCs/>
              <w:color w:val="000000"/>
            </w:rPr>
            <w:t>Q</w:t>
          </w:r>
          <w:r>
            <w:rPr>
              <w:rFonts w:ascii="Times New Roman" w:eastAsia="Times New Roman" w:hAnsi="Times New Roman" w:cs="Times New Roman"/>
              <w:color w:val="000000"/>
            </w:rPr>
            <w:t xml:space="preserve">, by substituting </w:t>
          </w:r>
          <w:r>
            <w:rPr>
              <w:rFonts w:ascii="Times New Roman" w:eastAsia="Times New Roman" w:hAnsi="Times New Roman" w:cs="Times New Roman"/>
              <w:i/>
              <w:iCs/>
              <w:color w:val="000000"/>
            </w:rPr>
            <w:t>S</w:t>
          </w:r>
          <w:r>
            <w:rPr>
              <w:rFonts w:ascii="Times New Roman" w:eastAsia="Times New Roman" w:hAnsi="Times New Roman" w:cs="Times New Roman"/>
              <w:i/>
              <w:iCs/>
              <w:color w:val="000000"/>
              <w:vertAlign w:val="subscript"/>
            </w:rPr>
            <w:t>e</w:t>
          </w:r>
          <w:r>
            <w:rPr>
              <w:rFonts w:ascii="Times New Roman" w:eastAsia="Times New Roman" w:hAnsi="Times New Roman" w:cs="Times New Roman"/>
              <w:color w:val="000000"/>
            </w:rPr>
            <w:t xml:space="preserve"> with </w:t>
          </w:r>
          <w:r>
            <w:rPr>
              <w:rFonts w:ascii="Times New Roman" w:eastAsia="Times New Roman" w:hAnsi="Times New Roman" w:cs="Times New Roman"/>
              <w:i/>
              <w:iCs/>
              <w:color w:val="000000"/>
            </w:rPr>
            <w:t>Z</w:t>
          </w:r>
          <w:r>
            <w:rPr>
              <w:rFonts w:ascii="Times New Roman" w:eastAsia="Times New Roman" w:hAnsi="Times New Roman" w:cs="Times New Roman"/>
              <w:color w:val="000000"/>
            </w:rPr>
            <w:t xml:space="preserve"> and </w:t>
          </w:r>
          <w:r>
            <w:rPr>
              <w:rFonts w:ascii="Times New Roman" w:eastAsia="Times New Roman" w:hAnsi="Times New Roman" w:cs="Times New Roman"/>
              <w:i/>
              <w:iCs/>
              <w:color w:val="000000"/>
            </w:rPr>
            <w:t>D</w:t>
          </w:r>
          <w:r>
            <w:rPr>
              <w:rFonts w:ascii="Times New Roman" w:eastAsia="Times New Roman" w:hAnsi="Times New Roman" w:cs="Times New Roman"/>
              <w:i/>
              <w:iCs/>
              <w:color w:val="000000"/>
              <w:vertAlign w:val="subscript"/>
            </w:rPr>
            <w:t>e</w:t>
          </w:r>
          <w:r>
            <w:rPr>
              <w:rFonts w:ascii="Times New Roman" w:eastAsia="Times New Roman" w:hAnsi="Times New Roman" w:cs="Times New Roman"/>
              <w:color w:val="000000"/>
            </w:rPr>
            <w:t xml:space="preserve"> with </w:t>
          </w:r>
          <w:r>
            <w:rPr>
              <w:rFonts w:ascii="Times New Roman" w:eastAsia="Times New Roman" w:hAnsi="Times New Roman" w:cs="Times New Roman"/>
              <w:i/>
              <w:iCs/>
              <w:color w:val="000000"/>
            </w:rPr>
            <w:t>Y</w:t>
          </w:r>
          <w:r>
            <w:rPr>
              <w:rFonts w:ascii="Times New Roman" w:eastAsia="Times New Roman" w:hAnsi="Times New Roman" w:cs="Times New Roman"/>
              <w:color w:val="000000"/>
            </w:rPr>
            <w:t xml:space="preserve"> in Eq. 3. This framework enables direct, like-for-like comparisons of reconstructed fields across sampling intensities.</w:t>
          </w:r>
        </w:p>
      </w:sdtContent>
    </w:sdt>
    <w:sdt>
      <w:sdtPr>
        <w:tag w:val="goog_rdk_284"/>
        <w:id w:val="1498913189"/>
      </w:sdtPr>
      <w:sdtContent>
        <w:p w14:paraId="28BF1BB1" w14:textId="77777777" w:rsidR="001D27E1" w:rsidRDefault="00000000">
          <w:pPr>
            <w:pBdr>
              <w:top w:val="nil"/>
              <w:left w:val="nil"/>
              <w:bottom w:val="nil"/>
              <w:right w:val="nil"/>
              <w:between w:val="nil"/>
            </w:pBdr>
            <w:spacing w:after="0" w:line="360" w:lineRule="auto"/>
            <w:jc w:val="both"/>
            <w:rPr>
              <w:ins w:id="299" w:author="Ole Shelton" w:date="2026-03-17T13:42:00Z"/>
              <w:rFonts w:ascii="Times New Roman" w:eastAsia="Times New Roman" w:hAnsi="Times New Roman" w:cs="Times New Roman"/>
              <w:color w:val="000000"/>
            </w:rPr>
          </w:pPr>
          <w:sdt>
            <w:sdtPr>
              <w:tag w:val="goog_rdk_283"/>
              <w:id w:val="857685616"/>
            </w:sdtPr>
            <w:sdtContent/>
          </w:sdt>
        </w:p>
      </w:sdtContent>
    </w:sdt>
    <w:sdt>
      <w:sdtPr>
        <w:tag w:val="goog_rdk_287"/>
        <w:id w:val="-1926196930"/>
      </w:sdtPr>
      <w:sdtContent>
        <w:p w14:paraId="28BF1BB2" w14:textId="77777777" w:rsidR="001D27E1" w:rsidRDefault="00000000">
          <w:pPr>
            <w:pBdr>
              <w:top w:val="nil"/>
              <w:left w:val="nil"/>
              <w:bottom w:val="nil"/>
              <w:right w:val="nil"/>
              <w:between w:val="nil"/>
            </w:pBdr>
            <w:spacing w:after="0" w:line="360" w:lineRule="auto"/>
            <w:jc w:val="both"/>
            <w:rPr>
              <w:del w:id="300" w:author="Ole Shelton" w:date="2026-03-17T13:42:00Z"/>
              <w:rFonts w:ascii="Times New Roman" w:eastAsia="Times New Roman" w:hAnsi="Times New Roman" w:cs="Times New Roman"/>
              <w:color w:val="000000"/>
            </w:rPr>
            <w:pPrChange w:id="301" w:author="Ole Shelton" w:date="2026-03-17T10:21:00Z">
              <w:pPr>
                <w:pBdr>
                  <w:top w:val="nil"/>
                  <w:left w:val="nil"/>
                  <w:bottom w:val="nil"/>
                  <w:right w:val="nil"/>
                  <w:between w:val="nil"/>
                </w:pBdr>
                <w:spacing w:after="0"/>
                <w:jc w:val="both"/>
              </w:pPr>
            </w:pPrChange>
          </w:pPr>
          <w:sdt>
            <w:sdtPr>
              <w:tag w:val="goog_rdk_285"/>
              <w:id w:val="1326985216"/>
            </w:sdtPr>
            <w:sdtContent>
              <w:ins w:id="302" w:author="Ole Shelton" w:date="2026-03-17T13:42:00Z">
                <w:r>
                  <w:rPr>
                    <w:rFonts w:ascii="Times New Roman" w:eastAsia="Times New Roman" w:hAnsi="Times New Roman" w:cs="Times New Roman"/>
                    <w:color w:val="000000"/>
                  </w:rPr>
                  <w:t xml:space="preserve">For each model prediction, </w:t>
                </w:r>
              </w:ins>
            </w:sdtContent>
          </w:sdt>
          <w:sdt>
            <w:sdtPr>
              <w:tag w:val="goog_rdk_286"/>
              <w:id w:val="-1428673713"/>
            </w:sdtPr>
            <w:sdtContent/>
          </w:sdt>
        </w:p>
      </w:sdtContent>
    </w:sdt>
    <w:sdt>
      <w:sdtPr>
        <w:tag w:val="goog_rdk_294"/>
        <w:id w:val="718745431"/>
      </w:sdtPr>
      <w:sdtContent>
        <w:p w14:paraId="28BF1BB3"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03" w:author="Ole Shelton" w:date="2026-03-17T13:43:00Z">
              <w:pPr>
                <w:pBdr>
                  <w:top w:val="nil"/>
                  <w:left w:val="nil"/>
                  <w:bottom w:val="nil"/>
                  <w:right w:val="nil"/>
                  <w:between w:val="nil"/>
                </w:pBdr>
                <w:spacing w:after="0"/>
                <w:jc w:val="both"/>
              </w:pPr>
            </w:pPrChange>
          </w:pPr>
          <w:sdt>
            <w:sdtPr>
              <w:tag w:val="goog_rdk_288"/>
              <w:id w:val="2109034648"/>
            </w:sdtPr>
            <w:sdtContent>
              <w:del w:id="304" w:author="Ole Shelton" w:date="2026-03-17T13:42:00Z">
                <w:r>
                  <w:rPr>
                    <w:rFonts w:ascii="Times New Roman" w:eastAsia="Times New Roman" w:hAnsi="Times New Roman" w:cs="Times New Roman"/>
                    <w:color w:val="000000"/>
                  </w:rPr>
                  <w:delText xml:space="preserve">We quantified the prediction accuracy </w:delText>
                </w:r>
              </w:del>
            </w:sdtContent>
          </w:sdt>
          <w:r>
            <w:rPr>
              <w:rFonts w:ascii="Times New Roman" w:eastAsia="Times New Roman" w:hAnsi="Times New Roman" w:cs="Times New Roman"/>
              <w:color w:val="000000"/>
            </w:rPr>
            <w:t xml:space="preserve">we </w:t>
          </w:r>
          <w:sdt>
            <w:sdtPr>
              <w:tag w:val="goog_rdk_289"/>
              <w:id w:val="1989662084"/>
            </w:sdtPr>
            <w:sdtContent>
              <w:del w:id="305" w:author="Ole Shelton" w:date="2026-03-17T13:43:00Z">
                <w:r>
                  <w:rPr>
                    <w:rFonts w:ascii="Times New Roman" w:eastAsia="Times New Roman" w:hAnsi="Times New Roman" w:cs="Times New Roman"/>
                    <w:color w:val="000000"/>
                  </w:rPr>
                  <w:delText xml:space="preserve">by </w:delText>
                </w:r>
              </w:del>
            </w:sdtContent>
          </w:sdt>
          <w:r>
            <w:rPr>
              <w:rFonts w:ascii="Times New Roman" w:eastAsia="Times New Roman" w:hAnsi="Times New Roman" w:cs="Times New Roman"/>
              <w:color w:val="000000"/>
            </w:rPr>
            <w:t>calculat</w:t>
          </w:r>
          <w:sdt>
            <w:sdtPr>
              <w:tag w:val="goog_rdk_290"/>
              <w:id w:val="2094008212"/>
            </w:sdtPr>
            <w:sdtContent>
              <w:ins w:id="306" w:author="Ole Shelton" w:date="2026-03-17T13:43:00Z">
                <w:r>
                  <w:rPr>
                    <w:rFonts w:ascii="Times New Roman" w:eastAsia="Times New Roman" w:hAnsi="Times New Roman" w:cs="Times New Roman"/>
                    <w:color w:val="000000"/>
                  </w:rPr>
                  <w:t>e</w:t>
                </w:r>
              </w:ins>
            </w:sdtContent>
          </w:sdt>
          <w:sdt>
            <w:sdtPr>
              <w:tag w:val="goog_rdk_291"/>
              <w:id w:val="-611552695"/>
            </w:sdtPr>
            <w:sdtContent>
              <w:del w:id="307" w:author="Ole Shelton" w:date="2026-03-17T13:43:00Z">
                <w:r>
                  <w:rPr>
                    <w:rFonts w:ascii="Times New Roman" w:eastAsia="Times New Roman" w:hAnsi="Times New Roman" w:cs="Times New Roman"/>
                    <w:color w:val="000000"/>
                  </w:rPr>
                  <w:delText>ing</w:delText>
                </w:r>
              </w:del>
            </w:sdtContent>
          </w:sdt>
          <w:r>
            <w:rPr>
              <w:rFonts w:ascii="Times New Roman" w:eastAsia="Times New Roman" w:hAnsi="Times New Roman" w:cs="Times New Roman"/>
              <w:color w:val="000000"/>
            </w:rPr>
            <w:t xml:space="preserve"> the prediction error </w:t>
          </w:r>
          <w:sdt>
            <w:sdtPr>
              <w:tag w:val="goog_rdk_292"/>
              <w:id w:val="-1143297746"/>
            </w:sdtPr>
            <w:sdtContent>
              <w:commentRangeStart w:id="308"/>
            </w:sdtContent>
          </w:sdt>
          <w:r>
            <w:rPr>
              <w:rFonts w:ascii="Times New Roman" w:eastAsia="Times New Roman" w:hAnsi="Times New Roman" w:cs="Times New Roman"/>
              <w:color w:val="000000"/>
            </w:rPr>
            <w:t>(</w:t>
          </w:r>
          <w:r>
            <w:rPr>
              <w:rFonts w:ascii="Times New Roman" w:eastAsia="Times New Roman" w:hAnsi="Times New Roman" w:cs="Times New Roman"/>
              <w:i/>
              <w:iCs/>
              <w:color w:val="000000"/>
            </w:rPr>
            <w:t>ε</w:t>
          </w:r>
          <w:r>
            <w:rPr>
              <w:rFonts w:ascii="Times New Roman" w:eastAsia="Times New Roman" w:hAnsi="Times New Roman" w:cs="Times New Roman"/>
              <w:i/>
              <w:iCs/>
              <w:color w:val="000000"/>
              <w:vertAlign w:val="subscript"/>
            </w:rPr>
            <w:t>e</w:t>
          </w:r>
          <w:r>
            <w:rPr>
              <w:rFonts w:ascii="Times New Roman" w:eastAsia="Times New Roman" w:hAnsi="Times New Roman" w:cs="Times New Roman"/>
              <w:color w:val="000000"/>
            </w:rPr>
            <w:t>), defined as the root mean squared error (RMSE)</w:t>
          </w:r>
          <w:commentRangeEnd w:id="308"/>
          <w:r>
            <w:rPr>
              <w:rStyle w:val="CommentReference"/>
              <w:rFonts w:ascii="Times New Roman" w:eastAsia="Times New Roman" w:hAnsi="Times New Roman" w:cs="Times New Roman"/>
              <w:color w:val="000000"/>
              <w:sz w:val="24"/>
              <w:szCs w:val="24"/>
            </w:rPr>
            <w:commentReference w:id="308"/>
          </w:r>
          <w:r>
            <w:rPr>
              <w:rFonts w:ascii="Times New Roman" w:eastAsia="Times New Roman" w:hAnsi="Times New Roman" w:cs="Times New Roman"/>
              <w:color w:val="000000"/>
            </w:rPr>
            <w:t xml:space="preserve"> between </w:t>
          </w:r>
          <w:sdt>
            <w:sdtPr>
              <w:tag w:val="goog_rdk_293"/>
              <w:id w:val="-1511277737"/>
            </w:sdtPr>
            <w:sdtContent>
              <w:commentRangeStart w:id="309"/>
            </w:sdtContent>
          </w:sdt>
          <w:r>
            <w:rPr>
              <w:rFonts w:ascii="Times New Roman" w:eastAsia="Times New Roman" w:hAnsi="Times New Roman" w:cs="Times New Roman"/>
              <w:color w:val="000000"/>
            </w:rPr>
            <w:t>spatial fields predicted from the complete dataset (</w:t>
          </w:r>
          <w:r>
            <w:rPr>
              <w:rFonts w:ascii="Times New Roman" w:eastAsia="Times New Roman" w:hAnsi="Times New Roman" w:cs="Times New Roman"/>
              <w:i/>
              <w:iCs/>
              <w:color w:val="000000"/>
            </w:rPr>
            <w:t>Z</w:t>
          </w:r>
          <w:r>
            <w:rPr>
              <w:rFonts w:ascii="Times New Roman" w:eastAsia="Times New Roman" w:hAnsi="Times New Roman" w:cs="Times New Roman"/>
              <w:color w:val="000000"/>
            </w:rPr>
            <w:t>) and those predicted from each reduced sampling scenario (</w:t>
          </w:r>
          <w:r>
            <w:rPr>
              <w:rFonts w:ascii="Times New Roman" w:eastAsia="Times New Roman" w:hAnsi="Times New Roman" w:cs="Times New Roman"/>
              <w:i/>
              <w:iCs/>
              <w:color w:val="000000"/>
            </w:rPr>
            <w:t>S</w:t>
          </w:r>
          <w:r>
            <w:rPr>
              <w:rFonts w:ascii="Times New Roman" w:eastAsia="Times New Roman" w:hAnsi="Times New Roman" w:cs="Times New Roman"/>
              <w:i/>
              <w:iCs/>
              <w:color w:val="000000"/>
              <w:vertAlign w:val="subscript"/>
            </w:rPr>
            <w:t>e</w:t>
          </w:r>
          <w:r>
            <w:rPr>
              <w:rFonts w:ascii="Times New Roman" w:eastAsia="Times New Roman" w:hAnsi="Times New Roman" w:cs="Times New Roman"/>
              <w:color w:val="000000"/>
            </w:rPr>
            <w:t>)</w:t>
          </w:r>
          <w:commentRangeEnd w:id="309"/>
          <w:r>
            <w:rPr>
              <w:rStyle w:val="CommentReference"/>
              <w:rFonts w:ascii="Times New Roman" w:eastAsia="Times New Roman" w:hAnsi="Times New Roman" w:cs="Times New Roman"/>
              <w:color w:val="000000"/>
              <w:sz w:val="24"/>
              <w:szCs w:val="24"/>
            </w:rPr>
            <w:commentReference w:id="309"/>
          </w:r>
          <w:r>
            <w:rPr>
              <w:rFonts w:ascii="Times New Roman" w:eastAsia="Times New Roman" w:hAnsi="Times New Roman" w:cs="Times New Roman"/>
              <w:color w:val="000000"/>
            </w:rPr>
            <w:t xml:space="preserve"> as follows:</w:t>
          </w:r>
        </w:p>
      </w:sdtContent>
    </w:sdt>
    <w:p w14:paraId="28BF1BB4" w14:textId="77777777" w:rsidR="001D27E1" w:rsidRDefault="00000000">
      <w:pPr>
        <w:jc w:val="center"/>
        <w:rPr>
          <w:rFonts w:ascii="Times New Roman" w:eastAsia="Times New Roman" w:hAnsi="Times New Roman" w:cs="Times New Roman"/>
          <w:color w:val="000000"/>
        </w:rPr>
      </w:pPr>
      <m:oMathPara>
        <m:oMath>
          <m:sSub>
            <m:sSubPr>
              <m:ctrlPr>
                <w:rPr>
                  <w:rFonts w:ascii="Cambria Math" w:eastAsia="Cambria Math" w:hAnsi="Cambria Math" w:cs="Cambria Math"/>
                  <w:color w:val="000000"/>
                </w:rPr>
              </m:ctrlPr>
            </m:sSubPr>
            <m:e>
              <m:r>
                <w:rPr>
                  <w:rFonts w:ascii="Cambria Math" w:hAnsi="Cambria Math"/>
                </w:rPr>
                <m:t>ε</m:t>
              </m:r>
            </m:e>
            <m:sub>
              <m:r>
                <w:rPr>
                  <w:rFonts w:ascii="Cambria Math" w:eastAsia="Cambria Math" w:hAnsi="Cambria Math" w:cs="Cambria Math"/>
                  <w:color w:val="000000"/>
                </w:rPr>
                <m:t>e</m:t>
              </m:r>
            </m:sub>
          </m:sSub>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n</m:t>
              </m:r>
            </m:den>
          </m:f>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nary>
          <m:rad>
            <m:radPr>
              <m:degHide m:val="1"/>
              <m:ctrlPr>
                <w:rPr>
                  <w:rFonts w:ascii="Cambria Math" w:eastAsia="Cambria Math" w:hAnsi="Cambria Math" w:cs="Cambria Math"/>
                  <w:color w:val="000000"/>
                </w:rPr>
              </m:ctrlPr>
            </m:radPr>
            <m:deg/>
            <m:e>
              <m:sSup>
                <m:sSupPr>
                  <m:ctrlPr>
                    <w:rPr>
                      <w:rFonts w:ascii="Cambria Math" w:eastAsia="Cambria Math" w:hAnsi="Cambria Math" w:cs="Cambria Math"/>
                      <w:color w:val="000000"/>
                    </w:rPr>
                  </m:ctrlPr>
                </m:sSupPr>
                <m:e>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Z</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ie</m:t>
                          </m:r>
                        </m:sub>
                      </m:sSub>
                    </m:e>
                  </m:d>
                </m:e>
                <m:sup>
                  <m:r>
                    <w:rPr>
                      <w:rFonts w:ascii="Cambria Math" w:eastAsia="Cambria Math" w:hAnsi="Cambria Math" w:cs="Cambria Math"/>
                      <w:color w:val="000000"/>
                    </w:rPr>
                    <m:t>2</m:t>
                  </m:r>
                </m:sup>
              </m:sSup>
            </m:e>
          </m:rad>
          <m:r>
            <w:rPr>
              <w:rFonts w:ascii="Times New Roman" w:eastAsia="Times New Roman" w:hAnsi="Times New Roman" w:cs="Times New Roman"/>
              <w:color w:val="000000"/>
            </w:rPr>
            <m:t xml:space="preserve"> </m:t>
          </m:r>
          <m:r>
            <w:rPr>
              <w:rFonts w:ascii="Cambria Math" w:eastAsia="Cambria Math" w:hAnsi="Cambria Math" w:cs="Cambria Math"/>
              <w:color w:val="000000"/>
            </w:rPr>
            <m:t>#5</m:t>
          </m:r>
          <m:r>
            <w:rPr>
              <w:rFonts w:ascii="Times New Roman" w:eastAsia="Times New Roman" w:hAnsi="Times New Roman" w:cs="Times New Roman"/>
              <w:color w:val="000000"/>
            </w:rPr>
            <m:t xml:space="preserve"> </m:t>
          </m:r>
        </m:oMath>
      </m:oMathPara>
    </w:p>
    <w:sdt>
      <w:sdtPr>
        <w:tag w:val="goog_rdk_297"/>
        <w:id w:val="1880905842"/>
      </w:sdtPr>
      <w:sdtContent>
        <w:p w14:paraId="28BF1BB5"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10"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with </w:t>
          </w:r>
          <m:oMath>
            <m:r>
              <w:rPr>
                <w:rFonts w:ascii="Cambria Math" w:eastAsia="Cambria Math" w:hAnsi="Cambria Math" w:cs="Cambria Math"/>
                <w:color w:val="000000"/>
              </w:rPr>
              <m:t>n</m:t>
            </m:r>
          </m:oMath>
          <w:r>
            <w:rPr>
              <w:rFonts w:ascii="Times New Roman" w:eastAsia="Times New Roman" w:hAnsi="Times New Roman" w:cs="Times New Roman"/>
              <w:color w:val="000000"/>
            </w:rPr>
            <w:t xml:space="preserve"> being the total number of </w:t>
          </w:r>
          <w:r>
            <w:rPr>
              <w:rFonts w:ascii="Times New Roman" w:eastAsia="Times New Roman" w:hAnsi="Times New Roman" w:cs="Times New Roman"/>
              <w:i/>
              <w:iCs/>
              <w:color w:val="000000"/>
            </w:rPr>
            <w:t>Q</w:t>
          </w:r>
          <w:r>
            <w:rPr>
              <w:rFonts w:ascii="Times New Roman" w:eastAsia="Times New Roman" w:hAnsi="Times New Roman" w:cs="Times New Roman"/>
              <w:color w:val="000000"/>
            </w:rPr>
            <w:t xml:space="preserve"> grid points (n = 18,916) where the predictions (</w:t>
          </w:r>
          <w:r>
            <w:rPr>
              <w:rFonts w:ascii="Times New Roman" w:eastAsia="Times New Roman" w:hAnsi="Times New Roman" w:cs="Times New Roman"/>
              <w:i/>
              <w:iCs/>
              <w:color w:val="000000"/>
            </w:rPr>
            <w:t>Z</w:t>
          </w:r>
          <w:r>
            <w:rPr>
              <w:rFonts w:ascii="Times New Roman" w:eastAsia="Times New Roman" w:hAnsi="Times New Roman" w:cs="Times New Roman"/>
              <w:color w:val="000000"/>
            </w:rPr>
            <w:t xml:space="preserve"> and </w:t>
          </w:r>
          <w:r>
            <w:rPr>
              <w:rFonts w:ascii="Times New Roman" w:eastAsia="Times New Roman" w:hAnsi="Times New Roman" w:cs="Times New Roman"/>
              <w:i/>
              <w:iCs/>
              <w:color w:val="000000"/>
            </w:rPr>
            <w:t>S</w:t>
          </w:r>
          <w:r>
            <w:rPr>
              <w:rFonts w:ascii="Times New Roman" w:eastAsia="Times New Roman" w:hAnsi="Times New Roman" w:cs="Times New Roman"/>
              <w:i/>
              <w:iCs/>
              <w:color w:val="000000"/>
              <w:vertAlign w:val="subscript"/>
            </w:rPr>
            <w:t>e</w:t>
          </w:r>
          <w:r>
            <w:rPr>
              <w:rFonts w:ascii="Times New Roman" w:eastAsia="Times New Roman" w:hAnsi="Times New Roman" w:cs="Times New Roman"/>
              <w:color w:val="000000"/>
            </w:rPr>
            <w:t xml:space="preserve">) are projected. This process was computed for all 200 simulated data (each of 20 iterations of different spatial autocorrelation values) to explore the relation between sampling effort, spatial </w:t>
          </w:r>
          <w:r>
            <w:rPr>
              <w:rFonts w:ascii="Times New Roman" w:eastAsia="Times New Roman" w:hAnsi="Times New Roman" w:cs="Times New Roman"/>
              <w:color w:val="000000"/>
            </w:rPr>
            <w:lastRenderedPageBreak/>
            <w:t>autocorrelation and prediction accuracy. The primary metric of interest was prediction accuracy across all iterations, which allowed us to assess how sampling effort and spatial autocorrelation jointly influence the fidelity of GP-based spatial predictions. We modeled prediction error (</w:t>
          </w:r>
          <w:r>
            <w:rPr>
              <w:rFonts w:ascii="Times New Roman" w:eastAsia="Times New Roman" w:hAnsi="Times New Roman" w:cs="Times New Roman"/>
              <w:i/>
              <w:iCs/>
              <w:color w:val="000000"/>
            </w:rPr>
            <w:t>ε</w:t>
          </w:r>
          <w:r>
            <w:rPr>
              <w:rFonts w:ascii="Times New Roman" w:eastAsia="Times New Roman" w:hAnsi="Times New Roman" w:cs="Times New Roman"/>
              <w:color w:val="000000"/>
            </w:rPr>
            <w:t xml:space="preserve">) as a </w:t>
          </w:r>
          <w:sdt>
            <w:sdtPr>
              <w:tag w:val="goog_rdk_295"/>
              <w:id w:val="-1518186841"/>
            </w:sdtPr>
            <w:sdtContent>
              <w:commentRangeStart w:id="311"/>
            </w:sdtContent>
          </w:sdt>
          <w:sdt>
            <w:sdtPr>
              <w:tag w:val="goog_rdk_296"/>
              <w:id w:val="826738516"/>
            </w:sdtPr>
            <w:sdtContent>
              <w:commentRangeStart w:id="312"/>
            </w:sdtContent>
          </w:sdt>
          <w:r>
            <w:rPr>
              <w:rFonts w:ascii="Times New Roman" w:eastAsia="Times New Roman" w:hAnsi="Times New Roman" w:cs="Times New Roman"/>
              <w:color w:val="000000"/>
            </w:rPr>
            <w:t>function of sampling density (</w:t>
          </w:r>
          <w:r>
            <w:rPr>
              <w:rFonts w:ascii="Times New Roman" w:eastAsia="Times New Roman" w:hAnsi="Times New Roman" w:cs="Times New Roman"/>
              <w:i/>
              <w:iCs/>
              <w:color w:val="000000"/>
            </w:rPr>
            <w:t>e</w:t>
          </w:r>
          <w:r>
            <w:rPr>
              <w:rFonts w:ascii="Times New Roman" w:eastAsia="Times New Roman" w:hAnsi="Times New Roman" w:cs="Times New Roman"/>
              <w:color w:val="000000"/>
            </w:rPr>
            <w:t>) and spatial autocorrelation (</w:t>
          </w:r>
          <w:r>
            <w:rPr>
              <w:rFonts w:ascii="Times New Roman" w:eastAsia="Times New Roman" w:hAnsi="Times New Roman" w:cs="Times New Roman"/>
              <w:i/>
              <w:iCs/>
              <w:color w:val="000000"/>
            </w:rPr>
            <w:t>ρ</w:t>
          </w:r>
          <w:r>
            <w:rPr>
              <w:rFonts w:ascii="Times New Roman" w:eastAsia="Times New Roman" w:hAnsi="Times New Roman" w:cs="Times New Roman"/>
              <w:color w:val="000000"/>
            </w:rPr>
            <w:t>), including their interaction as follows:</w:t>
          </w:r>
        </w:p>
      </w:sdtContent>
    </w:sdt>
    <w:p w14:paraId="28BF1BB6" w14:textId="77777777" w:rsidR="001D27E1" w:rsidRDefault="00000000">
      <w:pPr>
        <w:jc w:val="center"/>
        <w:rPr>
          <w:rFonts w:ascii="Times New Roman" w:eastAsia="Times New Roman" w:hAnsi="Times New Roman" w:cs="Times New Roman"/>
          <w:color w:val="000000"/>
        </w:rPr>
      </w:pPr>
      <m:oMathPara>
        <m:oMath>
          <m:r>
            <w:rPr>
              <w:rFonts w:ascii="Cambria Math" w:eastAsia="Cambria Math" w:hAnsi="Cambria Math" w:cs="Cambria Math"/>
              <w:color w:val="000000"/>
            </w:rPr>
            <m:t>log</m:t>
          </m:r>
          <m:d>
            <m:dPr>
              <m:ctrlPr>
                <w:rPr>
                  <w:rFonts w:ascii="Cambria Math" w:eastAsia="Cambria Math" w:hAnsi="Cambria Math" w:cs="Cambria Math"/>
                  <w:color w:val="000000"/>
                </w:rPr>
              </m:ctrlPr>
            </m:dPr>
            <m:e>
              <m:r>
                <w:rPr>
                  <w:rFonts w:ascii="Cambria Math" w:eastAsia="Cambria Math" w:hAnsi="Cambria Math" w:cs="Cambria Math"/>
                  <w:color w:val="000000"/>
                </w:rPr>
                <m:t>ε</m:t>
              </m:r>
            </m:e>
          </m:d>
          <m:r>
            <w:rPr>
              <w:rFonts w:ascii="Cambria Math" w:eastAsia="Cambria Math" w:hAnsi="Cambria Math" w:cs="Cambria Math"/>
              <w:color w:val="000000"/>
            </w:rPr>
            <m:t>=ω+β log</m:t>
          </m:r>
          <m:d>
            <m:dPr>
              <m:ctrlPr>
                <w:rPr>
                  <w:rFonts w:ascii="Cambria Math" w:eastAsia="Cambria Math" w:hAnsi="Cambria Math" w:cs="Cambria Math"/>
                  <w:color w:val="000000"/>
                </w:rPr>
              </m:ctrlPr>
            </m:dPr>
            <m:e>
              <m:r>
                <w:rPr>
                  <w:rFonts w:ascii="Cambria Math" w:eastAsia="Cambria Math" w:hAnsi="Cambria Math" w:cs="Cambria Math"/>
                  <w:color w:val="000000"/>
                </w:rPr>
                <m:t>e</m:t>
              </m:r>
            </m:e>
          </m:d>
          <m:r>
            <w:rPr>
              <w:rFonts w:ascii="Cambria Math" w:eastAsia="Cambria Math" w:hAnsi="Cambria Math" w:cs="Cambria Math"/>
              <w:color w:val="000000"/>
            </w:rPr>
            <m:t>+θ log</m:t>
          </m:r>
          <m:d>
            <m:dPr>
              <m:ctrlPr>
                <w:rPr>
                  <w:rFonts w:ascii="Cambria Math" w:eastAsia="Cambria Math" w:hAnsi="Cambria Math" w:cs="Cambria Math"/>
                  <w:color w:val="000000"/>
                </w:rPr>
              </m:ctrlPr>
            </m:dPr>
            <m:e>
              <m:r>
                <w:rPr>
                  <w:rFonts w:ascii="Cambria Math" w:eastAsia="Cambria Math" w:hAnsi="Cambria Math" w:cs="Cambria Math"/>
                  <w:color w:val="000000"/>
                </w:rPr>
                <m:t>ρ</m:t>
              </m:r>
            </m:e>
          </m:d>
          <m:r>
            <w:rPr>
              <w:rFonts w:ascii="Cambria Math" w:eastAsia="Cambria Math" w:hAnsi="Cambria Math" w:cs="Cambria Math"/>
              <w:color w:val="000000"/>
            </w:rPr>
            <m:t>+γ log</m:t>
          </m:r>
          <m:d>
            <m:dPr>
              <m:ctrlPr>
                <w:rPr>
                  <w:rFonts w:ascii="Cambria Math" w:eastAsia="Cambria Math" w:hAnsi="Cambria Math" w:cs="Cambria Math"/>
                  <w:color w:val="000000"/>
                </w:rPr>
              </m:ctrlPr>
            </m:dPr>
            <m:e>
              <m:r>
                <w:rPr>
                  <w:rFonts w:ascii="Cambria Math" w:eastAsia="Cambria Math" w:hAnsi="Cambria Math" w:cs="Cambria Math"/>
                  <w:color w:val="000000"/>
                </w:rPr>
                <m:t>e</m:t>
              </m:r>
            </m:e>
          </m:d>
          <m:r>
            <w:rPr>
              <w:rFonts w:ascii="Cambria Math" w:eastAsia="Cambria Math" w:hAnsi="Cambria Math" w:cs="Cambria Math"/>
              <w:color w:val="000000"/>
            </w:rPr>
            <m:t>log</m:t>
          </m:r>
          <m:d>
            <m:dPr>
              <m:ctrlPr>
                <w:rPr>
                  <w:rFonts w:ascii="Cambria Math" w:eastAsia="Cambria Math" w:hAnsi="Cambria Math" w:cs="Cambria Math"/>
                  <w:color w:val="000000"/>
                </w:rPr>
              </m:ctrlPr>
            </m:dPr>
            <m:e>
              <m:r>
                <w:rPr>
                  <w:rFonts w:ascii="Cambria Math" w:eastAsia="Cambria Math" w:hAnsi="Cambria Math" w:cs="Cambria Math"/>
                  <w:color w:val="000000"/>
                </w:rPr>
                <m:t>ρ</m:t>
              </m:r>
            </m:e>
          </m:d>
          <m:r>
            <w:rPr>
              <w:rFonts w:ascii="Cambria Math" w:eastAsia="Cambria Math" w:hAnsi="Cambria Math" w:cs="Cambria Math"/>
              <w:color w:val="000000"/>
            </w:rPr>
            <m:t>#6</m:t>
          </m:r>
          <m:r>
            <w:rPr>
              <w:rFonts w:ascii="Times New Roman" w:eastAsia="Times New Roman" w:hAnsi="Times New Roman" w:cs="Times New Roman"/>
              <w:color w:val="000000"/>
            </w:rPr>
            <m:t xml:space="preserve"> </m:t>
          </m:r>
        </m:oMath>
      </m:oMathPara>
    </w:p>
    <w:sdt>
      <w:sdtPr>
        <w:tag w:val="goog_rdk_298"/>
        <w:id w:val="-1224922256"/>
      </w:sdtPr>
      <w:sdtContent>
        <w:p w14:paraId="28BF1BB7"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13"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where </w:t>
          </w:r>
          <w:r>
            <w:rPr>
              <w:rFonts w:ascii="Times New Roman" w:eastAsia="Times New Roman" w:hAnsi="Times New Roman" w:cs="Times New Roman"/>
              <w:i/>
              <w:iCs/>
              <w:color w:val="000000"/>
            </w:rPr>
            <w:t>ω</w:t>
          </w:r>
          <w:r>
            <w:rPr>
              <w:rFonts w:ascii="Times New Roman" w:eastAsia="Times New Roman" w:hAnsi="Times New Roman" w:cs="Times New Roman"/>
              <w:color w:val="000000"/>
            </w:rPr>
            <w:t xml:space="preserve"> is the intercept, </w:t>
          </w:r>
          <w:r>
            <w:rPr>
              <w:rFonts w:ascii="Times New Roman" w:eastAsia="Times New Roman" w:hAnsi="Times New Roman" w:cs="Times New Roman"/>
              <w:i/>
              <w:iCs/>
              <w:color w:val="000000"/>
            </w:rPr>
            <w:t>β</w:t>
          </w:r>
          <w:r>
            <w:rPr>
              <w:rFonts w:ascii="Times New Roman" w:eastAsia="Times New Roman" w:hAnsi="Times New Roman" w:cs="Times New Roman"/>
              <w:color w:val="000000"/>
            </w:rPr>
            <w:t xml:space="preserve"> slope of sampling density (</w:t>
          </w:r>
          <w:r>
            <w:rPr>
              <w:rFonts w:ascii="Times New Roman" w:eastAsia="Times New Roman" w:hAnsi="Times New Roman" w:cs="Times New Roman"/>
              <w:i/>
              <w:iCs/>
              <w:color w:val="000000"/>
            </w:rPr>
            <w:t>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θ</w:t>
          </w:r>
          <w:r>
            <w:rPr>
              <w:rFonts w:ascii="Times New Roman" w:eastAsia="Times New Roman" w:hAnsi="Times New Roman" w:cs="Times New Roman"/>
              <w:color w:val="000000"/>
            </w:rPr>
            <w:t xml:space="preserve"> is the slope of spatial autocorrelation (</w:t>
          </w:r>
          <w:r>
            <w:rPr>
              <w:rFonts w:ascii="Times New Roman" w:eastAsia="Times New Roman" w:hAnsi="Times New Roman" w:cs="Times New Roman"/>
              <w:i/>
              <w:iCs/>
              <w:color w:val="000000"/>
            </w:rPr>
            <w:t>ρ</w:t>
          </w:r>
          <w:r>
            <w:rPr>
              <w:rFonts w:ascii="Times New Roman" w:eastAsia="Times New Roman" w:hAnsi="Times New Roman" w:cs="Times New Roman"/>
              <w:color w:val="000000"/>
            </w:rPr>
            <w:t xml:space="preserve">) and </w:t>
          </w:r>
          <w:r>
            <w:rPr>
              <w:rFonts w:ascii="Times New Roman" w:eastAsia="Times New Roman" w:hAnsi="Times New Roman" w:cs="Times New Roman"/>
              <w:i/>
              <w:iCs/>
              <w:color w:val="000000"/>
            </w:rPr>
            <w:t>γ</w:t>
          </w:r>
          <w:r>
            <w:rPr>
              <w:rFonts w:ascii="Times New Roman" w:eastAsia="Times New Roman" w:hAnsi="Times New Roman" w:cs="Times New Roman"/>
              <w:color w:val="000000"/>
            </w:rPr>
            <w:t xml:space="preserve"> is the coefficient on the interaction between the two latter factors. </w:t>
          </w:r>
          <w:commentRangeEnd w:id="311"/>
          <w:r>
            <w:rPr>
              <w:rStyle w:val="CommentReference"/>
              <w:sz w:val="24"/>
              <w:szCs w:val="24"/>
            </w:rPr>
            <w:commentReference w:id="311"/>
          </w:r>
          <w:commentRangeEnd w:id="312"/>
          <w:r>
            <w:rPr>
              <w:rStyle w:val="CommentReference"/>
              <w:sz w:val="24"/>
              <w:szCs w:val="24"/>
            </w:rPr>
            <w:commentReference w:id="312"/>
          </w:r>
        </w:p>
      </w:sdtContent>
    </w:sdt>
    <w:sdt>
      <w:sdtPr>
        <w:tag w:val="goog_rdk_299"/>
        <w:id w:val="-2143961462"/>
      </w:sdtPr>
      <w:sdtContent>
        <w:p w14:paraId="28BF1BB8"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14" w:author="Ole Shelton" w:date="2026-03-17T10:21:00Z">
              <w:pPr>
                <w:pBdr>
                  <w:top w:val="nil"/>
                  <w:left w:val="nil"/>
                  <w:bottom w:val="nil"/>
                  <w:right w:val="nil"/>
                  <w:between w:val="nil"/>
                </w:pBdr>
                <w:spacing w:after="0"/>
                <w:jc w:val="both"/>
              </w:pPr>
            </w:pPrChange>
          </w:pPr>
        </w:p>
      </w:sdtContent>
    </w:sdt>
    <w:sdt>
      <w:sdtPr>
        <w:tag w:val="goog_rdk_301"/>
        <w:id w:val="-1428714298"/>
      </w:sdtPr>
      <w:sdtContent>
        <w:p w14:paraId="28BF1BB9"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15"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Additionally, to evaluate the influence of sampling effort on GP parameter estimation, we compared the length-scale (</w:t>
          </w:r>
          <w:r>
            <w:rPr>
              <w:rFonts w:ascii="Times New Roman" w:eastAsia="Times New Roman" w:hAnsi="Times New Roman" w:cs="Times New Roman"/>
              <w:i/>
              <w:iCs/>
              <w:color w:val="000000"/>
            </w:rPr>
            <w:t>ρ</w:t>
          </w:r>
          <w:r>
            <w:rPr>
              <w:rFonts w:ascii="Times New Roman" w:eastAsia="Times New Roman" w:hAnsi="Times New Roman" w:cs="Times New Roman"/>
              <w:color w:val="000000"/>
            </w:rPr>
            <w:t>) and depth-specific mean (μ</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 estimates obtained from effort-specific datasets (</w:t>
          </w:r>
          <w:r>
            <w:rPr>
              <w:rFonts w:ascii="Times New Roman" w:eastAsia="Times New Roman" w:hAnsi="Times New Roman" w:cs="Times New Roman"/>
              <w:i/>
              <w:iCs/>
              <w:color w:val="000000"/>
            </w:rPr>
            <w:t>D</w:t>
          </w:r>
          <w:r>
            <w:rPr>
              <w:rFonts w:ascii="Times New Roman" w:eastAsia="Times New Roman" w:hAnsi="Times New Roman" w:cs="Times New Roman"/>
              <w:i/>
              <w:iCs/>
              <w:color w:val="000000"/>
              <w:vertAlign w:val="subscript"/>
            </w:rPr>
            <w:t>e</w:t>
          </w:r>
          <w:r>
            <w:rPr>
              <w:rFonts w:ascii="Times New Roman" w:eastAsia="Times New Roman" w:hAnsi="Times New Roman" w:cs="Times New Roman"/>
              <w:color w:val="000000"/>
            </w:rPr>
            <w:t>) to the true values used to generate the simulated fields. This allowed us to quantify how reliably different sample sizes recover the underlying spatial autocorrelation and mean eDNA concentration across depths. Differences between estimated and true parameter values were quantified using the root mean squared error (</w:t>
          </w:r>
          <w:sdt>
            <w:sdtPr>
              <w:tag w:val="goog_rdk_300"/>
              <w:id w:val="-1818007546"/>
            </w:sdtPr>
            <w:sdtContent>
              <w:commentRangeStart w:id="316"/>
            </w:sdtContent>
          </w:sdt>
          <w:r>
            <w:rPr>
              <w:rFonts w:ascii="Times New Roman" w:eastAsia="Times New Roman" w:hAnsi="Times New Roman" w:cs="Times New Roman"/>
              <w:color w:val="000000"/>
            </w:rPr>
            <w:t>RMSE</w:t>
          </w:r>
          <w:commentRangeEnd w:id="316"/>
          <w:r>
            <w:rPr>
              <w:rStyle w:val="CommentReference"/>
              <w:rFonts w:ascii="Times New Roman" w:eastAsia="Times New Roman" w:hAnsi="Times New Roman" w:cs="Times New Roman"/>
              <w:color w:val="000000"/>
              <w:sz w:val="24"/>
              <w:szCs w:val="24"/>
            </w:rPr>
            <w:commentReference w:id="316"/>
          </w:r>
          <w:r>
            <w:rPr>
              <w:rFonts w:ascii="Times New Roman" w:eastAsia="Times New Roman" w:hAnsi="Times New Roman" w:cs="Times New Roman"/>
              <w:color w:val="000000"/>
            </w:rPr>
            <w:t>). This allowed us to assess how reliably different sampling efforts and spatial autocorrelation values recover the underlying spatial structure and mean eDNA concentration across depths.</w:t>
          </w:r>
        </w:p>
      </w:sdtContent>
    </w:sdt>
    <w:sdt>
      <w:sdtPr>
        <w:tag w:val="goog_rdk_302"/>
        <w:id w:val="2083668423"/>
      </w:sdtPr>
      <w:sdtContent>
        <w:p w14:paraId="28BF1BBA"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17" w:author="Ole Shelton" w:date="2026-03-17T10:21:00Z">
              <w:pPr>
                <w:pBdr>
                  <w:top w:val="nil"/>
                  <w:left w:val="nil"/>
                  <w:bottom w:val="nil"/>
                  <w:right w:val="nil"/>
                  <w:between w:val="nil"/>
                </w:pBdr>
                <w:spacing w:after="0"/>
                <w:jc w:val="both"/>
              </w:pPr>
            </w:pPrChange>
          </w:pPr>
        </w:p>
      </w:sdtContent>
    </w:sdt>
    <w:sdt>
      <w:sdtPr>
        <w:tag w:val="goog_rdk_303"/>
        <w:id w:val="1882271716"/>
      </w:sdtPr>
      <w:sdtContent>
        <w:p w14:paraId="28BF1BBB"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18"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Comparison of prediction accuracy between </w:t>
          </w:r>
          <w:r>
            <w:rPr>
              <w:rFonts w:ascii="Times New Roman" w:eastAsia="Times New Roman" w:hAnsi="Times New Roman" w:cs="Times New Roman"/>
              <w:i/>
              <w:iCs/>
              <w:color w:val="000000"/>
            </w:rPr>
            <w:t>in-situ</w:t>
          </w:r>
          <w:r>
            <w:rPr>
              <w:rFonts w:ascii="Times New Roman" w:eastAsia="Times New Roman" w:hAnsi="Times New Roman" w:cs="Times New Roman"/>
              <w:color w:val="000000"/>
            </w:rPr>
            <w:t xml:space="preserve"> and </w:t>
          </w:r>
          <w:r>
            <w:rPr>
              <w:rFonts w:ascii="Times New Roman" w:eastAsia="Times New Roman" w:hAnsi="Times New Roman" w:cs="Times New Roman"/>
              <w:i/>
              <w:iCs/>
              <w:color w:val="000000"/>
            </w:rPr>
            <w:t>in-silico</w:t>
          </w:r>
          <w:r>
            <w:rPr>
              <w:rFonts w:ascii="Times New Roman" w:eastAsia="Times New Roman" w:hAnsi="Times New Roman" w:cs="Times New Roman"/>
              <w:color w:val="000000"/>
            </w:rPr>
            <w:t xml:space="preserve"> data</w:t>
          </w:r>
        </w:p>
      </w:sdtContent>
    </w:sdt>
    <w:sdt>
      <w:sdtPr>
        <w:tag w:val="goog_rdk_307"/>
        <w:id w:val="2135655491"/>
      </w:sdtPr>
      <w:sdtContent>
        <w:p w14:paraId="28BF1BBC"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19"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Because the </w:t>
          </w:r>
          <w:r>
            <w:rPr>
              <w:rFonts w:ascii="Times New Roman" w:eastAsia="Times New Roman" w:hAnsi="Times New Roman" w:cs="Times New Roman"/>
              <w:i/>
              <w:iCs/>
              <w:color w:val="000000"/>
            </w:rPr>
            <w:t>in-situ</w:t>
          </w:r>
          <w:r>
            <w:rPr>
              <w:rFonts w:ascii="Times New Roman" w:eastAsia="Times New Roman" w:hAnsi="Times New Roman" w:cs="Times New Roman"/>
              <w:color w:val="000000"/>
            </w:rPr>
            <w:t xml:space="preserve"> dataset contained only N=358 samples (</w:t>
          </w:r>
          <w:r>
            <w:rPr>
              <w:rFonts w:ascii="Times New Roman" w:eastAsia="Times New Roman" w:hAnsi="Times New Roman" w:cs="Times New Roman"/>
              <w:i/>
              <w:iCs/>
              <w:color w:val="000000"/>
            </w:rPr>
            <w:t>e</w:t>
          </w:r>
          <w:r>
            <w:rPr>
              <w:rFonts w:ascii="Times New Roman" w:eastAsia="Times New Roman" w:hAnsi="Times New Roman" w:cs="Times New Roman"/>
              <w:color w:val="000000"/>
            </w:rPr>
            <w:t>=3.6)</w:t>
          </w:r>
          <w:sdt>
            <w:sdtPr>
              <w:tag w:val="goog_rdk_304"/>
              <w:id w:val="1973299831"/>
            </w:sdtPr>
            <w:sdtContent>
              <w:sdt>
                <w:sdtPr>
                  <w:tag w:val="goog_rdk_305"/>
                  <w:id w:val="1011963066"/>
                </w:sdtPr>
                <w:sdtContent/>
              </w:sdt>
              <w:ins w:id="320" w:author="Ryan Kelly" w:date="2026-03-16T17:14:00Z">
                <w:r>
                  <w:rPr>
                    <w:rFonts w:ascii="Times New Roman" w:eastAsia="Times New Roman" w:hAnsi="Times New Roman" w:cs="Times New Roman"/>
                    <w:color w:val="000000"/>
                  </w:rPr>
                  <w:t xml:space="preserve"> – which, for real-world context, is often more than eDNA metabarcoding studies currently feature -- </w:t>
                </w:r>
              </w:ins>
            </w:sdtContent>
          </w:sdt>
          <w:sdt>
            <w:sdtPr>
              <w:tag w:val="goog_rdk_306"/>
              <w:id w:val="-118226422"/>
            </w:sdtPr>
            <w:sdtContent>
              <w:del w:id="321" w:author="Ryan Kelly" w:date="2026-03-16T17:14:00Z">
                <w:r>
                  <w:rPr>
                    <w:rFonts w:ascii="Times New Roman" w:eastAsia="Times New Roman" w:hAnsi="Times New Roman" w:cs="Times New Roman"/>
                    <w:color w:val="000000"/>
                  </w:rPr>
                  <w:delText>,</w:delText>
                </w:r>
              </w:del>
            </w:sdtContent>
          </w:sdt>
          <w:r>
            <w:rPr>
              <w:rFonts w:ascii="Times New Roman" w:eastAsia="Times New Roman" w:hAnsi="Times New Roman" w:cs="Times New Roman"/>
              <w:color w:val="000000"/>
            </w:rPr>
            <w:t xml:space="preserve"> the empirical analysis could not be evaluated at higher sampling densities (e.g., e=6 - 20) and therefore cannot be compared directly to the primary simulation baseline where the “complete” dataset was N=4000 (e=40). To enable a like-for-like comparison between simulated and real-world datasets, we conducted a secondary thinning analysis in which the baseline observation dataset was redefined to match the real-world sampling effort (N = 358; e = 3.6), rather than the simulated baseline used in the primary thinning analysis (N = 4000; e = 40). Specifically, for each simulated scenario and iteration we used the subsample of size N=358 (</w:t>
          </w:r>
          <w:r>
            <w:rPr>
              <w:rFonts w:ascii="Times New Roman" w:eastAsia="Times New Roman" w:hAnsi="Times New Roman" w:cs="Times New Roman"/>
              <w:i/>
              <w:iCs/>
              <w:color w:val="000000"/>
            </w:rPr>
            <w:t>D</w:t>
          </w:r>
          <w:r>
            <w:rPr>
              <w:rFonts w:ascii="Times New Roman" w:eastAsia="Times New Roman" w:hAnsi="Times New Roman" w:cs="Times New Roman"/>
              <w:i/>
              <w:iCs/>
              <w:color w:val="000000"/>
              <w:vertAlign w:val="subscript"/>
            </w:rPr>
            <w:t>e=3.6</w:t>
          </w:r>
          <w:r>
            <w:rPr>
              <w:rFonts w:ascii="Times New Roman" w:eastAsia="Times New Roman" w:hAnsi="Times New Roman" w:cs="Times New Roman"/>
              <w:color w:val="000000"/>
            </w:rPr>
            <w:t xml:space="preserve">) and treated this dataset as the reference observation set (i.e., </w:t>
          </w:r>
          <w:r>
            <w:rPr>
              <w:rFonts w:ascii="Times New Roman" w:eastAsia="Times New Roman" w:hAnsi="Times New Roman" w:cs="Times New Roman"/>
              <w:i/>
              <w:iCs/>
              <w:color w:val="000000"/>
            </w:rPr>
            <w:t>Y</w:t>
          </w:r>
          <w:r>
            <w:rPr>
              <w:rFonts w:ascii="Times New Roman" w:eastAsia="Times New Roman" w:hAnsi="Times New Roman" w:cs="Times New Roman"/>
              <w:color w:val="000000"/>
            </w:rPr>
            <w:t xml:space="preserve"> </w:t>
          </w:r>
          <w:r>
            <w:rPr>
              <w:rFonts w:ascii="Symbol" w:eastAsia="Symbol" w:hAnsi="Symbol" w:cs="Symbol"/>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D</w:t>
          </w:r>
          <w:r>
            <w:rPr>
              <w:rFonts w:ascii="Times New Roman" w:eastAsia="Times New Roman" w:hAnsi="Times New Roman" w:cs="Times New Roman"/>
              <w:i/>
              <w:iCs/>
              <w:color w:val="000000"/>
              <w:vertAlign w:val="subscript"/>
            </w:rPr>
            <w:t>e=3.6</w:t>
          </w:r>
          <w:r>
            <w:rPr>
              <w:rFonts w:ascii="Times New Roman" w:eastAsia="Times New Roman" w:hAnsi="Times New Roman" w:cs="Times New Roman"/>
              <w:color w:val="000000"/>
            </w:rPr>
            <w:t xml:space="preserve">). We then generated the corresponding prediction </w:t>
          </w:r>
          <w:r>
            <w:rPr>
              <w:rFonts w:ascii="Times New Roman" w:eastAsia="Times New Roman" w:hAnsi="Times New Roman" w:cs="Times New Roman"/>
              <w:i/>
              <w:iCs/>
              <w:color w:val="000000"/>
            </w:rPr>
            <w:t>S</w:t>
          </w:r>
          <w:r>
            <w:rPr>
              <w:rFonts w:ascii="Times New Roman" w:eastAsia="Times New Roman" w:hAnsi="Times New Roman" w:cs="Times New Roman"/>
              <w:i/>
              <w:iCs/>
              <w:color w:val="000000"/>
              <w:vertAlign w:val="subscript"/>
            </w:rPr>
            <w:t>e=3.6</w:t>
          </w:r>
          <w:r>
            <w:rPr>
              <w:rFonts w:ascii="Times New Roman" w:eastAsia="Times New Roman" w:hAnsi="Times New Roman" w:cs="Times New Roman"/>
              <w:color w:val="000000"/>
            </w:rPr>
            <w:t xml:space="preserve"> (i.e., </w:t>
          </w:r>
          <w:r>
            <w:rPr>
              <w:rFonts w:ascii="Times New Roman" w:eastAsia="Times New Roman" w:hAnsi="Times New Roman" w:cs="Times New Roman"/>
              <w:i/>
              <w:iCs/>
              <w:color w:val="000000"/>
            </w:rPr>
            <w:t>Z</w:t>
          </w:r>
          <w:r>
            <w:rPr>
              <w:rFonts w:ascii="Times New Roman" w:eastAsia="Times New Roman" w:hAnsi="Times New Roman" w:cs="Times New Roman"/>
              <w:color w:val="000000"/>
            </w:rPr>
            <w:t xml:space="preserve"> </w:t>
          </w:r>
          <w:r>
            <w:rPr>
              <w:rFonts w:ascii="Symbol" w:eastAsia="Symbol" w:hAnsi="Symbol" w:cs="Symbol"/>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S</w:t>
          </w:r>
          <w:r>
            <w:rPr>
              <w:rFonts w:ascii="Times New Roman" w:eastAsia="Times New Roman" w:hAnsi="Times New Roman" w:cs="Times New Roman"/>
              <w:i/>
              <w:iCs/>
              <w:color w:val="000000"/>
              <w:vertAlign w:val="subscript"/>
            </w:rPr>
            <w:t>e=3.6</w:t>
          </w:r>
          <w:r>
            <w:rPr>
              <w:rFonts w:ascii="Times New Roman" w:eastAsia="Times New Roman" w:hAnsi="Times New Roman" w:cs="Times New Roman"/>
              <w:color w:val="000000"/>
            </w:rPr>
            <w:t xml:space="preserve">) on </w:t>
          </w:r>
          <w:r>
            <w:rPr>
              <w:rFonts w:ascii="Times New Roman" w:eastAsia="Times New Roman" w:hAnsi="Times New Roman" w:cs="Times New Roman"/>
              <w:i/>
              <w:iCs/>
              <w:color w:val="000000"/>
            </w:rPr>
            <w:t>Q</w:t>
          </w:r>
          <w:r>
            <w:rPr>
              <w:rFonts w:ascii="Times New Roman" w:eastAsia="Times New Roman" w:hAnsi="Times New Roman" w:cs="Times New Roman"/>
              <w:color w:val="000000"/>
            </w:rPr>
            <w:t>, denoted, using Eq. 3. From this generated baseline, we compared the predictions (</w:t>
          </w:r>
          <w:r>
            <w:rPr>
              <w:rFonts w:ascii="Times New Roman" w:eastAsia="Times New Roman" w:hAnsi="Times New Roman" w:cs="Times New Roman"/>
              <w:i/>
              <w:iCs/>
              <w:color w:val="000000"/>
            </w:rPr>
            <w:t>S</w:t>
          </w:r>
          <w:r>
            <w:rPr>
              <w:rFonts w:ascii="Times New Roman" w:eastAsia="Times New Roman" w:hAnsi="Times New Roman" w:cs="Times New Roman"/>
              <w:i/>
              <w:iCs/>
              <w:color w:val="000000"/>
              <w:vertAlign w:val="subscript"/>
            </w:rPr>
            <w:t>e</w:t>
          </w:r>
          <w:r>
            <w:rPr>
              <w:rFonts w:ascii="Times New Roman" w:eastAsia="Times New Roman" w:hAnsi="Times New Roman" w:cs="Times New Roman"/>
              <w:color w:val="000000"/>
            </w:rPr>
            <w:t>) of the sampling-effort datasets (</w:t>
          </w:r>
          <w:r>
            <w:rPr>
              <w:rFonts w:ascii="Times New Roman" w:eastAsia="Times New Roman" w:hAnsi="Times New Roman" w:cs="Times New Roman"/>
              <w:i/>
              <w:iCs/>
              <w:color w:val="000000"/>
            </w:rPr>
            <w:t>D</w:t>
          </w:r>
          <w:r>
            <w:rPr>
              <w:rFonts w:ascii="Times New Roman" w:eastAsia="Times New Roman" w:hAnsi="Times New Roman" w:cs="Times New Roman"/>
              <w:i/>
              <w:iCs/>
              <w:color w:val="000000"/>
              <w:vertAlign w:val="subscript"/>
            </w:rPr>
            <w:t>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e</w:t>
          </w:r>
          <w:r>
            <w:rPr>
              <w:rFonts w:ascii="Times New Roman" w:eastAsia="Times New Roman" w:hAnsi="Times New Roman" w:cs="Times New Roman"/>
              <w:color w:val="000000"/>
            </w:rPr>
            <w:t xml:space="preserve"> = 3.3, 3, 2.6, 2.2, and 1.5) to both the simulated and empirical </w:t>
          </w:r>
          <w:r>
            <w:rPr>
              <w:rFonts w:ascii="Times New Roman" w:eastAsia="Times New Roman" w:hAnsi="Times New Roman" w:cs="Times New Roman"/>
              <w:color w:val="000000"/>
            </w:rPr>
            <w:lastRenderedPageBreak/>
            <w:t>datasets, refit the GP model at each effort, and computed effort-specific (</w:t>
          </w:r>
          <w:r>
            <w:rPr>
              <w:rFonts w:ascii="Times New Roman" w:eastAsia="Times New Roman" w:hAnsi="Times New Roman" w:cs="Times New Roman"/>
              <w:i/>
              <w:iCs/>
              <w:color w:val="000000"/>
            </w:rPr>
            <w:t>ε</w:t>
          </w:r>
          <w:r>
            <w:rPr>
              <w:rFonts w:ascii="Times New Roman" w:eastAsia="Times New Roman" w:hAnsi="Times New Roman" w:cs="Times New Roman"/>
              <w:i/>
              <w:iCs/>
              <w:color w:val="000000"/>
              <w:vertAlign w:val="subscript"/>
            </w:rPr>
            <w:t>e</w:t>
          </w:r>
          <w:r>
            <w:rPr>
              <w:rFonts w:ascii="Times New Roman" w:eastAsia="Times New Roman" w:hAnsi="Times New Roman" w:cs="Times New Roman"/>
              <w:color w:val="000000"/>
            </w:rPr>
            <w:t xml:space="preserve">) prediction errors by comparing each </w:t>
          </w:r>
          <w:r>
            <w:rPr>
              <w:rFonts w:ascii="Times New Roman" w:eastAsia="Times New Roman" w:hAnsi="Times New Roman" w:cs="Times New Roman"/>
              <w:i/>
              <w:iCs/>
              <w:color w:val="000000"/>
            </w:rPr>
            <w:t>S</w:t>
          </w:r>
          <w:r>
            <w:rPr>
              <w:rFonts w:ascii="Times New Roman" w:eastAsia="Times New Roman" w:hAnsi="Times New Roman" w:cs="Times New Roman"/>
              <w:i/>
              <w:iCs/>
              <w:color w:val="000000"/>
              <w:vertAlign w:val="subscript"/>
            </w:rPr>
            <w:t>e</w:t>
          </w:r>
          <w:r>
            <w:rPr>
              <w:rFonts w:ascii="Times New Roman" w:eastAsia="Times New Roman" w:hAnsi="Times New Roman" w:cs="Times New Roman"/>
              <w:color w:val="000000"/>
            </w:rPr>
            <w:t xml:space="preserve"> to the matched reference field </w:t>
          </w:r>
          <w:r>
            <w:rPr>
              <w:rFonts w:ascii="Times New Roman" w:eastAsia="Times New Roman" w:hAnsi="Times New Roman" w:cs="Times New Roman"/>
              <w:i/>
              <w:iCs/>
              <w:color w:val="000000"/>
            </w:rPr>
            <w:t>S</w:t>
          </w:r>
          <w:r>
            <w:rPr>
              <w:rFonts w:ascii="Times New Roman" w:eastAsia="Times New Roman" w:hAnsi="Times New Roman" w:cs="Times New Roman"/>
              <w:i/>
              <w:iCs/>
              <w:color w:val="000000"/>
              <w:vertAlign w:val="subscript"/>
            </w:rPr>
            <w:t>e=3.6</w:t>
          </w:r>
          <w:r>
            <w:rPr>
              <w:rFonts w:ascii="Times New Roman" w:eastAsia="Times New Roman" w:hAnsi="Times New Roman" w:cs="Times New Roman"/>
              <w:color w:val="000000"/>
            </w:rPr>
            <w:t>. Furthermore, we applied the same model used in the primary thinning analysis (Eq. 6) to both the in-silico and in-situ datasets to evaluate whether prediction error exhibited similar relationships with sampling effort and spatial autocorrelation. We then compared the estimated model coefficients between the in-silico and in-situ datasets to assess whether similar patterns were observed.</w:t>
          </w:r>
        </w:p>
      </w:sdtContent>
    </w:sdt>
    <w:sdt>
      <w:sdtPr>
        <w:tag w:val="goog_rdk_308"/>
        <w:id w:val="709497037"/>
      </w:sdtPr>
      <w:sdtContent>
        <w:p w14:paraId="28BF1BBD"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22" w:author="Ole Shelton" w:date="2026-03-17T10:21:00Z">
              <w:pPr>
                <w:pBdr>
                  <w:top w:val="nil"/>
                  <w:left w:val="nil"/>
                  <w:bottom w:val="nil"/>
                  <w:right w:val="nil"/>
                  <w:between w:val="nil"/>
                </w:pBdr>
                <w:spacing w:after="0"/>
                <w:jc w:val="both"/>
              </w:pPr>
            </w:pPrChange>
          </w:pPr>
        </w:p>
      </w:sdtContent>
    </w:sdt>
    <w:sdt>
      <w:sdtPr>
        <w:tag w:val="goog_rdk_309"/>
        <w:id w:val="55888720"/>
      </w:sdtPr>
      <w:sdtContent>
        <w:p w14:paraId="28BF1BBE"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23"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All the GP models (equation 1 and 2) were fitted in a Bayesian framework using Stan probabilistic programming language (Carpenter et al. 2017). We used weakly informative priors (Table </w:t>
          </w:r>
          <w:r>
            <w:fldChar w:fldCharType="begin"/>
          </w:r>
          <w:r>
            <w:instrText>HYPERLINK \l "bookmark=id.tlp1a5jrl8x6" \h</w:instrText>
          </w:r>
          <w:r>
            <w:fldChar w:fldCharType="separate"/>
          </w:r>
          <w:r>
            <w:rPr>
              <w:rFonts w:ascii="Times New Roman" w:eastAsia="Times New Roman" w:hAnsi="Times New Roman" w:cs="Times New Roman"/>
              <w:color w:val="156082"/>
            </w:rPr>
            <w:t>1</w:t>
          </w:r>
          <w:r>
            <w:fldChar w:fldCharType="end"/>
          </w:r>
          <w:r>
            <w:rPr>
              <w:rFonts w:ascii="Times New Roman" w:eastAsia="Times New Roman" w:hAnsi="Times New Roman" w:cs="Times New Roman"/>
              <w:color w:val="000000"/>
            </w:rPr>
            <w:t xml:space="preserve">) to allow the data to primarily inform the posterior distributions of the parameters. For each GP model in Stan, we ran four parallel chains with 2,000 iterations each, discarding the first 1,000 iterations as burn-in. Convergence was assessed using </w:t>
          </w:r>
          <m:oMath>
            <m:acc>
              <m:accPr>
                <m:ctrlPr>
                  <w:rPr>
                    <w:rFonts w:ascii="Cambria Math" w:eastAsia="Cambria Math" w:hAnsi="Cambria Math" w:cs="Cambria Math"/>
                    <w:color w:val="000000"/>
                  </w:rPr>
                </m:ctrlPr>
              </m:accPr>
              <m:e>
                <m:r>
                  <w:rPr>
                    <w:rFonts w:ascii="Cambria Math" w:eastAsia="Cambria Math" w:hAnsi="Cambria Math" w:cs="Cambria Math"/>
                    <w:color w:val="000000"/>
                  </w:rPr>
                  <m:t>R</m:t>
                </m:r>
              </m:e>
            </m:acc>
          </m:oMath>
          <w:r>
            <w:rPr>
              <w:rFonts w:ascii="Times New Roman" w:eastAsia="Times New Roman" w:hAnsi="Times New Roman" w:cs="Times New Roman"/>
              <w:color w:val="000000"/>
            </w:rPr>
            <w:t xml:space="preserve"> values, where values below 1.1 indicated satisfactory convergence and effective sample size (ESS) above 200. The model in Eq. 6 was fitted using linear models using </w:t>
          </w:r>
          <w:r>
            <w:rPr>
              <w:rFonts w:ascii="Times New Roman" w:eastAsia="Times New Roman" w:hAnsi="Times New Roman" w:cs="Times New Roman"/>
              <w:i/>
              <w:iCs/>
              <w:color w:val="000000"/>
            </w:rPr>
            <w:t>lm()</w:t>
          </w:r>
          <w:r>
            <w:rPr>
              <w:rFonts w:ascii="Times New Roman" w:eastAsia="Times New Roman" w:hAnsi="Times New Roman" w:cs="Times New Roman"/>
              <w:color w:val="000000"/>
            </w:rPr>
            <w:t xml:space="preserve"> function in R (R Core Team, 2024), with log prediction error as the response variable and log-transformed sampling density and spatial autocorrelation as predictors.</w:t>
          </w:r>
        </w:p>
      </w:sdtContent>
    </w:sdt>
    <w:sdt>
      <w:sdtPr>
        <w:tag w:val="goog_rdk_310"/>
        <w:id w:val="411692941"/>
      </w:sdtPr>
      <w:sdtContent>
        <w:p w14:paraId="28BF1BBF"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24" w:author="Ole Shelton" w:date="2026-03-17T10:21:00Z">
              <w:pPr>
                <w:pBdr>
                  <w:top w:val="nil"/>
                  <w:left w:val="nil"/>
                  <w:bottom w:val="nil"/>
                  <w:right w:val="nil"/>
                  <w:between w:val="nil"/>
                </w:pBdr>
                <w:spacing w:after="0"/>
                <w:jc w:val="both"/>
              </w:pPr>
            </w:pPrChange>
          </w:pPr>
        </w:p>
      </w:sdtContent>
    </w:sdt>
    <w:bookmarkStart w:id="325" w:name="bookmark=id.tlp1a5jrl8x6" w:colFirst="0" w:colLast="0" w:displacedByCustomXml="next"/>
    <w:bookmarkEnd w:id="325" w:displacedByCustomXml="next"/>
    <w:sdt>
      <w:sdtPr>
        <w:tag w:val="goog_rdk_312"/>
        <w:id w:val="-211086016"/>
      </w:sdtPr>
      <w:sdtContent>
        <w:p w14:paraId="28BF1BC0" w14:textId="77777777" w:rsidR="001D27E1" w:rsidRPr="001D27E1" w:rsidRDefault="00000000">
          <w:pPr>
            <w:keepNext/>
            <w:pBdr>
              <w:top w:val="nil"/>
              <w:left w:val="nil"/>
              <w:bottom w:val="nil"/>
              <w:right w:val="nil"/>
              <w:between w:val="nil"/>
            </w:pBdr>
            <w:spacing w:after="0" w:line="360" w:lineRule="auto"/>
            <w:rPr>
              <w:rPrChange w:id="326" w:author="Ole Shelton" w:date="2026-03-17T10:21:00Z">
                <w:rPr>
                  <w:rFonts w:ascii="Times New Roman" w:eastAsia="Times New Roman" w:hAnsi="Times New Roman" w:cs="Times New Roman"/>
                  <w:i/>
                  <w:iCs/>
                  <w:color w:val="000000"/>
                </w:rPr>
              </w:rPrChange>
            </w:rPr>
            <w:pPrChange w:id="327" w:author="Ole Shelton" w:date="2026-03-17T10:21:00Z">
              <w:pPr>
                <w:keepNext/>
                <w:pBdr>
                  <w:top w:val="nil"/>
                  <w:left w:val="nil"/>
                  <w:bottom w:val="nil"/>
                  <w:right w:val="nil"/>
                  <w:between w:val="nil"/>
                </w:pBdr>
                <w:spacing w:after="0"/>
              </w:pPr>
            </w:pPrChange>
          </w:pPr>
          <w:sdt>
            <w:sdtPr>
              <w:tag w:val="goog_rdk_311"/>
              <w:id w:val="355664153"/>
            </w:sdtPr>
            <w:sdtContent>
              <w:commentRangeStart w:id="328"/>
            </w:sdtContent>
          </w:sdt>
          <w:r>
            <w:rPr>
              <w:rFonts w:ascii="Times New Roman" w:eastAsia="Times New Roman" w:hAnsi="Times New Roman" w:cs="Times New Roman"/>
              <w:i/>
              <w:iCs/>
              <w:color w:val="000000"/>
            </w:rPr>
            <w:t>Gaussian Process model parameters and their prior distributions used in Bayesian inference</w:t>
          </w:r>
          <w:commentRangeEnd w:id="328"/>
          <w:r>
            <w:rPr>
              <w:rStyle w:val="CommentReference"/>
              <w:rFonts w:ascii="Times New Roman" w:eastAsia="Times New Roman" w:hAnsi="Times New Roman" w:cs="Times New Roman"/>
              <w:i/>
              <w:iCs/>
              <w:color w:val="000000"/>
              <w:sz w:val="24"/>
              <w:szCs w:val="24"/>
            </w:rPr>
            <w:commentReference w:id="328"/>
          </w:r>
          <w:r>
            <w:rPr>
              <w:rFonts w:ascii="Times New Roman" w:eastAsia="Times New Roman" w:hAnsi="Times New Roman" w:cs="Times New Roman"/>
              <w:i/>
              <w:iCs/>
              <w:color w:val="000000"/>
            </w:rPr>
            <w:t>.</w:t>
          </w:r>
        </w:p>
      </w:sdtContent>
    </w:sdt>
    <w:tbl>
      <w:tblPr>
        <w:tblStyle w:val="a0"/>
        <w:tblW w:w="3655" w:type="dxa"/>
        <w:tblLayout w:type="fixed"/>
        <w:tblLook w:val="0020" w:firstRow="1" w:lastRow="0" w:firstColumn="0" w:lastColumn="0" w:noHBand="0" w:noVBand="0"/>
      </w:tblPr>
      <w:tblGrid>
        <w:gridCol w:w="1183"/>
        <w:gridCol w:w="968"/>
        <w:gridCol w:w="615"/>
        <w:gridCol w:w="653"/>
        <w:gridCol w:w="236"/>
      </w:tblGrid>
      <w:tr w:rsidR="001D27E1" w14:paraId="28BF1BC5" w14:textId="77777777" w:rsidTr="001D27E1">
        <w:trPr>
          <w:cnfStyle w:val="100000000000" w:firstRow="1" w:lastRow="0" w:firstColumn="0" w:lastColumn="0" w:oddVBand="0" w:evenVBand="0" w:oddHBand="0" w:evenHBand="0" w:firstRowFirstColumn="0" w:firstRowLastColumn="0" w:lastRowFirstColumn="0" w:lastRowLastColumn="0"/>
          <w:tblHeader/>
        </w:trPr>
        <w:tc>
          <w:tcPr>
            <w:tcW w:w="1189" w:type="dxa"/>
          </w:tcPr>
          <w:p w14:paraId="28BF1BC1"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Parameter</w:t>
            </w:r>
          </w:p>
        </w:tc>
        <w:tc>
          <w:tcPr>
            <w:tcW w:w="972" w:type="dxa"/>
          </w:tcPr>
          <w:p w14:paraId="28BF1BC2"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Prior</w:t>
            </w:r>
          </w:p>
        </w:tc>
        <w:tc>
          <w:tcPr>
            <w:tcW w:w="1273" w:type="dxa"/>
            <w:gridSpan w:val="2"/>
          </w:tcPr>
          <w:p w14:paraId="28BF1BC3"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Range</w:t>
            </w:r>
          </w:p>
        </w:tc>
        <w:tc>
          <w:tcPr>
            <w:tcW w:w="222" w:type="dxa"/>
          </w:tcPr>
          <w:p w14:paraId="28BF1BC4"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r>
      <w:tr w:rsidR="001D27E1" w14:paraId="28BF1BCB" w14:textId="77777777" w:rsidTr="001D27E1">
        <w:tc>
          <w:tcPr>
            <w:tcW w:w="1189" w:type="dxa"/>
          </w:tcPr>
          <w:p w14:paraId="28BF1BC6"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c>
          <w:tcPr>
            <w:tcW w:w="972" w:type="dxa"/>
          </w:tcPr>
          <w:p w14:paraId="28BF1BC7"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c>
          <w:tcPr>
            <w:tcW w:w="617" w:type="dxa"/>
          </w:tcPr>
          <w:p w14:paraId="28BF1BC8"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Min</w:t>
            </w:r>
          </w:p>
        </w:tc>
        <w:tc>
          <w:tcPr>
            <w:tcW w:w="656" w:type="dxa"/>
          </w:tcPr>
          <w:p w14:paraId="28BF1BC9"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Max</w:t>
            </w:r>
          </w:p>
        </w:tc>
        <w:tc>
          <w:tcPr>
            <w:tcW w:w="222" w:type="dxa"/>
          </w:tcPr>
          <w:p w14:paraId="28BF1BCA"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r>
      <w:tr w:rsidR="001D27E1" w14:paraId="28BF1BD1" w14:textId="77777777" w:rsidTr="001D27E1">
        <w:tc>
          <w:tcPr>
            <w:tcW w:w="1189" w:type="dxa"/>
          </w:tcPr>
          <w:p w14:paraId="28BF1BCC" w14:textId="77777777" w:rsidR="001D27E1" w:rsidRDefault="00000000">
            <w:pPr>
              <w:jc w:val="center"/>
              <w:rPr>
                <w:rFonts w:ascii="Times New Roman" w:eastAsia="Times New Roman" w:hAnsi="Times New Roman" w:cs="Times New Roman"/>
                <w:color w:val="000000"/>
              </w:rPr>
            </w:pPr>
            <m:oMathPara>
              <m:oMath>
                <m:r>
                  <w:rPr>
                    <w:rFonts w:ascii="Cambria Math" w:hAnsi="Cambria Math"/>
                  </w:rPr>
                  <m:t>α</m:t>
                </m:r>
              </m:oMath>
            </m:oMathPara>
          </w:p>
        </w:tc>
        <w:tc>
          <w:tcPr>
            <w:tcW w:w="972" w:type="dxa"/>
          </w:tcPr>
          <w:p w14:paraId="28BF1BCD" w14:textId="77777777" w:rsidR="001D27E1"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N(4,1)</m:t>
                </m:r>
              </m:oMath>
            </m:oMathPara>
          </w:p>
        </w:tc>
        <w:tc>
          <w:tcPr>
            <w:tcW w:w="617" w:type="dxa"/>
          </w:tcPr>
          <w:p w14:paraId="28BF1BCE"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656" w:type="dxa"/>
          </w:tcPr>
          <w:p w14:paraId="28BF1BCF"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m:oMath>
              <m:r>
                <w:rPr>
                  <w:rFonts w:ascii="Cambria Math" w:hAnsi="Cambria Math"/>
                </w:rPr>
                <m:t>∞</m:t>
              </m:r>
            </m:oMath>
          </w:p>
        </w:tc>
        <w:tc>
          <w:tcPr>
            <w:tcW w:w="222" w:type="dxa"/>
          </w:tcPr>
          <w:p w14:paraId="28BF1BD0"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r>
      <w:tr w:rsidR="001D27E1" w14:paraId="28BF1BD7" w14:textId="77777777" w:rsidTr="001D27E1">
        <w:tc>
          <w:tcPr>
            <w:tcW w:w="1189" w:type="dxa"/>
          </w:tcPr>
          <w:p w14:paraId="28BF1BD2" w14:textId="77777777" w:rsidR="001D27E1" w:rsidRDefault="00000000">
            <w:pPr>
              <w:jc w:val="center"/>
              <w:rPr>
                <w:rFonts w:ascii="Times New Roman" w:eastAsia="Times New Roman" w:hAnsi="Times New Roman" w:cs="Times New Roman"/>
                <w:color w:val="000000"/>
              </w:rPr>
            </w:pPr>
            <m:oMathPara>
              <m:oMath>
                <m:r>
                  <w:rPr>
                    <w:rFonts w:ascii="Cambria Math" w:hAnsi="Cambria Math"/>
                  </w:rPr>
                  <m:t>μ</m:t>
                </m:r>
              </m:oMath>
            </m:oMathPara>
          </w:p>
        </w:tc>
        <w:tc>
          <w:tcPr>
            <w:tcW w:w="972" w:type="dxa"/>
          </w:tcPr>
          <w:p w14:paraId="28BF1BD3" w14:textId="77777777" w:rsidR="001D27E1"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N(0,5)</m:t>
                </m:r>
              </m:oMath>
            </m:oMathPara>
          </w:p>
        </w:tc>
        <w:tc>
          <w:tcPr>
            <w:tcW w:w="617" w:type="dxa"/>
          </w:tcPr>
          <w:p w14:paraId="28BF1BD4"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656" w:type="dxa"/>
          </w:tcPr>
          <w:p w14:paraId="28BF1BD5"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m:oMath>
              <m:r>
                <w:rPr>
                  <w:rFonts w:ascii="Cambria Math" w:hAnsi="Cambria Math"/>
                </w:rPr>
                <m:t>∞</m:t>
              </m:r>
            </m:oMath>
          </w:p>
        </w:tc>
        <w:tc>
          <w:tcPr>
            <w:tcW w:w="222" w:type="dxa"/>
          </w:tcPr>
          <w:p w14:paraId="28BF1BD6"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r>
      <w:tr w:rsidR="001D27E1" w14:paraId="28BF1BDD" w14:textId="77777777" w:rsidTr="001D27E1">
        <w:tc>
          <w:tcPr>
            <w:tcW w:w="1189" w:type="dxa"/>
          </w:tcPr>
          <w:p w14:paraId="28BF1BD8" w14:textId="77777777" w:rsidR="001D27E1" w:rsidRDefault="00000000">
            <w:pPr>
              <w:jc w:val="center"/>
              <w:rPr>
                <w:rFonts w:ascii="Times New Roman" w:eastAsia="Times New Roman" w:hAnsi="Times New Roman" w:cs="Times New Roman"/>
                <w:color w:val="000000"/>
              </w:rPr>
            </w:pPr>
            <m:oMathPara>
              <m:oMath>
                <m:r>
                  <w:rPr>
                    <w:rFonts w:ascii="Cambria Math" w:hAnsi="Cambria Math"/>
                  </w:rPr>
                  <m:t>ρ</m:t>
                </m:r>
              </m:oMath>
            </m:oMathPara>
          </w:p>
        </w:tc>
        <w:tc>
          <w:tcPr>
            <w:tcW w:w="972" w:type="dxa"/>
          </w:tcPr>
          <w:p w14:paraId="28BF1BD9" w14:textId="77777777" w:rsidR="001D27E1"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N(0,1)</m:t>
                </m:r>
              </m:oMath>
            </m:oMathPara>
          </w:p>
        </w:tc>
        <w:tc>
          <w:tcPr>
            <w:tcW w:w="617" w:type="dxa"/>
          </w:tcPr>
          <w:p w14:paraId="28BF1BDA"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656" w:type="dxa"/>
          </w:tcPr>
          <w:p w14:paraId="28BF1BDB"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m:oMath>
              <m:r>
                <w:rPr>
                  <w:rFonts w:ascii="Cambria Math" w:hAnsi="Cambria Math"/>
                </w:rPr>
                <m:t>∞</m:t>
              </m:r>
            </m:oMath>
          </w:p>
        </w:tc>
        <w:tc>
          <w:tcPr>
            <w:tcW w:w="222" w:type="dxa"/>
          </w:tcPr>
          <w:p w14:paraId="28BF1BDC"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r>
      <w:tr w:rsidR="001D27E1" w14:paraId="28BF1BE3" w14:textId="77777777" w:rsidTr="001D27E1">
        <w:tc>
          <w:tcPr>
            <w:tcW w:w="1189" w:type="dxa"/>
          </w:tcPr>
          <w:p w14:paraId="28BF1BDE" w14:textId="77777777" w:rsidR="001D27E1" w:rsidRDefault="00000000">
            <w:pPr>
              <w:jc w:val="center"/>
              <w:rPr>
                <w:rFonts w:ascii="Times New Roman" w:eastAsia="Times New Roman" w:hAnsi="Times New Roman" w:cs="Times New Roman"/>
                <w:color w:val="000000"/>
              </w:rPr>
            </w:pPr>
            <m:oMathPara>
              <m:oMath>
                <m:r>
                  <w:rPr>
                    <w:rFonts w:ascii="Cambria Math" w:hAnsi="Cambria Math"/>
                  </w:rPr>
                  <m:t>σ</m:t>
                </m:r>
              </m:oMath>
            </m:oMathPara>
          </w:p>
        </w:tc>
        <w:tc>
          <w:tcPr>
            <w:tcW w:w="972" w:type="dxa"/>
          </w:tcPr>
          <w:p w14:paraId="28BF1BDF" w14:textId="77777777" w:rsidR="001D27E1"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N(0,1)</m:t>
                </m:r>
              </m:oMath>
            </m:oMathPara>
          </w:p>
        </w:tc>
        <w:tc>
          <w:tcPr>
            <w:tcW w:w="617" w:type="dxa"/>
          </w:tcPr>
          <w:p w14:paraId="28BF1BE0"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656" w:type="dxa"/>
          </w:tcPr>
          <w:p w14:paraId="28BF1BE1" w14:textId="77777777" w:rsidR="001D27E1" w:rsidRDefault="00000000">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m:oMath>
              <m:r>
                <w:rPr>
                  <w:rFonts w:ascii="Cambria Math" w:hAnsi="Cambria Math"/>
                </w:rPr>
                <m:t>∞</m:t>
              </m:r>
            </m:oMath>
          </w:p>
        </w:tc>
        <w:tc>
          <w:tcPr>
            <w:tcW w:w="222" w:type="dxa"/>
          </w:tcPr>
          <w:p w14:paraId="28BF1BE2"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r>
      <w:tr w:rsidR="001D27E1" w14:paraId="28BF1BE9" w14:textId="77777777" w:rsidTr="001D27E1">
        <w:tc>
          <w:tcPr>
            <w:tcW w:w="1189" w:type="dxa"/>
          </w:tcPr>
          <w:p w14:paraId="28BF1BE4"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c>
          <w:tcPr>
            <w:tcW w:w="972" w:type="dxa"/>
          </w:tcPr>
          <w:p w14:paraId="28BF1BE5"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c>
          <w:tcPr>
            <w:tcW w:w="617" w:type="dxa"/>
          </w:tcPr>
          <w:p w14:paraId="28BF1BE6"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c>
          <w:tcPr>
            <w:tcW w:w="656" w:type="dxa"/>
          </w:tcPr>
          <w:p w14:paraId="28BF1BE7"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c>
          <w:tcPr>
            <w:tcW w:w="222" w:type="dxa"/>
          </w:tcPr>
          <w:p w14:paraId="28BF1BE8" w14:textId="77777777" w:rsidR="001D27E1" w:rsidRDefault="001D27E1">
            <w:pPr>
              <w:pBdr>
                <w:top w:val="nil"/>
                <w:left w:val="nil"/>
                <w:bottom w:val="nil"/>
                <w:right w:val="nil"/>
                <w:between w:val="nil"/>
              </w:pBdr>
              <w:spacing w:before="36" w:after="36" w:line="360" w:lineRule="auto"/>
              <w:jc w:val="both"/>
              <w:rPr>
                <w:rFonts w:ascii="Times New Roman" w:eastAsia="Times New Roman" w:hAnsi="Times New Roman" w:cs="Times New Roman"/>
                <w:color w:val="000000"/>
              </w:rPr>
            </w:pPr>
          </w:p>
        </w:tc>
      </w:tr>
    </w:tbl>
    <w:bookmarkStart w:id="329" w:name="bookmark=id.3w0cb5wwvoqr" w:colFirst="0" w:colLast="0" w:displacedByCustomXml="next"/>
    <w:bookmarkEnd w:id="329" w:displacedByCustomXml="next"/>
    <w:sdt>
      <w:sdtPr>
        <w:tag w:val="goog_rdk_313"/>
        <w:id w:val="-989887008"/>
      </w:sdtPr>
      <w:sdtContent>
        <w:p w14:paraId="28BF1BEA" w14:textId="77777777" w:rsidR="001D27E1" w:rsidRDefault="00000000">
          <w:pPr>
            <w:keepNext/>
            <w:pBdr>
              <w:top w:val="nil"/>
              <w:left w:val="nil"/>
              <w:bottom w:val="nil"/>
              <w:right w:val="nil"/>
              <w:between w:val="nil"/>
            </w:pBdr>
            <w:spacing w:after="0" w:line="360" w:lineRule="auto"/>
            <w:rPr>
              <w:rFonts w:ascii="Times New Roman" w:eastAsia="Times New Roman" w:hAnsi="Times New Roman" w:cs="Times New Roman"/>
              <w:i/>
              <w:iCs/>
              <w:color w:val="000000"/>
              <w:sz w:val="22"/>
              <w:szCs w:val="22"/>
            </w:rPr>
            <w:pPrChange w:id="330" w:author="Ole Shelton" w:date="2026-03-17T10:21:00Z">
              <w:pPr>
                <w:keepNext/>
                <w:pBdr>
                  <w:top w:val="nil"/>
                  <w:left w:val="nil"/>
                  <w:bottom w:val="nil"/>
                  <w:right w:val="nil"/>
                  <w:between w:val="nil"/>
                </w:pBdr>
                <w:spacing w:after="0"/>
              </w:pPr>
            </w:pPrChange>
          </w:pPr>
          <w:r>
            <w:rPr>
              <w:rFonts w:ascii="Times New Roman" w:eastAsia="Times New Roman" w:hAnsi="Times New Roman" w:cs="Times New Roman"/>
              <w:i/>
              <w:iCs/>
              <w:noProof/>
              <w:color w:val="000000"/>
              <w:sz w:val="22"/>
              <w:szCs w:val="22"/>
            </w:rPr>
            <w:drawing>
              <wp:inline distT="0" distB="0" distL="0" distR="0" wp14:anchorId="28BF1C38" wp14:editId="28BF1C39">
                <wp:extent cx="5943600" cy="3115945"/>
                <wp:effectExtent l="0" t="0" r="0" b="0"/>
                <wp:docPr id="1975413575" name="image6.jpg"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jpg" descr="A diagram of a graph&#10;&#10;AI-generated content may be incorrect."/>
                        <pic:cNvPicPr preferRelativeResize="0"/>
                      </pic:nvPicPr>
                      <pic:blipFill>
                        <a:blip r:embed="rId9"/>
                        <a:srcRect/>
                        <a:stretch>
                          <a:fillRect/>
                        </a:stretch>
                      </pic:blipFill>
                      <pic:spPr>
                        <a:xfrm>
                          <a:off x="0" y="0"/>
                          <a:ext cx="5943600" cy="3115945"/>
                        </a:xfrm>
                        <a:prstGeom prst="rect">
                          <a:avLst/>
                        </a:prstGeom>
                        <a:ln/>
                      </pic:spPr>
                    </pic:pic>
                  </a:graphicData>
                </a:graphic>
              </wp:inline>
            </w:drawing>
          </w:r>
        </w:p>
      </w:sdtContent>
    </w:sdt>
    <w:sdt>
      <w:sdtPr>
        <w:tag w:val="goog_rdk_315"/>
        <w:id w:val="-1544058022"/>
      </w:sdtPr>
      <w:sdtContent>
        <w:p w14:paraId="28BF1BEB"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2"/>
              <w:szCs w:val="22"/>
            </w:rPr>
            <w:pPrChange w:id="331" w:author="Ole Shelton" w:date="2026-03-17T10:21:00Z">
              <w:pPr>
                <w:pBdr>
                  <w:top w:val="nil"/>
                  <w:left w:val="nil"/>
                  <w:bottom w:val="nil"/>
                  <w:right w:val="nil"/>
                  <w:between w:val="nil"/>
                </w:pBdr>
                <w:spacing w:after="0"/>
                <w:jc w:val="both"/>
              </w:pPr>
            </w:pPrChange>
          </w:pPr>
          <w:sdt>
            <w:sdtPr>
              <w:tag w:val="goog_rdk_314"/>
              <w:id w:val="1983707899"/>
            </w:sdtPr>
            <w:sdtContent>
              <w:commentRangeStart w:id="332"/>
            </w:sdtContent>
          </w:sdt>
          <w:r>
            <w:rPr>
              <w:rFonts w:ascii="Times New Roman" w:eastAsia="Times New Roman" w:hAnsi="Times New Roman" w:cs="Times New Roman"/>
              <w:i/>
              <w:iCs/>
              <w:color w:val="000000"/>
              <w:sz w:val="22"/>
              <w:szCs w:val="22"/>
            </w:rPr>
            <w:t xml:space="preserve">Figure </w:t>
          </w:r>
          <w:commentRangeEnd w:id="332"/>
          <w:r>
            <w:rPr>
              <w:rStyle w:val="CommentReference"/>
              <w:rFonts w:ascii="Times New Roman" w:eastAsia="Times New Roman" w:hAnsi="Times New Roman" w:cs="Times New Roman"/>
              <w:i/>
              <w:iCs/>
              <w:color w:val="000000"/>
              <w:sz w:val="22"/>
              <w:szCs w:val="22"/>
            </w:rPr>
            <w:commentReference w:id="332"/>
          </w:r>
          <w:r>
            <w:rPr>
              <w:rFonts w:ascii="Times New Roman" w:eastAsia="Times New Roman" w:hAnsi="Times New Roman" w:cs="Times New Roman"/>
              <w:i/>
              <w:iCs/>
              <w:color w:val="000000"/>
              <w:sz w:val="22"/>
              <w:szCs w:val="22"/>
            </w:rPr>
            <w:t>2. Workflow for evaluating sampling‐density effects on spatial field reconstruction in simulated (in-silico) and real-world (in-situ) data. A spatial field is generated (blue, in-silico data) from known parameters (μ, ρ, σ) and represented on a discrete grid (Q, n=18,916). A reference sampling set (Y, n=4000) is used to fit a GP model and generate a predicted field (Z), which serves as the reference reconstruction. The prediction error (ε</w:t>
          </w:r>
          <w:r>
            <w:rPr>
              <w:rFonts w:ascii="Times New Roman" w:eastAsia="Times New Roman" w:hAnsi="Times New Roman" w:cs="Times New Roman"/>
              <w:i/>
              <w:iCs/>
              <w:color w:val="000000"/>
              <w:sz w:val="22"/>
              <w:szCs w:val="22"/>
              <w:vertAlign w:val="subscript"/>
            </w:rPr>
            <w:t>1</w:t>
          </w:r>
          <w:r>
            <w:rPr>
              <w:rFonts w:ascii="Times New Roman" w:eastAsia="Times New Roman" w:hAnsi="Times New Roman" w:cs="Times New Roman"/>
              <w:i/>
              <w:iCs/>
              <w:color w:val="000000"/>
              <w:sz w:val="22"/>
              <w:szCs w:val="22"/>
            </w:rPr>
            <w:t>) is defined as the difference between Z field and the progressively reduced using thinning designs (Dₑ) reconstructed field. To enable a like-for-like comparison with the in-situ data, a secondary baseline using n=358 samples is defined to produce a reference prediction S</w:t>
          </w:r>
          <w:r>
            <w:rPr>
              <w:rFonts w:ascii="Times New Roman" w:eastAsia="Times New Roman" w:hAnsi="Times New Roman" w:cs="Times New Roman"/>
              <w:i/>
              <w:iCs/>
              <w:color w:val="000000"/>
              <w:sz w:val="22"/>
              <w:szCs w:val="22"/>
              <w:vertAlign w:val="subscript"/>
            </w:rPr>
            <w:t>e=358</w:t>
          </w:r>
          <w:r>
            <w:rPr>
              <w:rFonts w:ascii="Times New Roman" w:eastAsia="Times New Roman" w:hAnsi="Times New Roman" w:cs="Times New Roman"/>
              <w:i/>
              <w:iCs/>
              <w:color w:val="000000"/>
              <w:sz w:val="22"/>
              <w:szCs w:val="22"/>
            </w:rPr>
            <w:t>, and prediction error (ε</w:t>
          </w:r>
          <w:r>
            <w:rPr>
              <w:rFonts w:ascii="Times New Roman" w:eastAsia="Times New Roman" w:hAnsi="Times New Roman" w:cs="Times New Roman"/>
              <w:i/>
              <w:iCs/>
              <w:color w:val="000000"/>
              <w:sz w:val="22"/>
              <w:szCs w:val="22"/>
              <w:vertAlign w:val="subscript"/>
            </w:rPr>
            <w:t>2</w:t>
          </w:r>
          <w:r>
            <w:rPr>
              <w:rFonts w:ascii="Times New Roman" w:eastAsia="Times New Roman" w:hAnsi="Times New Roman" w:cs="Times New Roman"/>
              <w:i/>
              <w:iCs/>
              <w:color w:val="000000"/>
              <w:sz w:val="22"/>
              <w:szCs w:val="22"/>
            </w:rPr>
            <w:t>) is calculated as the difference between S</w:t>
          </w:r>
          <w:r>
            <w:rPr>
              <w:rFonts w:ascii="Times New Roman" w:eastAsia="Times New Roman" w:hAnsi="Times New Roman" w:cs="Times New Roman"/>
              <w:i/>
              <w:iCs/>
              <w:color w:val="000000"/>
              <w:sz w:val="22"/>
              <w:szCs w:val="22"/>
              <w:vertAlign w:val="subscript"/>
            </w:rPr>
            <w:t>e=358</w:t>
          </w:r>
          <w:r>
            <w:rPr>
              <w:rFonts w:ascii="Times New Roman" w:eastAsia="Times New Roman" w:hAnsi="Times New Roman" w:cs="Times New Roman"/>
              <w:i/>
              <w:iCs/>
              <w:color w:val="000000"/>
              <w:sz w:val="22"/>
              <w:szCs w:val="22"/>
            </w:rPr>
            <w:t xml:space="preserve"> and reconstructions obtained from further thinned datasets (D</w:t>
          </w:r>
          <w:r>
            <w:rPr>
              <w:rFonts w:ascii="Times New Roman" w:eastAsia="Times New Roman" w:hAnsi="Times New Roman" w:cs="Times New Roman"/>
              <w:i/>
              <w:iCs/>
              <w:color w:val="000000"/>
              <w:sz w:val="22"/>
              <w:szCs w:val="22"/>
              <w:vertAlign w:val="subscript"/>
            </w:rPr>
            <w:t>e</w:t>
          </w:r>
          <w:r>
            <w:rPr>
              <w:rFonts w:ascii="Times New Roman" w:eastAsia="Times New Roman" w:hAnsi="Times New Roman" w:cs="Times New Roman"/>
              <w:i/>
              <w:iCs/>
              <w:color w:val="000000"/>
              <w:sz w:val="22"/>
              <w:szCs w:val="22"/>
            </w:rPr>
            <w:t>). On the right (pink, real-world data), the underlying spatial field is unknown but assumed to arise from unknown parameters (μ, ρ, and σ). Using the full observed dataset (Y, N=358), a baseline predicted field (Z) is obtained. The observed samples are then thinned using the same D</w:t>
          </w:r>
          <w:r>
            <w:rPr>
              <w:rFonts w:ascii="Times New Roman" w:eastAsia="Times New Roman" w:hAnsi="Times New Roman" w:cs="Times New Roman"/>
              <w:i/>
              <w:iCs/>
              <w:color w:val="000000"/>
              <w:sz w:val="22"/>
              <w:szCs w:val="22"/>
              <w:vertAlign w:val="subscript"/>
            </w:rPr>
            <w:t>e</w:t>
          </w:r>
          <w:r>
            <w:rPr>
              <w:rFonts w:ascii="Times New Roman" w:eastAsia="Times New Roman" w:hAnsi="Times New Roman" w:cs="Times New Roman"/>
              <w:i/>
              <w:iCs/>
              <w:color w:val="000000"/>
              <w:sz w:val="22"/>
              <w:szCs w:val="22"/>
            </w:rPr>
            <w:t xml:space="preserve"> designs, re-fit, and used to generate predicted fields S</w:t>
          </w:r>
          <w:r>
            <w:rPr>
              <w:rFonts w:ascii="Times New Roman" w:eastAsia="Times New Roman" w:hAnsi="Times New Roman" w:cs="Times New Roman"/>
              <w:i/>
              <w:iCs/>
              <w:color w:val="000000"/>
              <w:sz w:val="22"/>
              <w:szCs w:val="22"/>
              <w:vertAlign w:val="subscript"/>
            </w:rPr>
            <w:t>e</w:t>
          </w:r>
          <w:r>
            <w:rPr>
              <w:rFonts w:ascii="Times New Roman" w:eastAsia="Times New Roman" w:hAnsi="Times New Roman" w:cs="Times New Roman"/>
              <w:i/>
              <w:iCs/>
              <w:color w:val="000000"/>
              <w:sz w:val="22"/>
              <w:szCs w:val="22"/>
            </w:rPr>
            <w:t>. Deviations of thinned predictions from the baseline prediction quantify ε</w:t>
          </w:r>
          <w:r>
            <w:rPr>
              <w:rFonts w:ascii="Times New Roman" w:eastAsia="Times New Roman" w:hAnsi="Times New Roman" w:cs="Times New Roman"/>
              <w:i/>
              <w:iCs/>
              <w:color w:val="000000"/>
              <w:sz w:val="22"/>
              <w:szCs w:val="22"/>
              <w:vertAlign w:val="subscript"/>
            </w:rPr>
            <w:t>3</w:t>
          </w:r>
          <w:r>
            <w:rPr>
              <w:rFonts w:ascii="Times New Roman" w:eastAsia="Times New Roman" w:hAnsi="Times New Roman" w:cs="Times New Roman"/>
              <w:i/>
              <w:iCs/>
              <w:color w:val="000000"/>
              <w:sz w:val="22"/>
              <w:szCs w:val="22"/>
            </w:rPr>
            <w:t>, representing the expected information loss when sampling density is reduced in empirical settings.</w:t>
          </w:r>
        </w:p>
      </w:sdtContent>
    </w:sdt>
    <w:sdt>
      <w:sdtPr>
        <w:tag w:val="goog_rdk_316"/>
        <w:id w:val="-1667560881"/>
      </w:sdtPr>
      <w:sdtContent>
        <w:p w14:paraId="28BF1BEC"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2"/>
              <w:szCs w:val="22"/>
            </w:rPr>
            <w:pPrChange w:id="333" w:author="Ole Shelton" w:date="2026-03-17T10:21:00Z">
              <w:pPr>
                <w:pBdr>
                  <w:top w:val="nil"/>
                  <w:left w:val="nil"/>
                  <w:bottom w:val="nil"/>
                  <w:right w:val="nil"/>
                  <w:between w:val="nil"/>
                </w:pBdr>
                <w:spacing w:after="0"/>
                <w:jc w:val="both"/>
              </w:pPr>
            </w:pPrChange>
          </w:pPr>
        </w:p>
      </w:sdtContent>
    </w:sdt>
    <w:bookmarkStart w:id="334" w:name="bookmark=id.k8xytfu1thjx" w:colFirst="0" w:colLast="0" w:displacedByCustomXml="next"/>
    <w:bookmarkEnd w:id="334" w:displacedByCustomXml="next"/>
    <w:sdt>
      <w:sdtPr>
        <w:tag w:val="goog_rdk_317"/>
        <w:id w:val="757151429"/>
      </w:sdtPr>
      <w:sdtContent>
        <w:p w14:paraId="28BF1BED" w14:textId="77777777" w:rsidR="001D27E1" w:rsidRDefault="00000000">
          <w:pPr>
            <w:pStyle w:val="Heading1"/>
            <w:spacing w:before="0" w:after="0" w:line="360" w:lineRule="auto"/>
            <w:pPrChange w:id="335" w:author="Ole Shelton" w:date="2026-03-17T10:21:00Z">
              <w:pPr>
                <w:pStyle w:val="Heading1"/>
                <w:spacing w:before="0" w:after="0"/>
              </w:pPr>
            </w:pPrChange>
          </w:pPr>
          <w:r>
            <w:t>Results</w:t>
          </w:r>
        </w:p>
      </w:sdtContent>
    </w:sdt>
    <w:sdt>
      <w:sdtPr>
        <w:tag w:val="goog_rdk_318"/>
        <w:id w:val="-1324102298"/>
      </w:sdtPr>
      <w:sdtContent>
        <w:p w14:paraId="28BF1BEE"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36"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Simulations</w:t>
          </w:r>
        </w:p>
      </w:sdtContent>
    </w:sdt>
    <w:sdt>
      <w:sdtPr>
        <w:tag w:val="goog_rdk_319"/>
        <w:id w:val="1261320290"/>
      </w:sdtPr>
      <w:sdtContent>
        <w:p w14:paraId="28BF1BEF"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37"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Prediction accuracy</w:t>
          </w:r>
        </w:p>
      </w:sdtContent>
    </w:sdt>
    <w:sdt>
      <w:sdtPr>
        <w:tag w:val="goog_rdk_326"/>
        <w:id w:val="-728271049"/>
      </w:sdtPr>
      <w:sdtContent>
        <w:p w14:paraId="28BF1BF0"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38"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Prediction error (</w:t>
          </w:r>
          <w:r>
            <w:rPr>
              <w:rFonts w:ascii="Times New Roman" w:eastAsia="Times New Roman" w:hAnsi="Times New Roman" w:cs="Times New Roman"/>
              <w:i/>
              <w:iCs/>
              <w:color w:val="000000"/>
            </w:rPr>
            <w:t>ε</w:t>
          </w:r>
          <w:r>
            <w:rPr>
              <w:rFonts w:ascii="Times New Roman" w:eastAsia="Times New Roman" w:hAnsi="Times New Roman" w:cs="Times New Roman"/>
              <w:color w:val="000000"/>
            </w:rPr>
            <w:t xml:space="preserve">; expressed as RMSE), decreased non-linearly with increasing sampling effort and with higher spatial autocorrelation (Figure </w:t>
          </w:r>
          <w:r>
            <w:fldChar w:fldCharType="begin"/>
          </w:r>
          <w:r>
            <w:instrText>HYPERLINK \l "bookmark=id.sjxtbe1hld84" \h</w:instrText>
          </w:r>
          <w:r>
            <w:fldChar w:fldCharType="separate"/>
          </w:r>
          <w:r>
            <w:rPr>
              <w:rFonts w:ascii="Times New Roman" w:eastAsia="Times New Roman" w:hAnsi="Times New Roman" w:cs="Times New Roman"/>
              <w:color w:val="156082"/>
            </w:rPr>
            <w:t>3</w:t>
          </w:r>
          <w:r>
            <w:fldChar w:fldCharType="end"/>
          </w:r>
          <w:r>
            <w:rPr>
              <w:rFonts w:ascii="Times New Roman" w:eastAsia="Times New Roman" w:hAnsi="Times New Roman" w:cs="Times New Roman"/>
              <w:color w:val="000000"/>
            </w:rPr>
            <w:t xml:space="preserve">A). These patterns were supported </w:t>
          </w:r>
          <w:sdt>
            <w:sdtPr>
              <w:tag w:val="goog_rdk_320"/>
              <w:id w:val="946867947"/>
            </w:sdtPr>
            <w:sdtContent>
              <w:commentRangeStart w:id="339"/>
            </w:sdtContent>
          </w:sdt>
          <w:r>
            <w:rPr>
              <w:rFonts w:ascii="Times New Roman" w:eastAsia="Times New Roman" w:hAnsi="Times New Roman" w:cs="Times New Roman"/>
              <w:color w:val="000000"/>
            </w:rPr>
            <w:t xml:space="preserve">by a log–log </w:t>
          </w:r>
          <w:r>
            <w:rPr>
              <w:rFonts w:ascii="Times New Roman" w:eastAsia="Times New Roman" w:hAnsi="Times New Roman" w:cs="Times New Roman"/>
              <w:color w:val="000000"/>
            </w:rPr>
            <w:lastRenderedPageBreak/>
            <w:t>linear model where the prediction error (</w:t>
          </w:r>
          <w:r>
            <w:rPr>
              <w:rFonts w:ascii="Times New Roman" w:eastAsia="Times New Roman" w:hAnsi="Times New Roman" w:cs="Times New Roman"/>
              <w:i/>
              <w:iCs/>
              <w:color w:val="000000"/>
            </w:rPr>
            <w:t>ε</w:t>
          </w:r>
          <w:r>
            <w:rPr>
              <w:rFonts w:ascii="Times New Roman" w:eastAsia="Times New Roman" w:hAnsi="Times New Roman" w:cs="Times New Roman"/>
              <w:color w:val="000000"/>
            </w:rPr>
            <w:t>) decreased exponentially for every exponential increase in sampling density (β = -0.176) and spatial autocorrelation (θ = -0.228), with an additional negative interaction (γ = -0.0684) and with an intercept of α = 1.65 (i.e., ε = 5.2 when e and rho = 1).</w:t>
          </w:r>
          <w:commentRangeEnd w:id="339"/>
          <w:r>
            <w:rPr>
              <w:rStyle w:val="CommentReference"/>
              <w:rFonts w:ascii="Times New Roman" w:eastAsia="Times New Roman" w:hAnsi="Times New Roman" w:cs="Times New Roman"/>
              <w:color w:val="000000"/>
              <w:sz w:val="24"/>
              <w:szCs w:val="24"/>
            </w:rPr>
            <w:commentReference w:id="339"/>
          </w:r>
          <w:r>
            <w:rPr>
              <w:rFonts w:ascii="Times New Roman" w:eastAsia="Times New Roman" w:hAnsi="Times New Roman" w:cs="Times New Roman"/>
              <w:color w:val="000000"/>
            </w:rPr>
            <w:t xml:space="preserve"> For instance, at a sampling intensity of 6 samples per 10,000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species with </w:t>
          </w:r>
          <w:sdt>
            <w:sdtPr>
              <w:tag w:val="goog_rdk_321"/>
              <w:id w:val="-747002515"/>
            </w:sdtPr>
            <w:sdtContent>
              <w:commentRangeStart w:id="340"/>
            </w:sdtContent>
          </w:sdt>
          <w:r>
            <w:rPr>
              <w:rFonts w:ascii="Times New Roman" w:eastAsia="Times New Roman" w:hAnsi="Times New Roman" w:cs="Times New Roman"/>
              <w:color w:val="000000"/>
            </w:rPr>
            <w:t xml:space="preserve">spatial autocorrelation values of 50 km </w:t>
          </w:r>
          <w:commentRangeEnd w:id="340"/>
          <w:r>
            <w:rPr>
              <w:rStyle w:val="CommentReference"/>
              <w:rFonts w:ascii="Times New Roman" w:eastAsia="Times New Roman" w:hAnsi="Times New Roman" w:cs="Times New Roman"/>
              <w:color w:val="000000"/>
              <w:sz w:val="24"/>
              <w:szCs w:val="24"/>
            </w:rPr>
            <w:commentReference w:id="340"/>
          </w:r>
          <w:r>
            <w:rPr>
              <w:rFonts w:ascii="Times New Roman" w:eastAsia="Times New Roman" w:hAnsi="Times New Roman" w:cs="Times New Roman"/>
              <w:color w:val="000000"/>
            </w:rPr>
            <w:t xml:space="preserve">had mean prediction errors of 1 (Figure </w:t>
          </w:r>
          <w:r>
            <w:fldChar w:fldCharType="begin"/>
          </w:r>
          <w:r>
            <w:instrText>HYPERLINK \l "bookmark=id.sjxtbe1hld84" \h</w:instrText>
          </w:r>
          <w:r>
            <w:fldChar w:fldCharType="separate"/>
          </w:r>
          <w:r>
            <w:rPr>
              <w:rFonts w:ascii="Times New Roman" w:eastAsia="Times New Roman" w:hAnsi="Times New Roman" w:cs="Times New Roman"/>
              <w:color w:val="156082"/>
            </w:rPr>
            <w:t>3</w:t>
          </w:r>
          <w:r>
            <w:fldChar w:fldCharType="end"/>
          </w:r>
          <w:r>
            <w:rPr>
              <w:rFonts w:ascii="Times New Roman" w:eastAsia="Times New Roman" w:hAnsi="Times New Roman" w:cs="Times New Roman"/>
              <w:color w:val="000000"/>
            </w:rPr>
            <w:t xml:space="preserve">A) indicating that on average every point predicted the eDNA concentration </w:t>
          </w:r>
          <w:sdt>
            <w:sdtPr>
              <w:tag w:val="goog_rdk_322"/>
              <w:id w:val="1843258263"/>
            </w:sdtPr>
            <w:sdtContent>
              <w:commentRangeStart w:id="341"/>
            </w:sdtContent>
          </w:sdt>
          <w:r>
            <w:rPr>
              <w:rFonts w:ascii="Times New Roman" w:eastAsia="Times New Roman" w:hAnsi="Times New Roman" w:cs="Times New Roman"/>
              <w:color w:val="000000"/>
            </w:rPr>
            <w:t xml:space="preserve">will be off </w:t>
          </w:r>
          <w:commentRangeEnd w:id="341"/>
          <w:r>
            <w:rPr>
              <w:rStyle w:val="CommentReference"/>
              <w:rFonts w:ascii="Times New Roman" w:eastAsia="Times New Roman" w:hAnsi="Times New Roman" w:cs="Times New Roman"/>
              <w:color w:val="000000"/>
              <w:sz w:val="24"/>
              <w:szCs w:val="24"/>
            </w:rPr>
            <w:commentReference w:id="341"/>
          </w:r>
          <w:r>
            <w:rPr>
              <w:rFonts w:ascii="Times New Roman" w:eastAsia="Times New Roman" w:hAnsi="Times New Roman" w:cs="Times New Roman"/>
              <w:color w:val="000000"/>
            </w:rPr>
            <w:t xml:space="preserve">by a factor of 2.72 (for perspective a concentration </w:t>
          </w:r>
          <w:sdt>
            <w:sdtPr>
              <w:tag w:val="goog_rdk_323"/>
              <w:id w:val="227027946"/>
            </w:sdtPr>
            <w:sdtContent>
              <w:commentRangeStart w:id="342"/>
            </w:sdtContent>
          </w:sdt>
          <w:r>
            <w:rPr>
              <w:rFonts w:ascii="Times New Roman" w:eastAsia="Times New Roman" w:hAnsi="Times New Roman" w:cs="Times New Roman"/>
              <w:color w:val="000000"/>
            </w:rPr>
            <w:t>of 100 copies/L will be predicted between 37-270 copies/L)</w:t>
          </w:r>
          <w:commentRangeEnd w:id="342"/>
          <w:r>
            <w:rPr>
              <w:rStyle w:val="CommentReference"/>
              <w:rFonts w:ascii="Times New Roman" w:eastAsia="Times New Roman" w:hAnsi="Times New Roman" w:cs="Times New Roman"/>
              <w:color w:val="000000"/>
              <w:sz w:val="24"/>
              <w:szCs w:val="24"/>
            </w:rPr>
            <w:commentReference w:id="342"/>
          </w:r>
          <w:r>
            <w:rPr>
              <w:rFonts w:ascii="Times New Roman" w:eastAsia="Times New Roman" w:hAnsi="Times New Roman" w:cs="Times New Roman"/>
              <w:color w:val="000000"/>
            </w:rPr>
            <w:t>. In contrast, for the same sampling effort (i.e., 6 samples per 10,000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but species with </w:t>
          </w:r>
          <w:sdt>
            <w:sdtPr>
              <w:tag w:val="goog_rdk_324"/>
              <w:id w:val="1880018723"/>
            </w:sdtPr>
            <w:sdtContent>
              <w:commentRangeStart w:id="343"/>
            </w:sdtContent>
          </w:sdt>
          <w:r>
            <w:rPr>
              <w:rFonts w:ascii="Times New Roman" w:eastAsia="Times New Roman" w:hAnsi="Times New Roman" w:cs="Times New Roman"/>
              <w:color w:val="000000"/>
            </w:rPr>
            <w:t>spatial autocorrelation</w:t>
          </w:r>
          <w:commentRangeEnd w:id="343"/>
          <w:r>
            <w:rPr>
              <w:rStyle w:val="CommentReference"/>
              <w:rFonts w:ascii="Times New Roman" w:eastAsia="Times New Roman" w:hAnsi="Times New Roman" w:cs="Times New Roman"/>
              <w:color w:val="000000"/>
              <w:sz w:val="24"/>
              <w:szCs w:val="24"/>
            </w:rPr>
            <w:commentReference w:id="343"/>
          </w:r>
          <w:r>
            <w:rPr>
              <w:rFonts w:ascii="Times New Roman" w:eastAsia="Times New Roman" w:hAnsi="Times New Roman" w:cs="Times New Roman"/>
              <w:color w:val="000000"/>
            </w:rPr>
            <w:t xml:space="preserve"> above 500 km had errors below 0.4 indicating an average of over- and underestimation by a factor of 1.5 (for perspective a concentration of 100 copies/L will be predicted between 67-150 copies/L). When quantifying the marginal reduction in prediction error (ΔRMSE) across successive increases in sampling density (Δe), improvements were greatest at low sampling effort and declined rapidly with additional sampling, with ΔRMSE approaching zero at higher sampling densities (Figure 3B). Marginal gains effectively plateaued when sampling density increased from ~6 to 8 samples per 10,000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depending on the </w:t>
          </w:r>
          <w:r>
            <w:rPr>
              <w:rFonts w:ascii="Times New Roman" w:eastAsia="Times New Roman" w:hAnsi="Times New Roman" w:cs="Times New Roman"/>
              <w:i/>
              <w:iCs/>
              <w:color w:val="000000"/>
            </w:rPr>
            <w:t>ρ</w:t>
          </w:r>
          <w:r>
            <w:rPr>
              <w:rFonts w:ascii="Times New Roman" w:eastAsia="Times New Roman" w:hAnsi="Times New Roman" w:cs="Times New Roman"/>
              <w:color w:val="000000"/>
            </w:rPr>
            <w:t xml:space="preserve"> (Figure 3B). For interpretation, a ΔRMSE of 0.4 indicates that adding one sample per 10,000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improves expected predictive accuracy from 37–270 copies/L to 55–182 copies/L when the </w:t>
          </w:r>
          <w:sdt>
            <w:sdtPr>
              <w:tag w:val="goog_rdk_325"/>
              <w:id w:val="-2058423133"/>
            </w:sdtPr>
            <w:sdtContent>
              <w:commentRangeStart w:id="344"/>
            </w:sdtContent>
          </w:sdt>
          <w:r>
            <w:rPr>
              <w:rFonts w:ascii="Times New Roman" w:eastAsia="Times New Roman" w:hAnsi="Times New Roman" w:cs="Times New Roman"/>
              <w:color w:val="000000"/>
            </w:rPr>
            <w:t xml:space="preserve">true concentration is 100 copies/L respectively. </w:t>
          </w:r>
          <w:commentRangeEnd w:id="344"/>
          <w:r>
            <w:rPr>
              <w:rStyle w:val="CommentReference"/>
              <w:sz w:val="24"/>
              <w:szCs w:val="24"/>
            </w:rPr>
            <w:commentReference w:id="344"/>
          </w:r>
        </w:p>
      </w:sdtContent>
    </w:sdt>
    <w:sdt>
      <w:sdtPr>
        <w:tag w:val="goog_rdk_327"/>
        <w:id w:val="368493920"/>
      </w:sdtPr>
      <w:sdtContent>
        <w:p w14:paraId="28BF1BF1"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45"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noProof/>
              <w:color w:val="000000"/>
            </w:rPr>
            <w:drawing>
              <wp:inline distT="0" distB="0" distL="0" distR="0" wp14:anchorId="28BF1C3A" wp14:editId="28BF1C3B">
                <wp:extent cx="5943600" cy="3566160"/>
                <wp:effectExtent l="0" t="0" r="0" b="0"/>
                <wp:docPr id="1975413574" name="image3.jpg" descr="A graph of a graph of a samp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graph of a graph of a sample&#10;&#10;AI-generated content may be incorrect."/>
                        <pic:cNvPicPr preferRelativeResize="0"/>
                      </pic:nvPicPr>
                      <pic:blipFill>
                        <a:blip r:embed="rId10"/>
                        <a:srcRect/>
                        <a:stretch>
                          <a:fillRect/>
                        </a:stretch>
                      </pic:blipFill>
                      <pic:spPr>
                        <a:xfrm>
                          <a:off x="0" y="0"/>
                          <a:ext cx="5943600" cy="3566160"/>
                        </a:xfrm>
                        <a:prstGeom prst="rect">
                          <a:avLst/>
                        </a:prstGeom>
                        <a:ln/>
                      </pic:spPr>
                    </pic:pic>
                  </a:graphicData>
                </a:graphic>
              </wp:inline>
            </w:drawing>
          </w:r>
        </w:p>
      </w:sdtContent>
    </w:sdt>
    <w:sdt>
      <w:sdtPr>
        <w:tag w:val="goog_rdk_331"/>
        <w:id w:val="1387732985"/>
      </w:sdtPr>
      <w:sdtContent>
        <w:p w14:paraId="28BF1BF2"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2"/>
              <w:szCs w:val="22"/>
            </w:rPr>
            <w:pPrChange w:id="346" w:author="Ole Shelton" w:date="2026-03-17T10:21:00Z">
              <w:pPr>
                <w:pBdr>
                  <w:top w:val="nil"/>
                  <w:left w:val="nil"/>
                  <w:bottom w:val="nil"/>
                  <w:right w:val="nil"/>
                  <w:between w:val="nil"/>
                </w:pBdr>
                <w:spacing w:after="0"/>
                <w:jc w:val="both"/>
              </w:pPr>
            </w:pPrChange>
          </w:pPr>
          <w:sdt>
            <w:sdtPr>
              <w:tag w:val="goog_rdk_328"/>
              <w:id w:val="-1194157805"/>
            </w:sdtPr>
            <w:sdtContent>
              <w:commentRangeStart w:id="347"/>
            </w:sdtContent>
          </w:sdt>
          <w:r>
            <w:rPr>
              <w:rFonts w:ascii="Times New Roman" w:eastAsia="Times New Roman" w:hAnsi="Times New Roman" w:cs="Times New Roman"/>
              <w:i/>
              <w:iCs/>
              <w:color w:val="000000"/>
              <w:sz w:val="22"/>
              <w:szCs w:val="22"/>
            </w:rPr>
            <w:t>Figure 3:</w:t>
          </w:r>
          <w:commentRangeEnd w:id="347"/>
          <w:r>
            <w:rPr>
              <w:rStyle w:val="CommentReference"/>
              <w:rFonts w:ascii="Times New Roman" w:eastAsia="Times New Roman" w:hAnsi="Times New Roman" w:cs="Times New Roman"/>
              <w:i/>
              <w:iCs/>
              <w:color w:val="000000"/>
              <w:sz w:val="22"/>
              <w:szCs w:val="22"/>
            </w:rPr>
            <w:commentReference w:id="347"/>
          </w:r>
          <w:r>
            <w:rPr>
              <w:rFonts w:ascii="Times New Roman" w:eastAsia="Times New Roman" w:hAnsi="Times New Roman" w:cs="Times New Roman"/>
              <w:i/>
              <w:iCs/>
              <w:color w:val="000000"/>
              <w:sz w:val="22"/>
              <w:szCs w:val="22"/>
            </w:rPr>
            <w:t xml:space="preserve"> Mean prediction </w:t>
          </w:r>
          <w:sdt>
            <w:sdtPr>
              <w:tag w:val="goog_rdk_329"/>
              <w:id w:val="-938067766"/>
            </w:sdtPr>
            <w:sdtContent>
              <w:commentRangeStart w:id="348"/>
            </w:sdtContent>
          </w:sdt>
          <w:r>
            <w:rPr>
              <w:rFonts w:ascii="Times New Roman" w:eastAsia="Times New Roman" w:hAnsi="Times New Roman" w:cs="Times New Roman"/>
              <w:i/>
              <w:iCs/>
              <w:color w:val="000000"/>
              <w:sz w:val="22"/>
              <w:szCs w:val="22"/>
            </w:rPr>
            <w:t xml:space="preserve">error (ε; RMSE) </w:t>
          </w:r>
          <w:commentRangeEnd w:id="348"/>
          <w:r>
            <w:rPr>
              <w:rStyle w:val="CommentReference"/>
              <w:rFonts w:ascii="Times New Roman" w:eastAsia="Times New Roman" w:hAnsi="Times New Roman" w:cs="Times New Roman"/>
              <w:i/>
              <w:iCs/>
              <w:color w:val="000000"/>
              <w:sz w:val="22"/>
              <w:szCs w:val="22"/>
            </w:rPr>
            <w:commentReference w:id="348"/>
          </w:r>
          <w:r>
            <w:rPr>
              <w:rFonts w:ascii="Times New Roman" w:eastAsia="Times New Roman" w:hAnsi="Times New Roman" w:cs="Times New Roman"/>
              <w:i/>
              <w:iCs/>
              <w:color w:val="000000"/>
              <w:sz w:val="22"/>
              <w:szCs w:val="22"/>
            </w:rPr>
            <w:t>across five sampling-effort scenarios (indicated by color) for simulated datasets (A). Prediction error was higher with lower sampling effort and was also lower where spatial autocorrelation (</w:t>
          </w:r>
          <m:oMath>
            <m:r>
              <w:rPr>
                <w:rFonts w:ascii="Cambria Math" w:hAnsi="Cambria Math"/>
              </w:rPr>
              <m:t>ρ</m:t>
            </m:r>
          </m:oMath>
          <w:r>
            <w:rPr>
              <w:rFonts w:ascii="Times New Roman" w:eastAsia="Times New Roman" w:hAnsi="Times New Roman" w:cs="Times New Roman"/>
              <w:i/>
              <w:iCs/>
              <w:color w:val="000000"/>
              <w:sz w:val="22"/>
              <w:szCs w:val="22"/>
            </w:rPr>
            <w:t>) was the greatest</w:t>
          </w:r>
          <w:sdt>
            <w:sdtPr>
              <w:tag w:val="goog_rdk_330"/>
              <w:id w:val="762329513"/>
            </w:sdtPr>
            <w:sdtContent>
              <w:commentRangeStart w:id="349"/>
            </w:sdtContent>
          </w:sdt>
          <w:r>
            <w:rPr>
              <w:rFonts w:ascii="Times New Roman" w:eastAsia="Times New Roman" w:hAnsi="Times New Roman" w:cs="Times New Roman"/>
              <w:i/>
              <w:iCs/>
              <w:color w:val="000000"/>
              <w:sz w:val="22"/>
              <w:szCs w:val="22"/>
            </w:rPr>
            <w:t xml:space="preserve">. Marginal improvement (B) in prediction performance (Δε) across successive increases in sampling densities (Δe = 1). </w:t>
          </w:r>
          <w:commentRangeEnd w:id="349"/>
          <w:r>
            <w:rPr>
              <w:rStyle w:val="CommentReference"/>
              <w:sz w:val="24"/>
              <w:szCs w:val="24"/>
            </w:rPr>
            <w:commentReference w:id="349"/>
          </w:r>
        </w:p>
      </w:sdtContent>
    </w:sdt>
    <w:sdt>
      <w:sdtPr>
        <w:tag w:val="goog_rdk_332"/>
        <w:id w:val="-822788900"/>
      </w:sdtPr>
      <w:sdtContent>
        <w:p w14:paraId="28BF1BF3" w14:textId="77777777" w:rsidR="001D27E1" w:rsidRPr="001D27E1" w:rsidRDefault="00000000">
          <w:pPr>
            <w:pBdr>
              <w:top w:val="nil"/>
              <w:left w:val="nil"/>
              <w:bottom w:val="nil"/>
              <w:right w:val="nil"/>
              <w:between w:val="nil"/>
            </w:pBdr>
            <w:spacing w:after="0" w:line="360" w:lineRule="auto"/>
            <w:jc w:val="both"/>
            <w:rPr>
              <w:i/>
              <w:iCs/>
              <w:rPrChange w:id="350" w:author="Ole Shelton" w:date="2026-03-17T10:21:00Z">
                <w:rPr>
                  <w:rFonts w:ascii="Times New Roman" w:eastAsia="Times New Roman" w:hAnsi="Times New Roman" w:cs="Times New Roman"/>
                  <w:color w:val="000000"/>
                  <w:sz w:val="22"/>
                  <w:szCs w:val="22"/>
                </w:rPr>
              </w:rPrChange>
            </w:rPr>
            <w:pPrChange w:id="351" w:author="Ole Shelton" w:date="2026-03-17T10:21:00Z">
              <w:pPr>
                <w:pBdr>
                  <w:top w:val="nil"/>
                  <w:left w:val="nil"/>
                  <w:bottom w:val="nil"/>
                  <w:right w:val="nil"/>
                  <w:between w:val="nil"/>
                </w:pBdr>
                <w:spacing w:after="0"/>
                <w:jc w:val="both"/>
              </w:pPr>
            </w:pPrChange>
          </w:pPr>
        </w:p>
      </w:sdtContent>
    </w:sdt>
    <w:sdt>
      <w:sdtPr>
        <w:tag w:val="goog_rdk_334"/>
        <w:id w:val="-1057038527"/>
      </w:sdtPr>
      <w:sdtContent>
        <w:p w14:paraId="28BF1BF4"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52" w:author="Ole Shelton" w:date="2026-03-17T10:21:00Z">
              <w:pPr>
                <w:pBdr>
                  <w:top w:val="nil"/>
                  <w:left w:val="nil"/>
                  <w:bottom w:val="nil"/>
                  <w:right w:val="nil"/>
                  <w:between w:val="nil"/>
                </w:pBdr>
                <w:spacing w:after="0"/>
                <w:jc w:val="both"/>
              </w:pPr>
            </w:pPrChange>
          </w:pPr>
          <w:sdt>
            <w:sdtPr>
              <w:tag w:val="goog_rdk_333"/>
              <w:id w:val="-1490526392"/>
            </w:sdtPr>
            <w:sdtContent>
              <w:commentRangeStart w:id="353"/>
            </w:sdtContent>
          </w:sdt>
          <w:r>
            <w:rPr>
              <w:rFonts w:ascii="Times New Roman" w:eastAsia="Times New Roman" w:hAnsi="Times New Roman" w:cs="Times New Roman"/>
              <w:color w:val="000000"/>
            </w:rPr>
            <w:t>GP parameter recovery</w:t>
          </w:r>
          <w:commentRangeEnd w:id="353"/>
          <w:r>
            <w:rPr>
              <w:rStyle w:val="CommentReference"/>
              <w:sz w:val="24"/>
              <w:szCs w:val="24"/>
            </w:rPr>
            <w:commentReference w:id="353"/>
          </w:r>
        </w:p>
      </w:sdtContent>
    </w:sdt>
    <w:sdt>
      <w:sdtPr>
        <w:tag w:val="goog_rdk_336"/>
        <w:id w:val="123781407"/>
      </w:sdtPr>
      <w:sdtContent>
        <w:p w14:paraId="28BF1BF5"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54"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Sampling effort and spatial autocorrelation strongly influenced the ability of the GP model to recover the parameters used to generate the simulated spatial fields (Figure 6). Estimation error for the depth-specific mean (μ) decreased with increasing sampling density for simulated fields with small spatial autocorrelation but showed the opposite pattern for fields with large spatial ranges (</w:t>
          </w:r>
          <w:sdt>
            <w:sdtPr>
              <w:tag w:val="goog_rdk_335"/>
              <w:id w:val="1574887458"/>
            </w:sdtPr>
            <w:sdtContent>
              <w:commentRangeStart w:id="355"/>
            </w:sdtContent>
          </w:sdt>
          <w:r>
            <w:rPr>
              <w:rFonts w:ascii="Times New Roman" w:eastAsia="Times New Roman" w:hAnsi="Times New Roman" w:cs="Times New Roman"/>
              <w:color w:val="000000"/>
            </w:rPr>
            <w:t>Figure 6A</w:t>
          </w:r>
          <w:commentRangeEnd w:id="355"/>
          <w:r>
            <w:rPr>
              <w:rStyle w:val="CommentReference"/>
              <w:rFonts w:ascii="Times New Roman" w:eastAsia="Times New Roman" w:hAnsi="Times New Roman" w:cs="Times New Roman"/>
              <w:color w:val="000000"/>
              <w:sz w:val="24"/>
              <w:szCs w:val="24"/>
            </w:rPr>
            <w:commentReference w:id="355"/>
          </w:r>
          <w:r>
            <w:rPr>
              <w:rFonts w:ascii="Times New Roman" w:eastAsia="Times New Roman" w:hAnsi="Times New Roman" w:cs="Times New Roman"/>
              <w:color w:val="000000"/>
            </w:rPr>
            <w:t>). Specifically, RMSE for μ increased with sampling effort when spatial autocorrelation exceeded 400 km, indicating that mean estimates became increasingly biased in highly spatially structured fields. Additionally, the recovery of the spatial autocorrelation length-scale (</w:t>
          </w:r>
          <w:r>
            <w:rPr>
              <w:rFonts w:ascii="Times New Roman" w:eastAsia="Times New Roman" w:hAnsi="Times New Roman" w:cs="Times New Roman"/>
              <w:i/>
              <w:iCs/>
              <w:color w:val="000000"/>
            </w:rPr>
            <w:t>ρ</w:t>
          </w:r>
          <w:r>
            <w:rPr>
              <w:rFonts w:ascii="Times New Roman" w:eastAsia="Times New Roman" w:hAnsi="Times New Roman" w:cs="Times New Roman"/>
              <w:color w:val="000000"/>
            </w:rPr>
            <w:t>) was highly sensitive to sampling density (Figure 6B). At low sampling effort (</w:t>
          </w:r>
          <w:r>
            <w:rPr>
              <w:rFonts w:ascii="Times New Roman" w:eastAsia="Times New Roman" w:hAnsi="Times New Roman" w:cs="Times New Roman"/>
              <w:i/>
              <w:iCs/>
              <w:color w:val="000000"/>
            </w:rPr>
            <w:t>e</w:t>
          </w:r>
          <w:r>
            <w:rPr>
              <w:rFonts w:ascii="Times New Roman" w:eastAsia="Times New Roman" w:hAnsi="Times New Roman" w:cs="Times New Roman"/>
              <w:color w:val="000000"/>
            </w:rPr>
            <w:t xml:space="preserve"> &lt; 4), estimates of </w:t>
          </w:r>
          <w:r>
            <w:rPr>
              <w:rFonts w:ascii="Times New Roman" w:eastAsia="Times New Roman" w:hAnsi="Times New Roman" w:cs="Times New Roman"/>
              <w:i/>
              <w:iCs/>
              <w:color w:val="000000"/>
            </w:rPr>
            <w:t>ρ</w:t>
          </w:r>
          <w:r>
            <w:rPr>
              <w:rFonts w:ascii="Times New Roman" w:eastAsia="Times New Roman" w:hAnsi="Times New Roman" w:cs="Times New Roman"/>
              <w:color w:val="000000"/>
            </w:rPr>
            <w:t xml:space="preserve"> showed substantial error, particularly for simulations with large spatial ranges. However, estimation accuracy improved rapidly as sampling effort increased, with RMSE </w:t>
          </w:r>
          <w:r>
            <w:rPr>
              <w:rFonts w:ascii="Times New Roman" w:eastAsia="Times New Roman" w:hAnsi="Times New Roman" w:cs="Times New Roman"/>
              <w:color w:val="000000"/>
            </w:rPr>
            <w:lastRenderedPageBreak/>
            <w:t>declining sharply and stabilizing once sampling densities were higher than 6 samples per 10,000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beyond which additional sampling produced only marginal improvements in ρ estimation.</w:t>
          </w:r>
        </w:p>
      </w:sdtContent>
    </w:sdt>
    <w:sdt>
      <w:sdtPr>
        <w:tag w:val="goog_rdk_337"/>
        <w:id w:val="1673356213"/>
      </w:sdtPr>
      <w:sdtContent>
        <w:p w14:paraId="28BF1BF6"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56"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Estimation error for the amplitude parameter (</w:t>
          </w:r>
          <w:r>
            <w:rPr>
              <w:rFonts w:ascii="Times New Roman" w:eastAsia="Times New Roman" w:hAnsi="Times New Roman" w:cs="Times New Roman"/>
              <w:i/>
              <w:iCs/>
              <w:color w:val="000000"/>
            </w:rPr>
            <w:t>α</w:t>
          </w:r>
          <w:r>
            <w:rPr>
              <w:rFonts w:ascii="Times New Roman" w:eastAsia="Times New Roman" w:hAnsi="Times New Roman" w:cs="Times New Roman"/>
              <w:color w:val="000000"/>
            </w:rPr>
            <w:t>) declined with increasing sampling density for simulations with small spatial autocorrelation, while remaining relatively stable across sampling densities for simulations with larger spatial ranges (Figure 6C). Overall improvements in α estimation were therefore limited once sampling effort increased above 6 samples per 10,000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The process noise parameter (σ) was consistently well recovered across sampling densities (Figure 6D). RMSE declined sharply with increasing sampling density and approached near-zero values once sampling densities exceeded 6 samples per 10,000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w:t>
          </w:r>
        </w:p>
      </w:sdtContent>
    </w:sdt>
    <w:sdt>
      <w:sdtPr>
        <w:tag w:val="goog_rdk_338"/>
        <w:id w:val="1181448517"/>
      </w:sdtPr>
      <w:sdtContent>
        <w:p w14:paraId="28BF1BF7" w14:textId="77777777" w:rsidR="001D27E1" w:rsidRPr="001D27E1" w:rsidRDefault="00000000">
          <w:pPr>
            <w:pBdr>
              <w:top w:val="nil"/>
              <w:left w:val="nil"/>
              <w:bottom w:val="nil"/>
              <w:right w:val="nil"/>
              <w:between w:val="nil"/>
            </w:pBdr>
            <w:spacing w:after="0" w:line="360" w:lineRule="auto"/>
            <w:jc w:val="both"/>
            <w:rPr>
              <w:i/>
              <w:iCs/>
              <w:rPrChange w:id="357" w:author="Ole Shelton" w:date="2026-03-17T10:21:00Z">
                <w:rPr>
                  <w:rFonts w:ascii="Times New Roman" w:eastAsia="Times New Roman" w:hAnsi="Times New Roman" w:cs="Times New Roman"/>
                  <w:color w:val="000000"/>
                  <w:sz w:val="22"/>
                  <w:szCs w:val="22"/>
                </w:rPr>
              </w:rPrChange>
            </w:rPr>
            <w:pPrChange w:id="358"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noProof/>
              <w:color w:val="000000"/>
              <w:sz w:val="22"/>
              <w:szCs w:val="22"/>
            </w:rPr>
            <w:drawing>
              <wp:inline distT="0" distB="0" distL="0" distR="0" wp14:anchorId="28BF1C3C" wp14:editId="28BF1C3D">
                <wp:extent cx="5943600" cy="4245610"/>
                <wp:effectExtent l="0" t="0" r="0" b="0"/>
                <wp:docPr id="197541357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943600" cy="4245610"/>
                        </a:xfrm>
                        <a:prstGeom prst="rect">
                          <a:avLst/>
                        </a:prstGeom>
                        <a:ln/>
                      </pic:spPr>
                    </pic:pic>
                  </a:graphicData>
                </a:graphic>
              </wp:inline>
            </w:drawing>
          </w:r>
        </w:p>
      </w:sdtContent>
    </w:sdt>
    <w:sdt>
      <w:sdtPr>
        <w:tag w:val="goog_rdk_343"/>
        <w:id w:val="1021041239"/>
      </w:sdtPr>
      <w:sdtContent>
        <w:p w14:paraId="28BF1BF8"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2"/>
              <w:szCs w:val="22"/>
            </w:rPr>
            <w:pPrChange w:id="359" w:author="Ole Shelton" w:date="2026-03-17T10:21:00Z">
              <w:pPr>
                <w:pBdr>
                  <w:top w:val="nil"/>
                  <w:left w:val="nil"/>
                  <w:bottom w:val="nil"/>
                  <w:right w:val="nil"/>
                  <w:between w:val="nil"/>
                </w:pBdr>
                <w:spacing w:after="0"/>
                <w:jc w:val="both"/>
              </w:pPr>
            </w:pPrChange>
          </w:pPr>
          <w:sdt>
            <w:sdtPr>
              <w:tag w:val="goog_rdk_339"/>
              <w:id w:val="1145328277"/>
            </w:sdtPr>
            <w:sdtContent>
              <w:commentRangeStart w:id="360"/>
            </w:sdtContent>
          </w:sdt>
          <w:r>
            <w:rPr>
              <w:rFonts w:ascii="Times New Roman" w:eastAsia="Times New Roman" w:hAnsi="Times New Roman" w:cs="Times New Roman"/>
              <w:i/>
              <w:iCs/>
              <w:color w:val="000000"/>
              <w:sz w:val="22"/>
              <w:szCs w:val="22"/>
            </w:rPr>
            <w:t xml:space="preserve">Figure </w:t>
          </w:r>
          <w:commentRangeEnd w:id="360"/>
          <w:r>
            <w:rPr>
              <w:rStyle w:val="CommentReference"/>
              <w:rFonts w:ascii="Times New Roman" w:eastAsia="Times New Roman" w:hAnsi="Times New Roman" w:cs="Times New Roman"/>
              <w:i/>
              <w:iCs/>
              <w:color w:val="000000"/>
              <w:sz w:val="22"/>
              <w:szCs w:val="22"/>
            </w:rPr>
            <w:commentReference w:id="360"/>
          </w:r>
          <w:r>
            <w:rPr>
              <w:rFonts w:ascii="Times New Roman" w:eastAsia="Times New Roman" w:hAnsi="Times New Roman" w:cs="Times New Roman"/>
              <w:i/>
              <w:iCs/>
              <w:color w:val="000000"/>
              <w:sz w:val="22"/>
              <w:szCs w:val="22"/>
            </w:rPr>
            <w:t xml:space="preserve">4. Accuracy of Gaussian Process (GP) parameter estimation across sampling densities and spatial </w:t>
          </w:r>
          <w:sdt>
            <w:sdtPr>
              <w:tag w:val="goog_rdk_340"/>
              <w:id w:val="1712645244"/>
            </w:sdtPr>
            <w:sdtContent>
              <w:commentRangeStart w:id="361"/>
            </w:sdtContent>
          </w:sdt>
          <w:r>
            <w:rPr>
              <w:rFonts w:ascii="Times New Roman" w:eastAsia="Times New Roman" w:hAnsi="Times New Roman" w:cs="Times New Roman"/>
              <w:i/>
              <w:iCs/>
              <w:color w:val="000000"/>
              <w:sz w:val="22"/>
              <w:szCs w:val="22"/>
            </w:rPr>
            <w:t>autocorrelation values from in-silico data</w:t>
          </w:r>
          <w:commentRangeEnd w:id="361"/>
          <w:r>
            <w:rPr>
              <w:rStyle w:val="CommentReference"/>
              <w:rFonts w:ascii="Times New Roman" w:eastAsia="Times New Roman" w:hAnsi="Times New Roman" w:cs="Times New Roman"/>
              <w:i/>
              <w:iCs/>
              <w:color w:val="000000"/>
              <w:sz w:val="22"/>
              <w:szCs w:val="22"/>
            </w:rPr>
            <w:commentReference w:id="361"/>
          </w:r>
          <w:r>
            <w:rPr>
              <w:rFonts w:ascii="Times New Roman" w:eastAsia="Times New Roman" w:hAnsi="Times New Roman" w:cs="Times New Roman"/>
              <w:i/>
              <w:iCs/>
              <w:color w:val="000000"/>
              <w:sz w:val="22"/>
              <w:szCs w:val="22"/>
            </w:rPr>
            <w:t xml:space="preserve">. Each dot represents the mean of Root Mean Squared Error (RMSE) across 20 simulation iterations between estimated and true parameter values for (A) depth-specific mean </w:t>
          </w:r>
          <w:sdt>
            <w:sdtPr>
              <w:tag w:val="goog_rdk_341"/>
              <w:id w:val="-1951934671"/>
            </w:sdtPr>
            <w:sdtContent>
              <w:r>
                <w:rPr>
                  <w:rFonts w:ascii="Times New Roman" w:eastAsia="Times New Roman" w:hAnsi="Times New Roman" w:cs="Times New Roman"/>
                  <w:i/>
                  <w:iCs/>
                  <w:color w:val="000000"/>
                  <w:sz w:val="22"/>
                  <w:szCs w:val="22"/>
                  <w:highlight w:val="yellow"/>
                  <w:rPrChange w:id="362" w:author="Ole Shelton" w:date="2026-03-17T14:58:00Z">
                    <w:rPr>
                      <w:rFonts w:ascii="Times New Roman" w:eastAsia="Times New Roman" w:hAnsi="Times New Roman" w:cs="Times New Roman"/>
                      <w:i/>
                      <w:iCs/>
                      <w:color w:val="000000"/>
                      <w:sz w:val="22"/>
                      <w:szCs w:val="22"/>
                    </w:rPr>
                  </w:rPrChange>
                </w:rPr>
                <w:t>(μ)</w:t>
              </w:r>
            </w:sdtContent>
          </w:sdt>
          <w:r>
            <w:rPr>
              <w:rFonts w:ascii="Times New Roman" w:eastAsia="Times New Roman" w:hAnsi="Times New Roman" w:cs="Times New Roman"/>
              <w:i/>
              <w:iCs/>
              <w:color w:val="000000"/>
              <w:sz w:val="22"/>
              <w:szCs w:val="22"/>
            </w:rPr>
            <w:t>, (B) spatial autocorrelation length-scale (ρ), (C) amplitude (α), and (D</w:t>
          </w:r>
          <w:sdt>
            <w:sdtPr>
              <w:tag w:val="goog_rdk_342"/>
              <w:id w:val="-107306912"/>
            </w:sdtPr>
            <w:sdtContent>
              <w:r>
                <w:rPr>
                  <w:rFonts w:ascii="Times New Roman" w:eastAsia="Times New Roman" w:hAnsi="Times New Roman" w:cs="Times New Roman"/>
                  <w:i/>
                  <w:iCs/>
                  <w:color w:val="000000"/>
                  <w:sz w:val="22"/>
                  <w:szCs w:val="22"/>
                  <w:highlight w:val="yellow"/>
                  <w:rPrChange w:id="363" w:author="Ole Shelton" w:date="2026-03-17T14:36:00Z">
                    <w:rPr>
                      <w:rFonts w:ascii="Times New Roman" w:eastAsia="Times New Roman" w:hAnsi="Times New Roman" w:cs="Times New Roman"/>
                      <w:i/>
                      <w:iCs/>
                      <w:color w:val="000000"/>
                      <w:sz w:val="22"/>
                      <w:szCs w:val="22"/>
                    </w:rPr>
                  </w:rPrChange>
                </w:rPr>
                <w:t>) process noise (σ).</w:t>
              </w:r>
            </w:sdtContent>
          </w:sdt>
          <w:r>
            <w:rPr>
              <w:rFonts w:ascii="Times New Roman" w:eastAsia="Times New Roman" w:hAnsi="Times New Roman" w:cs="Times New Roman"/>
              <w:i/>
              <w:iCs/>
              <w:color w:val="000000"/>
              <w:sz w:val="22"/>
              <w:szCs w:val="22"/>
            </w:rPr>
            <w:t xml:space="preserve"> Lines represent the regression of mean RMSE across sampling effort for each spatial autocorrelation level. Sampling density is expressed as the number of samples per 10,000 km</w:t>
          </w:r>
          <w:r>
            <w:rPr>
              <w:rFonts w:ascii="Times New Roman" w:eastAsia="Times New Roman" w:hAnsi="Times New Roman" w:cs="Times New Roman"/>
              <w:i/>
              <w:iCs/>
              <w:color w:val="000000"/>
              <w:sz w:val="22"/>
              <w:szCs w:val="22"/>
              <w:vertAlign w:val="superscript"/>
            </w:rPr>
            <w:t>2</w:t>
          </w:r>
          <w:r>
            <w:rPr>
              <w:rFonts w:ascii="Times New Roman" w:eastAsia="Times New Roman" w:hAnsi="Times New Roman" w:cs="Times New Roman"/>
              <w:i/>
              <w:iCs/>
              <w:color w:val="000000"/>
              <w:sz w:val="22"/>
              <w:szCs w:val="22"/>
            </w:rPr>
            <w:t xml:space="preserve"> (100 × 100 km grid).</w:t>
          </w:r>
        </w:p>
      </w:sdtContent>
    </w:sdt>
    <w:sdt>
      <w:sdtPr>
        <w:tag w:val="goog_rdk_344"/>
        <w:id w:val="-372609137"/>
      </w:sdtPr>
      <w:sdtContent>
        <w:p w14:paraId="28BF1BF9" w14:textId="77777777" w:rsidR="001D27E1" w:rsidRPr="001D27E1" w:rsidRDefault="00000000">
          <w:pPr>
            <w:pBdr>
              <w:top w:val="nil"/>
              <w:left w:val="nil"/>
              <w:bottom w:val="nil"/>
              <w:right w:val="nil"/>
              <w:between w:val="nil"/>
            </w:pBdr>
            <w:spacing w:after="0" w:line="360" w:lineRule="auto"/>
            <w:jc w:val="both"/>
            <w:rPr>
              <w:i/>
              <w:iCs/>
              <w:rPrChange w:id="364" w:author="Ole Shelton" w:date="2026-03-17T10:21:00Z">
                <w:rPr>
                  <w:rFonts w:ascii="Times New Roman" w:eastAsia="Times New Roman" w:hAnsi="Times New Roman" w:cs="Times New Roman"/>
                  <w:color w:val="000000"/>
                  <w:sz w:val="22"/>
                  <w:szCs w:val="22"/>
                </w:rPr>
              </w:rPrChange>
            </w:rPr>
            <w:pPrChange w:id="365" w:author="Ole Shelton" w:date="2026-03-17T10:21:00Z">
              <w:pPr>
                <w:pBdr>
                  <w:top w:val="nil"/>
                  <w:left w:val="nil"/>
                  <w:bottom w:val="nil"/>
                  <w:right w:val="nil"/>
                  <w:between w:val="nil"/>
                </w:pBdr>
                <w:spacing w:after="0"/>
                <w:jc w:val="both"/>
              </w:pPr>
            </w:pPrChange>
          </w:pPr>
        </w:p>
      </w:sdtContent>
    </w:sdt>
    <w:bookmarkStart w:id="366" w:name="bookmark=id.sjxtbe1hld84" w:colFirst="0" w:colLast="0" w:displacedByCustomXml="next"/>
    <w:bookmarkEnd w:id="366" w:displacedByCustomXml="next"/>
    <w:sdt>
      <w:sdtPr>
        <w:tag w:val="goog_rdk_345"/>
        <w:id w:val="1351267936"/>
      </w:sdtPr>
      <w:sdtContent>
        <w:p w14:paraId="28BF1BFA"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67"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Real-world data</w:t>
          </w:r>
        </w:p>
      </w:sdtContent>
    </w:sdt>
    <w:sdt>
      <w:sdtPr>
        <w:tag w:val="goog_rdk_346"/>
        <w:id w:val="-358387913"/>
      </w:sdtPr>
      <w:sdtContent>
        <w:p w14:paraId="28BF1BFB"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68"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GP parameters</w:t>
          </w:r>
        </w:p>
      </w:sdtContent>
    </w:sdt>
    <w:sdt>
      <w:sdtPr>
        <w:tag w:val="goog_rdk_350"/>
        <w:id w:val="924470222"/>
      </w:sdtPr>
      <w:sdtContent>
        <w:p w14:paraId="28BF1BFC"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69"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Across species, depth-specific global mean eDNA concentrations generally declined with increasing sampling depth (Figure 5). Species-specific length-scale estimates revealed distinct depth-associated spatial structure. </w:t>
          </w:r>
          <w:sdt>
            <w:sdtPr>
              <w:tag w:val="goog_rdk_347"/>
              <w:id w:val="-874205147"/>
            </w:sdtPr>
            <w:sdtContent>
              <w:commentRangeStart w:id="370"/>
            </w:sdtContent>
          </w:sdt>
          <w:r>
            <w:rPr>
              <w:rFonts w:ascii="Times New Roman" w:eastAsia="Times New Roman" w:hAnsi="Times New Roman" w:cs="Times New Roman"/>
              <w:color w:val="000000"/>
            </w:rPr>
            <w:t>Surface-dwelling species were characterized by shorter length scales, indicating lower spatial autocorrelation, and showed pronounced differences between surface and deep mean eDNA concentrations (μ)</w:t>
          </w:r>
          <w:commentRangeEnd w:id="370"/>
          <w:r>
            <w:rPr>
              <w:rStyle w:val="CommentReference"/>
              <w:rFonts w:ascii="Times New Roman" w:eastAsia="Times New Roman" w:hAnsi="Times New Roman" w:cs="Times New Roman"/>
              <w:color w:val="000000"/>
              <w:sz w:val="24"/>
              <w:szCs w:val="24"/>
            </w:rPr>
            <w:commentReference w:id="370"/>
          </w:r>
          <w:r>
            <w:rPr>
              <w:rFonts w:ascii="Times New Roman" w:eastAsia="Times New Roman" w:hAnsi="Times New Roman" w:cs="Times New Roman"/>
              <w:color w:val="000000"/>
            </w:rPr>
            <w:t xml:space="preserve">. In contrast, deep-dwelling species exhibited longer length scales, consistent with </w:t>
          </w:r>
          <w:sdt>
            <w:sdtPr>
              <w:tag w:val="goog_rdk_348"/>
              <w:id w:val="683563441"/>
            </w:sdtPr>
            <w:sdtContent>
              <w:commentRangeStart w:id="371"/>
            </w:sdtContent>
          </w:sdt>
          <w:r>
            <w:rPr>
              <w:rFonts w:ascii="Times New Roman" w:eastAsia="Times New Roman" w:hAnsi="Times New Roman" w:cs="Times New Roman"/>
              <w:color w:val="000000"/>
            </w:rPr>
            <w:t>higher spatial autocorrelation</w:t>
          </w:r>
          <w:commentRangeEnd w:id="371"/>
          <w:r>
            <w:rPr>
              <w:rStyle w:val="CommentReference"/>
              <w:rFonts w:ascii="Times New Roman" w:eastAsia="Times New Roman" w:hAnsi="Times New Roman" w:cs="Times New Roman"/>
              <w:color w:val="000000"/>
              <w:sz w:val="24"/>
              <w:szCs w:val="24"/>
            </w:rPr>
            <w:commentReference w:id="371"/>
          </w:r>
          <w:r>
            <w:rPr>
              <w:rFonts w:ascii="Times New Roman" w:eastAsia="Times New Roman" w:hAnsi="Times New Roman" w:cs="Times New Roman"/>
              <w:color w:val="000000"/>
            </w:rPr>
            <w:t xml:space="preserve">, and relatively stable mean eDNA concentrations (μ) across depth strata. Together, these patterns suggest that eDNA from surface-associated species </w:t>
          </w:r>
          <w:sdt>
            <w:sdtPr>
              <w:tag w:val="goog_rdk_349"/>
              <w:id w:val="-1232891693"/>
            </w:sdtPr>
            <w:sdtContent>
              <w:commentRangeStart w:id="372"/>
            </w:sdtContent>
          </w:sdt>
          <w:r>
            <w:rPr>
              <w:rFonts w:ascii="Times New Roman" w:eastAsia="Times New Roman" w:hAnsi="Times New Roman" w:cs="Times New Roman"/>
              <w:color w:val="000000"/>
            </w:rPr>
            <w:t>is more spatially heterogeneous, whereas deeper-distributed species display increasingly homogeneous and spatially structured eDNA distributions with depth</w:t>
          </w:r>
          <w:commentRangeEnd w:id="372"/>
          <w:r>
            <w:rPr>
              <w:rStyle w:val="CommentReference"/>
              <w:rFonts w:ascii="Times New Roman" w:eastAsia="Times New Roman" w:hAnsi="Times New Roman" w:cs="Times New Roman"/>
              <w:color w:val="000000"/>
              <w:sz w:val="24"/>
              <w:szCs w:val="24"/>
            </w:rPr>
            <w:commentReference w:id="372"/>
          </w:r>
          <w:r>
            <w:rPr>
              <w:rFonts w:ascii="Times New Roman" w:eastAsia="Times New Roman" w:hAnsi="Times New Roman" w:cs="Times New Roman"/>
              <w:color w:val="000000"/>
            </w:rPr>
            <w:t>.</w:t>
          </w:r>
        </w:p>
      </w:sdtContent>
    </w:sdt>
    <w:sdt>
      <w:sdtPr>
        <w:tag w:val="goog_rdk_353"/>
        <w:id w:val="1451425417"/>
      </w:sdtPr>
      <w:sdtContent>
        <w:p w14:paraId="28BF1BFD"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73"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Across species, α ranged from 2.3 to 4.2, whereas the GP </w:t>
          </w:r>
          <w:sdt>
            <w:sdtPr>
              <w:tag w:val="goog_rdk_351"/>
              <w:id w:val="511635265"/>
            </w:sdtPr>
            <w:sdtContent>
              <w:r>
                <w:rPr>
                  <w:rFonts w:ascii="Times New Roman" w:eastAsia="Times New Roman" w:hAnsi="Times New Roman" w:cs="Times New Roman"/>
                  <w:color w:val="000000"/>
                  <w:highlight w:val="yellow"/>
                  <w:rPrChange w:id="374" w:author="Ole Shelton" w:date="2026-03-17T15:11:00Z">
                    <w:rPr>
                      <w:rFonts w:ascii="Times New Roman" w:eastAsia="Times New Roman" w:hAnsi="Times New Roman" w:cs="Times New Roman"/>
                      <w:color w:val="000000"/>
                    </w:rPr>
                  </w:rPrChange>
                </w:rPr>
                <w:t>process variance</w:t>
              </w:r>
            </w:sdtContent>
          </w:sdt>
          <w:r>
            <w:rPr>
              <w:rFonts w:ascii="Times New Roman" w:eastAsia="Times New Roman" w:hAnsi="Times New Roman" w:cs="Times New Roman"/>
              <w:color w:val="000000"/>
            </w:rPr>
            <w:t xml:space="preserve"> σ spanned from 1.5 to 4.5. Surface-associated taxa generally exhibited higher σ than bottom-associated taxa, indicating greater process variance of the inferred eDNA fields. This pattern may partly reflect a mean–variance relationship, as surface taxa showed higher mean eDNA concentrations or alternatively, differences in σ are linked to </w:t>
          </w:r>
          <w:sdt>
            <w:sdtPr>
              <w:tag w:val="goog_rdk_352"/>
              <w:id w:val="768522355"/>
            </w:sdtPr>
            <w:sdtContent>
              <w:r>
                <w:rPr>
                  <w:rFonts w:ascii="Times New Roman" w:eastAsia="Times New Roman" w:hAnsi="Times New Roman" w:cs="Times New Roman"/>
                  <w:color w:val="000000"/>
                  <w:highlight w:val="yellow"/>
                  <w:rPrChange w:id="375" w:author="Ole Shelton" w:date="2026-03-17T15:11:00Z">
                    <w:rPr>
                      <w:rFonts w:ascii="Times New Roman" w:eastAsia="Times New Roman" w:hAnsi="Times New Roman" w:cs="Times New Roman"/>
                      <w:color w:val="000000"/>
                    </w:rPr>
                  </w:rPrChange>
                </w:rPr>
                <w:t>the length-scale parameter</w:t>
              </w:r>
            </w:sdtContent>
          </w:sdt>
          <w:r>
            <w:rPr>
              <w:rFonts w:ascii="Times New Roman" w:eastAsia="Times New Roman" w:hAnsi="Times New Roman" w:cs="Times New Roman"/>
              <w:color w:val="000000"/>
            </w:rPr>
            <w:t xml:space="preserve"> ρ (Fig. Sxxx).</w:t>
          </w:r>
        </w:p>
      </w:sdtContent>
    </w:sdt>
    <w:sdt>
      <w:sdtPr>
        <w:tag w:val="goog_rdk_357"/>
        <w:id w:val="-36870286"/>
      </w:sdtPr>
      <w:sdtContent>
        <w:p w14:paraId="28BF1BFE"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76" w:author="Ole Shelton" w:date="2026-03-17T10:21:00Z">
              <w:pPr>
                <w:pBdr>
                  <w:top w:val="nil"/>
                  <w:left w:val="nil"/>
                  <w:bottom w:val="nil"/>
                  <w:right w:val="nil"/>
                  <w:between w:val="nil"/>
                </w:pBdr>
                <w:spacing w:after="0"/>
                <w:jc w:val="both"/>
              </w:pPr>
            </w:pPrChange>
          </w:pPr>
          <w:sdt>
            <w:sdtPr>
              <w:tag w:val="goog_rdk_354"/>
              <w:id w:val="-1527085735"/>
            </w:sdtPr>
            <w:sdtContent>
              <w:commentRangeStart w:id="377"/>
            </w:sdtContent>
          </w:sdt>
          <w:sdt>
            <w:sdtPr>
              <w:tag w:val="goog_rdk_355"/>
              <w:id w:val="-1534790027"/>
            </w:sdtPr>
            <w:sdtContent>
              <w:commentRangeStart w:id="378"/>
            </w:sdtContent>
          </w:sdt>
          <w:sdt>
            <w:sdtPr>
              <w:tag w:val="goog_rdk_356"/>
              <w:id w:val="-2142010262"/>
            </w:sdtPr>
            <w:sdtContent>
              <w:commentRangeStart w:id="379"/>
            </w:sdtContent>
          </w:sdt>
          <w:r>
            <w:rPr>
              <w:rFonts w:ascii="Times New Roman" w:eastAsia="Times New Roman" w:hAnsi="Times New Roman" w:cs="Times New Roman"/>
              <w:noProof/>
              <w:color w:val="000000"/>
            </w:rPr>
            <w:drawing>
              <wp:inline distT="0" distB="0" distL="0" distR="0" wp14:anchorId="28BF1C3E" wp14:editId="28BF1C3F">
                <wp:extent cx="5943600" cy="2546985"/>
                <wp:effectExtent l="0" t="0" r="0" b="0"/>
                <wp:docPr id="1975413576" name="image5.jpg" descr="A graph of different colored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graph of different colored dots&#10;&#10;AI-generated content may be incorrect."/>
                        <pic:cNvPicPr preferRelativeResize="0"/>
                      </pic:nvPicPr>
                      <pic:blipFill>
                        <a:blip r:embed="rId12"/>
                        <a:srcRect/>
                        <a:stretch>
                          <a:fillRect/>
                        </a:stretch>
                      </pic:blipFill>
                      <pic:spPr>
                        <a:xfrm>
                          <a:off x="0" y="0"/>
                          <a:ext cx="5943600" cy="2546985"/>
                        </a:xfrm>
                        <a:prstGeom prst="rect">
                          <a:avLst/>
                        </a:prstGeom>
                        <a:ln/>
                      </pic:spPr>
                    </pic:pic>
                  </a:graphicData>
                </a:graphic>
              </wp:inline>
            </w:drawing>
          </w:r>
          <w:commentRangeEnd w:id="377"/>
          <w:r>
            <w:rPr>
              <w:rStyle w:val="CommentReference"/>
              <w:sz w:val="24"/>
              <w:szCs w:val="24"/>
            </w:rPr>
            <w:commentReference w:id="377"/>
          </w:r>
          <w:commentRangeEnd w:id="378"/>
          <w:r>
            <w:rPr>
              <w:rStyle w:val="CommentReference"/>
              <w:sz w:val="24"/>
              <w:szCs w:val="24"/>
            </w:rPr>
            <w:commentReference w:id="378"/>
          </w:r>
          <w:commentRangeEnd w:id="379"/>
          <w:r>
            <w:rPr>
              <w:rStyle w:val="CommentReference"/>
              <w:sz w:val="24"/>
              <w:szCs w:val="24"/>
            </w:rPr>
            <w:commentReference w:id="379"/>
          </w:r>
        </w:p>
      </w:sdtContent>
    </w:sdt>
    <w:sdt>
      <w:sdtPr>
        <w:tag w:val="goog_rdk_359"/>
        <w:id w:val="264377195"/>
      </w:sdtPr>
      <w:sdtContent>
        <w:p w14:paraId="28BF1BFF"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2"/>
              <w:szCs w:val="22"/>
            </w:rPr>
            <w:pPrChange w:id="380"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i/>
              <w:iCs/>
              <w:color w:val="000000"/>
              <w:sz w:val="22"/>
              <w:szCs w:val="22"/>
            </w:rPr>
            <w:t xml:space="preserve">Figure 5: Depth-specific (0, 50, 100, 300, and 500 m) relationship between species spatial autocorrelation (ρ in km shown as the size of the points) and mean eDNA concentrations (in log concentration/L) across species (colors) in panel A. Panel B indicating the signal amplitude (α) relation between </w:t>
          </w:r>
          <w:sdt>
            <w:sdtPr>
              <w:tag w:val="goog_rdk_358"/>
              <w:id w:val="-2043102574"/>
            </w:sdtPr>
            <w:sdtContent>
              <w:commentRangeStart w:id="381"/>
            </w:sdtContent>
          </w:sdt>
          <w:r>
            <w:rPr>
              <w:rFonts w:ascii="Times New Roman" w:eastAsia="Times New Roman" w:hAnsi="Times New Roman" w:cs="Times New Roman"/>
              <w:i/>
              <w:iCs/>
              <w:color w:val="000000"/>
              <w:sz w:val="22"/>
              <w:szCs w:val="22"/>
            </w:rPr>
            <w:t xml:space="preserve">process noise (σ) </w:t>
          </w:r>
          <w:commentRangeEnd w:id="381"/>
          <w:r>
            <w:rPr>
              <w:rStyle w:val="CommentReference"/>
              <w:rFonts w:ascii="Times New Roman" w:eastAsia="Times New Roman" w:hAnsi="Times New Roman" w:cs="Times New Roman"/>
              <w:i/>
              <w:iCs/>
              <w:color w:val="000000"/>
              <w:sz w:val="22"/>
              <w:szCs w:val="22"/>
            </w:rPr>
            <w:commentReference w:id="381"/>
          </w:r>
          <w:r>
            <w:rPr>
              <w:rFonts w:ascii="Times New Roman" w:eastAsia="Times New Roman" w:hAnsi="Times New Roman" w:cs="Times New Roman"/>
              <w:i/>
              <w:iCs/>
              <w:color w:val="000000"/>
              <w:sz w:val="22"/>
              <w:szCs w:val="22"/>
            </w:rPr>
            <w:t>and species spatial autocorrelation (ρ in km shown as the size of the points).</w:t>
          </w:r>
        </w:p>
      </w:sdtContent>
    </w:sdt>
    <w:sdt>
      <w:sdtPr>
        <w:tag w:val="goog_rdk_360"/>
        <w:id w:val="1683827350"/>
      </w:sdtPr>
      <w:sdtContent>
        <w:p w14:paraId="28BF1C00"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2"/>
              <w:szCs w:val="22"/>
            </w:rPr>
            <w:pPrChange w:id="382" w:author="Ole Shelton" w:date="2026-03-17T10:21:00Z">
              <w:pPr>
                <w:pBdr>
                  <w:top w:val="nil"/>
                  <w:left w:val="nil"/>
                  <w:bottom w:val="nil"/>
                  <w:right w:val="nil"/>
                  <w:between w:val="nil"/>
                </w:pBdr>
                <w:spacing w:after="0"/>
                <w:jc w:val="both"/>
              </w:pPr>
            </w:pPrChange>
          </w:pPr>
        </w:p>
      </w:sdtContent>
    </w:sdt>
    <w:sdt>
      <w:sdtPr>
        <w:tag w:val="goog_rdk_362"/>
        <w:id w:val="-481814788"/>
      </w:sdtPr>
      <w:sdtContent>
        <w:p w14:paraId="28BF1C01"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83" w:author="Ole Shelton" w:date="2026-03-17T10:21:00Z">
              <w:pPr>
                <w:pBdr>
                  <w:top w:val="nil"/>
                  <w:left w:val="nil"/>
                  <w:bottom w:val="nil"/>
                  <w:right w:val="nil"/>
                  <w:between w:val="nil"/>
                </w:pBdr>
                <w:spacing w:after="0"/>
                <w:jc w:val="both"/>
              </w:pPr>
            </w:pPrChange>
          </w:pPr>
          <w:sdt>
            <w:sdtPr>
              <w:tag w:val="goog_rdk_361"/>
              <w:id w:val="1767774201"/>
            </w:sdtPr>
            <w:sdtContent>
              <w:commentRangeStart w:id="384"/>
            </w:sdtContent>
          </w:sdt>
          <w:r>
            <w:rPr>
              <w:rFonts w:ascii="Times New Roman" w:eastAsia="Times New Roman" w:hAnsi="Times New Roman" w:cs="Times New Roman"/>
              <w:color w:val="000000"/>
            </w:rPr>
            <w:t xml:space="preserve">Comparison of prediction accuracy between </w:t>
          </w:r>
          <w:r>
            <w:rPr>
              <w:rFonts w:ascii="Times New Roman" w:eastAsia="Times New Roman" w:hAnsi="Times New Roman" w:cs="Times New Roman"/>
              <w:i/>
              <w:iCs/>
              <w:color w:val="000000"/>
            </w:rPr>
            <w:t>in-situ</w:t>
          </w:r>
          <w:r>
            <w:rPr>
              <w:rFonts w:ascii="Times New Roman" w:eastAsia="Times New Roman" w:hAnsi="Times New Roman" w:cs="Times New Roman"/>
              <w:color w:val="000000"/>
            </w:rPr>
            <w:t xml:space="preserve"> and </w:t>
          </w:r>
          <w:r>
            <w:rPr>
              <w:rFonts w:ascii="Times New Roman" w:eastAsia="Times New Roman" w:hAnsi="Times New Roman" w:cs="Times New Roman"/>
              <w:i/>
              <w:iCs/>
              <w:color w:val="000000"/>
            </w:rPr>
            <w:t>in-silico</w:t>
          </w:r>
          <w:r>
            <w:rPr>
              <w:rFonts w:ascii="Times New Roman" w:eastAsia="Times New Roman" w:hAnsi="Times New Roman" w:cs="Times New Roman"/>
              <w:color w:val="000000"/>
            </w:rPr>
            <w:t xml:space="preserve"> data </w:t>
          </w:r>
          <w:commentRangeEnd w:id="384"/>
          <w:r>
            <w:rPr>
              <w:rStyle w:val="CommentReference"/>
              <w:sz w:val="24"/>
              <w:szCs w:val="24"/>
            </w:rPr>
            <w:commentReference w:id="384"/>
          </w:r>
        </w:p>
      </w:sdtContent>
    </w:sdt>
    <w:sdt>
      <w:sdtPr>
        <w:tag w:val="goog_rdk_364"/>
        <w:id w:val="-1404899535"/>
      </w:sdtPr>
      <w:sdtContent>
        <w:p w14:paraId="28BF1C02"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85"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Prediction error (</w:t>
          </w:r>
          <w:r>
            <w:rPr>
              <w:rFonts w:ascii="Times New Roman" w:eastAsia="Times New Roman" w:hAnsi="Times New Roman" w:cs="Times New Roman"/>
              <w:i/>
              <w:iCs/>
              <w:color w:val="000000"/>
            </w:rPr>
            <w:t>ε</w:t>
          </w:r>
          <w:r>
            <w:rPr>
              <w:rFonts w:ascii="Times New Roman" w:eastAsia="Times New Roman" w:hAnsi="Times New Roman" w:cs="Times New Roman"/>
              <w:color w:val="000000"/>
            </w:rPr>
            <w:t>) increased as sampling effort and spatial autocorrelation decreased, indicating that prediction accuracy improved with both higher sampling density and stronger spatial structure (Fig. Sxxx). These prediction-effort relationships derived from the in-situ dataset were broadly consistent with those obtained from in-silico simulations (Figure 6). Specifically, the estimated intercept (</w:t>
          </w:r>
          <w:r>
            <w:rPr>
              <w:rFonts w:ascii="Times New Roman" w:eastAsia="Times New Roman" w:hAnsi="Times New Roman" w:cs="Times New Roman"/>
              <w:i/>
              <w:iCs/>
              <w:color w:val="000000"/>
            </w:rPr>
            <w:t>ω</w:t>
          </w:r>
          <w:r>
            <w:rPr>
              <w:rFonts w:ascii="Times New Roman" w:eastAsia="Times New Roman" w:hAnsi="Times New Roman" w:cs="Times New Roman"/>
              <w:color w:val="000000"/>
            </w:rPr>
            <w:t>), the influence of sampling effort (</w:t>
          </w:r>
          <w:r>
            <w:rPr>
              <w:rFonts w:ascii="Times New Roman" w:eastAsia="Times New Roman" w:hAnsi="Times New Roman" w:cs="Times New Roman"/>
              <w:i/>
              <w:iCs/>
              <w:color w:val="000000"/>
            </w:rPr>
            <w:t>β</w:t>
          </w:r>
          <w:r>
            <w:rPr>
              <w:rFonts w:ascii="Times New Roman" w:eastAsia="Times New Roman" w:hAnsi="Times New Roman" w:cs="Times New Roman"/>
              <w:color w:val="000000"/>
            </w:rPr>
            <w:t>), the effect of spatial autocorrelation (</w:t>
          </w:r>
          <w:r>
            <w:rPr>
              <w:rFonts w:ascii="Times New Roman" w:eastAsia="Times New Roman" w:hAnsi="Times New Roman" w:cs="Times New Roman"/>
              <w:i/>
              <w:iCs/>
              <w:color w:val="000000"/>
            </w:rPr>
            <w:t>θ</w:t>
          </w:r>
          <w:r>
            <w:rPr>
              <w:rFonts w:ascii="Times New Roman" w:eastAsia="Times New Roman" w:hAnsi="Times New Roman" w:cs="Times New Roman"/>
              <w:color w:val="000000"/>
            </w:rPr>
            <w:t>), and their interaction term (</w:t>
          </w:r>
          <w:r>
            <w:rPr>
              <w:rFonts w:ascii="Times New Roman" w:eastAsia="Times New Roman" w:hAnsi="Times New Roman" w:cs="Times New Roman"/>
              <w:i/>
              <w:iCs/>
              <w:color w:val="000000"/>
            </w:rPr>
            <w:t>γ</w:t>
          </w:r>
          <w:r>
            <w:rPr>
              <w:rFonts w:ascii="Times New Roman" w:eastAsia="Times New Roman" w:hAnsi="Times New Roman" w:cs="Times New Roman"/>
              <w:color w:val="000000"/>
            </w:rPr>
            <w:t xml:space="preserve">) all showed consistent directional effects and aligned closely with the 1:1 line, demonstrating a high degree of structural agreement between the empirical and simulated error models. </w:t>
          </w:r>
          <w:sdt>
            <w:sdtPr>
              <w:tag w:val="goog_rdk_363"/>
              <w:id w:val="-387939334"/>
            </w:sdtPr>
            <w:sdtContent>
              <w:commentRangeStart w:id="386"/>
            </w:sdtContent>
          </w:sdt>
          <w:r>
            <w:rPr>
              <w:rFonts w:ascii="Times New Roman" w:eastAsia="Times New Roman" w:hAnsi="Times New Roman" w:cs="Times New Roman"/>
              <w:color w:val="000000"/>
            </w:rPr>
            <w:t>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w:t>
          </w:r>
          <w:commentRangeEnd w:id="386"/>
          <w:r>
            <w:rPr>
              <w:rStyle w:val="CommentReference"/>
              <w:rFonts w:ascii="Times New Roman" w:eastAsia="Times New Roman" w:hAnsi="Times New Roman" w:cs="Times New Roman"/>
              <w:color w:val="000000"/>
              <w:sz w:val="24"/>
              <w:szCs w:val="24"/>
            </w:rPr>
            <w:commentReference w:id="386"/>
          </w:r>
          <w:r>
            <w:rPr>
              <w:rFonts w:ascii="Times New Roman" w:eastAsia="Times New Roman" w:hAnsi="Times New Roman" w:cs="Times New Roman"/>
              <w:color w:val="000000"/>
            </w:rPr>
            <w:t xml:space="preserve"> </w:t>
          </w:r>
        </w:p>
      </w:sdtContent>
    </w:sdt>
    <w:bookmarkStart w:id="387" w:name="bookmark=id.qmhpa8dmf4ko" w:colFirst="0" w:colLast="0" w:displacedByCustomXml="next"/>
    <w:bookmarkEnd w:id="387" w:displacedByCustomXml="next"/>
    <w:sdt>
      <w:sdtPr>
        <w:tag w:val="goog_rdk_365"/>
        <w:id w:val="-1188648452"/>
      </w:sdtPr>
      <w:sdtContent>
        <w:p w14:paraId="28BF1C03"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88"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noProof/>
              <w:color w:val="000000"/>
            </w:rPr>
            <w:drawing>
              <wp:inline distT="0" distB="0" distL="0" distR="0" wp14:anchorId="28BF1C40" wp14:editId="28BF1C41">
                <wp:extent cx="5943600" cy="4322445"/>
                <wp:effectExtent l="0" t="0" r="0" b="0"/>
                <wp:docPr id="197541357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5943600" cy="4322445"/>
                        </a:xfrm>
                        <a:prstGeom prst="rect">
                          <a:avLst/>
                        </a:prstGeom>
                        <a:ln/>
                      </pic:spPr>
                    </pic:pic>
                  </a:graphicData>
                </a:graphic>
              </wp:inline>
            </w:drawing>
          </w:r>
        </w:p>
      </w:sdtContent>
    </w:sdt>
    <w:sdt>
      <w:sdtPr>
        <w:tag w:val="goog_rdk_368"/>
        <w:id w:val="-408215533"/>
      </w:sdtPr>
      <w:sdtContent>
        <w:p w14:paraId="28BF1C04" w14:textId="77777777" w:rsidR="001D27E1" w:rsidRPr="001D27E1" w:rsidRDefault="00000000">
          <w:pPr>
            <w:pBdr>
              <w:top w:val="nil"/>
              <w:left w:val="nil"/>
              <w:bottom w:val="nil"/>
              <w:right w:val="nil"/>
              <w:between w:val="nil"/>
            </w:pBdr>
            <w:spacing w:after="0" w:line="360" w:lineRule="auto"/>
            <w:jc w:val="both"/>
            <w:rPr>
              <w:rPrChange w:id="389" w:author="Ole Shelton" w:date="2026-03-17T10:21:00Z">
                <w:rPr>
                  <w:rFonts w:ascii="Times New Roman" w:eastAsia="Times New Roman" w:hAnsi="Times New Roman" w:cs="Times New Roman"/>
                  <w:i/>
                  <w:iCs/>
                  <w:color w:val="000000"/>
                </w:rPr>
              </w:rPrChange>
            </w:rPr>
            <w:pPrChange w:id="390" w:author="Ole Shelton" w:date="2026-03-17T10:21:00Z">
              <w:pPr>
                <w:pBdr>
                  <w:top w:val="nil"/>
                  <w:left w:val="nil"/>
                  <w:bottom w:val="nil"/>
                  <w:right w:val="nil"/>
                  <w:between w:val="nil"/>
                </w:pBdr>
                <w:spacing w:after="0"/>
                <w:jc w:val="both"/>
              </w:pPr>
            </w:pPrChange>
          </w:pPr>
          <w:sdt>
            <w:sdtPr>
              <w:tag w:val="goog_rdk_366"/>
              <w:id w:val="-1440981958"/>
            </w:sdtPr>
            <w:sdtContent>
              <w:commentRangeStart w:id="391"/>
            </w:sdtContent>
          </w:sdt>
          <w:r>
            <w:rPr>
              <w:rFonts w:ascii="Times New Roman" w:eastAsia="Times New Roman" w:hAnsi="Times New Roman" w:cs="Times New Roman"/>
              <w:i/>
              <w:iCs/>
              <w:color w:val="000000"/>
            </w:rPr>
            <w:t xml:space="preserve">Figure 6.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w:t>
          </w:r>
          <w:sdt>
            <w:sdtPr>
              <w:tag w:val="goog_rdk_367"/>
              <w:id w:val="-609696897"/>
            </w:sdtPr>
            <w:sdtContent>
              <w:commentRangeStart w:id="392"/>
            </w:sdtContent>
          </w:sdt>
          <w:r>
            <w:rPr>
              <w:rFonts w:ascii="Times New Roman" w:eastAsia="Times New Roman" w:hAnsi="Times New Roman" w:cs="Times New Roman"/>
              <w:i/>
              <w:iCs/>
              <w:color w:val="000000"/>
            </w:rPr>
            <w:t>estimates</w:t>
          </w:r>
          <w:commentRangeEnd w:id="392"/>
          <w:r>
            <w:rPr>
              <w:rStyle w:val="CommentReference"/>
              <w:rFonts w:ascii="Times New Roman" w:eastAsia="Times New Roman" w:hAnsi="Times New Roman" w:cs="Times New Roman"/>
              <w:i/>
              <w:iCs/>
              <w:color w:val="000000"/>
              <w:sz w:val="24"/>
              <w:szCs w:val="24"/>
            </w:rPr>
            <w:commentReference w:id="392"/>
          </w:r>
          <w:r>
            <w:rPr>
              <w:rFonts w:ascii="Times New Roman" w:eastAsia="Times New Roman" w:hAnsi="Times New Roman" w:cs="Times New Roman"/>
              <w:i/>
              <w:iCs/>
              <w:color w:val="000000"/>
            </w:rPr>
            <w:t xml:space="preserve">. </w:t>
          </w:r>
          <w:commentRangeEnd w:id="391"/>
          <w:r>
            <w:rPr>
              <w:rStyle w:val="CommentReference"/>
              <w:sz w:val="24"/>
              <w:szCs w:val="24"/>
            </w:rPr>
            <w:commentReference w:id="391"/>
          </w:r>
        </w:p>
      </w:sdtContent>
    </w:sdt>
    <w:sdt>
      <w:sdtPr>
        <w:tag w:val="goog_rdk_369"/>
        <w:id w:val="-60507592"/>
      </w:sdtPr>
      <w:sdtContent>
        <w:p w14:paraId="28BF1C05" w14:textId="77777777" w:rsidR="001D27E1" w:rsidRPr="001D27E1" w:rsidRDefault="00000000">
          <w:pPr>
            <w:pBdr>
              <w:top w:val="nil"/>
              <w:left w:val="nil"/>
              <w:bottom w:val="nil"/>
              <w:right w:val="nil"/>
              <w:between w:val="nil"/>
            </w:pBdr>
            <w:spacing w:after="0" w:line="360" w:lineRule="auto"/>
            <w:jc w:val="both"/>
            <w:rPr>
              <w:rPrChange w:id="393" w:author="Ole Shelton" w:date="2026-03-17T10:21:00Z">
                <w:rPr>
                  <w:rFonts w:ascii="Times New Roman" w:eastAsia="Times New Roman" w:hAnsi="Times New Roman" w:cs="Times New Roman"/>
                  <w:i/>
                  <w:iCs/>
                  <w:color w:val="000000"/>
                </w:rPr>
              </w:rPrChange>
            </w:rPr>
            <w:pPrChange w:id="394" w:author="Ole Shelton" w:date="2026-03-17T10:21:00Z">
              <w:pPr>
                <w:pBdr>
                  <w:top w:val="nil"/>
                  <w:left w:val="nil"/>
                  <w:bottom w:val="nil"/>
                  <w:right w:val="nil"/>
                  <w:between w:val="nil"/>
                </w:pBdr>
                <w:spacing w:after="0"/>
                <w:jc w:val="both"/>
              </w:pPr>
            </w:pPrChange>
          </w:pPr>
        </w:p>
      </w:sdtContent>
    </w:sdt>
    <w:bookmarkStart w:id="395" w:name="bookmark=id.vc7fiwfb8g57" w:colFirst="0" w:colLast="0" w:displacedByCustomXml="next"/>
    <w:bookmarkEnd w:id="395" w:displacedByCustomXml="next"/>
    <w:sdt>
      <w:sdtPr>
        <w:tag w:val="goog_rdk_370"/>
        <w:id w:val="108182830"/>
      </w:sdtPr>
      <w:sdtContent>
        <w:p w14:paraId="28BF1C06" w14:textId="77777777" w:rsidR="001D27E1" w:rsidRDefault="00000000">
          <w:pPr>
            <w:pStyle w:val="Heading1"/>
            <w:spacing w:before="0" w:after="0" w:line="360" w:lineRule="auto"/>
            <w:pPrChange w:id="396" w:author="Ole Shelton" w:date="2026-03-17T10:21:00Z">
              <w:pPr>
                <w:pStyle w:val="Heading1"/>
                <w:spacing w:before="0" w:after="0"/>
              </w:pPr>
            </w:pPrChange>
          </w:pPr>
          <w:r>
            <w:t>Discussion</w:t>
          </w:r>
        </w:p>
      </w:sdtContent>
    </w:sdt>
    <w:bookmarkStart w:id="397" w:name="bookmark=id.cupa6u59pfn1" w:colFirst="0" w:colLast="0" w:displacedByCustomXml="next"/>
    <w:bookmarkEnd w:id="397" w:displacedByCustomXml="next"/>
    <w:sdt>
      <w:sdtPr>
        <w:tag w:val="goog_rdk_371"/>
        <w:id w:val="-1251202759"/>
      </w:sdtPr>
      <w:sdtContent>
        <w:p w14:paraId="28BF1C07"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98"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Our results provide quantitative evidence that the efficiency of spatial eDNA surveys is strongly governed by the species-specific spatial autocorrelation (or length-scale parameter in general terms). Across both simulations and the real-world data, variation in the Gaussian Process (GP) length-scale parameter (ρ) structured how rapidly prediction performance improved with additional samples, and how quickly diminishing returns emerged.</w:t>
          </w:r>
        </w:p>
      </w:sdtContent>
    </w:sdt>
    <w:sdt>
      <w:sdtPr>
        <w:tag w:val="goog_rdk_372"/>
        <w:id w:val="1467422606"/>
      </w:sdtPr>
      <w:sdtContent>
        <w:p w14:paraId="28BF1C08"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399" w:author="Ole Shelton" w:date="2026-03-17T10:21:00Z">
              <w:pPr>
                <w:pBdr>
                  <w:top w:val="nil"/>
                  <w:left w:val="nil"/>
                  <w:bottom w:val="nil"/>
                  <w:right w:val="nil"/>
                  <w:between w:val="nil"/>
                </w:pBdr>
                <w:spacing w:after="0"/>
                <w:jc w:val="both"/>
              </w:pPr>
            </w:pPrChange>
          </w:pPr>
        </w:p>
      </w:sdtContent>
    </w:sdt>
    <w:bookmarkStart w:id="400" w:name="bookmark=id.c3yl8ngnelm0" w:colFirst="0" w:colLast="0" w:displacedByCustomXml="next"/>
    <w:bookmarkEnd w:id="400" w:displacedByCustomXml="next"/>
    <w:sdt>
      <w:sdtPr>
        <w:tag w:val="goog_rdk_374"/>
        <w:id w:val="392923108"/>
      </w:sdtPr>
      <w:sdtContent>
        <w:p w14:paraId="28BF1C09"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01" w:author="Ole Shelton" w:date="2026-03-17T10:21:00Z">
              <w:pPr>
                <w:pBdr>
                  <w:top w:val="nil"/>
                  <w:left w:val="nil"/>
                  <w:bottom w:val="nil"/>
                  <w:right w:val="nil"/>
                  <w:between w:val="nil"/>
                </w:pBdr>
                <w:spacing w:after="0"/>
                <w:jc w:val="both"/>
              </w:pPr>
            </w:pPrChange>
          </w:pPr>
          <w:sdt>
            <w:sdtPr>
              <w:tag w:val="goog_rdk_373"/>
              <w:id w:val="1703406982"/>
            </w:sdtPr>
            <w:sdtContent>
              <w:commentRangeStart w:id="402"/>
            </w:sdtContent>
          </w:sdt>
          <w:r>
            <w:rPr>
              <w:rFonts w:ascii="Times New Roman" w:eastAsia="Times New Roman" w:hAnsi="Times New Roman" w:cs="Times New Roman"/>
              <w:color w:val="000000"/>
            </w:rPr>
            <w:t>Understanding parameters in ecology</w:t>
          </w:r>
          <w:commentRangeEnd w:id="402"/>
          <w:r>
            <w:rPr>
              <w:rStyle w:val="CommentReference"/>
              <w:sz w:val="24"/>
              <w:szCs w:val="24"/>
            </w:rPr>
            <w:commentReference w:id="402"/>
          </w:r>
        </w:p>
      </w:sdtContent>
    </w:sdt>
    <w:sdt>
      <w:sdtPr>
        <w:tag w:val="goog_rdk_379"/>
        <w:id w:val="1519712043"/>
      </w:sdtPr>
      <w:sdtContent>
        <w:p w14:paraId="28BF1C0A"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03" w:author="Ole Shelton" w:date="2026-03-17T10:21:00Z">
              <w:pPr>
                <w:pBdr>
                  <w:top w:val="nil"/>
                  <w:left w:val="nil"/>
                  <w:bottom w:val="nil"/>
                  <w:right w:val="nil"/>
                  <w:between w:val="nil"/>
                </w:pBdr>
                <w:spacing w:after="0"/>
                <w:jc w:val="both"/>
              </w:pPr>
            </w:pPrChange>
          </w:pPr>
          <w:sdt>
            <w:sdtPr>
              <w:tag w:val="goog_rdk_375"/>
              <w:id w:val="-776677741"/>
            </w:sdtPr>
            <w:sdtContent>
              <w:commentRangeStart w:id="404"/>
            </w:sdtContent>
          </w:sdt>
          <w:sdt>
            <w:sdtPr>
              <w:tag w:val="goog_rdk_376"/>
              <w:id w:val="-784527736"/>
            </w:sdtPr>
            <w:sdtContent>
              <w:commentRangeStart w:id="405"/>
            </w:sdtContent>
          </w:sdt>
          <w:sdt>
            <w:sdtPr>
              <w:tag w:val="goog_rdk_377"/>
              <w:id w:val="1231178385"/>
            </w:sdtPr>
            <w:sdtContent/>
          </w:sdt>
          <w:r>
            <w:rPr>
              <w:rFonts w:ascii="Times New Roman" w:eastAsia="Times New Roman" w:hAnsi="Times New Roman" w:cs="Times New Roman"/>
              <w:color w:val="000000"/>
            </w:rPr>
            <w:t>A central outcome of this study is that the value of additional sampling effort is not fixed but depends strongly on the spatial structure of the target species. Across simulations, prediction error decreased non-linearly as sampling density increased, and it also declined as spatial autocorrelation length scale increased, showing that species with broader and more spatially coherent distributions are inherently easier to reconstruct than patchier species at the same effort level. The interaction between effort and spatial autocorrelation is especially important because it demonstrates that the value of additional samples is not universal in ecology, where the same increase in effort can produce substantial gains for one species and only marginal gains for another. Here, our results move beyond a general statement of sampling efficiency and provide a quantitative framework for understanding when extra effort</w:t>
          </w:r>
          <w:sdt>
            <w:sdtPr>
              <w:tag w:val="goog_rdk_378"/>
              <w:id w:val="-306274084"/>
            </w:sdtPr>
            <w:sdtContent>
              <w:ins w:id="406" w:author="Krista Nichols - NOAA Federal" w:date="2026-03-20T19:16:00Z">
                <w:r>
                  <w:rPr>
                    <w:rFonts w:ascii="Times New Roman" w:eastAsia="Times New Roman" w:hAnsi="Times New Roman" w:cs="Times New Roman"/>
                    <w:color w:val="000000"/>
                  </w:rPr>
                  <w:t xml:space="preserve"> at sampling eDNA</w:t>
                </w:r>
              </w:ins>
            </w:sdtContent>
          </w:sdt>
          <w:r>
            <w:rPr>
              <w:rFonts w:ascii="Times New Roman" w:eastAsia="Times New Roman" w:hAnsi="Times New Roman" w:cs="Times New Roman"/>
              <w:color w:val="000000"/>
            </w:rPr>
            <w:t xml:space="preserve"> is informative and when it yields diminishing returns.</w:t>
          </w:r>
          <w:commentRangeEnd w:id="404"/>
          <w:r>
            <w:rPr>
              <w:rStyle w:val="CommentReference"/>
              <w:sz w:val="24"/>
              <w:szCs w:val="24"/>
            </w:rPr>
            <w:commentReference w:id="404"/>
          </w:r>
          <w:commentRangeEnd w:id="405"/>
          <w:r>
            <w:rPr>
              <w:rStyle w:val="CommentReference"/>
              <w:sz w:val="24"/>
              <w:szCs w:val="24"/>
            </w:rPr>
            <w:commentReference w:id="405"/>
          </w:r>
        </w:p>
      </w:sdtContent>
    </w:sdt>
    <w:sdt>
      <w:sdtPr>
        <w:tag w:val="goog_rdk_380"/>
        <w:id w:val="-1472610511"/>
      </w:sdtPr>
      <w:sdtContent>
        <w:p w14:paraId="28BF1C0B"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07" w:author="Ole Shelton" w:date="2026-03-17T10:21:00Z">
              <w:pPr>
                <w:pBdr>
                  <w:top w:val="nil"/>
                  <w:left w:val="nil"/>
                  <w:bottom w:val="nil"/>
                  <w:right w:val="nil"/>
                  <w:between w:val="nil"/>
                </w:pBdr>
                <w:spacing w:after="0"/>
                <w:jc w:val="both"/>
              </w:pPr>
            </w:pPrChange>
          </w:pPr>
        </w:p>
      </w:sdtContent>
    </w:sdt>
    <w:sdt>
      <w:sdtPr>
        <w:tag w:val="goog_rdk_383"/>
        <w:id w:val="1395608831"/>
      </w:sdtPr>
      <w:sdtContent>
        <w:p w14:paraId="28BF1C0C"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08"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For spatial reconstruction the prediction error decreased rapidly at low effort as the sampling effort increased, but the marginal gains weakened markedly once sampling density approached roughly 6 samples per 10,000 km² per depth layer. </w:t>
          </w:r>
          <w:sdt>
            <w:sdtPr>
              <w:tag w:val="goog_rdk_381"/>
              <w:id w:val="178052334"/>
            </w:sdtPr>
            <w:sdtContent>
              <w:commentRangeStart w:id="409"/>
            </w:sdtContent>
          </w:sdt>
          <w:r>
            <w:rPr>
              <w:rFonts w:ascii="Times New Roman" w:eastAsia="Times New Roman" w:hAnsi="Times New Roman" w:cs="Times New Roman"/>
              <w:color w:val="000000"/>
            </w:rPr>
            <w:t xml:space="preserve">This implies that, for many ecological applications, the </w:t>
          </w:r>
          <w:r>
            <w:rPr>
              <w:rFonts w:ascii="Times New Roman" w:eastAsia="Times New Roman" w:hAnsi="Times New Roman" w:cs="Times New Roman"/>
              <w:color w:val="000000"/>
            </w:rPr>
            <w:lastRenderedPageBreak/>
            <w:t>first increases in effort are the most valuable, whereas dense sampling beyond that threshold is less efficient for improving broad spatial reconstruction</w:t>
          </w:r>
          <w:commentRangeEnd w:id="409"/>
          <w:r>
            <w:rPr>
              <w:rStyle w:val="CommentReference"/>
              <w:rFonts w:ascii="Times New Roman" w:eastAsia="Times New Roman" w:hAnsi="Times New Roman" w:cs="Times New Roman"/>
              <w:color w:val="000000"/>
              <w:sz w:val="24"/>
              <w:szCs w:val="24"/>
            </w:rPr>
            <w:commentReference w:id="409"/>
          </w:r>
          <w:r>
            <w:rPr>
              <w:rFonts w:ascii="Times New Roman" w:eastAsia="Times New Roman" w:hAnsi="Times New Roman" w:cs="Times New Roman"/>
              <w:color w:val="000000"/>
            </w:rPr>
            <w:t xml:space="preserve">. This type of saturating return is ecologically intuitive as once the dominant spatial gradients have been captured, additional samples mostly refine local details rather than substantially improving the overall </w:t>
          </w:r>
          <w:sdt>
            <w:sdtPr>
              <w:tag w:val="goog_rdk_382"/>
              <w:id w:val="487902273"/>
            </w:sdtPr>
            <w:sdtContent>
              <w:commentRangeStart w:id="410"/>
            </w:sdtContent>
          </w:sdt>
          <w:r>
            <w:rPr>
              <w:rFonts w:ascii="Times New Roman" w:eastAsia="Times New Roman" w:hAnsi="Times New Roman" w:cs="Times New Roman"/>
              <w:color w:val="000000"/>
            </w:rPr>
            <w:t xml:space="preserve">reconstruction. </w:t>
          </w:r>
          <w:commentRangeEnd w:id="410"/>
          <w:r>
            <w:rPr>
              <w:rStyle w:val="CommentReference"/>
              <w:sz w:val="24"/>
              <w:szCs w:val="24"/>
            </w:rPr>
            <w:commentReference w:id="410"/>
          </w:r>
        </w:p>
      </w:sdtContent>
    </w:sdt>
    <w:sdt>
      <w:sdtPr>
        <w:tag w:val="goog_rdk_384"/>
        <w:id w:val="-991701226"/>
      </w:sdtPr>
      <w:sdtContent>
        <w:p w14:paraId="28BF1C0D"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11" w:author="Ole Shelton" w:date="2026-03-17T10:21:00Z">
              <w:pPr>
                <w:pBdr>
                  <w:top w:val="nil"/>
                  <w:left w:val="nil"/>
                  <w:bottom w:val="nil"/>
                  <w:right w:val="nil"/>
                  <w:between w:val="nil"/>
                </w:pBdr>
                <w:spacing w:after="0"/>
                <w:jc w:val="both"/>
              </w:pPr>
            </w:pPrChange>
          </w:pPr>
        </w:p>
      </w:sdtContent>
    </w:sdt>
    <w:sdt>
      <w:sdtPr>
        <w:tag w:val="goog_rdk_388"/>
        <w:id w:val="1334524441"/>
      </w:sdtPr>
      <w:sdtContent>
        <w:p w14:paraId="28BF1C0E"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12"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The parameter estimation analyses provide further ecological insights into how sampling effort and spatial autocorrelation affect inference. The estimation of depth-specific mean, (μ</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 and the length scale (ρ), behaved very differently. Estimation of μ</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 xml:space="preserve"> improved with increasing effort when scenarios had small spatial autocorrelations, but for highly autocorrelated scenarios (especially above 400 km) error (RMSE between simulated and estimated) in μ increased rather than declined. One likely explanation is that, when the autocorrelation length approaches or exceeds the spatial extent of the study area, the </w:t>
          </w:r>
          <w:sdt>
            <w:sdtPr>
              <w:tag w:val="goog_rdk_385"/>
              <w:id w:val="2007674054"/>
            </w:sdtPr>
            <w:sdtContent>
              <w:commentRangeStart w:id="413"/>
            </w:sdtContent>
          </w:sdt>
          <w:sdt>
            <w:sdtPr>
              <w:tag w:val="goog_rdk_386"/>
              <w:id w:val="844089873"/>
            </w:sdtPr>
            <w:sdtContent>
              <w:commentRangeStart w:id="414"/>
            </w:sdtContent>
          </w:sdt>
          <w:r>
            <w:rPr>
              <w:rFonts w:ascii="Times New Roman" w:eastAsia="Times New Roman" w:hAnsi="Times New Roman" w:cs="Times New Roman"/>
              <w:color w:val="000000"/>
            </w:rPr>
            <w:t>dominant scale of variation is only weakly identified by the data</w:t>
          </w:r>
          <w:commentRangeEnd w:id="413"/>
          <w:r>
            <w:rPr>
              <w:rStyle w:val="CommentReference"/>
              <w:rFonts w:ascii="Times New Roman" w:eastAsia="Times New Roman" w:hAnsi="Times New Roman" w:cs="Times New Roman"/>
              <w:color w:val="000000"/>
              <w:sz w:val="24"/>
              <w:szCs w:val="24"/>
            </w:rPr>
            <w:commentReference w:id="413"/>
          </w:r>
          <w:commentRangeEnd w:id="414"/>
          <w:r>
            <w:rPr>
              <w:rStyle w:val="CommentReference"/>
              <w:rFonts w:ascii="Times New Roman" w:eastAsia="Times New Roman" w:hAnsi="Times New Roman" w:cs="Times New Roman"/>
              <w:color w:val="000000"/>
              <w:sz w:val="24"/>
              <w:szCs w:val="24"/>
            </w:rPr>
            <w:commentReference w:id="414"/>
          </w:r>
          <w:r>
            <w:rPr>
              <w:rFonts w:ascii="Times New Roman" w:eastAsia="Times New Roman" w:hAnsi="Times New Roman" w:cs="Times New Roman"/>
              <w:color w:val="000000"/>
            </w:rPr>
            <w:t xml:space="preserve">. Under these conditions, the field can appear nearly uniform across the sampled domain, making it difficult to separate the overall mean from the large-scale spatial process. </w:t>
          </w:r>
          <w:sdt>
            <w:sdtPr>
              <w:tag w:val="goog_rdk_387"/>
              <w:id w:val="-598535938"/>
            </w:sdtPr>
            <w:sdtContent>
              <w:commentRangeStart w:id="415"/>
            </w:sdtContent>
          </w:sdt>
          <w:r>
            <w:rPr>
              <w:rFonts w:ascii="Times New Roman" w:eastAsia="Times New Roman" w:hAnsi="Times New Roman" w:cs="Times New Roman"/>
              <w:color w:val="000000"/>
            </w:rPr>
            <w:t>In a Bayesian framework, this weak identifiability means that estimation becomes more influenced by the priors, which can reduce precision or introduce apparent bias in μ</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 xml:space="preserve"> even as sampling effort increases. </w:t>
          </w:r>
          <w:commentRangeEnd w:id="415"/>
          <w:r>
            <w:rPr>
              <w:rStyle w:val="CommentReference"/>
              <w:sz w:val="24"/>
              <w:szCs w:val="24"/>
            </w:rPr>
            <w:commentReference w:id="415"/>
          </w:r>
        </w:p>
      </w:sdtContent>
    </w:sdt>
    <w:sdt>
      <w:sdtPr>
        <w:tag w:val="goog_rdk_389"/>
        <w:id w:val="-290191677"/>
      </w:sdtPr>
      <w:sdtContent>
        <w:p w14:paraId="28BF1C0F"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16" w:author="Ole Shelton" w:date="2026-03-17T10:21:00Z">
              <w:pPr>
                <w:pBdr>
                  <w:top w:val="nil"/>
                  <w:left w:val="nil"/>
                  <w:bottom w:val="nil"/>
                  <w:right w:val="nil"/>
                  <w:between w:val="nil"/>
                </w:pBdr>
                <w:spacing w:after="0"/>
                <w:jc w:val="both"/>
              </w:pPr>
            </w:pPrChange>
          </w:pPr>
        </w:p>
      </w:sdtContent>
    </w:sdt>
    <w:sdt>
      <w:sdtPr>
        <w:tag w:val="goog_rdk_391"/>
        <w:id w:val="-2075844696"/>
      </w:sdtPr>
      <w:sdtContent>
        <w:p w14:paraId="28BF1C10"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17"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By contrast, estimation of the length-scale parameter ρ was substantially more sensitive to sampling effort thinning, particularly in low spatially autocorrelated scenarios. Such difference follows from the type of information required to estimate each parameter. Estimating the mean mainly requires observations that broadly represent the range of values across the study area, whereas estimating spatial autocorrelation requires information on how similarity between samples changes with distance. In practical terms, μ</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 xml:space="preserve"> can remain relatively robust under sampling effort thinning scenarios </w:t>
          </w:r>
          <w:sdt>
            <w:sdtPr>
              <w:tag w:val="goog_rdk_390"/>
              <w:id w:val="264978251"/>
            </w:sdtPr>
            <w:sdtContent>
              <w:commentRangeStart w:id="418"/>
            </w:sdtContent>
          </w:sdt>
          <w:r>
            <w:rPr>
              <w:rFonts w:ascii="Times New Roman" w:eastAsia="Times New Roman" w:hAnsi="Times New Roman" w:cs="Times New Roman"/>
              <w:color w:val="000000"/>
            </w:rPr>
            <w:t>when sample removal is random (and uniformly distributed)</w:t>
          </w:r>
          <w:commentRangeEnd w:id="418"/>
          <w:r>
            <w:rPr>
              <w:rStyle w:val="CommentReference"/>
              <w:rFonts w:ascii="Times New Roman" w:eastAsia="Times New Roman" w:hAnsi="Times New Roman" w:cs="Times New Roman"/>
              <w:color w:val="000000"/>
              <w:sz w:val="24"/>
              <w:szCs w:val="24"/>
            </w:rPr>
            <w:commentReference w:id="418"/>
          </w:r>
          <w:r>
            <w:rPr>
              <w:rFonts w:ascii="Times New Roman" w:eastAsia="Times New Roman" w:hAnsi="Times New Roman" w:cs="Times New Roman"/>
              <w:color w:val="000000"/>
            </w:rPr>
            <w:t>, provided that the spatial structure is still contained within the extent of the survey. By contrast, estimating ρ depends much more strongly on the distances among sampling points, because resolving spatial autocorrelation requires enough closely and broadly spaced pairs to detect how similarity declines with distance.</w:t>
          </w:r>
        </w:p>
      </w:sdtContent>
    </w:sdt>
    <w:sdt>
      <w:sdtPr>
        <w:tag w:val="goog_rdk_392"/>
        <w:id w:val="-1246882515"/>
      </w:sdtPr>
      <w:sdtContent>
        <w:p w14:paraId="28BF1C11"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19" w:author="Ole Shelton" w:date="2026-03-17T10:21:00Z">
              <w:pPr>
                <w:pBdr>
                  <w:top w:val="nil"/>
                  <w:left w:val="nil"/>
                  <w:bottom w:val="nil"/>
                  <w:right w:val="nil"/>
                  <w:between w:val="nil"/>
                </w:pBdr>
                <w:spacing w:after="0"/>
                <w:jc w:val="both"/>
              </w:pPr>
            </w:pPrChange>
          </w:pPr>
        </w:p>
      </w:sdtContent>
    </w:sdt>
    <w:sdt>
      <w:sdtPr>
        <w:tag w:val="goog_rdk_400"/>
        <w:id w:val="164458584"/>
      </w:sdtPr>
      <w:sdtContent>
        <w:p w14:paraId="28BF1C12"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20" w:author="Ole Shelton" w:date="2026-03-17T10:21:00Z">
              <w:pPr>
                <w:pBdr>
                  <w:top w:val="nil"/>
                  <w:left w:val="nil"/>
                  <w:bottom w:val="nil"/>
                  <w:right w:val="nil"/>
                  <w:between w:val="nil"/>
                </w:pBdr>
                <w:spacing w:after="0"/>
                <w:jc w:val="both"/>
              </w:pPr>
            </w:pPrChange>
          </w:pPr>
          <w:sdt>
            <w:sdtPr>
              <w:tag w:val="goog_rdk_393"/>
              <w:id w:val="-801894324"/>
            </w:sdtPr>
            <w:sdtContent>
              <w:commentRangeStart w:id="421"/>
            </w:sdtContent>
          </w:sdt>
          <w:r>
            <w:rPr>
              <w:rFonts w:ascii="Times New Roman" w:eastAsia="Times New Roman" w:hAnsi="Times New Roman" w:cs="Times New Roman"/>
              <w:color w:val="000000"/>
            </w:rPr>
            <w:t xml:space="preserve">From a GP perspective, </w:t>
          </w:r>
          <w:commentRangeEnd w:id="421"/>
          <w:r>
            <w:rPr>
              <w:rStyle w:val="CommentReference"/>
              <w:rFonts w:ascii="Times New Roman" w:eastAsia="Times New Roman" w:hAnsi="Times New Roman" w:cs="Times New Roman"/>
              <w:color w:val="000000"/>
              <w:sz w:val="24"/>
              <w:szCs w:val="24"/>
            </w:rPr>
            <w:commentReference w:id="421"/>
          </w:r>
          <w:r>
            <w:rPr>
              <w:rFonts w:ascii="Times New Roman" w:eastAsia="Times New Roman" w:hAnsi="Times New Roman" w:cs="Times New Roman"/>
              <w:color w:val="000000"/>
            </w:rPr>
            <w:t xml:space="preserve">this behavior is expected when the underlying process varies at a finer spatial scale than the sampling design can resolve. Once ρ is sufficiently small, the field can </w:t>
          </w:r>
          <w:r>
            <w:rPr>
              <w:rFonts w:ascii="Times New Roman" w:eastAsia="Times New Roman" w:hAnsi="Times New Roman" w:cs="Times New Roman"/>
              <w:color w:val="000000"/>
            </w:rPr>
            <w:lastRenderedPageBreak/>
            <w:t>resemble spatially uncorrelated variation at the scale of available station spacing, and predictions at unsampled locations revert toward the prior mean with large residual uncertainty. Under these conditions, the model is operating close to the limit of what can be learned from the sampling design, and additional changes in true ρ may not translate into detectable changes in map-level accuracy.</w:t>
          </w:r>
          <w:sdt>
            <w:sdtPr>
              <w:tag w:val="goog_rdk_394"/>
              <w:id w:val="-2015334219"/>
            </w:sdtPr>
            <w:sdtContent>
              <w:ins w:id="422" w:author="Ole Shelton" w:date="2026-03-17T15:36:00Z">
                <w:r>
                  <w:rPr>
                    <w:rFonts w:ascii="Times New Roman" w:eastAsia="Times New Roman" w:hAnsi="Times New Roman" w:cs="Times New Roman"/>
                    <w:color w:val="000000"/>
                  </w:rPr>
                  <w:t xml:space="preserve"> Indeed, in situations with very low spatial autocorrelation, the value of constructing and implementing a spatial model </w:t>
                </w:r>
              </w:ins>
            </w:sdtContent>
          </w:sdt>
          <w:sdt>
            <w:sdtPr>
              <w:tag w:val="goog_rdk_395"/>
              <w:id w:val="-1139770926"/>
            </w:sdtPr>
            <w:sdtContent>
              <w:sdt>
                <w:sdtPr>
                  <w:tag w:val="goog_rdk_396"/>
                  <w:id w:val="1559085063"/>
                </w:sdtPr>
                <w:sdtContent>
                  <w:ins w:id="423" w:author="Krista Nichols - NOAA Federal" w:date="2026-03-20T19:18:00Z">
                    <w:r>
                      <w:rPr>
                        <w:rFonts w:ascii="Times New Roman" w:eastAsia="Times New Roman" w:hAnsi="Times New Roman" w:cs="Times New Roman"/>
                        <w:rPrChange w:id="424" w:author="Krista Nichols - NOAA Federal" w:date="2026-03-20T19:18:00Z">
                          <w:rPr>
                            <w:rFonts w:ascii="Times New Roman" w:eastAsia="Times New Roman" w:hAnsi="Times New Roman" w:cs="Times New Roman"/>
                            <w:color w:val="000000"/>
                          </w:rPr>
                        </w:rPrChange>
                      </w:rPr>
                      <w:t>disappears</w:t>
                    </w:r>
                  </w:ins>
                </w:sdtContent>
              </w:sdt>
            </w:sdtContent>
          </w:sdt>
          <w:sdt>
            <w:sdtPr>
              <w:tag w:val="goog_rdk_397"/>
              <w:id w:val="1715646507"/>
            </w:sdtPr>
            <w:sdtContent>
              <w:customXmlInsRangeStart w:id="425" w:author="Ole Shelton" w:date="2026-03-17T15:36:00Z"/>
              <w:sdt>
                <w:sdtPr>
                  <w:tag w:val="goog_rdk_398"/>
                  <w:id w:val="-1925788289"/>
                </w:sdtPr>
                <w:sdtContent>
                  <w:customXmlInsRangeEnd w:id="425"/>
                  <w:customXmlInsRangeStart w:id="426" w:author="Ole Shelton" w:date="2026-03-17T15:36:00Z"/>
                </w:sdtContent>
              </w:sdt>
              <w:customXmlInsRangeEnd w:id="426"/>
              <w:sdt>
                <w:sdtPr>
                  <w:tag w:val="goog_rdk_399"/>
                  <w:id w:val="-1107816174"/>
                </w:sdtPr>
                <w:sdtContent>
                  <w:ins w:id="427" w:author="Ole Shelton" w:date="2026-03-17T15:36:00Z">
                    <w:del w:id="428" w:author="Krista Nichols - NOAA Federal" w:date="2026-03-20T19:18:00Z">
                      <w:r>
                        <w:rPr>
                          <w:rFonts w:ascii="Times New Roman" w:eastAsia="Times New Roman" w:hAnsi="Times New Roman" w:cs="Times New Roman"/>
                          <w:rPrChange w:id="429" w:author="Krista Nichols - NOAA Federal" w:date="2026-03-20T19:18:00Z">
                            <w:rPr>
                              <w:rFonts w:ascii="Times New Roman" w:eastAsia="Times New Roman" w:hAnsi="Times New Roman" w:cs="Times New Roman"/>
                              <w:color w:val="000000"/>
                            </w:rPr>
                          </w:rPrChange>
                        </w:rPr>
                        <w:delText>disappear</w:delText>
                      </w:r>
                    </w:del>
                  </w:ins>
                </w:sdtContent>
              </w:sdt>
              <w:ins w:id="430" w:author="Ole Shelton" w:date="2026-03-17T15:36:00Z">
                <w:r>
                  <w:rPr>
                    <w:rFonts w:ascii="Times New Roman" w:eastAsia="Times New Roman" w:hAnsi="Times New Roman" w:cs="Times New Roman"/>
                    <w:color w:val="000000"/>
                  </w:rPr>
                  <w:t xml:space="preserve"> entirely.</w:t>
                </w:r>
              </w:ins>
            </w:sdtContent>
          </w:sdt>
          <w:r>
            <w:rPr>
              <w:rFonts w:ascii="Times New Roman" w:eastAsia="Times New Roman" w:hAnsi="Times New Roman" w:cs="Times New Roman"/>
              <w:color w:val="000000"/>
            </w:rPr>
            <w:t xml:space="preserve"> Practically, this implies that sample-removal diagnostics (or any assessment that treats an undersampled reference as truth) can become uninformative for very patchy species, because the benchmark surface itself is not resolved well enough to support fine-scale comparisons. This, in turn, motivates our reliance on simulations with much higher spatial resolution to characterize how sampling effort should scale with spatial autocorrelation. </w:t>
          </w:r>
        </w:p>
      </w:sdtContent>
    </w:sdt>
    <w:sdt>
      <w:sdtPr>
        <w:tag w:val="goog_rdk_401"/>
        <w:id w:val="1808056974"/>
      </w:sdtPr>
      <w:sdtContent>
        <w:p w14:paraId="28BF1C13"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31" w:author="Ole Shelton" w:date="2026-03-17T10:21:00Z">
              <w:pPr>
                <w:pBdr>
                  <w:top w:val="nil"/>
                  <w:left w:val="nil"/>
                  <w:bottom w:val="nil"/>
                  <w:right w:val="nil"/>
                  <w:between w:val="nil"/>
                </w:pBdr>
                <w:spacing w:after="0"/>
                <w:jc w:val="both"/>
              </w:pPr>
            </w:pPrChange>
          </w:pPr>
        </w:p>
      </w:sdtContent>
    </w:sdt>
    <w:sdt>
      <w:sdtPr>
        <w:tag w:val="goog_rdk_403"/>
        <w:id w:val="1239672655"/>
      </w:sdtPr>
      <w:sdtContent>
        <w:p w14:paraId="28BF1C14" w14:textId="77777777" w:rsidR="001D27E1" w:rsidRPr="001D27E1" w:rsidRDefault="00000000">
          <w:pPr>
            <w:spacing w:after="0" w:line="360" w:lineRule="auto"/>
            <w:jc w:val="both"/>
            <w:rPr>
              <w:rPrChange w:id="432" w:author="Ole Shelton" w:date="2026-03-17T10:21:00Z">
                <w:rPr>
                  <w:rFonts w:ascii="Times New Roman" w:eastAsia="Times New Roman" w:hAnsi="Times New Roman" w:cs="Times New Roman"/>
                </w:rPr>
              </w:rPrChange>
            </w:rPr>
            <w:pPrChange w:id="433" w:author="Ole Shelton" w:date="2026-03-17T10:21:00Z">
              <w:pPr>
                <w:spacing w:after="0"/>
                <w:jc w:val="both"/>
              </w:pPr>
            </w:pPrChange>
          </w:pPr>
          <w:sdt>
            <w:sdtPr>
              <w:tag w:val="goog_rdk_402"/>
              <w:id w:val="-139769263"/>
            </w:sdtPr>
            <w:sdtContent>
              <w:commentRangeStart w:id="434"/>
            </w:sdtContent>
          </w:sdt>
          <w:r>
            <w:rPr>
              <w:rFonts w:ascii="Times New Roman" w:eastAsia="Times New Roman" w:hAnsi="Times New Roman" w:cs="Times New Roman"/>
            </w:rPr>
            <w:t>Overall, the parameter estimates indicate that most gains in estimation accuracy occurred at low sampling effort, with little additional improvement once effort exceeded roughly 6 samples per 10,000 km</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per depth layer. </w:t>
          </w:r>
          <w:commentRangeEnd w:id="434"/>
          <w:r>
            <w:rPr>
              <w:rStyle w:val="CommentReference"/>
              <w:rFonts w:ascii="Times New Roman" w:eastAsia="Times New Roman" w:hAnsi="Times New Roman" w:cs="Times New Roman"/>
              <w:sz w:val="24"/>
              <w:szCs w:val="24"/>
            </w:rPr>
            <w:commentReference w:id="434"/>
          </w:r>
          <w:r>
            <w:rPr>
              <w:rFonts w:ascii="Times New Roman" w:eastAsia="Times New Roman" w:hAnsi="Times New Roman" w:cs="Times New Roman"/>
            </w:rPr>
            <w:t>This consistent leveling-off across parameters suggests a clear point of diminishing returns, beyond which further increases in sampling effort are unlikely to substantially improve inference under the spatial scales considered here.</w:t>
          </w:r>
        </w:p>
      </w:sdtContent>
    </w:sdt>
    <w:sdt>
      <w:sdtPr>
        <w:tag w:val="goog_rdk_404"/>
        <w:id w:val="-609960932"/>
      </w:sdtPr>
      <w:sdtContent>
        <w:p w14:paraId="28BF1C15" w14:textId="77777777" w:rsidR="001D27E1" w:rsidRPr="001D27E1" w:rsidRDefault="00000000">
          <w:pPr>
            <w:spacing w:after="0" w:line="360" w:lineRule="auto"/>
            <w:jc w:val="both"/>
            <w:rPr>
              <w:rPrChange w:id="435" w:author="Ole Shelton" w:date="2026-03-17T10:21:00Z">
                <w:rPr>
                  <w:rFonts w:ascii="Times New Roman" w:eastAsia="Times New Roman" w:hAnsi="Times New Roman" w:cs="Times New Roman"/>
                </w:rPr>
              </w:rPrChange>
            </w:rPr>
            <w:pPrChange w:id="436" w:author="Ole Shelton" w:date="2026-03-17T10:21:00Z">
              <w:pPr>
                <w:spacing w:after="0"/>
                <w:jc w:val="both"/>
              </w:pPr>
            </w:pPrChange>
          </w:pPr>
        </w:p>
      </w:sdtContent>
    </w:sdt>
    <w:sdt>
      <w:sdtPr>
        <w:tag w:val="goog_rdk_405"/>
        <w:id w:val="-872635679"/>
      </w:sdtPr>
      <w:sdtContent>
        <w:p w14:paraId="28BF1C16" w14:textId="77777777" w:rsidR="001D27E1" w:rsidRPr="001D27E1" w:rsidRDefault="00000000">
          <w:pPr>
            <w:pStyle w:val="Heading3"/>
            <w:spacing w:before="0" w:after="0" w:line="360" w:lineRule="auto"/>
            <w:jc w:val="both"/>
            <w:rPr>
              <w:rPrChange w:id="437" w:author="Ole Shelton" w:date="2026-03-17T10:21:00Z">
                <w:rPr>
                  <w:i w:val="0"/>
                  <w:iCs w:val="0"/>
                </w:rPr>
              </w:rPrChange>
            </w:rPr>
            <w:pPrChange w:id="438" w:author="Ole Shelton" w:date="2026-03-17T10:21:00Z">
              <w:pPr>
                <w:pStyle w:val="Heading3"/>
                <w:spacing w:before="0" w:after="0"/>
                <w:jc w:val="both"/>
              </w:pPr>
            </w:pPrChange>
          </w:pPr>
          <w:r>
            <w:rPr>
              <w:i w:val="0"/>
              <w:iCs w:val="0"/>
            </w:rPr>
            <w:t>Depth-dependent patterns</w:t>
          </w:r>
        </w:p>
      </w:sdtContent>
    </w:sdt>
    <w:sdt>
      <w:sdtPr>
        <w:tag w:val="goog_rdk_406"/>
        <w:id w:val="735611647"/>
      </w:sdtPr>
      <w:sdtContent>
        <w:p w14:paraId="28BF1C17"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39"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sdtContent>
    </w:sdt>
    <w:sdt>
      <w:sdtPr>
        <w:tag w:val="goog_rdk_407"/>
        <w:id w:val="-1646035703"/>
      </w:sdtPr>
      <w:sdtContent>
        <w:p w14:paraId="28BF1C18" w14:textId="77777777" w:rsidR="001D27E1" w:rsidRPr="001D27E1" w:rsidRDefault="00000000">
          <w:pPr>
            <w:spacing w:after="0" w:line="360" w:lineRule="auto"/>
            <w:jc w:val="both"/>
            <w:rPr>
              <w:rPrChange w:id="440" w:author="Ole Shelton" w:date="2026-03-17T10:21:00Z">
                <w:rPr>
                  <w:rFonts w:ascii="Times New Roman" w:eastAsia="Times New Roman" w:hAnsi="Times New Roman" w:cs="Times New Roman"/>
                  <w:b/>
                  <w:bCs/>
                </w:rPr>
              </w:rPrChange>
            </w:rPr>
            <w:pPrChange w:id="441" w:author="Ole Shelton" w:date="2026-03-17T10:21:00Z">
              <w:pPr>
                <w:spacing w:after="0"/>
                <w:jc w:val="both"/>
              </w:pPr>
            </w:pPrChange>
          </w:pPr>
        </w:p>
      </w:sdtContent>
    </w:sdt>
    <w:sdt>
      <w:sdtPr>
        <w:tag w:val="goog_rdk_408"/>
        <w:id w:val="-1032852615"/>
      </w:sdtPr>
      <w:sdtContent>
        <w:p w14:paraId="28BF1C19" w14:textId="77777777" w:rsidR="001D27E1" w:rsidRPr="001D27E1" w:rsidRDefault="00000000">
          <w:pPr>
            <w:pStyle w:val="Heading3"/>
            <w:spacing w:before="0" w:after="0" w:line="360" w:lineRule="auto"/>
            <w:jc w:val="both"/>
            <w:rPr>
              <w:rPrChange w:id="442" w:author="Ole Shelton" w:date="2026-03-17T10:21:00Z">
                <w:rPr>
                  <w:i w:val="0"/>
                  <w:iCs w:val="0"/>
                </w:rPr>
              </w:rPrChange>
            </w:rPr>
            <w:pPrChange w:id="443" w:author="Ole Shelton" w:date="2026-03-17T10:21:00Z">
              <w:pPr>
                <w:pStyle w:val="Heading3"/>
                <w:spacing w:before="0" w:after="0"/>
                <w:jc w:val="both"/>
              </w:pPr>
            </w:pPrChange>
          </w:pPr>
          <w:r>
            <w:rPr>
              <w:i w:val="0"/>
              <w:iCs w:val="0"/>
            </w:rPr>
            <w:t>Limitations on extrapolating simulations on real-world scenarios</w:t>
          </w:r>
        </w:p>
      </w:sdtContent>
    </w:sdt>
    <w:sdt>
      <w:sdtPr>
        <w:tag w:val="goog_rdk_409"/>
        <w:id w:val="137690728"/>
      </w:sdtPr>
      <w:sdtContent>
        <w:p w14:paraId="28BF1C1A"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44"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The simulated and empirical thinning results showed strong agreement. In the real-world analysis, prediction error increased as sampling effort decreased, and species with shorter length scales generally had higher prediction error at comparable effort. This concordance suggests that the simulation framework captured important features of eDNA spatial structure at the scale of ten-degree latitude.</w:t>
          </w:r>
        </w:p>
      </w:sdtContent>
    </w:sdt>
    <w:sdt>
      <w:sdtPr>
        <w:tag w:val="goog_rdk_410"/>
        <w:id w:val="-360063567"/>
      </w:sdtPr>
      <w:sdtContent>
        <w:p w14:paraId="28BF1C1B"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45" w:author="Ole Shelton" w:date="2026-03-17T10:21:00Z">
              <w:pPr>
                <w:pBdr>
                  <w:top w:val="nil"/>
                  <w:left w:val="nil"/>
                  <w:bottom w:val="nil"/>
                  <w:right w:val="nil"/>
                  <w:between w:val="nil"/>
                </w:pBdr>
                <w:spacing w:after="0"/>
                <w:jc w:val="both"/>
              </w:pPr>
            </w:pPrChange>
          </w:pPr>
        </w:p>
      </w:sdtContent>
    </w:sdt>
    <w:sdt>
      <w:sdtPr>
        <w:tag w:val="goog_rdk_411"/>
        <w:id w:val="-98594877"/>
      </w:sdtPr>
      <w:sdtContent>
        <w:p w14:paraId="28BF1C1C"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46"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In addition, eDNA observation error is unlikely to be purely Gaussian: variability can arise from PCR bias, compositional constraints in metabarcoding, incomplete calibration to absolute concentration, and heterogeneity in filtration or extraction efficiency. Although the latter limitation might have been circumvented by Guri et al. (2026), minor errors or uncertainties can be further amplified in the GP inferences. 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sdtContent>
    </w:sdt>
    <w:sdt>
      <w:sdtPr>
        <w:tag w:val="goog_rdk_412"/>
        <w:id w:val="2120752145"/>
      </w:sdtPr>
      <w:sdtContent>
        <w:p w14:paraId="28BF1C1D"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47" w:author="Ole Shelton" w:date="2026-03-17T10:21:00Z">
              <w:pPr>
                <w:pBdr>
                  <w:top w:val="nil"/>
                  <w:left w:val="nil"/>
                  <w:bottom w:val="nil"/>
                  <w:right w:val="nil"/>
                  <w:between w:val="nil"/>
                </w:pBdr>
                <w:spacing w:after="0"/>
                <w:jc w:val="both"/>
              </w:pPr>
            </w:pPrChange>
          </w:pPr>
        </w:p>
      </w:sdtContent>
    </w:sdt>
    <w:sdt>
      <w:sdtPr>
        <w:tag w:val="goog_rdk_413"/>
        <w:id w:val="-293601837"/>
      </w:sdtPr>
      <w:sdtContent>
        <w:p w14:paraId="28BF1C1E"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48"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multiple environmental covariance (i.e., temperature, salinity, chlorophyll, bathymetry). In addition, our prediction error (ε) compares reduced-effort predictions to a </w:t>
          </w:r>
          <w:r>
            <w:rPr>
              <w:rFonts w:ascii="Times New Roman" w:eastAsia="Times New Roman" w:hAnsi="Times New Roman" w:cs="Times New Roman"/>
              <w:color w:val="000000"/>
            </w:rPr>
            <w:lastRenderedPageBreak/>
            <w:t>“complete” prediction derived from a 4,000-point subset (</w:t>
          </w:r>
          <w:r>
            <w:rPr>
              <w:rFonts w:ascii="Times New Roman" w:eastAsia="Times New Roman" w:hAnsi="Times New Roman" w:cs="Times New Roman"/>
              <w:i/>
              <w:iCs/>
              <w:color w:val="000000"/>
            </w:rPr>
            <w:t>Z</w:t>
          </w:r>
          <w:r>
            <w:rPr>
              <w:rFonts w:ascii="Times New Roman" w:eastAsia="Times New Roman" w:hAnsi="Times New Roman" w:cs="Times New Roman"/>
              <w:color w:val="000000"/>
            </w:rPr>
            <w:t xml:space="preserve">) rather than the full underlying grid, which is necessary for computational tractability but implies that </w:t>
          </w:r>
          <w:r>
            <w:rPr>
              <w:rFonts w:ascii="Times New Roman" w:eastAsia="Times New Roman" w:hAnsi="Times New Roman" w:cs="Times New Roman"/>
              <w:i/>
              <w:iCs/>
              <w:color w:val="000000"/>
            </w:rPr>
            <w:t>Z</w:t>
          </w:r>
          <w:r>
            <w:rPr>
              <w:rFonts w:ascii="Times New Roman" w:eastAsia="Times New Roman" w:hAnsi="Times New Roman" w:cs="Times New Roman"/>
              <w:color w:val="000000"/>
            </w:rPr>
            <w:t xml:space="preserve"> is itself an estimate with uncertainty and hence not the “truth”. This is more visible on the secondary thinning comparison as the field to which the reduced effort predictions are compared to is limited (N=358 samples) hence the prediction error is higher and more stochastic. </w:t>
          </w:r>
        </w:p>
      </w:sdtContent>
    </w:sdt>
    <w:sdt>
      <w:sdtPr>
        <w:tag w:val="goog_rdk_414"/>
        <w:id w:val="748880887"/>
      </w:sdtPr>
      <w:sdtContent>
        <w:p w14:paraId="28BF1C1F"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49" w:author="Ole Shelton" w:date="2026-03-17T10:21:00Z">
              <w:pPr>
                <w:pBdr>
                  <w:top w:val="nil"/>
                  <w:left w:val="nil"/>
                  <w:bottom w:val="nil"/>
                  <w:right w:val="nil"/>
                  <w:between w:val="nil"/>
                </w:pBdr>
                <w:spacing w:after="0"/>
                <w:jc w:val="both"/>
              </w:pPr>
            </w:pPrChange>
          </w:pPr>
        </w:p>
      </w:sdtContent>
    </w:sdt>
    <w:sdt>
      <w:sdtPr>
        <w:tag w:val="goog_rdk_415"/>
        <w:id w:val="-791336789"/>
      </w:sdtPr>
      <w:sdtContent>
        <w:p w14:paraId="28BF1C20"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50"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Intrinsically, eDNA integrates ecological information through space and across time via transport and decay. This means that even if organisms are locally patchy, the observed eDNA field may be smoother than the organism field, depending on hydrodynamic conditions and degradation rates. In our framework, such integration is embedded within the inferred length-scale (spatial autocorrelation; ρ), reinforcing that ρ should be interpreted as an effective length scale of the observed eDNA field rather than a purely ecological niche parameter. Importantly, because the length-scale parameter here reflects the integrated effects of organism distribution together with eDNA transport and decay, the depth patterns observed in this study may also reflect depth-dependent physical processes. DNA persistence times, particle dynamics, and water-mass stability can all vary with depth, potentially altering the effective smoothing of the eDNA field. Integrating eDNA observations with independent abundance data (trawl, acoustics) would allow some degree of separation of the spatial autocorrelation parameter, enabling clearer ecological interpretation of ρ and improving the transferability of sampling-effort recommendations.</w:t>
          </w:r>
        </w:p>
      </w:sdtContent>
    </w:sdt>
    <w:sdt>
      <w:sdtPr>
        <w:tag w:val="goog_rdk_416"/>
        <w:id w:val="-1936903271"/>
      </w:sdtPr>
      <w:sdtContent>
        <w:p w14:paraId="28BF1C21"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51" w:author="Ole Shelton" w:date="2026-03-17T10:21:00Z">
              <w:pPr>
                <w:pBdr>
                  <w:top w:val="nil"/>
                  <w:left w:val="nil"/>
                  <w:bottom w:val="nil"/>
                  <w:right w:val="nil"/>
                  <w:between w:val="nil"/>
                </w:pBdr>
                <w:spacing w:after="0"/>
                <w:jc w:val="both"/>
              </w:pPr>
            </w:pPrChange>
          </w:pPr>
        </w:p>
      </w:sdtContent>
    </w:sdt>
    <w:bookmarkStart w:id="452" w:name="bookmark=id.89l485grz9zn" w:colFirst="0" w:colLast="0" w:displacedByCustomXml="next"/>
    <w:bookmarkEnd w:id="452" w:displacedByCustomXml="next"/>
    <w:sdt>
      <w:sdtPr>
        <w:tag w:val="goog_rdk_417"/>
        <w:id w:val="-238765279"/>
      </w:sdtPr>
      <w:sdtContent>
        <w:p w14:paraId="28BF1C22"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53"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 For highly spatially autocorrelated species, estimation of the depth-specific mean, μ</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 xml:space="preserve"> is likely to improve compared to results here when the study domain is sufficiently broad to contain the dominant scale of spatial variation, as might be the case in surveys spanning an entire ocean basin such as the Pacific Ocean. By contrast, in a very small study domain, the autocorrelation scale of the observed eDNA field may exceed the survey extent, causing the field to appear nearly uniform and making μ</w:t>
          </w:r>
          <w:r>
            <w:rPr>
              <w:rFonts w:ascii="Times New Roman" w:eastAsia="Times New Roman" w:hAnsi="Times New Roman" w:cs="Times New Roman"/>
              <w:color w:val="000000"/>
              <w:vertAlign w:val="subscript"/>
            </w:rPr>
            <w:t>d</w:t>
          </w:r>
          <w:r>
            <w:rPr>
              <w:rFonts w:ascii="Times New Roman" w:eastAsia="Times New Roman" w:hAnsi="Times New Roman" w:cs="Times New Roman"/>
              <w:color w:val="000000"/>
            </w:rPr>
            <w:t xml:space="preserve"> difficult to estimate independently of the spatial process. Estimation of spatial autocorrelation is similarly constrained, due to lack of samples outside of the distance-decay spatial autocorrelation. </w:t>
          </w:r>
        </w:p>
      </w:sdtContent>
    </w:sdt>
    <w:sdt>
      <w:sdtPr>
        <w:tag w:val="goog_rdk_418"/>
        <w:id w:val="927387470"/>
      </w:sdtPr>
      <w:sdtContent>
        <w:p w14:paraId="28BF1C23"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54" w:author="Ole Shelton" w:date="2026-03-17T10:21:00Z">
              <w:pPr>
                <w:pBdr>
                  <w:top w:val="nil"/>
                  <w:left w:val="nil"/>
                  <w:bottom w:val="nil"/>
                  <w:right w:val="nil"/>
                  <w:between w:val="nil"/>
                </w:pBdr>
                <w:spacing w:after="0"/>
                <w:jc w:val="both"/>
              </w:pPr>
            </w:pPrChange>
          </w:pPr>
        </w:p>
      </w:sdtContent>
    </w:sdt>
    <w:bookmarkStart w:id="455" w:name="bookmark=id.jrz69j3swo9s" w:colFirst="0" w:colLast="0" w:displacedByCustomXml="next"/>
    <w:bookmarkEnd w:id="455" w:displacedByCustomXml="next"/>
    <w:sdt>
      <w:sdtPr>
        <w:tag w:val="goog_rdk_419"/>
        <w:id w:val="2083781349"/>
      </w:sdtPr>
      <w:sdtContent>
        <w:p w14:paraId="28BF1C24" w14:textId="77777777" w:rsidR="001D27E1" w:rsidRPr="001D27E1" w:rsidRDefault="00000000">
          <w:pPr>
            <w:spacing w:after="0" w:line="360" w:lineRule="auto"/>
            <w:rPr>
              <w:rPrChange w:id="456" w:author="Ole Shelton" w:date="2026-03-17T10:21:00Z">
                <w:rPr>
                  <w:rFonts w:ascii="Times New Roman" w:eastAsia="Times New Roman" w:hAnsi="Times New Roman" w:cs="Times New Roman"/>
                  <w:b/>
                  <w:bCs/>
                </w:rPr>
              </w:rPrChange>
            </w:rPr>
            <w:pPrChange w:id="457" w:author="Ole Shelton" w:date="2026-03-17T10:21:00Z">
              <w:pPr>
                <w:spacing w:after="0"/>
              </w:pPr>
            </w:pPrChange>
          </w:pPr>
          <w:r>
            <w:rPr>
              <w:rFonts w:ascii="Times New Roman" w:eastAsia="Times New Roman" w:hAnsi="Times New Roman" w:cs="Times New Roman"/>
              <w:b/>
              <w:bCs/>
            </w:rPr>
            <w:t xml:space="preserve">Implications for survey design and management applications </w:t>
          </w:r>
        </w:p>
      </w:sdtContent>
    </w:sdt>
    <w:bookmarkStart w:id="458" w:name="bookmark=id.fjv1lk8oav84" w:colFirst="0" w:colLast="0" w:displacedByCustomXml="next"/>
    <w:bookmarkEnd w:id="458" w:displacedByCustomXml="next"/>
    <w:sdt>
      <w:sdtPr>
        <w:tag w:val="goog_rdk_423"/>
        <w:id w:val="-180743713"/>
      </w:sdtPr>
      <w:sdtContent>
        <w:p w14:paraId="28BF1C25" w14:textId="77777777" w:rsidR="001D27E1" w:rsidRPr="001D27E1" w:rsidRDefault="00000000">
          <w:pPr>
            <w:spacing w:after="0" w:line="360" w:lineRule="auto"/>
            <w:jc w:val="both"/>
            <w:rPr>
              <w:rPrChange w:id="459" w:author="Ole Shelton" w:date="2026-03-17T10:21:00Z">
                <w:rPr>
                  <w:rFonts w:ascii="Times New Roman" w:eastAsia="Times New Roman" w:hAnsi="Times New Roman" w:cs="Times New Roman"/>
                </w:rPr>
              </w:rPrChange>
            </w:rPr>
            <w:pPrChange w:id="460" w:author="Ole Shelton" w:date="2026-03-17T10:21:00Z">
              <w:pPr>
                <w:spacing w:after="0"/>
                <w:jc w:val="both"/>
              </w:pPr>
            </w:pPrChange>
          </w:pPr>
          <w:sdt>
            <w:sdtPr>
              <w:tag w:val="goog_rdk_421"/>
              <w:id w:val="-2137717203"/>
            </w:sdtPr>
            <w:sdtContent>
              <w:del w:id="461" w:author="Ryan Kelly" w:date="2026-03-17T08:26:00Z">
                <w:r>
                  <w:rPr>
                    <w:rFonts w:ascii="Times New Roman" w:eastAsia="Times New Roman" w:hAnsi="Times New Roman" w:cs="Times New Roman"/>
                  </w:rPr>
                  <w:delText>Our results suggest that the s</w:delText>
                </w:r>
              </w:del>
            </w:sdtContent>
          </w:sdt>
          <w:sdt>
            <w:sdtPr>
              <w:tag w:val="goog_rdk_422"/>
              <w:id w:val="54954590"/>
            </w:sdtPr>
            <w:sdtContent>
              <w:ins w:id="462" w:author="Ryan Kelly" w:date="2026-03-17T08:26:00Z">
                <w:r>
                  <w:rPr>
                    <w:rFonts w:ascii="Times New Roman" w:eastAsia="Times New Roman" w:hAnsi="Times New Roman" w:cs="Times New Roman"/>
                  </w:rPr>
                  <w:t>S</w:t>
                </w:r>
              </w:ins>
            </w:sdtContent>
          </w:sdt>
          <w:r>
            <w:rPr>
              <w:rFonts w:ascii="Times New Roman" w:eastAsia="Times New Roman" w:hAnsi="Times New Roman" w:cs="Times New Roman"/>
            </w:rPr>
            <w:t>ampling effort required for eDNA surveys should be matched to the intended inferential goal. When the objective is to derive depth-specific or region-specific abundance indices through estimation of the mean parameter (μ</w:t>
          </w:r>
          <w:r>
            <w:rPr>
              <w:rFonts w:ascii="Times New Roman" w:eastAsia="Times New Roman" w:hAnsi="Times New Roman" w:cs="Times New Roman"/>
              <w:vertAlign w:val="subscript"/>
            </w:rPr>
            <w:t>d</w:t>
          </w:r>
          <w:r>
            <w:rPr>
              <w:rFonts w:ascii="Times New Roman" w:eastAsia="Times New Roman" w:hAnsi="Times New Roman" w:cs="Times New Roman"/>
            </w:rPr>
            <w:t xml:space="preserve">), analogous to those used in stock assessment, random sampling designs that adequately cover the full spatial domain of the species spatial autocorrelation are likely to be sufficient, as sampling effort appears to have relatively limited influence on mean estimation. In contrast, objectives aimed at quantifying spatial niche breadth, identifying hotspots, or inferring species distributions </w:t>
          </w:r>
          <w:bookmarkStart w:id="463" w:name="bookmark=id.ibil8o6nx9ka" w:colFirst="0" w:colLast="0"/>
          <w:bookmarkEnd w:id="463"/>
          <w:r>
            <w:rPr>
              <w:rFonts w:ascii="Times New Roman" w:eastAsia="Times New Roman" w:hAnsi="Times New Roman" w:cs="Times New Roman"/>
            </w:rPr>
            <w:t>are much more sensitive to both sampling effort and the underlying spatial autocorrelation of the species.</w:t>
          </w:r>
        </w:p>
      </w:sdtContent>
    </w:sdt>
    <w:sdt>
      <w:sdtPr>
        <w:tag w:val="goog_rdk_424"/>
        <w:id w:val="-542641579"/>
      </w:sdtPr>
      <w:sdtContent>
        <w:p w14:paraId="28BF1C26" w14:textId="77777777" w:rsidR="001D27E1" w:rsidRPr="001D27E1" w:rsidRDefault="00000000">
          <w:pPr>
            <w:spacing w:after="0" w:line="360" w:lineRule="auto"/>
            <w:jc w:val="both"/>
            <w:rPr>
              <w:rPrChange w:id="464" w:author="Ole Shelton" w:date="2026-03-17T10:21:00Z">
                <w:rPr>
                  <w:rFonts w:ascii="Times New Roman" w:eastAsia="Times New Roman" w:hAnsi="Times New Roman" w:cs="Times New Roman"/>
                </w:rPr>
              </w:rPrChange>
            </w:rPr>
            <w:pPrChange w:id="465" w:author="Ole Shelton" w:date="2026-03-17T10:21:00Z">
              <w:pPr>
                <w:spacing w:after="0"/>
                <w:jc w:val="both"/>
              </w:pPr>
            </w:pPrChange>
          </w:pPr>
        </w:p>
      </w:sdtContent>
    </w:sdt>
    <w:sdt>
      <w:sdtPr>
        <w:tag w:val="goog_rdk_429"/>
        <w:id w:val="1493300444"/>
      </w:sdtPr>
      <w:sdtContent>
        <w:p w14:paraId="28BF1C27" w14:textId="77777777" w:rsidR="001D27E1" w:rsidRPr="001D27E1" w:rsidRDefault="00000000">
          <w:pPr>
            <w:spacing w:after="0" w:line="360" w:lineRule="auto"/>
            <w:jc w:val="both"/>
            <w:rPr>
              <w:rPrChange w:id="466" w:author="Ole Shelton" w:date="2026-03-17T10:21:00Z">
                <w:rPr>
                  <w:rFonts w:ascii="Times New Roman" w:eastAsia="Times New Roman" w:hAnsi="Times New Roman" w:cs="Times New Roman"/>
                </w:rPr>
              </w:rPrChange>
            </w:rPr>
            <w:pPrChange w:id="467" w:author="Ole Shelton" w:date="2026-03-17T10:21:00Z">
              <w:pPr>
                <w:spacing w:after="0"/>
                <w:jc w:val="both"/>
              </w:pPr>
            </w:pPrChange>
          </w:pPr>
          <w:r>
            <w:rPr>
              <w:rFonts w:ascii="Times New Roman" w:eastAsia="Times New Roman" w:hAnsi="Times New Roman" w:cs="Times New Roman"/>
            </w:rPr>
            <w:t xml:space="preserve">This distinction also clarifies how sampling design shapes inference. Estimation of the mean benefits primarily from coverage (sampling across the full domain) and secondarily from balance (avoiding over-sampling a limited region). 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 Uniformly thinning an otherwise regular spatial design reduces both the number of pairs and the diversity of distances, which helps </w:t>
          </w:r>
          <w:sdt>
            <w:sdtPr>
              <w:tag w:val="goog_rdk_425"/>
              <w:id w:val="763723244"/>
            </w:sdtPr>
            <w:sdtContent>
              <w:sdt>
                <w:sdtPr>
                  <w:tag w:val="goog_rdk_426"/>
                  <w:id w:val="-1440468002"/>
                </w:sdtPr>
                <w:sdtContent>
                  <w:ins w:id="468" w:author="Krista Nichols - NOAA Federal" w:date="2026-03-20T19:22:00Z">
                    <w:r>
                      <w:rPr>
                        <w:rFonts w:ascii="Times New Roman" w:eastAsia="Times New Roman" w:hAnsi="Times New Roman" w:cs="Times New Roman"/>
                      </w:rPr>
                      <w:t>explain</w:t>
                    </w:r>
                  </w:ins>
                </w:sdtContent>
              </w:sdt>
            </w:sdtContent>
          </w:sdt>
          <w:sdt>
            <w:sdtPr>
              <w:tag w:val="goog_rdk_427"/>
              <w:id w:val="-1880698591"/>
            </w:sdtPr>
            <w:sdtContent>
              <w:sdt>
                <w:sdtPr>
                  <w:tag w:val="goog_rdk_428"/>
                  <w:id w:val="328872226"/>
                </w:sdtPr>
                <w:sdtContent>
                  <w:del w:id="469" w:author="Krista Nichols - NOAA Federal" w:date="2026-03-20T19:22:00Z">
                    <w:r>
                      <w:rPr>
                        <w:rFonts w:ascii="Times New Roman" w:eastAsia="Times New Roman" w:hAnsi="Times New Roman" w:cs="Times New Roman"/>
                      </w:rPr>
                      <w:delText>explains</w:delText>
                    </w:r>
                  </w:del>
                </w:sdtContent>
              </w:sdt>
            </w:sdtContent>
          </w:sdt>
          <w:r>
            <w:rPr>
              <w:rFonts w:ascii="Times New Roman" w:eastAsia="Times New Roman" w:hAnsi="Times New Roman" w:cs="Times New Roman"/>
            </w:rPr>
            <w:t xml:space="preserve"> the large uncertainty in estimating ρ under low effort scenarios as observed through the simulations. 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ρ without requiring a proportional increase in total effort, although this was not directly evaluated in the present study.</w:t>
          </w:r>
        </w:p>
      </w:sdtContent>
    </w:sdt>
    <w:sdt>
      <w:sdtPr>
        <w:tag w:val="goog_rdk_430"/>
        <w:id w:val="-902723431"/>
      </w:sdtPr>
      <w:sdtContent>
        <w:p w14:paraId="28BF1C28" w14:textId="77777777" w:rsidR="001D27E1" w:rsidRPr="001D27E1" w:rsidRDefault="00000000">
          <w:pPr>
            <w:spacing w:after="0" w:line="360" w:lineRule="auto"/>
            <w:jc w:val="both"/>
            <w:rPr>
              <w:rPrChange w:id="470" w:author="Ole Shelton" w:date="2026-03-17T10:21:00Z">
                <w:rPr>
                  <w:rFonts w:ascii="Times New Roman" w:eastAsia="Times New Roman" w:hAnsi="Times New Roman" w:cs="Times New Roman"/>
                </w:rPr>
              </w:rPrChange>
            </w:rPr>
            <w:pPrChange w:id="471" w:author="Ole Shelton" w:date="2026-03-17T10:21:00Z">
              <w:pPr>
                <w:spacing w:after="0"/>
                <w:jc w:val="both"/>
              </w:pPr>
            </w:pPrChange>
          </w:pPr>
        </w:p>
      </w:sdtContent>
    </w:sdt>
    <w:sdt>
      <w:sdtPr>
        <w:tag w:val="goog_rdk_437"/>
        <w:id w:val="-1896691360"/>
      </w:sdtPr>
      <w:sdtContent>
        <w:p w14:paraId="28BF1C29"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72" w:author="Ole Shelton" w:date="2026-03-17T10:21:00Z">
              <w:pPr>
                <w:pBdr>
                  <w:top w:val="nil"/>
                  <w:left w:val="nil"/>
                  <w:bottom w:val="nil"/>
                  <w:right w:val="nil"/>
                  <w:between w:val="nil"/>
                </w:pBdr>
                <w:spacing w:after="0"/>
                <w:jc w:val="both"/>
              </w:pPr>
            </w:pPrChange>
          </w:pPr>
          <w:sdt>
            <w:sdtPr>
              <w:tag w:val="goog_rdk_431"/>
              <w:id w:val="845103222"/>
            </w:sdtPr>
            <w:sdtContent>
              <w:commentRangeStart w:id="473"/>
            </w:sdtContent>
          </w:sdt>
          <w:r>
            <w:rPr>
              <w:rFonts w:ascii="Times New Roman" w:eastAsia="Times New Roman" w:hAnsi="Times New Roman" w:cs="Times New Roman"/>
              <w:color w:val="000000"/>
            </w:rPr>
            <w:t xml:space="preserve">More broadly, </w:t>
          </w:r>
          <w:sdt>
            <w:sdtPr>
              <w:tag w:val="goog_rdk_432"/>
              <w:id w:val="-1887233148"/>
            </w:sdtPr>
            <w:sdtContent>
              <w:del w:id="474" w:author="Krista Nichols - NOAA Federal" w:date="2026-03-20T19:22:00Z">
                <w:r>
                  <w:rPr>
                    <w:rFonts w:ascii="Times New Roman" w:eastAsia="Times New Roman" w:hAnsi="Times New Roman" w:cs="Times New Roman"/>
                    <w:color w:val="000000"/>
                  </w:rPr>
                  <w:delText xml:space="preserve">our findings indicate that </w:delText>
                </w:r>
              </w:del>
            </w:sdtContent>
          </w:sdt>
          <w:r>
            <w:rPr>
              <w:rFonts w:ascii="Times New Roman" w:eastAsia="Times New Roman" w:hAnsi="Times New Roman" w:cs="Times New Roman"/>
              <w:color w:val="000000"/>
            </w:rPr>
            <w:t xml:space="preserve">a single universally optimal sample size is unlikely to exist for multispecies eDNA surveys. Instead, optimal effort is species- and context-dependent and should be aligned with the spatial scale of heterogeneity that is most relevant for management. </w:t>
          </w:r>
          <w:commentRangeEnd w:id="473"/>
          <w:r>
            <w:rPr>
              <w:rStyle w:val="CommentReference"/>
              <w:rFonts w:ascii="Times New Roman" w:eastAsia="Times New Roman" w:hAnsi="Times New Roman" w:cs="Times New Roman"/>
              <w:color w:val="000000"/>
              <w:sz w:val="24"/>
              <w:szCs w:val="24"/>
            </w:rPr>
            <w:commentReference w:id="473"/>
          </w:r>
          <w:r>
            <w:rPr>
              <w:rFonts w:ascii="Times New Roman" w:eastAsia="Times New Roman" w:hAnsi="Times New Roman" w:cs="Times New Roman"/>
              <w:color w:val="000000"/>
            </w:rPr>
            <w:t>Nevertheless, across the scenarios considered here and the spatial domain used in this study, sampling densities of 6 samples per 10,000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per depth layer marked the point at which diminishing returns became apparent. Beyond this level of effort, </w:t>
          </w:r>
          <w:sdt>
            <w:sdtPr>
              <w:tag w:val="goog_rdk_433"/>
              <w:id w:val="1373120810"/>
            </w:sdtPr>
            <w:sdtContent>
              <w:sdt>
                <w:sdtPr>
                  <w:tag w:val="goog_rdk_434"/>
                  <w:id w:val="-1164583254"/>
                </w:sdtPr>
                <w:sdtContent>
                  <w:ins w:id="475" w:author="Krista Nichols - NOAA Federal" w:date="2026-03-20T19:22:00Z">
                    <w:r>
                      <w:rPr>
                        <w:rFonts w:ascii="Times New Roman" w:eastAsia="Times New Roman" w:hAnsi="Times New Roman" w:cs="Times New Roman"/>
                        <w:rPrChange w:id="476" w:author="Krista Nichols - NOAA Federal" w:date="2026-03-20T19:22:00Z">
                          <w:rPr>
                            <w:rFonts w:ascii="Times New Roman" w:eastAsia="Times New Roman" w:hAnsi="Times New Roman" w:cs="Times New Roman"/>
                            <w:color w:val="000000"/>
                          </w:rPr>
                        </w:rPrChange>
                      </w:rPr>
                      <w:t>the general</w:t>
                    </w:r>
                  </w:ins>
                </w:sdtContent>
              </w:sdt>
            </w:sdtContent>
          </w:sdt>
          <w:sdt>
            <w:sdtPr>
              <w:tag w:val="goog_rdk_435"/>
              <w:id w:val="-706892599"/>
            </w:sdtPr>
            <w:sdtContent>
              <w:sdt>
                <w:sdtPr>
                  <w:tag w:val="goog_rdk_436"/>
                  <w:id w:val="-1469766949"/>
                </w:sdtPr>
                <w:sdtContent>
                  <w:del w:id="477" w:author="Krista Nichols - NOAA Federal" w:date="2026-03-20T19:22:00Z">
                    <w:r>
                      <w:rPr>
                        <w:rFonts w:ascii="Times New Roman" w:eastAsia="Times New Roman" w:hAnsi="Times New Roman" w:cs="Times New Roman"/>
                        <w:rPrChange w:id="478" w:author="Krista Nichols - NOAA Federal" w:date="2026-03-20T19:22:00Z">
                          <w:rPr>
                            <w:rFonts w:ascii="Times New Roman" w:eastAsia="Times New Roman" w:hAnsi="Times New Roman" w:cs="Times New Roman"/>
                            <w:color w:val="000000"/>
                          </w:rPr>
                        </w:rPrChange>
                      </w:rPr>
                      <w:delText>general</w:delText>
                    </w:r>
                  </w:del>
                </w:sdtContent>
              </w:sdt>
            </w:sdtContent>
          </w:sdt>
          <w:r>
            <w:rPr>
              <w:rFonts w:ascii="Times New Roman" w:eastAsia="Times New Roman" w:hAnsi="Times New Roman" w:cs="Times New Roman"/>
              <w:color w:val="000000"/>
            </w:rPr>
            <w:t xml:space="preserve"> pattern of </w:t>
          </w:r>
          <w:r>
            <w:rPr>
              <w:rFonts w:ascii="Times New Roman" w:eastAsia="Times New Roman" w:hAnsi="Times New Roman" w:cs="Times New Roman"/>
              <w:color w:val="000000"/>
            </w:rPr>
            <w:lastRenderedPageBreak/>
            <w:t>estimating all the parameters of interest here (μ, ρ, α, σ, and ε) showed minimal change with increasing sampling effort suggesting that further increases in effort may yield limited gains in inference relative to cost.</w:t>
          </w:r>
        </w:p>
      </w:sdtContent>
    </w:sdt>
    <w:sdt>
      <w:sdtPr>
        <w:tag w:val="goog_rdk_438"/>
        <w:id w:val="-146485336"/>
      </w:sdtPr>
      <w:sdtContent>
        <w:p w14:paraId="28BF1C2A"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79" w:author="Ole Shelton" w:date="2026-03-17T10:21:00Z">
              <w:pPr>
                <w:pBdr>
                  <w:top w:val="nil"/>
                  <w:left w:val="nil"/>
                  <w:bottom w:val="nil"/>
                  <w:right w:val="nil"/>
                  <w:between w:val="nil"/>
                </w:pBdr>
                <w:spacing w:after="0"/>
                <w:jc w:val="both"/>
              </w:pPr>
            </w:pPrChange>
          </w:pPr>
        </w:p>
      </w:sdtContent>
    </w:sdt>
    <w:sdt>
      <w:sdtPr>
        <w:tag w:val="goog_rdk_439"/>
        <w:id w:val="1636209954"/>
      </w:sdtPr>
      <w:sdtContent>
        <w:p w14:paraId="28BF1C2B" w14:textId="77777777" w:rsidR="001D27E1" w:rsidRPr="001D27E1" w:rsidRDefault="00000000">
          <w:pPr>
            <w:pStyle w:val="Heading3"/>
            <w:spacing w:before="0" w:after="0" w:line="360" w:lineRule="auto"/>
            <w:jc w:val="both"/>
            <w:rPr>
              <w:rPrChange w:id="480" w:author="Ole Shelton" w:date="2026-03-17T10:21:00Z">
                <w:rPr>
                  <w:i w:val="0"/>
                  <w:iCs w:val="0"/>
                </w:rPr>
              </w:rPrChange>
            </w:rPr>
            <w:pPrChange w:id="481" w:author="Ole Shelton" w:date="2026-03-17T10:21:00Z">
              <w:pPr>
                <w:pStyle w:val="Heading3"/>
                <w:spacing w:before="0" w:after="0"/>
                <w:jc w:val="both"/>
              </w:pPr>
            </w:pPrChange>
          </w:pPr>
          <w:r>
            <w:rPr>
              <w:i w:val="0"/>
              <w:iCs w:val="0"/>
            </w:rPr>
            <w:t>Conclusions</w:t>
          </w:r>
        </w:p>
      </w:sdtContent>
    </w:sdt>
    <w:sdt>
      <w:sdtPr>
        <w:tag w:val="goog_rdk_440"/>
        <w:id w:val="1976254266"/>
      </w:sdtPr>
      <w:sdtContent>
        <w:p w14:paraId="28BF1C2C" w14:textId="77777777" w:rsidR="001D27E1"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Change w:id="482"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color w:val="000000"/>
            </w:rPr>
            <w:t>This study shows that the effectiveness of marine eDNA sampling depends strongly on spatial autocorrelation and on the specific goals of the survey. In both simulated and empirical datasets, increasing sampling effort improved spatial prediction, but these gains diminished once sampling effort reached 6 samples or more per 10,000 km² per depth layer. The results also indicate that estimating the mean signals (analogous to a stock assessment index), is more robust to reduced sampling than estimating spatial autocorrelation parameters, which require denser and more spatially representative designs. These findings emphasize that there is no single optimal sampling threshold for all multispecies eDNA surveys, since appropriate effort depends on the taxa and the ecological question being addressed. Overall, the study provides a practical framework for designing more efficient and purpose-specific eDNA surveys.</w:t>
          </w:r>
        </w:p>
      </w:sdtContent>
    </w:sdt>
    <w:sdt>
      <w:sdtPr>
        <w:tag w:val="goog_rdk_441"/>
        <w:id w:val="-1174483888"/>
      </w:sdtPr>
      <w:sdtContent>
        <w:p w14:paraId="28BF1C2D" w14:textId="77777777" w:rsidR="001D27E1" w:rsidRPr="001D27E1" w:rsidRDefault="00000000">
          <w:pPr>
            <w:spacing w:after="0" w:line="360" w:lineRule="auto"/>
            <w:rPr>
              <w:rPrChange w:id="483" w:author="Ole Shelton" w:date="2026-03-17T10:21:00Z">
                <w:rPr>
                  <w:rFonts w:ascii="Times New Roman" w:eastAsia="Times New Roman" w:hAnsi="Times New Roman" w:cs="Times New Roman"/>
                  <w:b/>
                  <w:bCs/>
                  <w:sz w:val="28"/>
                  <w:szCs w:val="28"/>
                </w:rPr>
              </w:rPrChange>
            </w:rPr>
            <w:pPrChange w:id="484" w:author="Ole Shelton" w:date="2026-03-17T10:21:00Z">
              <w:pPr>
                <w:spacing w:after="0"/>
              </w:pPr>
            </w:pPrChange>
          </w:pPr>
          <w:r>
            <w:br w:type="page"/>
          </w:r>
        </w:p>
      </w:sdtContent>
    </w:sdt>
    <w:bookmarkStart w:id="485" w:name="bookmark=id.pn6iouocpggx" w:colFirst="0" w:colLast="0" w:displacedByCustomXml="next"/>
    <w:bookmarkEnd w:id="485" w:displacedByCustomXml="next"/>
    <w:bookmarkStart w:id="486" w:name="bookmark=id.dl7u0h55wzx" w:colFirst="0" w:colLast="0" w:displacedByCustomXml="next"/>
    <w:bookmarkEnd w:id="486" w:displacedByCustomXml="next"/>
    <w:sdt>
      <w:sdtPr>
        <w:tag w:val="goog_rdk_442"/>
        <w:id w:val="1680847525"/>
      </w:sdtPr>
      <w:sdtContent>
        <w:p w14:paraId="28BF1C2E" w14:textId="77777777" w:rsidR="001D27E1" w:rsidRPr="001D27E1" w:rsidRDefault="00000000">
          <w:pPr>
            <w:pBdr>
              <w:top w:val="nil"/>
              <w:left w:val="nil"/>
              <w:bottom w:val="nil"/>
              <w:right w:val="nil"/>
              <w:between w:val="nil"/>
            </w:pBdr>
            <w:spacing w:after="0" w:line="360" w:lineRule="auto"/>
            <w:jc w:val="both"/>
            <w:rPr>
              <w:sz w:val="22"/>
              <w:szCs w:val="22"/>
              <w:rPrChange w:id="487" w:author="Ole Shelton" w:date="2026-03-17T10:21:00Z">
                <w:rPr>
                  <w:rFonts w:ascii="Times New Roman" w:eastAsia="Times New Roman" w:hAnsi="Times New Roman" w:cs="Times New Roman"/>
                  <w:i/>
                  <w:iCs/>
                  <w:color w:val="000000"/>
                </w:rPr>
              </w:rPrChange>
            </w:rPr>
            <w:pPrChange w:id="488" w:author="Ole Shelton" w:date="2026-03-17T10:21:00Z">
              <w:pPr>
                <w:pBdr>
                  <w:top w:val="nil"/>
                  <w:left w:val="nil"/>
                  <w:bottom w:val="nil"/>
                  <w:right w:val="nil"/>
                  <w:between w:val="nil"/>
                </w:pBdr>
                <w:spacing w:after="0"/>
                <w:jc w:val="both"/>
              </w:pPr>
            </w:pPrChange>
          </w:pPr>
          <w:r>
            <w:rPr>
              <w:rFonts w:ascii="Times New Roman" w:eastAsia="Times New Roman" w:hAnsi="Times New Roman" w:cs="Times New Roman"/>
              <w:b/>
              <w:bCs/>
              <w:color w:val="000000"/>
            </w:rPr>
            <w:t>References</w:t>
          </w:r>
        </w:p>
      </w:sdtContent>
    </w:sdt>
    <w:bookmarkStart w:id="489" w:name="bookmark=id.juhy1abt7k3c" w:colFirst="0" w:colLast="0" w:displacedByCustomXml="next"/>
    <w:bookmarkEnd w:id="489" w:displacedByCustomXml="next"/>
    <w:bookmarkStart w:id="490" w:name="bookmark=id.opoe73yej7j" w:colFirst="0" w:colLast="0" w:displacedByCustomXml="next"/>
    <w:bookmarkEnd w:id="490" w:displacedByCustomXml="next"/>
    <w:sdt>
      <w:sdtPr>
        <w:tag w:val="goog_rdk_443"/>
        <w:id w:val="410839405"/>
      </w:sdtPr>
      <w:sdtContent>
        <w:p w14:paraId="28BF1C2F" w14:textId="77777777" w:rsidR="001D27E1"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0"/>
              <w:szCs w:val="20"/>
            </w:rPr>
            <w:pPrChange w:id="491" w:author="Ole Shelton" w:date="2026-03-17T10:21:00Z">
              <w:pPr>
                <w:pBdr>
                  <w:top w:val="nil"/>
                  <w:left w:val="nil"/>
                  <w:bottom w:val="nil"/>
                  <w:right w:val="nil"/>
                  <w:between w:val="nil"/>
                </w:pBdr>
                <w:spacing w:after="0"/>
              </w:pPr>
            </w:pPrChange>
          </w:pPr>
          <w:r>
            <w:rPr>
              <w:rFonts w:ascii="Times New Roman" w:eastAsia="Times New Roman" w:hAnsi="Times New Roman" w:cs="Times New Roman"/>
              <w:color w:val="000000"/>
              <w:sz w:val="20"/>
              <w:szCs w:val="20"/>
            </w:rPr>
            <w:t>Blois, S. de. 2020. The 2019 joint u.s.–canada integrated ecosystem and pacific hake acoustic-trawl survey: Cruise report SH-19-06. NMFS-NWFSC-PR-2020-03, U.S. Department of Commerce, NOAA Processed Report.</w:t>
          </w:r>
        </w:p>
      </w:sdtContent>
    </w:sdt>
    <w:bookmarkStart w:id="492" w:name="bookmark=id.yktyrpxs3kb" w:colFirst="0" w:colLast="0" w:displacedByCustomXml="next"/>
    <w:bookmarkEnd w:id="492" w:displacedByCustomXml="next"/>
    <w:sdt>
      <w:sdtPr>
        <w:tag w:val="goog_rdk_444"/>
        <w:id w:val="847745464"/>
      </w:sdtPr>
      <w:sdtContent>
        <w:p w14:paraId="28BF1C30" w14:textId="77777777" w:rsidR="001D27E1"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0"/>
              <w:szCs w:val="20"/>
            </w:rPr>
            <w:pPrChange w:id="493" w:author="Ole Shelton" w:date="2026-03-17T10:21:00Z">
              <w:pPr>
                <w:pBdr>
                  <w:top w:val="nil"/>
                  <w:left w:val="nil"/>
                  <w:bottom w:val="nil"/>
                  <w:right w:val="nil"/>
                  <w:between w:val="nil"/>
                </w:pBdr>
                <w:spacing w:after="0"/>
              </w:pPr>
            </w:pPrChange>
          </w:pPr>
          <w:r>
            <w:rPr>
              <w:rFonts w:ascii="Times New Roman" w:eastAsia="Times New Roman" w:hAnsi="Times New Roman" w:cs="Times New Roman"/>
              <w:color w:val="000000"/>
              <w:sz w:val="20"/>
              <w:szCs w:val="20"/>
            </w:rPr>
            <w:t xml:space="preserve">Callahan, B. J., P. J. McMurdie, M. J. Rosen, A. W. Han, A. J. A. Johnson, and S. P. Holmes. 2016. </w:t>
          </w:r>
          <w:r>
            <w:fldChar w:fldCharType="begin"/>
          </w:r>
          <w:r>
            <w:instrText>HYPERLINK "https://doi.org/10.1038/nmeth.3869" \h</w:instrText>
          </w:r>
          <w:r>
            <w:fldChar w:fldCharType="separate"/>
          </w:r>
          <w:r>
            <w:rPr>
              <w:rFonts w:ascii="Times New Roman" w:eastAsia="Times New Roman" w:hAnsi="Times New Roman" w:cs="Times New Roman"/>
              <w:color w:val="156082"/>
              <w:sz w:val="20"/>
              <w:szCs w:val="20"/>
            </w:rPr>
            <w:t>DADA2: High-resolution sample inference from Illumina amplicon data</w:t>
          </w:r>
          <w:r>
            <w:fldChar w:fldCharType="end"/>
          </w:r>
          <w:r>
            <w:rPr>
              <w:rFonts w:ascii="Times New Roman" w:eastAsia="Times New Roman" w:hAnsi="Times New Roman" w:cs="Times New Roman"/>
              <w:color w:val="000000"/>
              <w:sz w:val="20"/>
              <w:szCs w:val="20"/>
            </w:rPr>
            <w:t>. Nature Methods 13:581–583.</w:t>
          </w:r>
        </w:p>
      </w:sdtContent>
    </w:sdt>
    <w:bookmarkStart w:id="494" w:name="bookmark=id.abjff2yowm2f" w:colFirst="0" w:colLast="0" w:displacedByCustomXml="next"/>
    <w:bookmarkEnd w:id="494" w:displacedByCustomXml="next"/>
    <w:sdt>
      <w:sdtPr>
        <w:tag w:val="goog_rdk_445"/>
        <w:id w:val="-1074456722"/>
      </w:sdtPr>
      <w:sdtContent>
        <w:p w14:paraId="28BF1C31" w14:textId="77777777" w:rsidR="001D27E1"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0"/>
              <w:szCs w:val="20"/>
            </w:rPr>
            <w:pPrChange w:id="495" w:author="Ole Shelton" w:date="2026-03-17T10:21:00Z">
              <w:pPr>
                <w:pBdr>
                  <w:top w:val="nil"/>
                  <w:left w:val="nil"/>
                  <w:bottom w:val="nil"/>
                  <w:right w:val="nil"/>
                  <w:between w:val="nil"/>
                </w:pBdr>
                <w:spacing w:after="0"/>
              </w:pPr>
            </w:pPrChange>
          </w:pPr>
          <w:r>
            <w:rPr>
              <w:rFonts w:ascii="Times New Roman" w:eastAsia="Times New Roman" w:hAnsi="Times New Roman" w:cs="Times New Roman"/>
              <w:color w:val="000000"/>
              <w:sz w:val="20"/>
              <w:szCs w:val="20"/>
            </w:rPr>
            <w:t>Carpenter, B., A. Gelman, M. Hoffman, D. Lee, B. Goodrich, M. Betancourt, M. Brubaker, J. Guo, P. Li, and A. Riddell. 2017. Stan: A probabilistic programming language. Journal of Statistical Software 76.</w:t>
          </w:r>
        </w:p>
      </w:sdtContent>
    </w:sdt>
    <w:bookmarkStart w:id="496" w:name="bookmark=id.47x4tw1rkpsn" w:colFirst="0" w:colLast="0" w:displacedByCustomXml="next"/>
    <w:bookmarkEnd w:id="496" w:displacedByCustomXml="next"/>
    <w:sdt>
      <w:sdtPr>
        <w:tag w:val="goog_rdk_446"/>
        <w:id w:val="-432281602"/>
      </w:sdtPr>
      <w:sdtContent>
        <w:p w14:paraId="28BF1C32" w14:textId="77777777" w:rsidR="001D27E1"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0"/>
              <w:szCs w:val="20"/>
            </w:rPr>
            <w:pPrChange w:id="497" w:author="Ole Shelton" w:date="2026-03-17T10:21:00Z">
              <w:pPr>
                <w:pBdr>
                  <w:top w:val="nil"/>
                  <w:left w:val="nil"/>
                  <w:bottom w:val="nil"/>
                  <w:right w:val="nil"/>
                  <w:between w:val="nil"/>
                </w:pBdr>
                <w:spacing w:after="0"/>
              </w:pPr>
            </w:pPrChange>
          </w:pPr>
          <w:r>
            <w:rPr>
              <w:rFonts w:ascii="Times New Roman" w:eastAsia="Times New Roman" w:hAnsi="Times New Roman" w:cs="Times New Roman"/>
              <w:color w:val="000000"/>
              <w:sz w:val="20"/>
              <w:szCs w:val="20"/>
            </w:rPr>
            <w:t xml:space="preserve">Guri, G., O. R. Liu, R. P. Kelly, M. R. Shaffer, K. M. Parsons, A. Ramón-Laca, K. M. Nichols, P. F. P. Brandão-Dias, A. Wells, and A. O. Shelton. 2025. </w:t>
          </w:r>
          <w:r>
            <w:fldChar w:fldCharType="begin"/>
          </w:r>
          <w:r>
            <w:instrText>HYPERLINK "https://doi.org/10.1101/2025.10.30.685180" \h</w:instrText>
          </w:r>
          <w:r>
            <w:fldChar w:fldCharType="separate"/>
          </w:r>
          <w:r>
            <w:rPr>
              <w:rFonts w:ascii="Times New Roman" w:eastAsia="Times New Roman" w:hAnsi="Times New Roman" w:cs="Times New Roman"/>
              <w:color w:val="156082"/>
              <w:sz w:val="20"/>
              <w:szCs w:val="20"/>
            </w:rPr>
            <w:t>Quantitative, multispecies monitoring at a continental scale</w:t>
          </w:r>
          <w:r>
            <w:fldChar w:fldCharType="end"/>
          </w:r>
          <w:r>
            <w:rPr>
              <w:rFonts w:ascii="Times New Roman" w:eastAsia="Times New Roman" w:hAnsi="Times New Roman" w:cs="Times New Roman"/>
              <w:color w:val="000000"/>
              <w:sz w:val="20"/>
              <w:szCs w:val="20"/>
            </w:rPr>
            <w:t>. bioRxiv.</w:t>
          </w:r>
        </w:p>
      </w:sdtContent>
    </w:sdt>
    <w:bookmarkStart w:id="498" w:name="bookmark=id.j82j0ezcl74a" w:colFirst="0" w:colLast="0" w:displacedByCustomXml="next"/>
    <w:bookmarkEnd w:id="498" w:displacedByCustomXml="next"/>
    <w:sdt>
      <w:sdtPr>
        <w:tag w:val="goog_rdk_447"/>
        <w:id w:val="-439379538"/>
      </w:sdtPr>
      <w:sdtContent>
        <w:p w14:paraId="28BF1C33" w14:textId="77777777" w:rsidR="001D27E1"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0"/>
              <w:szCs w:val="20"/>
            </w:rPr>
            <w:pPrChange w:id="499" w:author="Ole Shelton" w:date="2026-03-17T10:21:00Z">
              <w:pPr>
                <w:pBdr>
                  <w:top w:val="nil"/>
                  <w:left w:val="nil"/>
                  <w:bottom w:val="nil"/>
                  <w:right w:val="nil"/>
                  <w:between w:val="nil"/>
                </w:pBdr>
                <w:spacing w:after="0"/>
              </w:pPr>
            </w:pPrChange>
          </w:pPr>
          <w:r>
            <w:rPr>
              <w:rFonts w:ascii="Times New Roman" w:eastAsia="Times New Roman" w:hAnsi="Times New Roman" w:cs="Times New Roman"/>
              <w:color w:val="000000"/>
              <w:sz w:val="20"/>
              <w:szCs w:val="20"/>
            </w:rPr>
            <w:t xml:space="preserve">Miya, M., Y. Sato, T. Fukunaga, T. Sado, J. Y. Poulsen, K. Sato, T. Minamoto, S. Yamamoto, H. Yamanaka, H. Araki, M. Kondoh, and W. Iwasaki. 2015. </w:t>
          </w:r>
          <w:r>
            <w:fldChar w:fldCharType="begin"/>
          </w:r>
          <w:r>
            <w:instrText>HYPERLINK "https://doi.org/10.1098/rsos.150088" \h</w:instrText>
          </w:r>
          <w:r>
            <w:fldChar w:fldCharType="separate"/>
          </w:r>
          <w:r>
            <w:rPr>
              <w:rFonts w:ascii="Times New Roman" w:eastAsia="Times New Roman" w:hAnsi="Times New Roman" w:cs="Times New Roman"/>
              <w:color w:val="156082"/>
              <w:sz w:val="20"/>
              <w:szCs w:val="20"/>
            </w:rPr>
            <w:t>MiFish, a set of universal PCR primers for metabarcoding environmental DNA from fishes: Detection of more than 230 subtropical marine species</w:t>
          </w:r>
          <w:r>
            <w:fldChar w:fldCharType="end"/>
          </w:r>
          <w:r>
            <w:rPr>
              <w:rFonts w:ascii="Times New Roman" w:eastAsia="Times New Roman" w:hAnsi="Times New Roman" w:cs="Times New Roman"/>
              <w:color w:val="000000"/>
              <w:sz w:val="20"/>
              <w:szCs w:val="20"/>
            </w:rPr>
            <w:t>. Royal Society Open Science 2:150088.</w:t>
          </w:r>
        </w:p>
      </w:sdtContent>
    </w:sdt>
    <w:bookmarkStart w:id="500" w:name="bookmark=id.tfc9enfgzqww" w:colFirst="0" w:colLast="0" w:displacedByCustomXml="next"/>
    <w:bookmarkEnd w:id="500" w:displacedByCustomXml="next"/>
    <w:sdt>
      <w:sdtPr>
        <w:tag w:val="goog_rdk_448"/>
        <w:id w:val="414439316"/>
      </w:sdtPr>
      <w:sdtContent>
        <w:p w14:paraId="28BF1C34" w14:textId="77777777" w:rsidR="001D27E1"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0"/>
              <w:szCs w:val="20"/>
            </w:rPr>
            <w:pPrChange w:id="501" w:author="Ole Shelton" w:date="2026-03-17T10:21:00Z">
              <w:pPr>
                <w:pBdr>
                  <w:top w:val="nil"/>
                  <w:left w:val="nil"/>
                  <w:bottom w:val="nil"/>
                  <w:right w:val="nil"/>
                  <w:between w:val="nil"/>
                </w:pBdr>
                <w:spacing w:after="0"/>
              </w:pPr>
            </w:pPrChange>
          </w:pPr>
          <w:r>
            <w:rPr>
              <w:rFonts w:ascii="Times New Roman" w:eastAsia="Times New Roman" w:hAnsi="Times New Roman" w:cs="Times New Roman"/>
              <w:color w:val="000000"/>
              <w:sz w:val="20"/>
              <w:szCs w:val="20"/>
            </w:rPr>
            <w:t xml:space="preserve">Ramón-Laca, A., A. Wells, and L. Park. 2021. </w:t>
          </w:r>
          <w:r>
            <w:fldChar w:fldCharType="begin"/>
          </w:r>
          <w:r>
            <w:instrText>HYPERLINK "https://doi.org/10.1371/journal.pone.0257773" \h</w:instrText>
          </w:r>
          <w:r>
            <w:fldChar w:fldCharType="separate"/>
          </w:r>
          <w:r>
            <w:rPr>
              <w:rFonts w:ascii="Times New Roman" w:eastAsia="Times New Roman" w:hAnsi="Times New Roman" w:cs="Times New Roman"/>
              <w:color w:val="156082"/>
              <w:sz w:val="20"/>
              <w:szCs w:val="20"/>
            </w:rPr>
            <w:t>A workflow for the relative quantification of multiple fish species from oceanic water samples using environmental DNA (eDNA) to support large-scale fishery surveys</w:t>
          </w:r>
          <w:r>
            <w:fldChar w:fldCharType="end"/>
          </w:r>
          <w:r>
            <w:rPr>
              <w:rFonts w:ascii="Times New Roman" w:eastAsia="Times New Roman" w:hAnsi="Times New Roman" w:cs="Times New Roman"/>
              <w:color w:val="000000"/>
              <w:sz w:val="20"/>
              <w:szCs w:val="20"/>
            </w:rPr>
            <w:t>. PLOS ONE 16:e0257773.</w:t>
          </w:r>
        </w:p>
      </w:sdtContent>
    </w:sdt>
    <w:bookmarkStart w:id="502" w:name="bookmark=id.e13bla5nzsim" w:colFirst="0" w:colLast="0" w:displacedByCustomXml="next"/>
    <w:bookmarkEnd w:id="502" w:displacedByCustomXml="next"/>
    <w:sdt>
      <w:sdtPr>
        <w:tag w:val="goog_rdk_449"/>
        <w:id w:val="29521020"/>
      </w:sdtPr>
      <w:sdtContent>
        <w:p w14:paraId="28BF1C35" w14:textId="77777777" w:rsidR="001D27E1"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0"/>
              <w:szCs w:val="20"/>
            </w:rPr>
            <w:pPrChange w:id="503" w:author="Ole Shelton" w:date="2026-03-17T10:21:00Z">
              <w:pPr>
                <w:pBdr>
                  <w:top w:val="nil"/>
                  <w:left w:val="nil"/>
                  <w:bottom w:val="nil"/>
                  <w:right w:val="nil"/>
                  <w:between w:val="nil"/>
                </w:pBdr>
                <w:spacing w:after="0"/>
              </w:pPr>
            </w:pPrChange>
          </w:pPr>
          <w:r>
            <w:rPr>
              <w:rFonts w:ascii="Times New Roman" w:eastAsia="Times New Roman" w:hAnsi="Times New Roman" w:cs="Times New Roman"/>
              <w:color w:val="000000"/>
              <w:sz w:val="20"/>
              <w:szCs w:val="20"/>
            </w:rPr>
            <w:t xml:space="preserve">Shelton, A. O., A. Ramón-Laca, A. Wells, J. Clemons, D. Chu, B. E. Feist, R. P. Kelly, S. L. Parker-Stetter, R. Thomas, K. M. Nichols, and L. Park. 2022. </w:t>
          </w:r>
          <w:r>
            <w:fldChar w:fldCharType="begin"/>
          </w:r>
          <w:r>
            <w:instrText>HYPERLINK "https://doi.org/10.1098/rspb.2021.2613" \h</w:instrText>
          </w:r>
          <w:r>
            <w:fldChar w:fldCharType="separate"/>
          </w:r>
          <w:r>
            <w:rPr>
              <w:rFonts w:ascii="Times New Roman" w:eastAsia="Times New Roman" w:hAnsi="Times New Roman" w:cs="Times New Roman"/>
              <w:color w:val="156082"/>
              <w:sz w:val="20"/>
              <w:szCs w:val="20"/>
            </w:rPr>
            <w:t>Environmental DNA provides quantitative estimates of Pacific hake abundance and distribution in the open ocean</w:t>
          </w:r>
          <w:r>
            <w:fldChar w:fldCharType="end"/>
          </w:r>
          <w:r>
            <w:rPr>
              <w:rFonts w:ascii="Times New Roman" w:eastAsia="Times New Roman" w:hAnsi="Times New Roman" w:cs="Times New Roman"/>
              <w:color w:val="000000"/>
              <w:sz w:val="20"/>
              <w:szCs w:val="20"/>
            </w:rPr>
            <w:t>. Proceedings of the Royal Society B: Biological Sciences 289:20212613.</w:t>
          </w:r>
        </w:p>
      </w:sdtContent>
    </w:sdt>
    <w:sectPr w:rsidR="001D27E1">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Ryan Kelly" w:date="2026-03-16T15:32:00Z" w:initials="">
    <w:p w14:paraId="28BF1C42"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And larger characteristic distance parameters (rho), correct?</w:t>
      </w:r>
    </w:p>
    <w:p w14:paraId="28BF1C43"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44"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 think of “spatial autocorrelation” as “how much information does one sample give you about a point that is a given spatial distance away”?  From that perspective, spatial autocorrelation is about both alpha and rho, right?</w:t>
      </w:r>
    </w:p>
  </w:comment>
  <w:comment w:id="37" w:author="Ryan Kelly" w:date="2026-03-16T15:36:00Z" w:initials="">
    <w:p w14:paraId="28BF1C45"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This is not quite right, but something in this ballpark?</w:t>
      </w:r>
    </w:p>
  </w:comment>
  <w:comment w:id="44" w:author="Ryan Kelly" w:date="2026-03-16T15:39:00Z" w:initials="">
    <w:p w14:paraId="28BF1C47"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See comment above; I think both rho and alpha are relevant parameters here</w:t>
      </w:r>
    </w:p>
  </w:comment>
  <w:comment w:id="49" w:author="Ryan Kelly" w:date="2026-03-16T15:39:00Z" w:initials="">
    <w:p w14:paraId="28BF1C48"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Or singular: taxon</w:t>
      </w:r>
    </w:p>
  </w:comment>
  <w:comment w:id="50" w:author="Ryan Kelly" w:date="2026-03-16T15:40:00Z" w:initials="">
    <w:p w14:paraId="28BF1C49"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Yep, I think what’s new here isn’t really the info about dependence upon degree of spatial autocorrelation and sample number, etc., but is all of this stuff applied in an eDNA context. I would highlight that in the abstract.</w:t>
      </w:r>
    </w:p>
  </w:comment>
  <w:comment w:id="62" w:author="Ryan Kelly" w:date="2026-03-16T16:21:00Z" w:initials="">
    <w:p w14:paraId="28BF1C4B"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think you can omit this; it’s kind of covered already.</w:t>
      </w:r>
    </w:p>
  </w:comment>
  <w:comment w:id="63" w:author="Ole Shelton" w:date="2026-03-17T10:36:00Z" w:initials="">
    <w:p w14:paraId="28BF1C4C"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Agree.</w:t>
      </w:r>
    </w:p>
  </w:comment>
  <w:comment w:id="67" w:author="Ryan Kelly" w:date="2026-03-16T16:22:00Z" w:initials="">
    <w:p w14:paraId="28BF1C4E"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Here and throughout, I think there’s no reason to limit the audience to marine contexts</w:t>
      </w:r>
    </w:p>
  </w:comment>
  <w:comment w:id="70" w:author="Ole Shelton" w:date="2026-03-17T10:37:00Z" w:initials="">
    <w:p w14:paraId="28BF1C4F"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“eDNA promises a” (less definitive).</w:t>
      </w:r>
    </w:p>
  </w:comment>
  <w:comment w:id="71" w:author="Ole Shelton" w:date="2026-03-17T10:39:00Z" w:initials="">
    <w:p w14:paraId="28BF1C50"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Disturbance? To what? Not sure this is needed.</w:t>
      </w:r>
    </w:p>
  </w:comment>
  <w:comment w:id="78" w:author="Ole Shelton" w:date="2026-03-17T10:55:00Z" w:initials="">
    <w:p w14:paraId="28BF1C52"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While increased sampling intensity generally reduces variance in population estimates and improves the precision of spatial pattern detection, this relationship exhibits diminishing returns where beyond a certain threshold, additional sampling effort produces marginal gains in statistical precision that 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comment>
  <w:comment w:id="84" w:author="Ole Shelton" w:date="2026-03-17T10:40:00Z" w:initials="">
    <w:p w14:paraId="28BF1C54"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You want to avoid “optimal” as much as possible. Perhaps sufficient, perhaps something else.</w:t>
      </w:r>
    </w:p>
  </w:comment>
  <w:comment w:id="90" w:author="Ryan Kelly" w:date="2026-03-16T16:23:00Z" w:initials="">
    <w:p w14:paraId="28BF1C55"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This kind of comes out of nowhere; I’d move it to the paragraph below.</w:t>
      </w:r>
    </w:p>
  </w:comment>
  <w:comment w:id="91" w:author="Ole Shelton" w:date="2026-03-17T10:48:00Z" w:initials="">
    <w:p w14:paraId="28BF1C56"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comment>
  <w:comment w:id="92" w:author="Ryan Kelly" w:date="2026-03-16T16:24:00Z" w:initials="">
    <w:p w14:paraId="28BF1C58" w14:textId="77777777" w:rsidR="00350AEA" w:rsidRDefault="006D1ADB">
      <w:pPr>
        <w:pStyle w:val="CommentText"/>
      </w:pPr>
      <w:r>
        <w:rPr>
          <w:rStyle w:val="CommentReference"/>
        </w:rPr>
        <w:annotationRef/>
      </w:r>
    </w:p>
    <w:p w14:paraId="28BF1C59"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I’ve been thinking about both alpha and rho, as noted above; let’s discuss</w:t>
      </w:r>
    </w:p>
  </w:comment>
  <w:comment w:id="93" w:author="Ryan Kelly" w:date="2026-03-16T16:24:00Z" w:initials="">
    <w:p w14:paraId="28BF1C5A"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5B"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 xml:space="preserve">Surely there is a lot of ecological literature on optimal sampling design, and it’s important to link to that literature.  For example https://www.sciencedirect.com/science/article/pii/S0167880902000130?casa_token=z7f-qiiury8AAAAA:dydyq6An1llKmq8NX6e__GARuTYpXz1gL_CkVH9agTpiYLNqcJw7zOjr_amGV8AhqtxcwYm-sOg or </w:t>
      </w:r>
    </w:p>
    <w:p w14:paraId="28BF1C5C"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5D"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https://besjournals.onlinelibrary.wiley.com/doi/full/10.1111/2041-210X.12495</w:t>
      </w:r>
    </w:p>
    <w:p w14:paraId="28BF1C5E"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5F"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or a bunch of earlier stuff like https://link.springer.com/article/10.1007/BF01029887</w:t>
      </w:r>
    </w:p>
  </w:comment>
  <w:comment w:id="96" w:author="Ryan Kelly" w:date="2026-03-16T16:28:00Z" w:initials="">
    <w:p w14:paraId="28BF1C62"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63"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it might be worth saying that there are various ways of estimating spatial smooths. Then say why GP models are the way you chose to go.</w:t>
      </w:r>
    </w:p>
  </w:comment>
  <w:comment w:id="97" w:author="Ole Shelton" w:date="2026-03-17T10:55:00Z" w:initials="">
    <w:p w14:paraId="28BF1C64"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65"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Suggest starting even broader than ryan. Like:  There are many way to analyze survey data (random designs, stratified designs).  Smooths have been shown to be pretty useful (many refs).  One way to do smoothes are GPs….</w:t>
      </w:r>
    </w:p>
  </w:comment>
  <w:comment w:id="102" w:author="Ole Shelton" w:date="2026-03-17T10:58:00Z" w:initials="">
    <w:p w14:paraId="28BF1C66"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What is an outcome here?</w:t>
      </w:r>
    </w:p>
  </w:comment>
  <w:comment w:id="107" w:author="Ole Shelton" w:date="2026-03-17T11:02:00Z" w:initials="">
    <w:p w14:paraId="28BF1C67" w14:textId="77777777" w:rsidR="00350AEA" w:rsidRDefault="006D1ADB">
      <w:pPr>
        <w:pStyle w:val="CommentText"/>
      </w:pPr>
      <w:r>
        <w:rPr>
          <w:rStyle w:val="CommentReference"/>
        </w:rPr>
        <w:annotationRef/>
      </w:r>
    </w:p>
    <w:p w14:paraId="28BF1C68"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covariance</w:t>
      </w:r>
    </w:p>
  </w:comment>
  <w:comment w:id="109" w:author="Ole Shelton" w:date="2026-03-17T11:05:00Z" w:initials="">
    <w:p w14:paraId="28BF1C69"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6A"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There is no constraint on the similarity decaying with distance in the general case.</w:t>
      </w:r>
    </w:p>
  </w:comment>
  <w:comment w:id="123" w:author="Ole Shelton" w:date="2026-03-17T11:18:00Z" w:initials="">
    <w:p w14:paraId="28BF1C6B"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Not sure what you are trying to say here that isn’t covered above already.</w:t>
      </w:r>
    </w:p>
  </w:comment>
  <w:comment w:id="133" w:author="Ole Shelton" w:date="2026-03-17T11:28:00Z" w:initials="">
    <w:p w14:paraId="28BF1C6C"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Maybe just call this the amplitude parameter?</w:t>
      </w:r>
    </w:p>
  </w:comment>
  <w:comment w:id="131" w:author="Ole Shelton" w:date="2026-03-17T11:24:00Z" w:initials="">
    <w:p w14:paraId="28BF1C6D" w14:textId="77777777" w:rsidR="00350AEA" w:rsidRDefault="006D1ADB">
      <w:pPr>
        <w:pStyle w:val="CommentText"/>
      </w:pPr>
      <w:r>
        <w:rPr>
          <w:rStyle w:val="CommentReference"/>
        </w:rPr>
        <w:annotationRef/>
      </w:r>
    </w:p>
    <w:p w14:paraId="28BF1C6E"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You switch back and forth between talking about the covarince model in general and a spatial field more specifically.  You should choose one and stick to it.  I suggest just going with the spatial version.</w:t>
      </w:r>
    </w:p>
  </w:comment>
  <w:comment w:id="141" w:author="Ole Shelton" w:date="2026-03-17T11:27:00Z" w:initials="">
    <w:p w14:paraId="28BF1C6F"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70"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Is this going to be called the length-scale parameter or the autocorrelation parameters… Let’s not switch back and forth.</w:t>
      </w:r>
    </w:p>
  </w:comment>
  <w:comment w:id="144" w:author="Ole Shelton" w:date="2026-03-17T11:34:00Z" w:initials="">
    <w:p w14:paraId="28BF1C71"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72"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Needed?</w:t>
      </w:r>
    </w:p>
  </w:comment>
  <w:comment w:id="146" w:author="Ole Shelton" w:date="2026-03-17T11:35:00Z" w:initials="">
    <w:p w14:paraId="28BF1C73"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Danger.</w:t>
      </w:r>
    </w:p>
  </w:comment>
  <w:comment w:id="150" w:author="Ole Shelton" w:date="2026-03-17T11:50:00Z" w:initials="">
    <w:p w14:paraId="28BF1C74" w14:textId="77777777" w:rsidR="00350AEA" w:rsidRDefault="006D1ADB">
      <w:pPr>
        <w:pStyle w:val="CommentText"/>
      </w:pPr>
      <w:r>
        <w:rPr>
          <w:rStyle w:val="CommentReference"/>
        </w:rPr>
        <w:annotationRef/>
      </w:r>
    </w:p>
    <w:p w14:paraId="28BF1C75"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 am wondering if you need the math part of the previous paragraph in the introduction.  What do you lose by doing the GP description in the methods?</w:t>
      </w:r>
    </w:p>
  </w:comment>
  <w:comment w:id="192" w:author="Ole Shelton" w:date="2026-03-17T12:02:00Z" w:initials="">
    <w:p w14:paraId="28BF1C76"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77"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Typically, if you wanted to isolate the  effects of space, you would model all of the relevant covariates AND space. Otherwise you are confounding space with covariates. Suggest deleting.</w:t>
      </w:r>
    </w:p>
  </w:comment>
  <w:comment w:id="195" w:author="Ole Shelton" w:date="2026-03-17T12:05:00Z" w:initials="">
    <w:p w14:paraId="28BF1C78"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eDNA?</w:t>
      </w:r>
    </w:p>
  </w:comment>
  <w:comment w:id="198" w:author="Ryan Kelly" w:date="2026-03-16T16:29:00Z" w:initials="">
    <w:p w14:paraId="28BF1C7A" w14:textId="77777777" w:rsidR="00350AEA" w:rsidRDefault="006D1ADB">
      <w:pPr>
        <w:pStyle w:val="CommentText"/>
      </w:pPr>
      <w:r>
        <w:rPr>
          <w:rStyle w:val="CommentReference"/>
        </w:rPr>
        <w:annotationRef/>
      </w:r>
    </w:p>
    <w:p w14:paraId="28BF1C7B"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 do like this visualization, but you could save half the space by putting the true and predicted lines on the same plot in each quadrant.</w:t>
      </w:r>
    </w:p>
  </w:comment>
  <w:comment w:id="199" w:author="Ole Shelton" w:date="2026-03-17T12:06:00Z" w:initials="">
    <w:p w14:paraId="28BF1C7C"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7D"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Agree with Ryan.</w:t>
      </w:r>
    </w:p>
  </w:comment>
  <w:comment w:id="201" w:author="Ryan Kelly" w:date="2026-03-16T17:05:00Z" w:initials="">
    <w:p w14:paraId="28BF1C80"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It would make sense to motivate the methods section with a really clear research question here, specific to the world of eDNA (as opposed to the world of ecological analysis generally)</w:t>
      </w:r>
    </w:p>
  </w:comment>
  <w:comment w:id="205" w:author="Ole Shelton" w:date="2026-03-17T12:07:00Z" w:initials="">
    <w:p w14:paraId="28BF1C81" w14:textId="77777777" w:rsidR="00350AEA" w:rsidRDefault="006D1ADB">
      <w:pPr>
        <w:pStyle w:val="CommentText"/>
      </w:pPr>
      <w:r>
        <w:rPr>
          <w:rStyle w:val="CommentReference"/>
        </w:rPr>
        <w:annotationRef/>
      </w:r>
    </w:p>
    <w:p w14:paraId="28BF1C82"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 think you need to provide a little roadmap at the beginning here of where you are going. You jump right into talking about evaluating efficiency before framing why you are talking about efficiency.</w:t>
      </w:r>
    </w:p>
    <w:p w14:paraId="28BF1C83"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84"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Something like:</w:t>
      </w:r>
    </w:p>
    <w:p w14:paraId="28BF1C85"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We present our methods in two parts.  First, we develop a simulation and estimation framework for doing x, y , and z. This section provides general guidance on sampling as well as … this and that.</w:t>
      </w:r>
    </w:p>
    <w:p w14:paraId="28BF1C86"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 xml:space="preserve">Second, we apply the same family of approaches to empirical data for 12 species….  </w:t>
      </w:r>
    </w:p>
    <w:p w14:paraId="28BF1C87"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88"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 would put the math from the intro in the beginning of the methods.</w:t>
      </w:r>
    </w:p>
  </w:comment>
  <w:comment w:id="216" w:author="Ole Shelton" w:date="2026-03-17T13:02:00Z" w:initials="">
    <w:p w14:paraId="28BF1C89"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[NOTE WHY THERE ARE DIFFERENT NUMBERS AMONG DEPTHS? I’m curious why the 150 depth has the same number of points as the surface and 50m depths]</w:t>
      </w:r>
    </w:p>
  </w:comment>
  <w:comment w:id="252" w:author="Ole Shelton" w:date="2026-03-17T13:21:00Z" w:initials="">
    <w:p w14:paraId="28BF1C8A" w14:textId="77777777" w:rsidR="00350AEA" w:rsidRDefault="006D1ADB">
      <w:pPr>
        <w:pStyle w:val="CommentText"/>
      </w:pPr>
      <w:r>
        <w:rPr>
          <w:rStyle w:val="CommentReference"/>
        </w:rPr>
        <w:annotationRef/>
      </w:r>
    </w:p>
    <w:p w14:paraId="28BF1C8B"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Different notation from below.  Subscript?</w:t>
      </w:r>
    </w:p>
  </w:comment>
  <w:comment w:id="253" w:author="Ole Shelton" w:date="2026-03-17T13:03:00Z" w:initials="">
    <w:p w14:paraId="28BF1C8C"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8D"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[NEED TO TALK ABOUT WHY ASSUMED INDEPENDENCE AMONG DEPTHS?]</w:t>
      </w:r>
    </w:p>
  </w:comment>
  <w:comment w:id="257" w:author="Ole Shelton" w:date="2026-03-17T13:04:00Z" w:initials="">
    <w:p w14:paraId="28BF1C8E"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empirical</w:t>
      </w:r>
    </w:p>
  </w:comment>
  <w:comment w:id="258" w:author="Ryan Kelly" w:date="2026-03-16T16:33:00Z" w:initials="">
    <w:p w14:paraId="28BF1C8F"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Here’s where I’ve been thinking differently; I think alpha is a real biological parameter, because it tells us how much we expect a signal to vary between two points in the data; like, some species vary more than others in the range of DNA concentration we observe across the dataset That’s not measurement uncertainty or a function of the measuring stick we use; it’s real. Rho then tells us how that magnitude of change in measured value is spread across space. Right?</w:t>
      </w:r>
    </w:p>
  </w:comment>
  <w:comment w:id="259" w:author="Ole Shelton" w:date="2026-03-17T13:05:00Z" w:initials="">
    <w:p w14:paraId="28BF1C90"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Yeah alpha is a measure of variability across the whole field, so it is biology. With qPCR data and with fish catches, species can vary a lot in their spatial SD reflecting different patterns of variability.</w:t>
      </w:r>
    </w:p>
    <w:p w14:paraId="28BF1C91"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92"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As written, you do not have an explicit measurement error term. You could say that is sigma because that is the sample to sample variation for water sampled at a single point.  But it could also be interpreted as the small scale variation among samples (process error, not measurement error). If you are going to call it a measurement error parameter, that’s ok, but you should introduce it as such in the model up top.</w:t>
      </w:r>
    </w:p>
    <w:p w14:paraId="28BF1C93"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94"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 xml:space="preserve">I think you can just say you are focused on the rho parameter without going too deep on alpha and sigma are not deemed as important. </w:t>
      </w:r>
    </w:p>
    <w:p w14:paraId="28BF1C95"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96"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Residual variability is also an odd thing to talk about in a simulation.  Each parameter should have a meaning and interpretation.</w:t>
      </w:r>
    </w:p>
  </w:comment>
  <w:comment w:id="266" w:author="Ole Shelton" w:date="2026-03-17T13:18:00Z" w:initials="">
    <w:p w14:paraId="28BF1C97" w14:textId="77777777" w:rsidR="00350AEA" w:rsidRDefault="006D1ADB">
      <w:pPr>
        <w:pStyle w:val="CommentText"/>
      </w:pPr>
      <w:r>
        <w:rPr>
          <w:rStyle w:val="CommentReference"/>
        </w:rPr>
        <w:annotationRef/>
      </w:r>
    </w:p>
    <w:p w14:paraId="28BF1C98"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Sentence fragment.</w:t>
      </w:r>
    </w:p>
  </w:comment>
  <w:comment w:id="267" w:author="Ryan Kelly" w:date="2026-03-16T16:38:00Z" w:initials="">
    <w:p w14:paraId="28BF1C99"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9A"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And also correcting for amp bias</w:t>
      </w:r>
    </w:p>
  </w:comment>
  <w:comment w:id="268" w:author="Ole Shelton" w:date="2026-03-17T13:19:00Z" w:initials="">
    <w:p w14:paraId="28BF1C9B"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9C"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Probably need scientific names.</w:t>
      </w:r>
    </w:p>
  </w:comment>
  <w:comment w:id="272" w:author="Ole Shelton" w:date="2026-03-17T13:37:00Z" w:initials="">
    <w:p w14:paraId="28BF1C9D"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find the mixing of empirical and simulation results confusing.  Can you separate them?</w:t>
      </w:r>
    </w:p>
  </w:comment>
  <w:comment w:id="274" w:author="Ole Shelton" w:date="2026-03-17T13:45:00Z" w:initials="">
    <w:p w14:paraId="28BF1C9E"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How did you figure out “representative” ? random? Something else?</w:t>
      </w:r>
    </w:p>
  </w:comment>
  <w:comment w:id="276" w:author="Ole Shelton" w:date="2026-03-17T13:26:00Z" w:initials="">
    <w:p w14:paraId="28BF1C9F" w14:textId="77777777" w:rsidR="00350AEA" w:rsidRDefault="006D1ADB">
      <w:pPr>
        <w:pStyle w:val="CommentText"/>
      </w:pPr>
      <w:r>
        <w:rPr>
          <w:rStyle w:val="CommentReference"/>
        </w:rPr>
        <w:annotationRef/>
      </w:r>
    </w:p>
    <w:p w14:paraId="28BF1CA0"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Need to synonymize the notation and meaning of the parameters listed here with eqs 1 and 2.</w:t>
      </w:r>
    </w:p>
  </w:comment>
  <w:comment w:id="277" w:author="Ole Shelton" w:date="2026-03-17T13:23:00Z" w:initials="">
    <w:p w14:paraId="28BF1CA1"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A2"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comment>
  <w:comment w:id="278" w:author="Ole Shelton" w:date="2026-03-17T13:23:00Z" w:initials="">
    <w:p w14:paraId="28BF1CA3"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A4"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This was called measurement noise above.</w:t>
      </w:r>
    </w:p>
  </w:comment>
  <w:comment w:id="290" w:author="Ole Shelton" w:date="2026-03-17T13:27:00Z" w:initials="">
    <w:p w14:paraId="28BF1CA5"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A6"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Use the same notation here as in the equations.  Need to define L and I and be notationally clear about scalars, vectors and matrices. Why a K instead of k here?</w:t>
      </w:r>
    </w:p>
  </w:comment>
  <w:comment w:id="291" w:author="" w:initials="">
    <w:p w14:paraId="28BF1CA7"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p>
    <w:p w14:paraId="28BF1CA8" w14:textId="77777777" w:rsidR="00350AEA" w:rsidRDefault="00350AEA">
      <w:pPr>
        <w:pStyle w:val="CommentText"/>
      </w:pPr>
    </w:p>
  </w:comment>
  <w:comment w:id="294" w:author="Ole Shelton" w:date="2026-03-17T13:30:00Z" w:initials="">
    <w:p w14:paraId="28BF1CA9"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This is very close to “posterior predictive” which is a different thing.  Suggest just saying “posterior mean at…”</w:t>
      </w:r>
    </w:p>
  </w:comment>
  <w:comment w:id="295" w:author="Ryan Kelly" w:date="2026-03-16T17:10:00Z" w:initials="">
    <w:p w14:paraId="28BF1CAA"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his is only for simulated sets.</w:t>
      </w:r>
    </w:p>
    <w:p w14:paraId="28BF1CAB"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Maybe use a capi</w:t>
      </w:r>
    </w:p>
  </w:comment>
  <w:comment w:id="296" w:author="Ole Shelton" w:date="2026-03-17T13:33:00Z" w:initials="">
    <w:p w14:paraId="28BF1CAC"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tal E, so as to avoid</w:t>
      </w:r>
    </w:p>
  </w:comment>
  <w:comment w:id="298" w:author="" w:initials="">
    <w:p w14:paraId="28BF1CAD"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 xml:space="preserve"> c</w:t>
      </w:r>
    </w:p>
  </w:comment>
  <w:comment w:id="308" w:author="Ole Shelton" w:date="2026-03-17T13:36:00Z" w:initials="">
    <w:p w14:paraId="28BF1CAE"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onfusion</w:t>
      </w:r>
    </w:p>
    <w:p w14:paraId="28BF1CAF"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With euler’s number.</w:t>
      </w:r>
    </w:p>
    <w:p w14:paraId="28BF1CB0" w14:textId="77777777" w:rsidR="00350AEA" w:rsidRDefault="00350AEA">
      <w:pPr>
        <w:pStyle w:val="CommentText"/>
      </w:pPr>
    </w:p>
    <w:p w14:paraId="28BF1CB1"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 xml:space="preserve">What is this?  </w:t>
      </w:r>
    </w:p>
    <w:p w14:paraId="28BF1CB2"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B3"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 xml:space="preserve">This sentence feels convoluted. Can we just say we make predictions based on a model fit to a subset of the data? </w:t>
      </w:r>
    </w:p>
    <w:p w14:paraId="28BF1CB4"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B5"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Also, maintain math-case for all mat</w:t>
      </w:r>
    </w:p>
  </w:comment>
  <w:comment w:id="309" w:author="Ole Shelton" w:date="2026-03-17T13:49:00Z" w:initials="">
    <w:p w14:paraId="28BF1CB6"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 terms used in the main text.</w:t>
      </w:r>
    </w:p>
    <w:p w14:paraId="28BF1CB7"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ou don’t need two abbreviations for one thing.  Either use RMSE or epsilon.</w:t>
      </w:r>
    </w:p>
    <w:p w14:paraId="28BF1CB8"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 xml:space="preserve">I thought we had agreed that we should compare against observations that were not included in the model fitting.  </w:t>
      </w:r>
    </w:p>
    <w:p w14:paraId="28BF1CB9"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BA"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Since you have 20K locations, but only use 4k as observations, and only use at most 2K in a given model, it would seem pretty straight forward to use some of the 2K that you don’t use as the shared basis for prediction accuracy.  Or you could use some number of the16K locations that were never used as observations to look at accuracy.  Right now you are summing across all o</w:t>
      </w:r>
    </w:p>
  </w:comment>
  <w:comment w:id="311" w:author="Ryan Kelly" w:date="2026-03-16T17:12:00Z" w:initials="">
    <w:p w14:paraId="28BF1CBB"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 the locations including the locations that were sampled…</w:t>
      </w:r>
    </w:p>
    <w:p w14:paraId="28BF1CBC"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BD"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Maybe there is some reason that is a bad idea?</w:t>
      </w:r>
    </w:p>
    <w:p w14:paraId="28BF1CBE"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Because of the way you simulated (with alpha and sigma being held constant), this seems reasonable to me. But in the real world, alpha an</w:t>
      </w:r>
    </w:p>
  </w:comment>
  <w:comment w:id="312" w:author="Ole Shelton" w:date="2026-03-17T13:58:00Z" w:initials="">
    <w:p w14:paraId="28BF1CBF"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 sigma would also play a role, and this might be an issue when it comes to evaluating the hake-grid data.</w:t>
      </w:r>
    </w:p>
    <w:p w14:paraId="28BF1CC0"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 don’t understand what this is.  Is there an empirical reason we wou</w:t>
      </w:r>
    </w:p>
  </w:comment>
  <w:comment w:id="316" w:author="" w:initials="">
    <w:p w14:paraId="28BF1CC1"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ld</w:t>
      </w:r>
    </w:p>
  </w:comment>
  <w:comment w:id="328" w:author="Ole Shelton" w:date="2026-03-17T14:29:00Z" w:initials="">
    <w:p w14:paraId="28BF1CC3"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  Also, is this epsilon_e or s</w:t>
      </w:r>
    </w:p>
    <w:p w14:paraId="28BF1CC4"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omething different.</w:t>
      </w:r>
    </w:p>
    <w:p w14:paraId="28BF1CC5" w14:textId="77777777" w:rsidR="00350AEA" w:rsidRDefault="00350AEA">
      <w:pPr>
        <w:pStyle w:val="CommentText"/>
      </w:pPr>
    </w:p>
    <w:p w14:paraId="28BF1CC6"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this seems too broad -- 'marine eDNA' may be better?</w:t>
      </w:r>
    </w:p>
    <w:p w14:paraId="28BF1CC7"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Rho can’t be negative, right? In one of the above equations you take a log of rho so it can’t be negative there.  Is this prior on log(rho), maybe? Also, if rho is being simulat</w:t>
      </w:r>
    </w:p>
  </w:comment>
  <w:comment w:id="332" w:author="Ole Shelton" w:date="2026-03-17T14:50:00Z" w:initials="">
    <w:p w14:paraId="28BF1CC8"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ed at 400 or 1000, this is a prior that is pretty far from the tru</w:t>
      </w:r>
    </w:p>
  </w:comment>
  <w:comment w:id="339" w:author="" w:initials="">
    <w:p w14:paraId="28BF1CC9"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 xml:space="preserve">e </w:t>
      </w:r>
    </w:p>
  </w:comment>
  <w:comment w:id="340" w:author="Ole Shelton" w:date="2026-03-17T14:48:00Z" w:initials="">
    <w:p w14:paraId="28BF1CCA"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values… eve</w:t>
      </w:r>
    </w:p>
  </w:comment>
  <w:comment w:id="341" w:author="" w:initials="">
    <w:p w14:paraId="28BF1CCB"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 xml:space="preserve">n </w:t>
      </w:r>
    </w:p>
  </w:comment>
  <w:comment w:id="342" w:author="Ole Shelton" w:date="2026-03-17T14:44:00Z" w:initials="">
    <w:p w14:paraId="28BF1CCC"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if it is on the log scale.</w:t>
      </w:r>
    </w:p>
    <w:p w14:paraId="28BF1CCD"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One I’m not quite sure what this least-squares model provides that I ca</w:t>
      </w:r>
    </w:p>
  </w:comment>
  <w:comment w:id="343" w:author="" w:initials="">
    <w:p w14:paraId="28BF1CCE"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w:t>
      </w:r>
    </w:p>
  </w:comment>
  <w:comment w:id="344" w:author="Ole Shelton" w:date="2026-03-17T14:47:00Z" w:initials="">
    <w:p w14:paraId="28BF1CCF"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 get from lo</w:t>
      </w:r>
    </w:p>
  </w:comment>
  <w:comment w:id="347" w:author="Ole Shelton" w:date="2026-03-17T14:24:00Z" w:initials="">
    <w:p w14:paraId="28BF1CD0"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oking at Fig. 3</w:t>
      </w:r>
    </w:p>
    <w:p w14:paraId="28BF1CD1"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 xml:space="preserve"> the stack of boxes in </w:t>
      </w:r>
    </w:p>
  </w:comment>
  <w:comment w:id="348" w:author="Ole Shelton" w:date="2026-03-17T14:00:00Z" w:initials="">
    <w:p w14:paraId="28BF1CD2"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the blue pa</w:t>
      </w:r>
    </w:p>
  </w:comment>
  <w:comment w:id="349" w:author="" w:initials="">
    <w:p w14:paraId="28BF1CD3"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ne</w:t>
      </w:r>
    </w:p>
  </w:comment>
  <w:comment w:id="353" w:author="" w:initials="">
    <w:p w14:paraId="28BF1CD4"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 xml:space="preserve">l </w:t>
      </w:r>
    </w:p>
  </w:comment>
  <w:comment w:id="355" w:author="" w:initials="">
    <w:p w14:paraId="28BF1CD5"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do</w:t>
      </w:r>
    </w:p>
  </w:comment>
  <w:comment w:id="360" w:author="Ole Shelton" w:date="2026-03-17T14:56:00Z" w:initials="">
    <w:p w14:paraId="28BF1CD6"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esn’t have a label.</w:t>
      </w:r>
    </w:p>
    <w:p w14:paraId="28BF1CD7" w14:textId="77777777" w:rsidR="00350AEA" w:rsidRDefault="00350AEA">
      <w:pPr>
        <w:pStyle w:val="CommentText"/>
      </w:pPr>
    </w:p>
    <w:p w14:paraId="28BF1CD8"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 xml:space="preserve">Rho = </w:t>
      </w:r>
    </w:p>
  </w:comment>
  <w:comment w:id="361" w:author="Ole Shelton" w:date="2026-03-17T14:46:00Z" w:initials="">
    <w:p w14:paraId="28BF1CD9"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Differ from the true concentration?</w:t>
      </w:r>
    </w:p>
  </w:comment>
  <w:comment w:id="370" w:author="Ole Shelton" w:date="2026-03-17T14:32:00Z" w:initials="">
    <w:p w14:paraId="28BF1CDA"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kI think these are all Fig 4</w:t>
      </w:r>
    </w:p>
    <w:p w14:paraId="28BF1CDB" w14:textId="77777777" w:rsidR="00350AEA" w:rsidRDefault="00350AEA">
      <w:pPr>
        <w:pStyle w:val="CommentText"/>
      </w:pPr>
    </w:p>
    <w:p w14:paraId="28BF1CDC"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This assumes an unbiased prediction.  Did you check that it was unbiased?</w:t>
      </w:r>
    </w:p>
    <w:p w14:paraId="28BF1CDD" w14:textId="77777777" w:rsidR="00350AEA" w:rsidRDefault="00350AEA">
      <w:pPr>
        <w:pStyle w:val="CommentText"/>
      </w:pPr>
    </w:p>
    <w:p w14:paraId="28BF1CDE"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Rho &gt; 500 km</w:t>
      </w:r>
    </w:p>
    <w:p w14:paraId="28BF1CDF"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 xml:space="preserve">Things you want to know from simulation-estimation adventures: </w:t>
      </w:r>
    </w:p>
    <w:p w14:paraId="28BF1CE0"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E1"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 xml:space="preserve"> Bias.  Are there scenarios that lead you to consistently retrieve the wrong answer?</w:t>
      </w:r>
    </w:p>
    <w:p w14:paraId="28BF1CE2"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 xml:space="preserve"> Precision.  How variable are the estimates.</w:t>
      </w:r>
    </w:p>
    <w:p w14:paraId="28BF1CE3"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E4"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RMSE is a metric that provides a balance between bias and precision. But reviewers are going to ask if this is bias or precision that is changing the RMSE.  The text suggests for some it is bias, mostly (mu).  Others it is unclear what it is.</w:t>
      </w:r>
    </w:p>
    <w:p w14:paraId="28BF1CE5"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E6"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You can summarise the accuracy in lots of ways, but if you are going to talk about bias, show a plot of bias. You can make pred-true plots if they would be helpful… for making your points.</w:t>
      </w:r>
    </w:p>
  </w:comment>
  <w:comment w:id="371" w:author="" w:initials="">
    <w:p w14:paraId="28BF1CE7"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 xml:space="preserve">  </w:t>
      </w:r>
    </w:p>
  </w:comment>
  <w:comment w:id="372" w:author="Ole Shelton" w:date="2026-03-17T14:20:00Z" w:initials="">
    <w:p w14:paraId="28BF1CE8"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think the RMSE works pretty well with the rho parameter and the sigma.  I’m not sold on using it for mu and alpha.</w:t>
      </w:r>
    </w:p>
    <w:p w14:paraId="28BF1CE9"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 I’m confused about the B panel.  What is the x-axis?  Panel A shows sampling density goes from a little more than one in discrete jumps to ~6, then 10, then 20. Panel B says the x is the change in sampling density. But there are all sorts of levels on panel B that are not on panel</w:t>
      </w:r>
    </w:p>
  </w:comment>
  <w:comment w:id="377" w:author="Ryan Kelly" w:date="2026-03-16T17:19:00Z" w:initials="">
    <w:p w14:paraId="28BF1CEA"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 xml:space="preserve"> A. (e.g. 11,12,13,14, etc.) So I’m missing out on what I am looking at and learning from panel B</w:t>
      </w:r>
    </w:p>
  </w:comment>
  <w:comment w:id="378" w:author="" w:initials="">
    <w:p w14:paraId="28BF1CEB"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 xml:space="preserve"> r</w:t>
      </w:r>
    </w:p>
  </w:comment>
  <w:comment w:id="379" w:author="Ryan Kelly" w:date="2026-03-16T17:18:00Z" w:initials="">
    <w:p w14:paraId="28BF1CEC"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elative to panel A.</w:t>
      </w:r>
    </w:p>
    <w:p w14:paraId="28BF1CED"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mment about unbias</w:t>
      </w:r>
    </w:p>
  </w:comment>
  <w:comment w:id="381" w:author="Ole Shelton" w:date="2026-03-17T15:04:00Z" w:initials="">
    <w:p w14:paraId="28BF1CEE"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ed-ness</w:t>
      </w:r>
    </w:p>
    <w:p w14:paraId="28BF1CEF"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Say what the lines are in both panels.</w:t>
      </w:r>
    </w:p>
    <w:p w14:paraId="28BF1CF0" w14:textId="77777777" w:rsidR="00350AEA" w:rsidRDefault="00350AEA">
      <w:pPr>
        <w:pStyle w:val="CommentText"/>
      </w:pPr>
    </w:p>
    <w:p w14:paraId="28BF1CF1"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Epsilon_e?</w:t>
      </w:r>
    </w:p>
    <w:p w14:paraId="28BF1CF2" w14:textId="77777777" w:rsidR="00350AEA" w:rsidRDefault="00000000">
      <w:pPr>
        <w:pStyle w:val="CommentText"/>
      </w:pPr>
      <w:r>
        <w:rPr>
          <w:rStyle w:val="CommentReference"/>
        </w:rPr>
        <w:annotationRef/>
      </w:r>
    </w:p>
    <w:p w14:paraId="28BF1CF3" w14:textId="77777777" w:rsidR="00350AEA" w:rsidRDefault="00000000">
      <w:pPr>
        <w:pStyle w:val="CommentText"/>
      </w:pPr>
      <w:r>
        <w:rPr>
          <w:rStyle w:val="CommentReference"/>
        </w:rPr>
        <w:annotationRef/>
      </w:r>
    </w:p>
    <w:p w14:paraId="28BF1CF4"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Suggest generally plotting the parameter of interest on each panel so you don’t have to look at the caption to sort out what you are looking at. Could put it in the y-axis? Or in the plot itself?</w:t>
      </w:r>
    </w:p>
    <w:p w14:paraId="28BF1CF5" w14:textId="77777777" w:rsidR="00350AEA" w:rsidRDefault="00350AEA">
      <w:pPr>
        <w:pStyle w:val="CommentText"/>
      </w:pPr>
    </w:p>
    <w:p w14:paraId="28BF1CF6"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 think from in silico d</w:t>
      </w:r>
    </w:p>
  </w:comment>
  <w:comment w:id="384" w:author="Ole Shelton" w:date="2026-03-17T15:16:00Z" w:initials="">
    <w:p w14:paraId="28BF1CF7"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ata, I’d expect to see smooth lines, no? is that just stochasticity from single simulation runs?Where is this shown? Can’t really pull this out of Fig 5.</w:t>
      </w:r>
    </w:p>
    <w:p w14:paraId="28BF1CF8"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F9"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Is there a plot showing which sp are surface and which Well, higher rho, lower alpha, right?</w:t>
      </w:r>
    </w:p>
    <w:p w14:paraId="28BF1CFA"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 deep? Or a table?</w:t>
      </w:r>
    </w:p>
    <w:p w14:paraId="28BF1CFB" w14:textId="77777777" w:rsidR="001D27E1" w:rsidRDefault="001D27E1">
      <w:pPr>
        <w:widowControl w:val="0"/>
        <w:pBdr>
          <w:top w:val="nil"/>
          <w:left w:val="nil"/>
          <w:bottom w:val="nil"/>
          <w:right w:val="nil"/>
          <w:between w:val="nil"/>
        </w:pBdr>
        <w:spacing w:after="0"/>
        <w:rPr>
          <w:rFonts w:ascii="Arial" w:eastAsia="Arial" w:hAnsi="Arial" w:cs="Arial"/>
          <w:color w:val="000000"/>
          <w:sz w:val="22"/>
          <w:szCs w:val="22"/>
        </w:rPr>
      </w:pPr>
    </w:p>
    <w:p w14:paraId="28BF1CFC"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If this is going to be one of the main things you talk about , emphasize it in o</w:t>
      </w:r>
    </w:p>
  </w:comment>
  <w:comment w:id="386" w:author="Ryan Kelly" w:date="2026-03-16T17:21:00Z" w:initials="">
    <w:p w14:paraId="28BF1CFD"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ne of the figures.</w:t>
      </w:r>
    </w:p>
    <w:p w14:paraId="28BF1CFE" w14:textId="77777777" w:rsidR="00350AEA" w:rsidRDefault="00350AEA">
      <w:pPr>
        <w:pStyle w:val="CommentText"/>
      </w:pPr>
    </w:p>
    <w:p w14:paraId="28BF1CFF"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 don’t see how this is supported.  The alpha and rho are shared across all depths within a species, right? So by assumption the attributes of the field are identical across depths.</w:t>
      </w:r>
    </w:p>
    <w:p w14:paraId="28BF1D00"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If rh</w:t>
      </w:r>
    </w:p>
  </w:comment>
  <w:comment w:id="392" w:author="Ryan Kelly" w:date="2026-03-17T08:23:00Z" w:initials="">
    <w:p w14:paraId="28BF1D01"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o is the primary variable of interest, I think it would make sense to put it on the x-axis?</w:t>
      </w:r>
    </w:p>
    <w:p w14:paraId="28BF1D02" w14:textId="77777777" w:rsidR="00350AEA" w:rsidRDefault="00350AEA">
      <w:pPr>
        <w:pStyle w:val="CommentText"/>
      </w:pPr>
    </w:p>
    <w:p w14:paraId="28BF1D03"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 xml:space="preserve">If this is the one real-world-data figure, what do you want readers to take away from it? I’m not sure I know what the core </w:t>
      </w:r>
    </w:p>
  </w:comment>
  <w:comment w:id="391" w:author="" w:initials="">
    <w:p w14:paraId="28BF1D04"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me</w:t>
      </w:r>
    </w:p>
  </w:comment>
  <w:comment w:id="402" w:author="Ole Shelton" w:date="2026-03-17T15:39:00Z" w:initials="">
    <w:p w14:paraId="28BF1D05" w14:textId="77777777" w:rsidR="001D27E1" w:rsidRDefault="006D1ADB">
      <w:pPr>
        <w:widowControl w:val="0"/>
        <w:pBdr>
          <w:top w:val="nil"/>
          <w:left w:val="nil"/>
          <w:bottom w:val="nil"/>
          <w:right w:val="nil"/>
          <w:between w:val="nil"/>
        </w:pBdr>
        <w:spacing w:after="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ssage is.</w:t>
      </w:r>
    </w:p>
    <w:p w14:paraId="28BF1D06" w14:textId="77777777" w:rsidR="001D27E1"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 agree. One thing I notice here i</w:t>
      </w:r>
    </w:p>
  </w:comment>
  <w:comment w:id="404" w:author="" w:initials="">
    <w:p w14:paraId="28BF1D09" w14:textId="77777777" w:rsidR="001D27E1" w:rsidRDefault="006D1ADB">
      <w:r>
        <w:rPr>
          <w:rStyle w:val="CommentReference"/>
        </w:rPr>
        <w:annotationRef/>
      </w:r>
      <w:r w:rsidR="00000000">
        <w:rPr>
          <w:rFonts w:ascii="Arial" w:eastAsia="Arial" w:hAnsi="Arial" w:cs="Arial"/>
          <w:color w:val="000000"/>
          <w:sz w:val="22"/>
          <w:szCs w:val="22"/>
        </w:rPr>
        <w:t xml:space="preserve"> o</w:t>
      </w:r>
    </w:p>
  </w:comment>
  <w:comment w:id="405" w:author="" w:initials="">
    <w:p w14:paraId="28BF1D0A" w14:textId="77777777" w:rsidR="001D27E1" w:rsidRDefault="006D1ADB">
      <w:r>
        <w:rPr>
          <w:rStyle w:val="CommentReference"/>
        </w:rPr>
        <w:annotationRef/>
      </w:r>
      <w:r w:rsidR="00000000">
        <w:rPr>
          <w:rFonts w:ascii="Arial" w:eastAsia="Arial" w:hAnsi="Arial" w:cs="Arial"/>
          <w:color w:val="000000"/>
          <w:sz w:val="22"/>
          <w:szCs w:val="22"/>
        </w:rPr>
        <w:t xml:space="preserve">r </w:t>
      </w:r>
    </w:p>
  </w:comment>
  <w:comment w:id="409" w:author="Krista Nichols - NOAA Federal" w:date="2026-03-20T19:16:00Z" w:initials="">
    <w:p w14:paraId="28BF1D0B" w14:textId="77777777" w:rsidR="001D27E1" w:rsidRDefault="006D1ADB">
      <w:r>
        <w:rPr>
          <w:rStyle w:val="CommentReference"/>
        </w:rPr>
        <w:annotationRef/>
      </w:r>
      <w:r w:rsidR="00000000">
        <w:rPr>
          <w:rFonts w:ascii="Arial" w:eastAsia="Arial" w:hAnsi="Arial" w:cs="Arial"/>
          <w:color w:val="000000"/>
          <w:sz w:val="22"/>
          <w:szCs w:val="22"/>
        </w:rPr>
        <w:t>observation variation?  (which, because there is only one biological sample per st</w:t>
      </w:r>
    </w:p>
  </w:comment>
  <w:comment w:id="410" w:author="" w:initials="">
    <w:p w14:paraId="28BF1D0C" w14:textId="77777777" w:rsidR="001D27E1" w:rsidRDefault="006D1ADB">
      <w:r>
        <w:rPr>
          <w:rStyle w:val="CommentReference"/>
        </w:rPr>
        <w:annotationRef/>
      </w:r>
      <w:r w:rsidR="00000000">
        <w:rPr>
          <w:rFonts w:ascii="Arial" w:eastAsia="Arial" w:hAnsi="Arial" w:cs="Arial"/>
          <w:color w:val="000000"/>
          <w:sz w:val="22"/>
          <w:szCs w:val="22"/>
        </w:rPr>
        <w:t>at</w:t>
      </w:r>
    </w:p>
  </w:comment>
  <w:comment w:id="413" w:author="" w:initials="">
    <w:p w14:paraId="28BF1D0D" w14:textId="77777777" w:rsidR="001D27E1" w:rsidRDefault="006D1ADB">
      <w:r>
        <w:rPr>
          <w:rStyle w:val="CommentReference"/>
        </w:rPr>
        <w:annotationRef/>
      </w:r>
      <w:r w:rsidR="00000000">
        <w:rPr>
          <w:rFonts w:ascii="Arial" w:eastAsia="Arial" w:hAnsi="Arial" w:cs="Arial"/>
          <w:color w:val="000000"/>
          <w:sz w:val="22"/>
          <w:szCs w:val="22"/>
        </w:rPr>
        <w:t>io</w:t>
      </w:r>
    </w:p>
  </w:comment>
  <w:comment w:id="414" w:author="" w:initials="">
    <w:p w14:paraId="28BF1D0E" w14:textId="77777777" w:rsidR="001D27E1" w:rsidRDefault="006D1ADB">
      <w:r>
        <w:rPr>
          <w:rStyle w:val="CommentReference"/>
        </w:rPr>
        <w:annotationRef/>
      </w:r>
      <w:r w:rsidR="00000000">
        <w:rPr>
          <w:rFonts w:ascii="Arial" w:eastAsia="Arial" w:hAnsi="Arial" w:cs="Arial"/>
          <w:color w:val="000000"/>
          <w:sz w:val="22"/>
          <w:szCs w:val="22"/>
        </w:rPr>
        <w:t xml:space="preserve">n </w:t>
      </w:r>
    </w:p>
  </w:comment>
  <w:comment w:id="415" w:author="" w:initials="">
    <w:p w14:paraId="28BF1D0F" w14:textId="77777777" w:rsidR="001D27E1" w:rsidRDefault="006D1ADB">
      <w:r>
        <w:rPr>
          <w:rStyle w:val="CommentReference"/>
        </w:rPr>
        <w:annotationRef/>
      </w:r>
      <w:r w:rsidR="00000000">
        <w:rPr>
          <w:rFonts w:ascii="Arial" w:eastAsia="Arial" w:hAnsi="Arial" w:cs="Arial"/>
          <w:color w:val="000000"/>
          <w:sz w:val="22"/>
          <w:szCs w:val="22"/>
        </w:rPr>
        <w:t>he</w:t>
      </w:r>
    </w:p>
  </w:comment>
  <w:comment w:id="418" w:author="Ole Shelton" w:date="2026-03-17T15:35:00Z" w:initials="">
    <w:p w14:paraId="28BF1D10" w14:textId="77777777" w:rsidR="001D27E1" w:rsidRDefault="006D1ADB">
      <w:r>
        <w:rPr>
          <w:rStyle w:val="CommentReference"/>
        </w:rPr>
        <w:annotationRef/>
      </w:r>
      <w:r w:rsidR="00000000">
        <w:rPr>
          <w:rFonts w:ascii="Arial" w:eastAsia="Arial" w:hAnsi="Arial" w:cs="Arial"/>
          <w:color w:val="000000"/>
          <w:sz w:val="22"/>
          <w:szCs w:val="22"/>
        </w:rPr>
        <w:t>re, is g</w:t>
      </w:r>
    </w:p>
  </w:comment>
  <w:comment w:id="421" w:author="Ole Shelton" w:date="2026-03-17T15:35:00Z" w:initials="">
    <w:p w14:paraId="28BF1D11" w14:textId="77777777" w:rsidR="001D27E1" w:rsidRDefault="006D1ADB">
      <w:r>
        <w:rPr>
          <w:rStyle w:val="CommentReference"/>
        </w:rPr>
        <w:annotationRef/>
      </w:r>
      <w:r w:rsidR="00000000">
        <w:rPr>
          <w:rFonts w:ascii="Arial" w:eastAsia="Arial" w:hAnsi="Arial" w:cs="Arial"/>
          <w:color w:val="000000"/>
          <w:sz w:val="22"/>
          <w:szCs w:val="22"/>
        </w:rPr>
        <w:t>oing to m</w:t>
      </w:r>
    </w:p>
  </w:comment>
  <w:comment w:id="434" w:author="" w:initials="">
    <w:p w14:paraId="28BF1D12" w14:textId="77777777" w:rsidR="001D27E1" w:rsidRDefault="006D1ADB">
      <w:r>
        <w:rPr>
          <w:rStyle w:val="CommentReference"/>
        </w:rPr>
        <w:annotationRef/>
      </w:r>
      <w:r w:rsidR="00000000">
        <w:rPr>
          <w:rFonts w:ascii="Arial" w:eastAsia="Arial" w:hAnsi="Arial" w:cs="Arial"/>
          <w:color w:val="000000"/>
          <w:sz w:val="22"/>
          <w:szCs w:val="22"/>
        </w:rPr>
        <w:t>ai</w:t>
      </w:r>
    </w:p>
  </w:comment>
  <w:comment w:id="473" w:author="Krista Nichols - NOAA Federal" w:date="2026-03-20T19:17:00Z" w:initials="">
    <w:p w14:paraId="28BF1D13" w14:textId="77777777" w:rsidR="001D27E1" w:rsidRDefault="006D1ADB">
      <w:r>
        <w:rPr>
          <w:rStyle w:val="CommentReference"/>
        </w:rPr>
        <w:annotationRef/>
      </w:r>
      <w:r w:rsidR="00000000">
        <w:rPr>
          <w:rFonts w:ascii="Arial" w:eastAsia="Arial" w:hAnsi="Arial" w:cs="Arial"/>
          <w:color w:val="000000"/>
          <w:sz w:val="22"/>
          <w:szCs w:val="22"/>
        </w:rPr>
        <w:t>nl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BF1C44" w15:done="0"/>
  <w15:commentEx w15:paraId="28BF1C45" w15:done="0"/>
  <w15:commentEx w15:paraId="28BF1C47" w15:done="0"/>
  <w15:commentEx w15:paraId="28BF1C48" w15:done="0"/>
  <w15:commentEx w15:paraId="28BF1C49" w15:done="0"/>
  <w15:commentEx w15:paraId="28BF1C4B" w15:done="0"/>
  <w15:commentEx w15:paraId="28BF1C4C" w15:done="0"/>
  <w15:commentEx w15:paraId="28BF1C4E" w15:done="0"/>
  <w15:commentEx w15:paraId="28BF1C4F" w15:done="0"/>
  <w15:commentEx w15:paraId="28BF1C50" w15:done="0"/>
  <w15:commentEx w15:paraId="28BF1C52" w15:done="0"/>
  <w15:commentEx w15:paraId="28BF1C54" w15:done="0"/>
  <w15:commentEx w15:paraId="28BF1C55" w15:done="0"/>
  <w15:commentEx w15:paraId="28BF1C56" w15:done="0"/>
  <w15:commentEx w15:paraId="28BF1C59" w15:done="0"/>
  <w15:commentEx w15:paraId="28BF1C5F" w15:done="0"/>
  <w15:commentEx w15:paraId="28BF1C63" w15:done="0"/>
  <w15:commentEx w15:paraId="28BF1C65" w15:done="0"/>
  <w15:commentEx w15:paraId="28BF1C66" w15:done="0"/>
  <w15:commentEx w15:paraId="28BF1C68" w15:done="0"/>
  <w15:commentEx w15:paraId="28BF1C6A" w15:done="0"/>
  <w15:commentEx w15:paraId="28BF1C6B" w15:done="0"/>
  <w15:commentEx w15:paraId="28BF1C6C" w15:done="0"/>
  <w15:commentEx w15:paraId="28BF1C6E" w15:done="0"/>
  <w15:commentEx w15:paraId="28BF1C70" w15:done="0"/>
  <w15:commentEx w15:paraId="28BF1C72" w15:done="0"/>
  <w15:commentEx w15:paraId="28BF1C73" w15:done="0"/>
  <w15:commentEx w15:paraId="28BF1C75" w15:done="0"/>
  <w15:commentEx w15:paraId="28BF1C77" w15:done="0"/>
  <w15:commentEx w15:paraId="28BF1C78" w15:done="0"/>
  <w15:commentEx w15:paraId="28BF1C7B" w15:done="0"/>
  <w15:commentEx w15:paraId="28BF1C7D" w15:done="0"/>
  <w15:commentEx w15:paraId="28BF1C80" w15:done="0"/>
  <w15:commentEx w15:paraId="28BF1C88" w15:done="0"/>
  <w15:commentEx w15:paraId="28BF1C89" w15:done="0"/>
  <w15:commentEx w15:paraId="28BF1C8B" w15:done="0"/>
  <w15:commentEx w15:paraId="28BF1C8D" w15:done="0"/>
  <w15:commentEx w15:paraId="28BF1C8E" w15:done="0"/>
  <w15:commentEx w15:paraId="28BF1C8F" w15:done="0"/>
  <w15:commentEx w15:paraId="28BF1C96" w15:done="0"/>
  <w15:commentEx w15:paraId="28BF1C98" w15:done="0"/>
  <w15:commentEx w15:paraId="28BF1C9A" w15:done="0"/>
  <w15:commentEx w15:paraId="28BF1C9C" w15:done="0"/>
  <w15:commentEx w15:paraId="28BF1C9D" w15:done="0"/>
  <w15:commentEx w15:paraId="28BF1C9E" w15:done="0"/>
  <w15:commentEx w15:paraId="28BF1CA0" w15:done="0"/>
  <w15:commentEx w15:paraId="28BF1CA2" w15:done="0"/>
  <w15:commentEx w15:paraId="28BF1CA4" w15:done="0"/>
  <w15:commentEx w15:paraId="28BF1CA6" w15:done="0"/>
  <w15:commentEx w15:paraId="28BF1CA8" w15:done="0"/>
  <w15:commentEx w15:paraId="28BF1CA9" w15:done="0"/>
  <w15:commentEx w15:paraId="28BF1CAB" w15:done="0"/>
  <w15:commentEx w15:paraId="28BF1CAC" w15:done="0"/>
  <w15:commentEx w15:paraId="28BF1CAD" w15:done="0"/>
  <w15:commentEx w15:paraId="28BF1CB5" w15:done="0"/>
  <w15:commentEx w15:paraId="28BF1CBA" w15:done="0"/>
  <w15:commentEx w15:paraId="28BF1CBE" w15:done="0"/>
  <w15:commentEx w15:paraId="28BF1CC0" w15:done="0"/>
  <w15:commentEx w15:paraId="28BF1CC1" w15:done="0"/>
  <w15:commentEx w15:paraId="28BF1CC7" w15:done="0"/>
  <w15:commentEx w15:paraId="28BF1CC8" w15:done="0"/>
  <w15:commentEx w15:paraId="28BF1CC9" w15:done="0"/>
  <w15:commentEx w15:paraId="28BF1CCA" w15:done="0"/>
  <w15:commentEx w15:paraId="28BF1CCB" w15:done="0"/>
  <w15:commentEx w15:paraId="28BF1CCD" w15:done="0"/>
  <w15:commentEx w15:paraId="28BF1CCE" w15:done="0"/>
  <w15:commentEx w15:paraId="28BF1CCF" w15:done="0"/>
  <w15:commentEx w15:paraId="28BF1CD1" w15:done="0"/>
  <w15:commentEx w15:paraId="28BF1CD2" w15:done="0"/>
  <w15:commentEx w15:paraId="28BF1CD3" w15:done="0"/>
  <w15:commentEx w15:paraId="28BF1CD4" w15:done="0"/>
  <w15:commentEx w15:paraId="28BF1CD5" w15:done="0"/>
  <w15:commentEx w15:paraId="28BF1CD8" w15:done="0"/>
  <w15:commentEx w15:paraId="28BF1CD9" w15:done="0"/>
  <w15:commentEx w15:paraId="28BF1CE6" w15:done="0"/>
  <w15:commentEx w15:paraId="28BF1CE7" w15:done="0"/>
  <w15:commentEx w15:paraId="28BF1CE9" w15:done="0"/>
  <w15:commentEx w15:paraId="28BF1CEA" w15:done="0"/>
  <w15:commentEx w15:paraId="28BF1CEB" w15:done="0"/>
  <w15:commentEx w15:paraId="28BF1CED" w15:done="0"/>
  <w15:commentEx w15:paraId="28BF1CF6" w15:done="0"/>
  <w15:commentEx w15:paraId="28BF1CFC" w15:done="0"/>
  <w15:commentEx w15:paraId="28BF1D00" w15:done="0"/>
  <w15:commentEx w15:paraId="28BF1D03" w15:done="0"/>
  <w15:commentEx w15:paraId="28BF1D04" w15:done="0"/>
  <w15:commentEx w15:paraId="28BF1D06" w15:done="0"/>
  <w15:commentEx w15:paraId="28BF1D09" w15:done="0"/>
  <w15:commentEx w15:paraId="28BF1D0A" w15:done="0"/>
  <w15:commentEx w15:paraId="28BF1D0B" w15:done="0"/>
  <w15:commentEx w15:paraId="28BF1D0C" w15:done="0"/>
  <w15:commentEx w15:paraId="28BF1D0D" w15:done="0"/>
  <w15:commentEx w15:paraId="28BF1D0E" w15:done="0"/>
  <w15:commentEx w15:paraId="28BF1D0F" w15:done="0"/>
  <w15:commentEx w15:paraId="28BF1D10" w15:done="0"/>
  <w15:commentEx w15:paraId="28BF1D11" w15:done="0"/>
  <w15:commentEx w15:paraId="28BF1D12" w15:done="0"/>
  <w15:commentEx w15:paraId="28BF1D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BF1C44" w16cid:durableId="28BF1C44"/>
  <w16cid:commentId w16cid:paraId="28BF1C45" w16cid:durableId="28BF1C45"/>
  <w16cid:commentId w16cid:paraId="28BF1C47" w16cid:durableId="28BF1C47"/>
  <w16cid:commentId w16cid:paraId="28BF1C48" w16cid:durableId="28BF1C48"/>
  <w16cid:commentId w16cid:paraId="28BF1C49" w16cid:durableId="28BF1C49"/>
  <w16cid:commentId w16cid:paraId="28BF1C4B" w16cid:durableId="28BF1C4B"/>
  <w16cid:commentId w16cid:paraId="28BF1C4C" w16cid:durableId="28BF1C4C"/>
  <w16cid:commentId w16cid:paraId="28BF1C4E" w16cid:durableId="28BF1C4E"/>
  <w16cid:commentId w16cid:paraId="28BF1C4F" w16cid:durableId="28BF1C4F"/>
  <w16cid:commentId w16cid:paraId="28BF1C50" w16cid:durableId="28BF1C50"/>
  <w16cid:commentId w16cid:paraId="28BF1C52" w16cid:durableId="28BF1C52"/>
  <w16cid:commentId w16cid:paraId="28BF1C54" w16cid:durableId="28BF1C54"/>
  <w16cid:commentId w16cid:paraId="28BF1C55" w16cid:durableId="28BF1C55"/>
  <w16cid:commentId w16cid:paraId="28BF1C56" w16cid:durableId="28BF1C56"/>
  <w16cid:commentId w16cid:paraId="28BF1C59" w16cid:durableId="28BF1C59"/>
  <w16cid:commentId w16cid:paraId="28BF1C5F" w16cid:durableId="28BF1C5F"/>
  <w16cid:commentId w16cid:paraId="28BF1C63" w16cid:durableId="28BF1C63"/>
  <w16cid:commentId w16cid:paraId="28BF1C65" w16cid:durableId="28BF1C65"/>
  <w16cid:commentId w16cid:paraId="28BF1C66" w16cid:durableId="28BF1C66"/>
  <w16cid:commentId w16cid:paraId="28BF1C68" w16cid:durableId="28BF1C68"/>
  <w16cid:commentId w16cid:paraId="28BF1C6A" w16cid:durableId="28BF1C6A"/>
  <w16cid:commentId w16cid:paraId="28BF1C6B" w16cid:durableId="28BF1C6B"/>
  <w16cid:commentId w16cid:paraId="28BF1C6C" w16cid:durableId="28BF1C6C"/>
  <w16cid:commentId w16cid:paraId="28BF1C6E" w16cid:durableId="28BF1C6E"/>
  <w16cid:commentId w16cid:paraId="28BF1C70" w16cid:durableId="28BF1C70"/>
  <w16cid:commentId w16cid:paraId="28BF1C72" w16cid:durableId="28BF1C72"/>
  <w16cid:commentId w16cid:paraId="28BF1C73" w16cid:durableId="28BF1C73"/>
  <w16cid:commentId w16cid:paraId="28BF1C75" w16cid:durableId="28BF1C75"/>
  <w16cid:commentId w16cid:paraId="28BF1C77" w16cid:durableId="28BF1C77"/>
  <w16cid:commentId w16cid:paraId="28BF1C78" w16cid:durableId="28BF1C78"/>
  <w16cid:commentId w16cid:paraId="28BF1C7B" w16cid:durableId="28BF1C7B"/>
  <w16cid:commentId w16cid:paraId="28BF1C7D" w16cid:durableId="28BF1C7D"/>
  <w16cid:commentId w16cid:paraId="28BF1C80" w16cid:durableId="28BF1C80"/>
  <w16cid:commentId w16cid:paraId="28BF1C88" w16cid:durableId="28BF1C88"/>
  <w16cid:commentId w16cid:paraId="28BF1C89" w16cid:durableId="28BF1C89"/>
  <w16cid:commentId w16cid:paraId="28BF1C8B" w16cid:durableId="28BF1C8B"/>
  <w16cid:commentId w16cid:paraId="28BF1C8D" w16cid:durableId="28BF1C8D"/>
  <w16cid:commentId w16cid:paraId="28BF1C8E" w16cid:durableId="28BF1C8E"/>
  <w16cid:commentId w16cid:paraId="28BF1C8F" w16cid:durableId="28BF1C8F"/>
  <w16cid:commentId w16cid:paraId="28BF1C96" w16cid:durableId="28BF1C96"/>
  <w16cid:commentId w16cid:paraId="28BF1C98" w16cid:durableId="28BF1C98"/>
  <w16cid:commentId w16cid:paraId="28BF1C9A" w16cid:durableId="28BF1C9A"/>
  <w16cid:commentId w16cid:paraId="28BF1C9C" w16cid:durableId="28BF1C9C"/>
  <w16cid:commentId w16cid:paraId="28BF1C9D" w16cid:durableId="28BF1C9D"/>
  <w16cid:commentId w16cid:paraId="28BF1C9E" w16cid:durableId="28BF1C9E"/>
  <w16cid:commentId w16cid:paraId="28BF1CA0" w16cid:durableId="28BF1CA0"/>
  <w16cid:commentId w16cid:paraId="28BF1CA2" w16cid:durableId="28BF1CA2"/>
  <w16cid:commentId w16cid:paraId="28BF1CA4" w16cid:durableId="28BF1CA4"/>
  <w16cid:commentId w16cid:paraId="28BF1CA6" w16cid:durableId="28BF1CA6"/>
  <w16cid:commentId w16cid:paraId="28BF1CA8" w16cid:durableId="28BF1CA8"/>
  <w16cid:commentId w16cid:paraId="28BF1CA9" w16cid:durableId="28BF1CA9"/>
  <w16cid:commentId w16cid:paraId="28BF1CAB" w16cid:durableId="28BF1CAB"/>
  <w16cid:commentId w16cid:paraId="28BF1CAC" w16cid:durableId="28BF1CAC"/>
  <w16cid:commentId w16cid:paraId="28BF1CAD" w16cid:durableId="28BF1CAD"/>
  <w16cid:commentId w16cid:paraId="28BF1CB5" w16cid:durableId="28BF1CB5"/>
  <w16cid:commentId w16cid:paraId="28BF1CBA" w16cid:durableId="28BF1CBA"/>
  <w16cid:commentId w16cid:paraId="28BF1CBE" w16cid:durableId="28BF1CBE"/>
  <w16cid:commentId w16cid:paraId="28BF1CC0" w16cid:durableId="28BF1CC0"/>
  <w16cid:commentId w16cid:paraId="28BF1CC1" w16cid:durableId="28BF1CC1"/>
  <w16cid:commentId w16cid:paraId="28BF1CC7" w16cid:durableId="28BF1CC7"/>
  <w16cid:commentId w16cid:paraId="28BF1CC8" w16cid:durableId="28BF1CC8"/>
  <w16cid:commentId w16cid:paraId="28BF1CC9" w16cid:durableId="28BF1CC9"/>
  <w16cid:commentId w16cid:paraId="28BF1CCA" w16cid:durableId="28BF1CCA"/>
  <w16cid:commentId w16cid:paraId="28BF1CCB" w16cid:durableId="28BF1CCB"/>
  <w16cid:commentId w16cid:paraId="28BF1CCD" w16cid:durableId="28BF1CCD"/>
  <w16cid:commentId w16cid:paraId="28BF1CCE" w16cid:durableId="28BF1CCE"/>
  <w16cid:commentId w16cid:paraId="28BF1CCF" w16cid:durableId="28BF1CCF"/>
  <w16cid:commentId w16cid:paraId="28BF1CD1" w16cid:durableId="28BF1CD1"/>
  <w16cid:commentId w16cid:paraId="28BF1CD2" w16cid:durableId="28BF1CD2"/>
  <w16cid:commentId w16cid:paraId="28BF1CD3" w16cid:durableId="28BF1CD3"/>
  <w16cid:commentId w16cid:paraId="28BF1CD4" w16cid:durableId="28BF1CD4"/>
  <w16cid:commentId w16cid:paraId="28BF1CD5" w16cid:durableId="28BF1CD5"/>
  <w16cid:commentId w16cid:paraId="28BF1CD8" w16cid:durableId="28BF1CD8"/>
  <w16cid:commentId w16cid:paraId="28BF1CD9" w16cid:durableId="28BF1CD9"/>
  <w16cid:commentId w16cid:paraId="28BF1CE6" w16cid:durableId="28BF1CE6"/>
  <w16cid:commentId w16cid:paraId="28BF1CE7" w16cid:durableId="28BF1CE7"/>
  <w16cid:commentId w16cid:paraId="28BF1CE9" w16cid:durableId="28BF1CE9"/>
  <w16cid:commentId w16cid:paraId="28BF1CEA" w16cid:durableId="28BF1CEA"/>
  <w16cid:commentId w16cid:paraId="28BF1CEB" w16cid:durableId="28BF1CEB"/>
  <w16cid:commentId w16cid:paraId="28BF1CED" w16cid:durableId="28BF1CED"/>
  <w16cid:commentId w16cid:paraId="28BF1CF6" w16cid:durableId="28BF1CF6"/>
  <w16cid:commentId w16cid:paraId="28BF1CFC" w16cid:durableId="28BF1CFC"/>
  <w16cid:commentId w16cid:paraId="28BF1D00" w16cid:durableId="28BF1D00"/>
  <w16cid:commentId w16cid:paraId="28BF1D03" w16cid:durableId="28BF1D03"/>
  <w16cid:commentId w16cid:paraId="28BF1D04" w16cid:durableId="28BF1D04"/>
  <w16cid:commentId w16cid:paraId="28BF1D06" w16cid:durableId="28BF1D06"/>
  <w16cid:commentId w16cid:paraId="28BF1D09" w16cid:durableId="28BF1D09"/>
  <w16cid:commentId w16cid:paraId="28BF1D0A" w16cid:durableId="28BF1D0A"/>
  <w16cid:commentId w16cid:paraId="28BF1D0B" w16cid:durableId="28BF1D0B"/>
  <w16cid:commentId w16cid:paraId="28BF1D0C" w16cid:durableId="28BF1D0C"/>
  <w16cid:commentId w16cid:paraId="28BF1D0D" w16cid:durableId="28BF1D0D"/>
  <w16cid:commentId w16cid:paraId="28BF1D0E" w16cid:durableId="28BF1D0E"/>
  <w16cid:commentId w16cid:paraId="28BF1D0F" w16cid:durableId="28BF1D0F"/>
  <w16cid:commentId w16cid:paraId="28BF1D10" w16cid:durableId="28BF1D10"/>
  <w16cid:commentId w16cid:paraId="28BF1D11" w16cid:durableId="28BF1D11"/>
  <w16cid:commentId w16cid:paraId="28BF1D12" w16cid:durableId="28BF1D12"/>
  <w16cid:commentId w16cid:paraId="28BF1D13" w16cid:durableId="28BF1D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5F9E177A-CD60-0F42-99A1-AA57C1809235}"/>
    <w:embedBold r:id="rId2" w:fontKey="{28034F97-7BBE-6240-90C8-8EFC6917B999}"/>
    <w:embedItalic r:id="rId3" w:fontKey="{1020A4BE-0B61-C641-A1D3-71C7BDDD5636}"/>
  </w:font>
  <w:font w:name="Times New Roman">
    <w:panose1 w:val="02020603050405020304"/>
    <w:charset w:val="00"/>
    <w:family w:val="roman"/>
    <w:pitch w:val="variable"/>
    <w:sig w:usb0="E0002EFF" w:usb1="C000785B" w:usb2="00000009" w:usb3="00000000" w:csb0="000001FF" w:csb1="00000000"/>
    <w:embedRegular r:id="rId4" w:fontKey="{BC31EB66-E48D-4C43-B9CD-A331FAA11A2F}"/>
    <w:embedBold r:id="rId5" w:fontKey="{7FB37DB8-9887-8047-8EE4-8A241C6660BA}"/>
    <w:embedItalic r:id="rId6" w:fontKey="{E2F88456-297B-814C-BD15-F50904E638D7}"/>
    <w:embedBoldItalic r:id="rId7" w:fontKey="{E58E9957-DDC0-E243-B6F6-25D71002552E}"/>
  </w:font>
  <w:font w:name="Play">
    <w:charset w:val="00"/>
    <w:family w:val="auto"/>
    <w:pitch w:val="default"/>
    <w:embedRegular r:id="rId8" w:fontKey="{6F1E0463-DFF4-9F4D-B75C-359A382D34E5}"/>
  </w:font>
  <w:font w:name="Aptos Display">
    <w:panose1 w:val="020B0004020202020204"/>
    <w:charset w:val="00"/>
    <w:family w:val="swiss"/>
    <w:pitch w:val="variable"/>
    <w:sig w:usb0="20000287" w:usb1="00000003" w:usb2="00000000" w:usb3="00000000" w:csb0="0000019F" w:csb1="00000000"/>
    <w:embedRegular r:id="rId9" w:fontKey="{BAFE1189-67A2-F44A-907B-9C8509410587}"/>
    <w:embedBold r:id="rId10" w:fontKey="{4EEA0DDA-DC58-6D43-AC16-4446134D320E}"/>
  </w:font>
  <w:font w:name="Consolas">
    <w:panose1 w:val="020B0609020204030204"/>
    <w:charset w:val="00"/>
    <w:family w:val="modern"/>
    <w:pitch w:val="fixed"/>
    <w:sig w:usb0="E10002FF" w:usb1="4000FCFF" w:usb2="00000009" w:usb3="00000000" w:csb0="0000019F" w:csb1="00000000"/>
    <w:embedRegular r:id="rId11" w:fontKey="{736DCE52-7599-B44D-9E56-1AD3D402BC40}"/>
    <w:embedBold r:id="rId12" w:fontKey="{F5D44570-7E2D-C74C-ACD3-6C54048F8A93}"/>
    <w:embedItalic r:id="rId13" w:fontKey="{C0C3B724-C37C-774B-89C3-608C858EC508}"/>
    <w:embedBoldItalic r:id="rId14" w:fontKey="{70DA9FA8-4F87-D249-92C3-0A233A1CDE49}"/>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16" w:fontKey="{B6D3E9C7-67A4-8B4D-999A-934944174A73}"/>
    <w:embedItalic r:id="rId17" w:fontKey="{BC9399A0-6DB7-4041-8305-89389795FBBC}"/>
  </w:font>
  <w:font w:name="Arial">
    <w:panose1 w:val="020B0604020202020204"/>
    <w:charset w:val="00"/>
    <w:family w:val="swiss"/>
    <w:pitch w:val="variable"/>
    <w:sig w:usb0="E0002EFF" w:usb1="C000785B" w:usb2="00000009" w:usb3="00000000" w:csb0="000001FF" w:csb1="00000000"/>
    <w:embedRegular r:id="rId18" w:fontKey="{87B6F1B4-4EF2-AB45-BCF6-E37FAD5A8F2C}"/>
  </w:font>
  <w:font w:name="Gungsuh">
    <w:panose1 w:val="02030600000101010101"/>
    <w:charset w:val="81"/>
    <w:family w:val="roman"/>
    <w:pitch w:val="variable"/>
    <w:sig w:usb0="B00002AF" w:usb1="69D77CFB" w:usb2="00000030" w:usb3="00000000" w:csb0="0008009F" w:csb1="00000000"/>
    <w:embedRegular r:id="rId19" w:subsetted="1" w:fontKey="{DBAB4622-E27E-2C4B-A950-456F4D7DBF50}"/>
  </w:font>
  <w:font w:name="Symbol">
    <w:panose1 w:val="05050102010706020507"/>
    <w:charset w:val="02"/>
    <w:family w:val="decorative"/>
    <w:pitch w:val="variable"/>
    <w:sig w:usb0="00000000" w:usb1="10000000" w:usb2="00000000" w:usb3="00000000" w:csb0="80000000" w:csb1="00000000"/>
    <w:embedRegular r:id="rId20" w:fontKey="{2C82A15F-3B57-104F-87BB-D9EC2EC45CB7}"/>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Kelly">
    <w15:presenceInfo w15:providerId="AD" w15:userId="S::rpkelly@uw.edu::bdd078d1-2c18-4ae4-92e7-09a089cd5dac"/>
  </w15:person>
  <w15:person w15:author="Ole Shelton">
    <w15:presenceInfo w15:providerId="None" w15:userId="Ole Shel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7E1"/>
    <w:rsid w:val="00113F87"/>
    <w:rsid w:val="00181CE2"/>
    <w:rsid w:val="001B72B3"/>
    <w:rsid w:val="001D27E1"/>
    <w:rsid w:val="00350AEA"/>
    <w:rsid w:val="006270D4"/>
    <w:rsid w:val="006D1ADB"/>
    <w:rsid w:val="00BD6CA2"/>
    <w:rsid w:val="00DC3C45"/>
    <w:rsid w:val="00EB1FBD"/>
    <w:rsid w:val="00F31E87"/>
    <w:rsid w:val="00F51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BF1B6D"/>
  <w15:docId w15:val="{40766325-066D-6142-BE3B-A8DAA2F2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unhideWhenUsed/>
    <w:qFormat/>
    <w:pPr>
      <w:keepNext/>
      <w:keepLines/>
      <w:spacing w:before="160" w:after="80"/>
      <w:jc w:val="both"/>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unhideWhenUsed/>
    <w:qFormat/>
    <w:pPr>
      <w:keepNext/>
      <w:keepLines/>
      <w:spacing w:before="160" w:after="80"/>
      <w:outlineLvl w:val="2"/>
    </w:pPr>
    <w:rPr>
      <w:rFonts w:ascii="Times New Roman" w:eastAsia="Times New Roman" w:hAnsi="Times New Roman" w:cs="Times New Roman"/>
      <w:b/>
      <w:bCs/>
      <w:i/>
      <w:iCs/>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center"/>
    </w:pPr>
    <w:rPr>
      <w:rFonts w:ascii="Play" w:eastAsia="Play" w:hAnsi="Play" w:cs="Play"/>
      <w:sz w:val="56"/>
      <w:szCs w:val="56"/>
    </w:rPr>
  </w:style>
  <w:style w:type="paragraph" w:styleId="BodyText">
    <w:name w:val="Body Text"/>
    <w:basedOn w:val="NoSpacing"/>
    <w:link w:val="BodyTextChar"/>
    <w:autoRedefine/>
    <w:qFormat/>
    <w:rsid w:val="00CE2A1B"/>
    <w:pPr>
      <w:jc w:val="both"/>
      <w:pPrChange w:id="0" w:author="Ryan Kelly" w:date="2026-03-16T15:30:00Z">
        <w:pPr>
          <w:spacing w:before="120" w:after="240"/>
          <w:jc w:val="both"/>
        </w:pPr>
      </w:pPrChange>
    </w:pPr>
    <w:rPr>
      <w:rFonts w:ascii="Times New Roman" w:hAnsi="Times New Roman"/>
      <w:bCs/>
      <w:rPrChange w:id="0" w:author="Ryan Kelly" w:date="2026-03-16T15:30:00Z">
        <w:rPr>
          <w:rFonts w:eastAsiaTheme="minorHAnsi" w:cstheme="minorBidi"/>
          <w:bCs/>
          <w:sz w:val="24"/>
          <w:szCs w:val="24"/>
          <w:lang w:val="en-US" w:eastAsia="en-US" w:bidi="ar-SA"/>
        </w:rPr>
      </w:rPrChange>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CE2A1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4.jp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RAYWGT/IXi2XPmhOHqEFSKw0rg==">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NzOIAQGaAQYIABAAGACwAQC4AQHIAQAY4M3A2s8zIODNwNrPMzAAQjdzdWdnZXN0SWRJbXBvcnRjNzYxYzY1ZC1iMTQ4LTQyOWItOTQyYy0zN2JmMmQ5YjgzNGVfMzczIrUDCgtBQUFCMk91RTFUVRLcAgoLQUFBQjJPdUUxVFUSC0FBQUIyT3VFMVRV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0MYgBAZoBBggAEAAYALABALgBAcgBABjgzcDazzMg4M3A2s8zMABCN3N1Z2dlc3RJZEltcG9ydGM3NjFjNjVkLWIxNDgtNDI5Yi05NDJjLTM3YmYyZDliODM0ZV8yNDEitQMKC0FBQUIyT3VFMVJnEtwCCgtBQUFCMk91RTFSZxILQUFBQjJPdUUxUmc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cxiAEBmgEGCAAQABgAsAEAuAEByAEAGODNwNrPMyDgzcDazzMwAEI3c3VnZ2VzdElkSW1wb3J0Yzc2MWM2NWQtYjE0OC00MjliLTk0MmMtMzdiZjJkOWI4MzRlXzM3MSK1AwoLQUFBQjJPdUUxUmMS3AIKC0FBQUIyT3VFMVJjEgtBQUFCMk91RTFSYx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MjGIAQGaAQYIABAAGACwAQC4AQHIAQAY4M3A2s8zIODNwNrPMzAAQjdzdWdnZXN0SWRJbXBvcnRjNzYxYzY1ZC1iMTQ4LTQyOWItOTQyYy0zN2JmMmQ5YjgzNGVfMzIxIrMDCgtBQUFCMk91RTFiYxLbAgoLQUFBQjJPdUUxYmMSC0FBQUIyT3VFMWJj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zN4gBAZoBBggAEAAYALABALgBAcgBABjgzcDazzMg4M3A2s8zMABCN3N1Z2dlc3RJZEltcG9ydGM3NjFjNjVkLWIxNDgtNDI5Yi05NDJjLTM3YmYyZDliODM0ZV8zMzcitQMKC0FBQUIyT3VFMVFvEtwCCgtBQUFCMk91RTFRbxILQUFBQjJPdUUxUW8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A3iAEBmgEGCAAQABgAsAEAuAEByAEAGODNwNrPMyDgzcDazzMwAEI3c3VnZ2VzdElkSW1wb3J0Yzc2MWM2NWQtYjE0OC00MjliLTk0MmMtMzdiZjJkOWI4MzRlXzIwNyK1AwoLQUFBQjJPdUUxUk0S3AIKC0FBQUIyT3VFMVJNEgtBQUFCMk91RTFST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EyiAEBmgEGCAAQABgAsAEAuAEByAEAGODNwNrPMyDgzcDazzMwAEI3c3VnZ2VzdElkSW1wb3J0Yzc2MWM2NWQtYjE0OC00MjliLTk0MmMtMzdiZjJkOWI4MzRlXzMxMiK1AwoLQUFBQjJPdUUxYXMS3AIKC0FBQUIyT3VFMWFzEgtBQUFCMk91RTFhcx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wNogBAZoBBggAEAAYALABALgBAcgBABjgzcDazzMg4M3A2s8zMABCN3N1Z2dlc3RJZEltcG9ydGM3NjFjNjVkLWIxNDgtNDI5Yi05NDJjLTM3YmYyZDliODM0ZV8yMDYitQMKC0FBQUIyT3VFMWJFEtwCCgtBQUFCMk91RTFiRRILQUFBQjJPdUUxYkU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I2iAEBmgEGCAAQABgAsAEAuAEByAEAGODNwNrPMyDgzcDazzMwAEI3c3VnZ2VzdElkSW1wb3J0Yzc2MWM2NWQtYjE0OC00MjliLTk0MmMtMzdiZjJkOWI4MzRlXzMyNiK1AwoLQUFBQjJPdUUxUHMS3AIKC0FBQUIyT3VFMVBzEgtBQUFCMk91RTFQcx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OTSIAQGaAQYIABAAGACwAQC4AQHIAQAY4M3A2s8zIODNwNrPMzAAQjdzdWdnZXN0SWRJbXBvcnRjNzYxYzY1ZC1iMTQ4LTQyOWItOTQyYy0zN2JmMmQ5YjgzNGVfMjk0IrUDCgtBQUFCMk91RTFRVRLcAgoLQUFBQjJPdUUxUVUSC0FBQUIyT3VFMVFV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Y2iAEBmgEGCAAQABgAsAEAuAEByAEAGODNwNrPMyDgzcDazzMwAEI3c3VnZ2VzdElkSW1wb3J0Yzc2MWM2NWQtYjE0OC00MjliLTk0MmMtMzdiZjJkOWI4MzRlXzM2NiK1AwoLQUFBQjJPdUUxSUUS3AIKC0FBQUIyT3VFMUlFEgtBQUFCMk91RTFJR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E5iAEBmgEGCAAQABgAsAEAuAEByAEAGODNwNrPMyDgzcDazzMwAEI3c3VnZ2VzdElkSW1wb3J0Yzc2MWM2NWQtYjE0OC00MjliLTk0MmMtMzdiZjJkOWI4MzRlXzMxOSK1AwoLQUFBQjJPdUUxWVES3AIKC0FBQUIyT3VFMVlREgtBQUFCMk91RTFZU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cyiAEBmgEGCAAQABgAsAEAuAEByAEAGODNwNrPMyDgzcDazzMwAEI3c3VnZ2VzdElkSW1wb3J0Yzc2MWM2NWQtYjE0OC00MjliLTk0MmMtMzdiZjJkOWI4MzRlXzM3MiK1AwoLQUFBQjJPdUUxSTgS3AIKC0FBQUIyT3VFMUk4EgtBQUFCMk91RTFJOB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OTmIAQGaAQYIABAAGACwAQC4AQHIAQAY4M3A2s8zIODNwNrPMzAAQjdzdWdnZXN0SWRJbXBvcnRjNzYxYzY1ZC1iMTQ4LTQyOWItOTQyYy0zN2JmMmQ5YjgzNGVfMjk5IrUDCgtBQUFCMk91RTFZSRLcAgoLQUFBQjJPdUUxWUkSC0FBQUIyT3VFMVlJ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NjOIAQGaAQYIABAAGACwAQC4AQHIAQAY4M3A2s8zIODNwNrPMzAAQjdzdWdnZXN0SWRJbXBvcnRjNzYxYzY1ZC1iMTQ4LTQyOWItOTQyYy0zN2JmMmQ5YjgzNGVfMjYzIrUDCgtBQUFCMk91RTFZMBLcAgoLQUFBQjJPdUUxWTASC0FBQUIyT3VFMVkw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Q1iAEBmgEGCAAQABgAsAEAuAEByAEAGODNwNrPMyDgzcDazzMwAEI3c3VnZ2VzdElkSW1wb3J0Yzc2MWM2NWQtYjE0OC00MjliLTk0MmMtMzdiZjJkOWI4MzRlXzI0NSK1AwoLQUFBQjJPdUUxWDgS3AIKC0FBQUIyT3VFMVg4EgtBQUFCMk91RTFYOB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NTCIAQGaAQYIABAAGACwAQC4AQHIAQAY4M3A2s8zIODNwNrPMzAAQjdzdWdnZXN0SWRJbXBvcnRjNzYxYzY1ZC1iMTQ4LTQyOWItOTQyYy0zN2JmMmQ5YjgzNGVfMzUwIrUDCgtBQUFCMk91RTFYNBLcAgoLQUFBQjJPdUUxWDQSC0FBQUIyT3VFMVg0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2c3VnZ2VzdElkSW1wb3J0Yzc2MWM2NWQtYjE0OC00MjliLTk0MmMtMzdiZjJkOWI4MzRlXzQ0iAEBmgEGCAAQABgAsAEAuAEByAEAGODNwNrPMyDgzcDazzMwAEI2c3VnZ2VzdElkSW1wb3J0Yzc2MWM2NWQtYjE0OC00MjliLTk0MmMtMzdiZjJkOWI4MzRlXzQ0IrUDCgtBQUFCMk91RTFVaxLcAgoLQUFBQjJPdUUxVWsSC0FBQUIyT3VFMVVr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yN4gBAZoBBggAEAAYALABALgBAcgBABjgzcDazzMg4M3A2s8zMABCN3N1Z2dlc3RJZEltcG9ydGM3NjFjNjVkLWIxNDgtNDI5Yi05NDJjLTM3YmYyZDliODM0ZV8zMjcitQMKC0FBQUIyT3VFMVZBEtwCCgtBQUFCMk91RTFWQRILQUFBQjJPdUUxVkE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U1iAEBmgEGCAAQABgAsAEAuAEByAEAGODNwNrPMyDgzcDazzMwAEI3c3VnZ2VzdElkSW1wb3J0Yzc2MWM2NWQtYjE0OC00MjliLTk0MmMtMzdiZjJkOWI4MzRlXzM1NSK1AwoLQUFBQjJPdUUxVjgS3AIKC0FBQUIyT3VFMVY4EgtBQUFCMk91RTFWOB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NjKIAQGaAQYIABAAGACwAQC4AQHIAQAY4M3A2s8zIODNwNrPMzAAQjdzdWdnZXN0SWRJbXBvcnRjNzYxYzY1ZC1iMTQ4LTQyOWItOTQyYy0zN2JmMmQ5YjgzNGVfMjYyIrUDCgtBQUFCMk91RTFUdxLcAgoLQUFBQjJPdUUxVHcSC0FBQUIyT3VFMVR3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0N4gBAZoBBggAEAAYALABALgBAcgBABjgzcDazzMg4M3A2s8zMABCN3N1Z2dlc3RJZEltcG9ydGM3NjFjNjVkLWIxNDgtNDI5Yi05NDJjLTM3YmYyZDliODM0ZV8yNDcitQMKC0FBQUIyT3VFMUtVEtwCCgtBQUFCMk91RTFLVRILQUFBQjJPdUUxS1U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k4iAEBmgEGCAAQABgAsAEAuAEByAEAGODNwNrPMyDgzcDazzMwAEI3c3VnZ2VzdElkSW1wb3J0Yzc2MWM2NWQtYjE0OC00MjliLTk0MmMtMzdiZjJkOWI4MzRlXzI5OCK1AwoLQUFBQjJPdUUxTDgS3AIKC0FBQUIyT3VFMUw4EgtBQUFCMk91RTFMOB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MDKIAQGaAQYIABAAGACwAQC4AQHIAQAY4M3A2s8zIODNwNrPMzAAQjdzdWdnZXN0SWRJbXBvcnRjNzYxYzY1ZC1iMTQ4LTQyOWItOTQyYy0zN2JmMmQ5YjgzNGVfMzAyIrUDCgtBQUFCMk91RTFKbxLcAgoLQUFBQjJPdUUxSm8SC0FBQUIyT3VFMUpv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E0iAEBmgEGCAAQABgAsAEAuAEByAEAGODNwNrPMyDgzcDazzMwAEI3c3VnZ2VzdElkSW1wb3J0Yzc2MWM2NWQtYjE0OC00MjliLTk0MmMtMzdiZjJkOWI4MzRlXzIxNCK1AwoLQUFBQjJPdUUxWkUS3AIKC0FBQUIyT3VFMVpFEgtBQUFCMk91RTFaR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MzeIAQGaAQYIABAAGACwAQC4AQHIAQAY4M3A2s8zIODNwNrPMzAAQjdzdWdnZXN0SWRJbXBvcnRjNzYxYzY1ZC1iMTQ4LTQyOWItOTQyYy0zN2JmMmQ5YjgzNGVfMjM3IrUDCgtBQUFCMk91RTFaQRLcAgoLQUFBQjJPdUUxWkESC0FBQUIyT3VFMVpB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NzaIAQGaAQYIABAAGACwAQC4AQHIAQAY4M3A2s8zIODNwNrPMzAAQjdzdWdnZXN0SWRJbXBvcnRjNzYxYzY1ZC1iMTQ4LTQyOWItOTQyYy0zN2JmMmQ5YjgzNGVfMzc2IrUDCgtBQUFCMk91RTFaOBLcAgoLQUFBQjJPdUUxWjgSC0FBQUIyT3VFMVo4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2NYgBAZoBBggAEAAYALABALgBAcgBABjgzcDazzMg4M3A2s8zMABCN3N1Z2dlc3RJZEltcG9ydGM3NjFjNjVkLWIxNDgtNDI5Yi05NDJjLTM3YmYyZDliODM0ZV8zNjUitQMKC0FBQUIyT3VFMU93EtwCCgtBQUFCMk91RTFPdxILQUFBQjJPdUUxT3c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I4iAEBmgEGCAAQABgAsAEAuAEByAEAGODNwNrPMyDgzcDazzMwAEI3c3VnZ2VzdElkSW1wb3J0Yzc2MWM2NWQtYjE0OC00MjliLTk0MmMtMzdiZjJkOWI4MzRlXzMyOCKzAwoLQUFBQjJPdUUxUEES2wIKC0FBQUIyT3VFMVBBEgtBQUFCMk91RTFQQ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nN1Z2dlc3RJZEltcG9ydGM3NjFjNjVkLWIxNDgtNDI5Yi05NDJjLTM3YmYyZDliODM0ZV84MogBAZoBBggAEAAYALABALgBAcgBABjgzcDazzMg4M3A2s8zMABCNnN1Z2dlc3RJZEltcG9ydGM3NjFjNjVkLWIxNDgtNDI5Yi05NDJjLTM3YmYyZDliODM0ZV84MiK1AwoLQUFBQjJPdUUxYTQS3AIKC0FBQUIyT3VFMWE0EgtBQUFCMk91RTFhNB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NDaIAQGaAQYIABAAGACwAQC4AQHIAQAY4M3A2s8zIODNwNrPMzAAQjdzdWdnZXN0SWRJbXBvcnRjNzYxYzY1ZC1iMTQ4LTQyOWItOTQyYy0zN2JmMmQ5YjgzNGVfMjQ2IrMDCgtBQUFCMk91RTFPYxLbAgoLQUFBQjJPdUUxT2MSC0FBQUIyT3VFMU9j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2c3VnZ2VzdElkSW1wb3J0Yzc2MWM2NWQtYjE0OC00MjliLTk0MmMtMzdiZjJkOWI4MzRlXzE4iAEBmgEGCAAQABgAsAEAuAEByAEAGODNwNrPMyDgzcDazzMwAEI2c3VnZ2VzdElkSW1wb3J0Yzc2MWM2NWQtYjE0OC00MjliLTk0MmMtMzdiZjJkOWI4MzRlXzE4IrUDCgtBQUFCMk91RTFObxLcAgoLQUFBQjJPdUUxTm8SC0FBQUIyT3VFMU5v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3N1Z2dlc3RJZEltcG9ydGM3NjFjNjVkLWIxNDgtNDI5Yi05NDJjLTM3YmYyZDliODM0ZV8yMzaIAQGaAQYIABAAGACwAQC4AQHIAQAY4M3A2s8zIODNwNrPMzAAQjdzdWdnZXN0SWRJbXBvcnRjNzYxYzY1ZC1iMTQ4LTQyOWItOTQyYy0zN2JmMmQ5YjgzNGVfMjM2IrUDCgtBQUFCMk91RTFQMBLcAgoLQUFBQjJPdUUxUDASC0FBQUIyT3VFMVAw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I5NYgBAZoBBggAEAAYALABALgBAcgBABjgzcDazzMg4M3A2s8zMABCN3N1Z2dlc3RJZEltcG9ydGM3NjFjNjVkLWIxNDgtNDI5Yi05NDJjLTM3YmYyZDliODM0ZV8yOTUitQMKC0FBQUIyT3VFMU5REtwCCgtBQUFCMk91RTFOURILQUFBQjJPdUUxTlE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26</Pages>
  <Words>7889</Words>
  <Characters>47655</Characters>
  <Application>Microsoft Office Word</Application>
  <DocSecurity>0</DocSecurity>
  <Lines>733</Lines>
  <Paragraphs>152</Paragraphs>
  <ScaleCrop>false</ScaleCrop>
  <Company/>
  <LinksUpToDate>false</LinksUpToDate>
  <CharactersWithSpaces>55392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Gledis Guri^1*; Ryan P. Kelly^1; Ole Shelton2^2*; Krista M. Nichols^2; others</dc:creator>
  <cp:lastModifiedBy>Gledis Guri</cp:lastModifiedBy>
  <cp:revision>9</cp:revision>
  <dcterms:created xsi:type="dcterms:W3CDTF">2026-03-20T19:24:00Z</dcterms:created>
  <dcterms:modified xsi:type="dcterms:W3CDTF">2026-03-31T18:07:00Z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vt:lpwstr>
  </property>
  <property fmtid="{D5CDD505-2E9C-101B-9397-08002B2CF9AE}" pid="6" name="ccsLabelSep">
    <vt:lpwstr>—</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vt:lpwstr>
  </property>
  <property fmtid="{D5CDD505-2E9C-101B-9397-08002B2CF9AE}" pid="52" name="rangeDelim">
    <vt:lpwstr>-</vt:lpwstr>
  </property>
  <property fmtid="{D5CDD505-2E9C-101B-9397-08002B2CF9AE}" pid="53" name="refDelim">
    <vt:lpwstr>,</vt:lpwstr>
  </property>
  <property fmtid="{D5CDD505-2E9C-101B-9397-08002B2CF9AE}" pid="54" name="refIndexTemplate">
    <vt:lpwstr>isuf</vt:lpwstr>
  </property>
  <property fmtid="{D5CDD505-2E9C-101B-9397-08002B2CF9AE}" pid="55" name="secHeaderDelim">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