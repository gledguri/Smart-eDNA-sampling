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16F162" w14:textId="77777777" w:rsidR="0032076E" w:rsidRDefault="00D04708">
      <w:pPr>
        <w:pStyle w:val="Title"/>
      </w:pPr>
      <w:r>
        <w:t>Smart eDNA sampling strategies: Species spatial autocorrelation can guide efficient marine survey design</w:t>
      </w:r>
    </w:p>
    <w:p w14:paraId="5516F167" w14:textId="3726ECEE" w:rsidR="0032076E" w:rsidRDefault="00D04708" w:rsidP="00140286">
      <w:pPr>
        <w:pStyle w:val="Author"/>
      </w:pPr>
      <w:r>
        <w:t>Gledis Guri</w:t>
      </w:r>
      <m:oMath>
        <m:sSup>
          <m:sSupPr>
            <m:ctrlPr>
              <w:rPr>
                <w:rFonts w:ascii="Cambria Math" w:hAnsi="Cambria Math"/>
              </w:rPr>
            </m:ctrlPr>
          </m:sSupPr>
          <m:e>
            <m:r>
              <w:rPr>
                <w:rFonts w:ascii="Cambria Math" w:hAnsi="Cambria Math"/>
              </w:rPr>
              <m:t>​</m:t>
            </m:r>
          </m:e>
          <m:sup>
            <m:r>
              <w:rPr>
                <w:rFonts w:ascii="Cambria Math" w:hAnsi="Cambria Math"/>
              </w:rPr>
              <m:t>1</m:t>
            </m:r>
          </m:sup>
        </m:sSup>
      </m:oMath>
      <w:r>
        <w:rPr>
          <w:b/>
          <w:bCs/>
        </w:rPr>
        <w:t>*</w:t>
      </w:r>
      <w:r w:rsidR="00140286">
        <w:t xml:space="preserve">, </w:t>
      </w:r>
      <w:r>
        <w:t>Ryan P. Kelly</w:t>
      </w:r>
      <m:oMath>
        <m:sSup>
          <m:sSupPr>
            <m:ctrlPr>
              <w:rPr>
                <w:rFonts w:ascii="Cambria Math" w:hAnsi="Cambria Math"/>
              </w:rPr>
            </m:ctrlPr>
          </m:sSupPr>
          <m:e>
            <m:r>
              <w:rPr>
                <w:rFonts w:ascii="Cambria Math" w:hAnsi="Cambria Math"/>
              </w:rPr>
              <m:t>​</m:t>
            </m:r>
          </m:e>
          <m:sup>
            <m:r>
              <w:rPr>
                <w:rFonts w:ascii="Cambria Math" w:hAnsi="Cambria Math"/>
              </w:rPr>
              <m:t>1</m:t>
            </m:r>
          </m:sup>
        </m:sSup>
      </m:oMath>
      <w:r w:rsidR="00140286">
        <w:t xml:space="preserve">, </w:t>
      </w:r>
      <w:r>
        <w:t>Ole Shelton2</w:t>
      </w:r>
      <m:oMath>
        <m:sSup>
          <m:sSupPr>
            <m:ctrlPr>
              <w:rPr>
                <w:rFonts w:ascii="Cambria Math" w:hAnsi="Cambria Math"/>
              </w:rPr>
            </m:ctrlPr>
          </m:sSupPr>
          <m:e>
            <m:r>
              <w:rPr>
                <w:rFonts w:ascii="Cambria Math" w:hAnsi="Cambria Math"/>
              </w:rPr>
              <m:t>​</m:t>
            </m:r>
          </m:e>
          <m:sup>
            <m:r>
              <w:rPr>
                <w:rFonts w:ascii="Cambria Math" w:hAnsi="Cambria Math"/>
              </w:rPr>
              <m:t>2</m:t>
            </m:r>
          </m:sup>
        </m:sSup>
        <m:r>
          <m:rPr>
            <m:sty m:val="p"/>
          </m:rPr>
          <w:rPr>
            <w:rFonts w:ascii="Cambria Math" w:hAnsi="Cambria Math"/>
          </w:rPr>
          <m:t>*</m:t>
        </m:r>
      </m:oMath>
      <w:r w:rsidR="00140286">
        <w:t xml:space="preserve">, </w:t>
      </w:r>
      <w:r>
        <w:t>Krista M. Nichols</w:t>
      </w:r>
      <m:oMath>
        <m:sSup>
          <m:sSupPr>
            <m:ctrlPr>
              <w:rPr>
                <w:rFonts w:ascii="Cambria Math" w:hAnsi="Cambria Math"/>
              </w:rPr>
            </m:ctrlPr>
          </m:sSupPr>
          <m:e>
            <m:r>
              <w:rPr>
                <w:rFonts w:ascii="Cambria Math" w:hAnsi="Cambria Math"/>
              </w:rPr>
              <m:t>​</m:t>
            </m:r>
          </m:e>
          <m:sup>
            <m:r>
              <w:rPr>
                <w:rFonts w:ascii="Cambria Math" w:hAnsi="Cambria Math"/>
              </w:rPr>
              <m:t>2</m:t>
            </m:r>
          </m:sup>
        </m:sSup>
      </m:oMath>
      <w:r w:rsidR="00140286">
        <w:t xml:space="preserve">, </w:t>
      </w:r>
      <w:r>
        <w:t>others</w:t>
      </w:r>
    </w:p>
    <w:p w14:paraId="5516F168" w14:textId="52C84414" w:rsidR="0032076E" w:rsidRDefault="00D04708">
      <w:pPr>
        <w:pStyle w:val="Date"/>
      </w:pPr>
      <w:r>
        <w:t>2025-11-</w:t>
      </w:r>
      <w:r w:rsidR="00140286">
        <w:t>20</w:t>
      </w:r>
    </w:p>
    <w:p w14:paraId="5516F169" w14:textId="77777777" w:rsidR="0032076E" w:rsidRDefault="0032076E">
      <w:pPr>
        <w:pStyle w:val="Heading1"/>
      </w:pPr>
      <w:bookmarkStart w:id="0" w:name="section"/>
    </w:p>
    <w:tbl>
      <w:tblPr>
        <w:tblStyle w:val="Table"/>
        <w:tblW w:w="0" w:type="auto"/>
        <w:tblLook w:val="0000" w:firstRow="0" w:lastRow="0" w:firstColumn="0" w:lastColumn="0" w:noHBand="0" w:noVBand="0"/>
      </w:tblPr>
      <w:tblGrid>
        <w:gridCol w:w="336"/>
        <w:gridCol w:w="9024"/>
      </w:tblGrid>
      <w:tr w:rsidR="0032076E" w14:paraId="5516F16C" w14:textId="77777777">
        <w:tc>
          <w:tcPr>
            <w:tcW w:w="0" w:type="auto"/>
          </w:tcPr>
          <w:p w14:paraId="5516F16A" w14:textId="77777777" w:rsidR="0032076E" w:rsidRDefault="00D04708">
            <w:pPr>
              <w:pStyle w:val="Compact"/>
              <w:jc w:val="left"/>
            </w:pPr>
            <w:r>
              <w:t>1</w:t>
            </w:r>
          </w:p>
        </w:tc>
        <w:tc>
          <w:tcPr>
            <w:tcW w:w="0" w:type="auto"/>
          </w:tcPr>
          <w:p w14:paraId="5516F16B" w14:textId="77777777" w:rsidR="0032076E" w:rsidRDefault="00D04708">
            <w:pPr>
              <w:pStyle w:val="Compact"/>
              <w:jc w:val="left"/>
            </w:pPr>
            <w:r>
              <w:t>School of Marine and Environmental Affairs, University of Washington, Seattle, Washington, USA</w:t>
            </w:r>
          </w:p>
        </w:tc>
      </w:tr>
      <w:tr w:rsidR="0032076E" w14:paraId="5516F16F" w14:textId="77777777">
        <w:tc>
          <w:tcPr>
            <w:tcW w:w="0" w:type="auto"/>
          </w:tcPr>
          <w:p w14:paraId="5516F16D" w14:textId="77777777" w:rsidR="0032076E" w:rsidRDefault="00D04708">
            <w:pPr>
              <w:pStyle w:val="Compact"/>
              <w:jc w:val="left"/>
            </w:pPr>
            <w:r>
              <w:t>2</w:t>
            </w:r>
          </w:p>
        </w:tc>
        <w:tc>
          <w:tcPr>
            <w:tcW w:w="0" w:type="auto"/>
          </w:tcPr>
          <w:p w14:paraId="5516F16E" w14:textId="77777777" w:rsidR="0032076E" w:rsidRDefault="00D04708">
            <w:pPr>
              <w:pStyle w:val="Compact"/>
              <w:jc w:val="left"/>
            </w:pPr>
            <w:r>
              <w:t>Conservation Biology Division, Northwest Fisheries Science Center, NOAA Fisheries,</w:t>
            </w:r>
          </w:p>
        </w:tc>
      </w:tr>
      <w:tr w:rsidR="0032076E" w14:paraId="5516F172" w14:textId="77777777">
        <w:tc>
          <w:tcPr>
            <w:tcW w:w="0" w:type="auto"/>
          </w:tcPr>
          <w:p w14:paraId="5516F170" w14:textId="77777777" w:rsidR="0032076E" w:rsidRDefault="0032076E">
            <w:pPr>
              <w:pStyle w:val="Compact"/>
            </w:pPr>
          </w:p>
        </w:tc>
        <w:tc>
          <w:tcPr>
            <w:tcW w:w="0" w:type="auto"/>
          </w:tcPr>
          <w:p w14:paraId="5516F171" w14:textId="77777777" w:rsidR="0032076E" w:rsidRDefault="00D04708">
            <w:pPr>
              <w:pStyle w:val="Compact"/>
              <w:jc w:val="left"/>
            </w:pPr>
            <w:r>
              <w:t>Montlake Blvd E. Seattle, Washington, USA</w:t>
            </w:r>
          </w:p>
        </w:tc>
      </w:tr>
      <w:tr w:rsidR="0032076E" w14:paraId="5516F175" w14:textId="77777777">
        <w:tc>
          <w:tcPr>
            <w:tcW w:w="0" w:type="auto"/>
          </w:tcPr>
          <w:p w14:paraId="5516F173" w14:textId="77777777" w:rsidR="0032076E" w:rsidRDefault="0032076E">
            <w:pPr>
              <w:pStyle w:val="Compact"/>
            </w:pPr>
          </w:p>
        </w:tc>
        <w:tc>
          <w:tcPr>
            <w:tcW w:w="0" w:type="auto"/>
          </w:tcPr>
          <w:p w14:paraId="5516F174" w14:textId="77777777" w:rsidR="0032076E" w:rsidRDefault="00D04708">
            <w:pPr>
              <w:pStyle w:val="Compact"/>
              <w:jc w:val="left"/>
            </w:pPr>
            <w:r>
              <w:t xml:space="preserve">corresponding author </w:t>
            </w:r>
            <w:r>
              <w:rPr>
                <w:b/>
                <w:bCs/>
              </w:rPr>
              <w:t>gguri@uw.edu</w:t>
            </w:r>
          </w:p>
        </w:tc>
      </w:tr>
    </w:tbl>
    <w:p w14:paraId="5516F176" w14:textId="77777777" w:rsidR="0032076E" w:rsidRDefault="00D04708">
      <w:pPr>
        <w:pStyle w:val="Heading1"/>
      </w:pPr>
      <w:bookmarkStart w:id="1" w:name="abstract"/>
      <w:bookmarkEnd w:id="0"/>
      <w:r>
        <w:t>Abstract</w:t>
      </w:r>
    </w:p>
    <w:p w14:paraId="5516F177" w14:textId="77777777" w:rsidR="0032076E" w:rsidRDefault="00D04708">
      <w:pPr>
        <w:pStyle w:val="FirstParagraph"/>
      </w:pPr>
      <w:r>
        <w:rPr>
          <w:b/>
          <w:bCs/>
        </w:rPr>
        <w:t>Keywords</w:t>
      </w:r>
      <w:r>
        <w:t>:</w:t>
      </w:r>
    </w:p>
    <w:p w14:paraId="5516F178" w14:textId="77777777" w:rsidR="0032076E" w:rsidRDefault="00D04708">
      <w:pPr>
        <w:pStyle w:val="Heading1"/>
      </w:pPr>
      <w:bookmarkStart w:id="2" w:name="introduction"/>
      <w:bookmarkEnd w:id="1"/>
      <w:r>
        <w:t>Introduction</w:t>
      </w:r>
    </w:p>
    <w:p w14:paraId="7D80222E" w14:textId="77777777" w:rsidR="0066533A" w:rsidRDefault="00D04708" w:rsidP="0066533A">
      <w:pPr>
        <w:pStyle w:val="BodyText"/>
        <w:rPr>
          <w:ins w:id="3" w:author="Gledis Guri" w:date="2025-12-17T13:29:00Z" w16du:dateUtc="2025-12-17T21:29:00Z"/>
        </w:rPr>
      </w:pPr>
      <w:commentRangeStart w:id="4"/>
      <w:commentRangeStart w:id="5"/>
      <w:r>
        <w:t xml:space="preserve">Marine sampling efficiency plays a critical role in collecting sufficient and representative samples to accurately assess species distributions, forming the foundation for sound fisheries management and stock assessment protocols. </w:t>
      </w:r>
      <w:ins w:id="6" w:author="Gledis Guri" w:date="2025-12-17T13:27:00Z" w16du:dateUtc="2025-12-17T21:27:00Z">
        <w:r w:rsidR="00B542E6" w:rsidRPr="00B542E6">
          <w:t>Traditionally, abundance indices used in stock assessments are derived from capture-based surveys, acoustic methods, or visual observations, for all of which</w:t>
        </w:r>
      </w:ins>
      <w:del w:id="7" w:author="Gledis Guri" w:date="2025-12-17T13:27:00Z" w16du:dateUtc="2025-12-17T21:27:00Z">
        <w:r w:rsidDel="00B542E6">
          <w:delText>In stock assessment contexts,</w:delText>
        </w:r>
      </w:del>
      <w:r>
        <w:t xml:space="preserve"> determining the appropriate sample size is vital for reliable estimation of population parameters including abundance, demographic structure, and spatial distribution patterns. This process must balance the need for sufficient data for detecting trends and changes in population while also ensuring that incurring unnecessary costs or effort are minimized. Excessive sampling can lead to redundant data – multiple samples that gives the exact same information</w:t>
      </w:r>
      <w:r w:rsidR="00E157C3">
        <w:t>, thus wasting time and money</w:t>
      </w:r>
      <w:r>
        <w:t xml:space="preserve"> - whereas insufficient sampling risks overlooking critical patterns and producing unreliable estimates. Identifying </w:t>
      </w:r>
      <w:r w:rsidR="00E157C3">
        <w:t xml:space="preserve">optimal </w:t>
      </w:r>
      <w:r>
        <w:t xml:space="preserve">sampling efficiency is </w:t>
      </w:r>
      <w:r w:rsidR="00E157C3">
        <w:t xml:space="preserve">therefore </w:t>
      </w:r>
      <w:r>
        <w:t xml:space="preserve">crucial </w:t>
      </w:r>
      <w:r w:rsidR="00E157C3">
        <w:t>for inferring</w:t>
      </w:r>
      <w:r>
        <w:t xml:space="preserve"> </w:t>
      </w:r>
      <w:r w:rsidR="00E157C3">
        <w:t xml:space="preserve">the </w:t>
      </w:r>
      <w:r>
        <w:t xml:space="preserve">spatial variability </w:t>
      </w:r>
      <w:r w:rsidR="00E157C3">
        <w:t xml:space="preserve">and ecological traits </w:t>
      </w:r>
      <w:r>
        <w:t>of marine communities</w:t>
      </w:r>
      <w:r w:rsidR="00E157C3">
        <w:t xml:space="preserve"> at reasonable cost</w:t>
      </w:r>
      <w:r>
        <w:t>.</w:t>
      </w:r>
      <w:ins w:id="8" w:author="Gledis Guri" w:date="2025-12-17T13:29:00Z" w16du:dateUtc="2025-12-17T21:29:00Z">
        <w:r w:rsidR="0066533A" w:rsidRPr="0066533A">
          <w:t xml:space="preserve"> </w:t>
        </w:r>
      </w:ins>
    </w:p>
    <w:p w14:paraId="1CAD2B27" w14:textId="7127EB92" w:rsidR="0066533A" w:rsidRPr="00266A9B" w:rsidDel="00387504" w:rsidRDefault="0066533A">
      <w:pPr>
        <w:pStyle w:val="BodyText"/>
        <w:rPr>
          <w:del w:id="9" w:author="Gledis Guri" w:date="2025-12-17T13:30:00Z" w16du:dateUtc="2025-12-17T21:30:00Z"/>
        </w:rPr>
        <w:pPrChange w:id="10" w:author="Gledis Guri" w:date="2025-12-17T13:28:00Z" w16du:dateUtc="2025-12-17T21:28:00Z">
          <w:pPr>
            <w:pStyle w:val="FirstParagraph"/>
          </w:pPr>
        </w:pPrChange>
      </w:pPr>
      <w:moveToRangeStart w:id="11" w:author="Gledis Guri" w:date="2025-12-17T13:29:00Z" w:name="move216870573"/>
      <w:moveTo w:id="12" w:author="Gledis Guri" w:date="2025-12-17T13:29:00Z" w16du:dateUtc="2025-12-17T21:29:00Z">
        <w:r>
          <w:t xml:space="preserve">The emergence of environmental DNA (eDNA) sampling has revolutionized marine monitoring capabilities, offering a non-invasive method to detect species presence and estimate relative abundance. In contrast to traditional survey techniques that are typically species-specific or require separate sampling efforts for different taxa, eDNA enables simultaneous, multi-species detection from a single water sample. This holistic approach allows for a more comprehensive assessment of community composition while substantially reducing field effort and disturbance. Additionally, while conventional methods detect organisms directly at the point of capture or observation, eDNA </w:t>
        </w:r>
        <w:r>
          <w:lastRenderedPageBreak/>
          <w:t xml:space="preserve">signals integrate information from surrounding areas through processes of DNA transport and </w:t>
        </w:r>
        <w:commentRangeStart w:id="13"/>
        <w:commentRangeStart w:id="14"/>
        <w:commentRangeStart w:id="15"/>
        <w:r>
          <w:t xml:space="preserve">decay. This spatial integration effect means that adjacent eDNA samples may contain overlapping information, making the question of optimal spatial sampling resolution even more critical. Due to the spatiotemporal integration in eDNA signals – DNA signal from organisms located at varying distances from the sampling site and at different time points prior to collection - an additional layer of spatial autocorrelation is introduced beyond what would be expected from species distribution </w:t>
        </w:r>
      </w:moveTo>
      <w:commentRangeEnd w:id="13"/>
      <w:r>
        <w:rPr>
          <w:rStyle w:val="CommentReference"/>
          <w:sz w:val="24"/>
          <w:szCs w:val="24"/>
        </w:rPr>
        <w:commentReference w:id="13"/>
      </w:r>
      <w:commentRangeEnd w:id="14"/>
      <w:r>
        <w:rPr>
          <w:rStyle w:val="CommentReference"/>
          <w:sz w:val="24"/>
          <w:szCs w:val="24"/>
        </w:rPr>
        <w:commentReference w:id="14"/>
      </w:r>
      <w:commentRangeEnd w:id="15"/>
      <w:r w:rsidR="00266A9B">
        <w:rPr>
          <w:rStyle w:val="CommentReference"/>
          <w:sz w:val="24"/>
          <w:szCs w:val="24"/>
        </w:rPr>
        <w:commentReference w:id="15"/>
      </w:r>
      <w:moveTo w:id="16" w:author="Gledis Guri" w:date="2025-12-17T13:29:00Z" w16du:dateUtc="2025-12-17T21:29:00Z">
        <w:r>
          <w:t xml:space="preserve">patterns alone. </w:t>
        </w:r>
      </w:moveTo>
      <w:ins w:id="17" w:author="Gledis Guri" w:date="2025-12-17T13:32:00Z" w16du:dateUtc="2025-12-17T21:32:00Z">
        <w:r w:rsidR="009005DE">
          <w:t>[</w:t>
        </w:r>
      </w:ins>
      <w:ins w:id="18" w:author="Gledis Guri" w:date="2025-12-17T13:33:00Z" w16du:dateUtc="2025-12-17T21:33:00Z">
        <w:r w:rsidR="009005DE">
          <w:t>xxx move this after the GP</w:t>
        </w:r>
      </w:ins>
      <w:ins w:id="19" w:author="Gledis Guri" w:date="2025-12-17T13:32:00Z" w16du:dateUtc="2025-12-17T21:32:00Z">
        <w:r w:rsidR="009005DE">
          <w:t xml:space="preserve">] </w:t>
        </w:r>
      </w:ins>
      <w:moveTo w:id="20" w:author="Gledis Guri" w:date="2025-12-17T13:29:00Z" w16du:dateUtc="2025-12-17T21:29:00Z">
        <w:r>
          <w:t>Consequently, when applying Gaussian Process models to eDNA data, the spatial autocorrelation parameter inherently captures both the natural clustering patterns of species distributions and the physical processes that govern DNA dispersal and decay in the marine environment. Without concurrent independent sampling methods such as trawl surveys or acoustic monitoring to provide direct measures of local abundance, these two fundamental processes - biological smoothness and spatiotemporal eDNA integration - cannot be empirically separated and are therefore represented as a single integrated parameter within the modeling framework.</w:t>
        </w:r>
      </w:moveTo>
      <w:moveToRangeEnd w:id="11"/>
      <w:ins w:id="21" w:author="Gledis Guri" w:date="2025-12-17T13:33:00Z" w16du:dateUtc="2025-12-17T21:33:00Z">
        <w:r w:rsidR="001B5BD6">
          <w:t xml:space="preserve"> </w:t>
        </w:r>
      </w:ins>
    </w:p>
    <w:p w14:paraId="5516F17A" w14:textId="77777777" w:rsidR="0032076E" w:rsidRDefault="00D04708">
      <w:pPr>
        <w:pStyle w:val="BodyText"/>
      </w:pPr>
      <w:r>
        <w:t>While increased sampling intensity generally reduces variance in population estimates and improves the precision of spatial pattern detection, this relationship exhibits diminishing returns where beyond a certain threshold, additional sampling effort produces marginal gains in statistical precision that may not justify the associated costs and logistical demands. The optimal sampling intensity occurs at the point where incremental improvements in precision or information content become disproportionately small relative to the required investment of resources and effort. This principle guides the development of cost-effective sampling strategies that maximize analytical power while minimizing operational expenditure.</w:t>
      </w:r>
      <w:commentRangeEnd w:id="4"/>
      <w:r w:rsidR="000C1E9E">
        <w:rPr>
          <w:rStyle w:val="CommentReference"/>
          <w:sz w:val="24"/>
          <w:szCs w:val="24"/>
        </w:rPr>
        <w:commentReference w:id="4"/>
      </w:r>
      <w:commentRangeEnd w:id="5"/>
      <w:r w:rsidR="00387504">
        <w:rPr>
          <w:rStyle w:val="CommentReference"/>
          <w:sz w:val="24"/>
          <w:szCs w:val="24"/>
        </w:rPr>
        <w:commentReference w:id="5"/>
      </w:r>
    </w:p>
    <w:p w14:paraId="5516F17B" w14:textId="5DF77A9B" w:rsidR="0032076E" w:rsidDel="00353F64" w:rsidRDefault="00D04708">
      <w:pPr>
        <w:pStyle w:val="BodyText"/>
        <w:rPr>
          <w:del w:id="22" w:author="Gledis Guri" w:date="2025-12-17T14:14:00Z" w16du:dateUtc="2025-12-17T22:14:00Z"/>
        </w:rPr>
      </w:pPr>
      <w:commentRangeStart w:id="23"/>
      <w:commentRangeStart w:id="24"/>
      <w:r>
        <w:t xml:space="preserve">In ecological and fisheries research, Gaussian Process (GP) models have been widely adopted to </w:t>
      </w:r>
      <w:commentRangeEnd w:id="23"/>
      <w:r w:rsidR="002A2EC9">
        <w:rPr>
          <w:rStyle w:val="CommentReference"/>
          <w:sz w:val="24"/>
          <w:szCs w:val="24"/>
        </w:rPr>
        <w:commentReference w:id="23"/>
      </w:r>
      <w:commentRangeEnd w:id="24"/>
      <w:r w:rsidR="00353F64">
        <w:rPr>
          <w:rStyle w:val="CommentReference"/>
          <w:sz w:val="24"/>
          <w:szCs w:val="24"/>
        </w:rPr>
        <w:commentReference w:id="24"/>
      </w:r>
      <w:r>
        <w:t xml:space="preserve">capture spatial and environmental variation in species distributions. </w:t>
      </w:r>
      <w:del w:id="25" w:author="Gledis Guri" w:date="2025-12-17T14:11:00Z" w16du:dateUtc="2025-12-17T22:11:00Z">
        <w:r w:rsidDel="00753176">
          <w:delText xml:space="preserve">For instance, xxx. GP models provide a powerful and flexible framework for describing spatial and environmental patterns without assuming a fixed functional form between predictors and responses. These examples highlight the versatility of GP models in ecological applications, enabling researchers to infer complex, nonlinear relationships between species occurrence, abundance, and environmental covariates while quantifying uncertainty in predictions. </w:delText>
        </w:r>
      </w:del>
      <w:r>
        <w:t>This approach is grounded in the assumption that species distributions and abundances change in a smooth and continuous manner, reflecting correlated responses to spatial, environmental, and biological covariates.</w:t>
      </w:r>
      <w:ins w:id="26" w:author="Gledis Guri" w:date="2025-12-17T14:14:00Z" w16du:dateUtc="2025-12-17T22:14:00Z">
        <w:r w:rsidR="00353F64">
          <w:t xml:space="preserve"> </w:t>
        </w:r>
      </w:ins>
    </w:p>
    <w:p w14:paraId="5516F17C" w14:textId="055C533F" w:rsidR="0032076E" w:rsidRDefault="00D04708">
      <w:pPr>
        <w:pStyle w:val="BodyText"/>
      </w:pPr>
      <w:r>
        <w:t>At the core</w:t>
      </w:r>
      <w:ins w:id="27" w:author="Gledis Guri" w:date="2025-12-17T14:14:00Z" w16du:dateUtc="2025-12-17T22:14:00Z">
        <w:r w:rsidR="00353F64">
          <w:t xml:space="preserve">, </w:t>
        </w:r>
      </w:ins>
      <w:del w:id="28" w:author="Gledis Guri" w:date="2025-12-17T14:14:00Z" w16du:dateUtc="2025-12-17T22:14:00Z">
        <w:r w:rsidDel="00353F64">
          <w:delText xml:space="preserve"> of a GP is the idea that </w:delText>
        </w:r>
      </w:del>
      <w:r>
        <w:t xml:space="preserve">observations made at similar locations or under similar covariates should yield similar outcomes. This relationship is quantified through a covariance function, or kernel, which governs how the correlation between two points </w:t>
      </w:r>
      <m:oMath>
        <m:r>
          <w:rPr>
            <w:rFonts w:ascii="Cambria Math" w:hAnsi="Cambria Math"/>
          </w:rPr>
          <m:t>x</m:t>
        </m:r>
      </m:oMath>
      <w:r>
        <w:t xml:space="preserve"> and </w:t>
      </w:r>
      <m:oMath>
        <m:r>
          <w:rPr>
            <w:rFonts w:ascii="Cambria Math" w:hAnsi="Cambria Math"/>
          </w:rPr>
          <m:t>x</m:t>
        </m:r>
        <m:r>
          <m:rPr>
            <m:sty m:val="p"/>
          </m:rPr>
          <w:rPr>
            <w:rFonts w:ascii="Cambria Math" w:hAnsi="Cambria Math"/>
          </w:rPr>
          <m:t>'</m:t>
        </m:r>
      </m:oMath>
      <w:r>
        <w:t xml:space="preserve"> decays with increasing distance. The kernel defines the smoothness of the modeled across the covariates. One of the most influential parameters in this context is the length-scale, which represents the characteristic distance over which correlation between points remains strong. Large length-scales indicate that the modeled process changes gradually, with nearby points remaining highly correlated even over broad spatial extents or environmental conditions, whereas small length-scales imply rapid variation and weak correlation beyond short distances and environmental conditions. Spatially, this mathematical framework captures an essential ecological principle: species tend to form one or more areas of high concentration - "hotspots" - where individuals aggregate densely. As distance increases from these central areas, population density gradually declines in a smooth, continuous manner. The distribution of a species at various locations can be expressed as:</w:t>
      </w:r>
    </w:p>
    <w:p w14:paraId="5516F17D" w14:textId="77777777" w:rsidR="0032076E" w:rsidRDefault="00000000">
      <w:pPr>
        <w:pStyle w:val="BodyText"/>
      </w:pPr>
      <m:oMathPara>
        <m:oMathParaPr>
          <m:jc m:val="center"/>
        </m:oMathParaPr>
        <m:oMath>
          <m:eqArr>
            <m:eqArrPr>
              <m:ctrlPr>
                <w:rPr>
                  <w:rFonts w:ascii="Cambria Math" w:hAnsi="Cambria Math"/>
                </w:rPr>
              </m:ctrlPr>
            </m:eqArrPr>
            <m:e>
              <m:r>
                <w:rPr>
                  <w:rFonts w:ascii="Cambria Math" w:hAnsi="Cambria Math"/>
                </w:rPr>
                <m:t>Y&amp;</m:t>
              </m:r>
              <m:r>
                <m:rPr>
                  <m:sty m:val="p"/>
                </m:rPr>
                <w:rPr>
                  <w:rFonts w:ascii="Cambria Math" w:hAnsi="Cambria Math"/>
                </w:rPr>
                <m:t>∼</m:t>
              </m:r>
              <m:r>
                <w:rPr>
                  <w:rFonts w:ascii="Cambria Math" w:hAnsi="Cambria Math"/>
                </w:rPr>
                <m:t>MVN</m:t>
              </m:r>
              <m:r>
                <m:rPr>
                  <m:sty m:val="p"/>
                </m:rPr>
                <w:rPr>
                  <w:rFonts w:ascii="Cambria Math" w:hAnsi="Cambria Math"/>
                </w:rPr>
                <m:t>(</m:t>
              </m:r>
              <m:r>
                <w:rPr>
                  <w:rFonts w:ascii="Cambria Math" w:hAnsi="Cambria Math"/>
                </w:rPr>
                <m:t>μ</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m:t>
              </m:r>
            </m:e>
            <m:e>
              <m:r>
                <w:rPr>
                  <w:rFonts w:ascii="Cambria Math" w:hAnsi="Cambria Math"/>
                </w:rPr>
                <m:t>k</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&amp;</m:t>
              </m:r>
              <m:r>
                <m:rPr>
                  <m:sty m:val="p"/>
                </m:rPr>
                <w:rPr>
                  <w:rFonts w:ascii="Cambria Math" w:hAnsi="Cambria Math"/>
                </w:rPr>
                <m:t>=</m:t>
              </m:r>
              <m:sSup>
                <m:sSupPr>
                  <m:ctrlPr>
                    <w:rPr>
                      <w:rFonts w:ascii="Cambria Math" w:hAnsi="Cambria Math"/>
                    </w:rPr>
                  </m:ctrlPr>
                </m:sSupPr>
                <m:e>
                  <m:r>
                    <w:rPr>
                      <w:rFonts w:ascii="Cambria Math" w:hAnsi="Cambria Math"/>
                    </w:rPr>
                    <m:t>α</m:t>
                  </m:r>
                </m:e>
                <m:sup>
                  <m:r>
                    <w:rPr>
                      <w:rFonts w:ascii="Cambria Math" w:hAnsi="Cambria Math"/>
                    </w:rPr>
                    <m:t>2</m:t>
                  </m:r>
                </m:sup>
              </m:sSup>
              <m:r>
                <m:rPr>
                  <m:sty m:val="p"/>
                </m:rPr>
                <w:rPr>
                  <w:rFonts w:ascii="Cambria Math" w:hAnsi="Cambria Math"/>
                </w:rPr>
                <m:t>exp</m:t>
              </m:r>
              <m:d>
                <m:dPr>
                  <m:ctrlPr>
                    <w:rPr>
                      <w:rFonts w:ascii="Cambria Math" w:hAnsi="Cambria Math"/>
                    </w:rPr>
                  </m:ctrlPr>
                </m:dPr>
                <m:e>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num>
                    <m:den>
                      <m:r>
                        <w:rPr>
                          <w:rFonts w:ascii="Cambria Math" w:hAnsi="Cambria Math"/>
                        </w:rPr>
                        <m:t>2</m:t>
                      </m:r>
                      <m:sSup>
                        <m:sSupPr>
                          <m:ctrlPr>
                            <w:rPr>
                              <w:rFonts w:ascii="Cambria Math" w:hAnsi="Cambria Math"/>
                            </w:rPr>
                          </m:ctrlPr>
                        </m:sSupPr>
                        <m:e>
                          <m:r>
                            <w:rPr>
                              <w:rFonts w:ascii="Cambria Math" w:hAnsi="Cambria Math"/>
                            </w:rPr>
                            <m:t>ρ</m:t>
                          </m:r>
                        </m:e>
                        <m:sup>
                          <m:r>
                            <w:rPr>
                              <w:rFonts w:ascii="Cambria Math" w:hAnsi="Cambria Math"/>
                            </w:rPr>
                            <m:t>2</m:t>
                          </m:r>
                        </m:sup>
                      </m:sSup>
                    </m:den>
                  </m:f>
                </m:e>
              </m:d>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e>
          </m:eqArr>
        </m:oMath>
      </m:oMathPara>
    </w:p>
    <w:p w14:paraId="5516F17E" w14:textId="2E7C554C" w:rsidR="0032076E" w:rsidRDefault="00D04708">
      <w:pPr>
        <w:pStyle w:val="FirstParagraph"/>
      </w:pPr>
      <w:r>
        <w:t xml:space="preserve">where Y is the vector of observed abundance or density of the species (spatial field) across all sampled locations with a global mean abundance </w:t>
      </w:r>
      <m:oMath>
        <m:r>
          <w:rPr>
            <w:rFonts w:ascii="Cambria Math" w:hAnsi="Cambria Math"/>
          </w:rPr>
          <m:t>μ</m:t>
        </m:r>
      </m:oMath>
      <w:r>
        <w:t xml:space="preserve"> and </w:t>
      </w:r>
      <w:del w:id="29" w:author="Gledis Guri" w:date="2025-12-17T14:49:00Z" w16du:dateUtc="2025-12-17T22:49:00Z">
        <w:r w:rsidDel="00B44360">
          <w:delText xml:space="preserve">covariate </w:delText>
        </w:r>
      </w:del>
      <w:ins w:id="30" w:author="Gledis Guri" w:date="2025-12-17T14:49:00Z" w16du:dateUtc="2025-12-17T22:49:00Z">
        <w:r w:rsidR="00B44360">
          <w:t xml:space="preserve">covariance </w:t>
        </w:r>
      </w:ins>
      <w:r>
        <w:t xml:space="preserve">matrix k of </w:t>
      </w:r>
      <w:del w:id="31" w:author="Gledis Guri" w:date="2025-12-17T14:46:00Z" w16du:dateUtc="2025-12-17T22:46:00Z">
        <w:r w:rsidDel="00770648">
          <w:delText xml:space="preserve">coordinate </w:delText>
        </w:r>
      </w:del>
      <w:ins w:id="32" w:author="Gledis Guri" w:date="2025-12-17T14:46:00Z" w16du:dateUtc="2025-12-17T22:46:00Z">
        <w:r w:rsidR="00770648">
          <w:t xml:space="preserve">covariate </w:t>
        </w:r>
      </w:ins>
      <m:oMath>
        <m:r>
          <w:rPr>
            <w:rFonts w:ascii="Cambria Math" w:hAnsi="Cambria Math"/>
          </w:rPr>
          <m:t>x</m:t>
        </m:r>
      </m:oMath>
      <w:del w:id="33" w:author="Gledis Guri" w:date="2025-12-17T14:49:00Z" w16du:dateUtc="2025-12-17T22:49:00Z">
        <w:r w:rsidDel="007043FF">
          <w:delText xml:space="preserve"> and </w:delText>
        </w:r>
      </w:del>
      <m:oMath>
        <m:r>
          <w:del w:id="34" w:author="Gledis Guri" w:date="2025-12-17T14:49:00Z" w16du:dateUtc="2025-12-17T22:49:00Z">
            <w:rPr>
              <w:rFonts w:ascii="Cambria Math" w:hAnsi="Cambria Math"/>
            </w:rPr>
            <m:t>x</m:t>
          </w:del>
        </m:r>
        <m:r>
          <w:del w:id="35" w:author="Gledis Guri" w:date="2025-12-17T14:49:00Z" w16du:dateUtc="2025-12-17T22:49:00Z">
            <m:rPr>
              <m:sty m:val="p"/>
            </m:rPr>
            <w:rPr>
              <w:rFonts w:ascii="Cambria Math" w:hAnsi="Cambria Math"/>
            </w:rPr>
            <m:t>'</m:t>
          </w:del>
        </m:r>
      </m:oMath>
      <w:ins w:id="36" w:author="Gledis Guri" w:date="2025-12-17T14:46:00Z" w16du:dateUtc="2025-12-17T22:46:00Z">
        <w:r w:rsidR="00770648">
          <w:rPr>
            <w:rFonts w:eastAsiaTheme="minorEastAsia"/>
          </w:rPr>
          <w:t xml:space="preserve"> (here </w:t>
        </w:r>
        <w:r w:rsidR="00770648">
          <w:rPr>
            <w:rFonts w:eastAsiaTheme="minorEastAsia"/>
          </w:rPr>
          <w:lastRenderedPageBreak/>
          <w:t>spatial coordinates)</w:t>
        </w:r>
      </w:ins>
      <w:r>
        <w:t xml:space="preserve">. The </w:t>
      </w:r>
      <w:del w:id="37" w:author="Gledis Guri" w:date="2025-12-17T14:50:00Z" w16du:dateUtc="2025-12-17T22:50:00Z">
        <w:r w:rsidDel="007043FF">
          <w:delText xml:space="preserve">covariate </w:delText>
        </w:r>
      </w:del>
      <w:ins w:id="38" w:author="Gledis Guri" w:date="2025-12-17T14:50:00Z" w16du:dateUtc="2025-12-17T22:50:00Z">
        <w:r w:rsidR="007043FF">
          <w:t xml:space="preserve">covariance </w:t>
        </w:r>
      </w:ins>
      <w:r>
        <w:t xml:space="preserve">matrix is the most important part of the GP as it determines the (spatial or environmental) autocorrelation of the species distribution where </w:t>
      </w:r>
      <m:oMath>
        <m:r>
          <w:rPr>
            <w:rFonts w:ascii="Cambria Math" w:hAnsi="Cambria Math"/>
          </w:rPr>
          <m:t>α</m:t>
        </m:r>
      </m:oMath>
      <w:r>
        <w:t xml:space="preserve"> is the amplitude </w:t>
      </w:r>
      <w:commentRangeStart w:id="39"/>
      <w:commentRangeStart w:id="40"/>
      <w:r>
        <w:t xml:space="preserve">of the </w:t>
      </w:r>
      <m:oMath>
        <m:r>
          <w:rPr>
            <w:rFonts w:ascii="Cambria Math" w:hAnsi="Cambria Math"/>
          </w:rPr>
          <m:t>x</m:t>
        </m:r>
      </m:oMath>
      <w:r>
        <w:t>-</w:t>
      </w:r>
      <m:oMath>
        <m:r>
          <w:rPr>
            <w:rFonts w:ascii="Cambria Math" w:hAnsi="Cambria Math"/>
          </w:rPr>
          <m:t>x</m:t>
        </m:r>
        <m:r>
          <m:rPr>
            <m:sty m:val="p"/>
          </m:rPr>
          <w:rPr>
            <w:rFonts w:ascii="Cambria Math" w:hAnsi="Cambria Math"/>
          </w:rPr>
          <m:t>'</m:t>
        </m:r>
      </m:oMath>
      <w:r>
        <w:t xml:space="preserve"> </w:t>
      </w:r>
      <w:commentRangeEnd w:id="39"/>
      <w:r w:rsidR="00D81CAE">
        <w:rPr>
          <w:rStyle w:val="CommentReference"/>
          <w:sz w:val="24"/>
          <w:szCs w:val="24"/>
        </w:rPr>
        <w:commentReference w:id="39"/>
      </w:r>
      <w:commentRangeEnd w:id="40"/>
      <w:r w:rsidR="000B3342">
        <w:rPr>
          <w:rStyle w:val="CommentReference"/>
          <w:sz w:val="24"/>
          <w:szCs w:val="24"/>
        </w:rPr>
        <w:commentReference w:id="40"/>
      </w:r>
      <w:ins w:id="41" w:author="Gledis Guri" w:date="2025-12-17T14:46:00Z" w16du:dateUtc="2025-12-17T22:46:00Z">
        <w:r w:rsidR="00704122">
          <w:t>(</w:t>
        </w:r>
        <w:r w:rsidR="00704122" w:rsidRPr="00704122">
          <w:t xml:space="preserve">difference </w:t>
        </w:r>
      </w:ins>
      <w:ins w:id="42" w:author="Gledis Guri" w:date="2025-12-17T14:47:00Z" w16du:dateUtc="2025-12-17T22:47:00Z">
        <w:r w:rsidR="009B0958">
          <w:t xml:space="preserve">of the covariate </w:t>
        </w:r>
      </w:ins>
      <w:ins w:id="43" w:author="Gledis Guri" w:date="2025-12-17T14:50:00Z" w16du:dateUtc="2025-12-17T22:50:00Z">
        <w:r w:rsidR="00DE5AA2" w:rsidRPr="00DE5AA2">
          <w:t>for all pairs</w:t>
        </w:r>
        <w:r w:rsidR="00EC33F0">
          <w:t xml:space="preserve"> of</w:t>
        </w:r>
      </w:ins>
      <w:ins w:id="44" w:author="Gledis Guri" w:date="2025-12-17T14:46:00Z" w16du:dateUtc="2025-12-17T22:46:00Z">
        <w:r w:rsidR="00704122" w:rsidRPr="00704122">
          <w:t xml:space="preserve"> </w:t>
        </w:r>
      </w:ins>
      <w:ins w:id="45" w:author="Gledis Guri" w:date="2025-12-17T14:47:00Z" w16du:dateUtc="2025-12-17T22:47:00Z">
        <w:r w:rsidR="00704122">
          <w:t>samples</w:t>
        </w:r>
      </w:ins>
      <w:ins w:id="46" w:author="Gledis Guri" w:date="2025-12-17T14:46:00Z" w16du:dateUtc="2025-12-17T22:46:00Z">
        <w:r w:rsidR="00704122">
          <w:t xml:space="preserve">) </w:t>
        </w:r>
      </w:ins>
      <w:r>
        <w:t xml:space="preserve">correlation, </w:t>
      </w:r>
      <m:oMath>
        <m:r>
          <w:rPr>
            <w:rFonts w:ascii="Cambria Math" w:hAnsi="Cambria Math"/>
          </w:rPr>
          <m:t>ρ</m:t>
        </m:r>
      </m:oMath>
      <w:r>
        <w:t xml:space="preserve"> is the length-scale parameter meaning the correlation (in </w:t>
      </w:r>
      <m:oMath>
        <m:r>
          <w:rPr>
            <w:rFonts w:ascii="Cambria Math" w:hAnsi="Cambria Math"/>
          </w:rPr>
          <m:t>x</m:t>
        </m:r>
      </m:oMath>
      <w:r>
        <w:t>-</w:t>
      </w:r>
      <m:oMath>
        <m:r>
          <w:rPr>
            <w:rFonts w:ascii="Cambria Math" w:hAnsi="Cambria Math"/>
          </w:rPr>
          <m:t>x</m:t>
        </m:r>
        <m:r>
          <m:rPr>
            <m:sty m:val="p"/>
          </m:rPr>
          <w:rPr>
            <w:rFonts w:ascii="Cambria Math" w:hAnsi="Cambria Math"/>
          </w:rPr>
          <m:t>'</m:t>
        </m:r>
      </m:oMath>
      <w:r>
        <w:t xml:space="preserve"> units) where the signal fades out, and </w:t>
      </w:r>
      <m:oMath>
        <m:r>
          <w:rPr>
            <w:rFonts w:ascii="Cambria Math" w:hAnsi="Cambria Math"/>
          </w:rPr>
          <m:t>σ</m:t>
        </m:r>
      </m:oMath>
      <w:r>
        <w:t xml:space="preserve"> is the noise in nature. Species with small autocorrelation (</w:t>
      </w:r>
      <m:oMath>
        <m:r>
          <w:rPr>
            <w:rFonts w:ascii="Cambria Math" w:hAnsi="Cambria Math"/>
          </w:rPr>
          <m:t>ρ</m:t>
        </m:r>
      </m:oMath>
      <w:r>
        <w:t xml:space="preserve">) values exhibit rapidly changing abundance patterns that vary sharply across space and environmental gradients, indicating highly localized distributions with distinct boundaries between favorable and unfavorable conditions. Conversely, species with large </w:t>
      </w:r>
      <m:oMath>
        <m:r>
          <w:rPr>
            <w:rFonts w:ascii="Cambria Math" w:hAnsi="Cambria Math"/>
          </w:rPr>
          <m:t>ρ</m:t>
        </m:r>
      </m:oMath>
      <w:r>
        <w:t xml:space="preserve"> values display smoothly varying abundances that remain correlated over broader spatial and environmental scales, suggesting gradual transitions in response to environmental heterogeneity and broader ecological niches.</w:t>
      </w:r>
    </w:p>
    <w:p w14:paraId="5516F17F" w14:textId="2FC84B48" w:rsidR="0032076E" w:rsidDel="0066533A" w:rsidRDefault="00D04708">
      <w:pPr>
        <w:pStyle w:val="BodyText"/>
        <w:rPr>
          <w:moveFrom w:id="47" w:author="Gledis Guri" w:date="2025-12-17T13:29:00Z" w16du:dateUtc="2025-12-17T21:29:00Z"/>
        </w:rPr>
      </w:pPr>
      <w:moveFromRangeStart w:id="48" w:author="Gledis Guri" w:date="2025-12-17T13:29:00Z" w:name="move216870573"/>
      <w:moveFrom w:id="49" w:author="Gledis Guri" w:date="2025-12-17T13:29:00Z" w16du:dateUtc="2025-12-17T21:29:00Z">
        <w:r w:rsidDel="0066533A">
          <w:t xml:space="preserve">The emergence of environmental DNA (eDNA) sampling has revolutionized marine monitoring capabilities, offering a non-invasive method to detect species presence and estimate relative abundance. In contrast to traditional survey techniques that are typically species-specific or require separate sampling efforts for different taxa, eDNA enables simultaneous, multi-species detection from a single water sample. This holistic approach allows for a more comprehensive assessment of community composition while substantially reducing field effort and disturbance. Additionally, while conventional methods detect organisms directly at the point of capture or observation, eDNA signals integrate information from surrounding areas through processes of DNA transport and </w:t>
        </w:r>
        <w:commentRangeStart w:id="50"/>
        <w:commentRangeStart w:id="51"/>
        <w:commentRangeStart w:id="52"/>
        <w:r w:rsidDel="0066533A">
          <w:t xml:space="preserve">decay. This spatial integration effect means that adjacent eDNA samples may contain overlapping information, making the question of optimal spatial sampling resolution even more critical. Due to the spatiotemporal integration in eDNA signals – DNA signal from organisms located at varying distances from the sampling site and at different time points prior to collection - an additional layer of spatial autocorrelation is introduced beyond what would be expected from species distribution </w:t>
        </w:r>
      </w:moveFrom>
      <w:commentRangeEnd w:id="50"/>
      <w:r w:rsidR="00D35746" w:rsidDel="0066533A">
        <w:rPr>
          <w:rStyle w:val="CommentReference"/>
          <w:sz w:val="24"/>
          <w:szCs w:val="24"/>
        </w:rPr>
        <w:commentReference w:id="50"/>
      </w:r>
      <w:commentRangeEnd w:id="51"/>
      <w:r w:rsidR="000C1E9E" w:rsidDel="0066533A">
        <w:rPr>
          <w:rStyle w:val="CommentReference"/>
          <w:sz w:val="24"/>
          <w:szCs w:val="24"/>
        </w:rPr>
        <w:commentReference w:id="51"/>
      </w:r>
      <w:commentRangeEnd w:id="52"/>
      <w:r w:rsidR="00353F64">
        <w:rPr>
          <w:rStyle w:val="CommentReference"/>
          <w:sz w:val="24"/>
          <w:szCs w:val="24"/>
        </w:rPr>
        <w:commentReference w:id="52"/>
      </w:r>
      <w:moveFrom w:id="53" w:author="Gledis Guri" w:date="2025-12-17T13:29:00Z" w16du:dateUtc="2025-12-17T21:29:00Z">
        <w:r w:rsidDel="0066533A">
          <w:t>patterns alone. Consequently, when applying Gaussian Process models to eDNA data, the spatial autocorrelation parameter inherently captures both the natural clustering patterns of species distributions and the physical processes that govern DNA dispersal and decay in the marine environment. Without concurrent independent sampling methods such as trawl surveys or acoustic monitoring to provide direct measures of local abundance, these two fundamental processes - biological smoothness and spatiotemporal eDNA integration - cannot be empirically separated and are therefore represented as a single integrated parameter within the modeling framework.</w:t>
        </w:r>
      </w:moveFrom>
    </w:p>
    <w:moveFromRangeEnd w:id="48"/>
    <w:p w14:paraId="5516F180" w14:textId="6B04FCFD" w:rsidR="0032076E" w:rsidRDefault="00D04708">
      <w:pPr>
        <w:pStyle w:val="BodyText"/>
      </w:pPr>
      <w:r>
        <w:t xml:space="preserve">In simple terms, knowing the </w:t>
      </w:r>
      <w:ins w:id="54" w:author="Gledis Guri" w:date="2025-12-17T14:54:00Z" w16du:dateUtc="2025-12-17T22:54:00Z">
        <w:r w:rsidR="00AE1698">
          <w:t xml:space="preserve">within-species </w:t>
        </w:r>
      </w:ins>
      <w:commentRangeStart w:id="55"/>
      <w:commentRangeStart w:id="56"/>
      <w:r>
        <w:t xml:space="preserve">spatial autocorrelation of </w:t>
      </w:r>
      <w:del w:id="57" w:author="Gledis Guri" w:date="2025-12-17T14:54:00Z" w16du:dateUtc="2025-12-17T22:54:00Z">
        <w:r w:rsidDel="00AE1698">
          <w:delText xml:space="preserve">species </w:delText>
        </w:r>
      </w:del>
      <w:r>
        <w:t xml:space="preserve">distributions </w:t>
      </w:r>
      <w:commentRangeEnd w:id="55"/>
      <w:r w:rsidR="00D743C7">
        <w:rPr>
          <w:rStyle w:val="CommentReference"/>
          <w:sz w:val="24"/>
          <w:szCs w:val="24"/>
        </w:rPr>
        <w:commentReference w:id="55"/>
      </w:r>
      <w:commentRangeEnd w:id="56"/>
      <w:r w:rsidR="00AE1698">
        <w:rPr>
          <w:rStyle w:val="CommentReference"/>
          <w:sz w:val="24"/>
          <w:szCs w:val="24"/>
        </w:rPr>
        <w:commentReference w:id="56"/>
      </w:r>
      <w:r>
        <w:t xml:space="preserve">can provide a quantitative basis for optimizing sampling effort - species exhibiting high spatial autocorrelation should require fewer samples to capture their distribution patterns due to their extended spatial coherence. </w:t>
      </w:r>
      <w:commentRangeStart w:id="58"/>
      <w:commentRangeStart w:id="59"/>
      <w:r>
        <w:t xml:space="preserve">In this study, we aim to evaluate how spatial autocorrelation in relation to sampling effort (number of </w:t>
      </w:r>
      <w:r w:rsidR="00353F64">
        <w:t>samples</w:t>
      </w:r>
      <w:r>
        <w:t xml:space="preserve"> deployed) influences the efficiency of </w:t>
      </w:r>
      <w:ins w:id="60" w:author="Gledis Guri" w:date="2025-12-17T16:24:00Z" w16du:dateUtc="2025-12-18T00:24:00Z">
        <w:r w:rsidR="00EB403D">
          <w:t xml:space="preserve">eDNA metabarcoding </w:t>
        </w:r>
      </w:ins>
      <w:r>
        <w:t>marine sampling strategies</w:t>
      </w:r>
      <w:ins w:id="61" w:author="Gledis Guri" w:date="2025-12-17T16:25:00Z" w16du:dateUtc="2025-12-18T00:25:00Z">
        <w:r w:rsidR="009653AF">
          <w:t>,</w:t>
        </w:r>
      </w:ins>
      <w:ins w:id="62" w:author="Krista Nichols" w:date="2025-12-01T17:47:00Z" w16du:dateUtc="2025-12-02T01:47:00Z">
        <w:r w:rsidR="000C1E9E">
          <w:t xml:space="preserve"> </w:t>
        </w:r>
      </w:ins>
      <w:ins w:id="63" w:author="Gledis Guri" w:date="2025-12-17T16:24:00Z" w16du:dateUtc="2025-12-18T00:24:00Z">
        <w:r w:rsidR="009653AF" w:rsidRPr="009653AF">
          <w:t xml:space="preserve">explicitly comparing 12 species </w:t>
        </w:r>
      </w:ins>
      <w:ins w:id="64" w:author="Gledis Guri" w:date="2025-12-17T16:26:00Z" w16du:dateUtc="2025-12-18T00:26:00Z">
        <w:r w:rsidR="005D4724" w:rsidRPr="005D4724">
          <w:t>alongside simulation</w:t>
        </w:r>
        <w:r w:rsidR="005D4724">
          <w:t>s</w:t>
        </w:r>
        <w:r w:rsidR="005D4724" w:rsidRPr="005D4724">
          <w:t xml:space="preserve"> </w:t>
        </w:r>
      </w:ins>
      <w:ins w:id="65" w:author="Gledis Guri" w:date="2025-12-17T16:24:00Z" w16du:dateUtc="2025-12-18T00:24:00Z">
        <w:r w:rsidR="009653AF" w:rsidRPr="009653AF">
          <w:t>that differ in the spatial</w:t>
        </w:r>
      </w:ins>
      <w:ins w:id="66" w:author="Gledis Guri" w:date="2025-12-17T16:25:00Z" w16du:dateUtc="2025-12-18T00:25:00Z">
        <w:r w:rsidR="005D4724">
          <w:t xml:space="preserve"> autocorrelation</w:t>
        </w:r>
      </w:ins>
      <w:ins w:id="67" w:author="Krista Nichols" w:date="2025-12-01T17:47:00Z" w16du:dateUtc="2025-12-02T01:47:00Z">
        <w:del w:id="68" w:author="Gledis Guri" w:date="2025-12-17T16:26:00Z" w16du:dateUtc="2025-12-18T00:26:00Z">
          <w:r w:rsidR="000C1E9E" w:rsidDel="005D4724">
            <w:delText>aimed at using</w:delText>
          </w:r>
        </w:del>
      </w:ins>
      <w:del w:id="69" w:author="Gledis Guri" w:date="2025-12-17T16:26:00Z" w16du:dateUtc="2025-12-18T00:26:00Z">
        <w:r w:rsidDel="005D4724">
          <w:delText xml:space="preserve"> of </w:delText>
        </w:r>
      </w:del>
      <w:del w:id="70" w:author="Gledis Guri" w:date="2025-12-17T16:24:00Z" w16du:dateUtc="2025-12-18T00:24:00Z">
        <w:r w:rsidDel="00EB403D">
          <w:delText xml:space="preserve">eDNA metabarcoding </w:delText>
        </w:r>
      </w:del>
      <w:del w:id="71" w:author="Gledis Guri" w:date="2025-12-17T16:26:00Z" w16du:dateUtc="2025-12-18T00:26:00Z">
        <w:r w:rsidDel="005D4724">
          <w:delText>observation methods</w:delText>
        </w:r>
      </w:del>
      <w:ins w:id="72" w:author="Krista Nichols" w:date="2025-12-01T17:47:00Z" w16du:dateUtc="2025-12-02T01:47:00Z">
        <w:del w:id="73" w:author="Gledis Guri" w:date="2025-12-17T16:26:00Z" w16du:dateUtc="2025-12-18T00:26:00Z">
          <w:r w:rsidR="000C1E9E" w:rsidDel="005D4724">
            <w:delText xml:space="preserve"> for multiple species</w:delText>
          </w:r>
        </w:del>
      </w:ins>
      <w:r>
        <w:t xml:space="preserve">. </w:t>
      </w:r>
      <w:commentRangeEnd w:id="58"/>
      <w:r w:rsidR="000C1E9E">
        <w:rPr>
          <w:rStyle w:val="CommentReference"/>
          <w:sz w:val="24"/>
          <w:szCs w:val="24"/>
        </w:rPr>
        <w:commentReference w:id="58"/>
      </w:r>
      <w:commentRangeEnd w:id="59"/>
      <w:r w:rsidR="00001B17">
        <w:rPr>
          <w:rStyle w:val="CommentReference"/>
          <w:sz w:val="24"/>
          <w:szCs w:val="24"/>
        </w:rPr>
        <w:commentReference w:id="59"/>
      </w:r>
      <w:r>
        <w:t>Specifically, we quantify the effect of sampling effort on (</w:t>
      </w:r>
      <w:proofErr w:type="spellStart"/>
      <w:r>
        <w:t>i</w:t>
      </w:r>
      <w:proofErr w:type="spellEnd"/>
      <w:r>
        <w:t>) estimating the spatial autocorrelation (typically used for understanding ecological niches), (ii) estimati</w:t>
      </w:r>
      <w:ins w:id="74" w:author="Krista Nichols" w:date="2025-12-01T17:46:00Z" w16du:dateUtc="2025-12-02T01:46:00Z">
        <w:r w:rsidR="000C1E9E">
          <w:t>n</w:t>
        </w:r>
      </w:ins>
      <w:r>
        <w:t xml:space="preserve">g the global mean (typically used for conservation and stock assessment), and (iii) the predictive precision of species abundance and distributions (typically used for species distribution </w:t>
      </w:r>
      <w:r w:rsidR="006A47D8">
        <w:t>inferences</w:t>
      </w:r>
      <w:r>
        <w:t xml:space="preserve">). In this formulation, we focus exclusively on spatial coordinates (latitude and longitude) as covariates to isolate the effects of spatial structure from environmental or biological drivers. However, the same GP framework can be extended to include additional covariates such as temperature, salinity, </w:t>
      </w:r>
      <w:del w:id="75" w:author="Gledis Guri" w:date="2025-12-17T14:41:00Z" w16du:dateUtc="2025-12-17T22:41:00Z">
        <w:r w:rsidDel="004F4D04">
          <w:delText>depth</w:delText>
        </w:r>
      </w:del>
      <w:ins w:id="76" w:author="Gledis Guri" w:date="2025-12-17T14:42:00Z" w16du:dateUtc="2025-12-17T22:42:00Z">
        <w:r w:rsidR="004F4D04">
          <w:t>bathymetry</w:t>
        </w:r>
      </w:ins>
      <w:r>
        <w:t>, or even biotic interactions like species competition and trophic relationships. By explicitly quantifying the trade-off between spatial autocorrelation, sample size, and prediction accuracy, this study seeks to identify thresholds of sampling effort that maximize information gain and minimize redundancy—offering a principled, quantitative foundation for designing efficient marine spatial surveys.</w:t>
      </w:r>
    </w:p>
    <w:p w14:paraId="5516F181" w14:textId="77777777" w:rsidR="0032076E" w:rsidRDefault="00D04708">
      <w:pPr>
        <w:pStyle w:val="Heading1"/>
      </w:pPr>
      <w:bookmarkStart w:id="77" w:name="materials-and-methods"/>
      <w:bookmarkEnd w:id="2"/>
      <w:r>
        <w:t>Materials and methods</w:t>
      </w:r>
    </w:p>
    <w:p w14:paraId="5516F182" w14:textId="33E62D69" w:rsidR="0032076E" w:rsidDel="001D0A69" w:rsidRDefault="00D04708">
      <w:pPr>
        <w:pStyle w:val="Heading2"/>
        <w:rPr>
          <w:del w:id="78" w:author="Gledis Guri" w:date="2025-12-17T16:43:00Z" w16du:dateUtc="2025-12-18T00:43:00Z"/>
        </w:rPr>
      </w:pPr>
      <w:bookmarkStart w:id="79" w:name="real-world-edna-data"/>
      <w:del w:id="80" w:author="Gledis Guri" w:date="2025-12-17T16:43:00Z" w16du:dateUtc="2025-12-18T00:43:00Z">
        <w:r w:rsidDel="001D0A69">
          <w:delText>Real-world eDNA data</w:delText>
        </w:r>
      </w:del>
    </w:p>
    <w:p w14:paraId="5516F183" w14:textId="4925FF0B" w:rsidR="0032076E" w:rsidDel="001D0A69" w:rsidRDefault="00D04708">
      <w:pPr>
        <w:pStyle w:val="FirstParagraph"/>
        <w:rPr>
          <w:del w:id="81" w:author="Gledis Guri" w:date="2025-12-17T16:43:00Z" w16du:dateUtc="2025-12-18T00:43:00Z"/>
        </w:rPr>
      </w:pPr>
      <w:del w:id="82" w:author="Gledis Guri" w:date="2025-12-17T16:43:00Z" w16du:dateUtc="2025-12-18T00:43:00Z">
        <w:r w:rsidDel="001D0A69">
          <w:delText>We analyzed eDNA concentration data collected from marine environments, as detailed in Guri et al. (2025, in review). This dataset includes eDNA measurements from 358 spatially distributed sampling sites across multiple depth layers spanning a broad latitudinal and longitudinal gradient along the U.S. West Coast, covering an approximate spatial extent of 123.53° - 125.93° W (243 - 461 km UTM eastings; range of 218 km) and 38.36° - 48.46° N (4249 - 5367 km UTM northings; range 1118 km), corresponding to a region from central California to northern Washington. . Samples were processed using metabarcoding with the MiFish U universal primer, enabling identification of fish species and quantification of eDNA abundance through calibration with a mock community and reference species (Guri et al. 2025, in review).</w:delText>
        </w:r>
      </w:del>
    </w:p>
    <w:p w14:paraId="5516F184" w14:textId="5353F4F5" w:rsidR="0032076E" w:rsidDel="001D0A69" w:rsidRDefault="00D04708">
      <w:pPr>
        <w:pStyle w:val="BodyText"/>
        <w:rPr>
          <w:del w:id="83" w:author="Gledis Guri" w:date="2025-12-17T16:43:00Z" w16du:dateUtc="2025-12-18T00:43:00Z"/>
        </w:rPr>
      </w:pPr>
      <w:del w:id="84" w:author="Gledis Guri" w:date="2025-12-17T16:43:00Z" w16du:dateUtc="2025-12-18T00:43:00Z">
        <w:r w:rsidDel="001D0A69">
          <w:delText>Environmental DNA samples were collected during the Joint U.S.-Canada Integrated Ecosystem and Pacific Hake Acoustic-Trawl Survey aboard the NOAA ship Bell M. Shimada in summer 2019 (</w:delText>
        </w:r>
      </w:del>
      <w:ins w:id="85" w:author="Krista Nichols" w:date="2025-12-01T17:50:00Z" w16du:dateUtc="2025-12-02T01:50:00Z">
        <w:del w:id="86" w:author="Gledis Guri" w:date="2025-12-17T16:43:00Z" w16du:dateUtc="2025-12-18T00:43:00Z">
          <w:r w:rsidR="000C1E9E" w:rsidDel="001D0A69">
            <w:delText xml:space="preserve">de </w:delText>
          </w:r>
        </w:del>
      </w:ins>
      <w:del w:id="87" w:author="Gledis Guri" w:date="2025-12-17T16:43:00Z" w16du:dateUtc="2025-12-18T00:43:00Z">
        <w:r w:rsidDel="001D0A69">
          <w:delText xml:space="preserve">Blois 2020). At each site, seawater (10 L) was collected using Niskin bottles mounted on a CTD rosette system, targeting five depths (0, 50, 150, 300, and 500 m). From each bottle, 2.5 L of seawater was immediately filtered onboard through sterile 47 mm mixed cellulose ester filters (1 </w:delText>
        </w:r>
      </w:del>
      <m:oMath>
        <m:r>
          <w:del w:id="88" w:author="Gledis Guri" w:date="2025-12-17T16:43:00Z" w16du:dateUtc="2025-12-18T00:43:00Z">
            <w:rPr>
              <w:rFonts w:ascii="Cambria Math" w:hAnsi="Cambria Math"/>
            </w:rPr>
            <m:t>μ</m:t>
          </w:del>
        </m:r>
      </m:oMath>
      <w:del w:id="89" w:author="Gledis Guri" w:date="2025-12-17T16:43:00Z" w16du:dateUtc="2025-12-18T00:43:00Z">
        <w:r w:rsidDel="001D0A69">
          <w:delText>m pore size) to capture suspended eDNA. Filters were preserved and DNA was extracted using a phase-lock phenol-chloroform protocol, following established methods (Ramón-Laca et al. 2021, Shelton et al. 2022).</w:delText>
        </w:r>
      </w:del>
    </w:p>
    <w:p w14:paraId="5516F185" w14:textId="668F2D48" w:rsidR="0032076E" w:rsidDel="001D0A69" w:rsidRDefault="00D04708">
      <w:pPr>
        <w:pStyle w:val="BodyText"/>
        <w:rPr>
          <w:del w:id="90" w:author="Gledis Guri" w:date="2025-12-17T16:43:00Z" w16du:dateUtc="2025-12-18T00:43:00Z"/>
        </w:rPr>
      </w:pPr>
      <w:del w:id="91" w:author="Gledis Guri" w:date="2025-12-17T16:43:00Z" w16du:dateUtc="2025-12-18T00:43:00Z">
        <w:r w:rsidDel="001D0A69">
          <w:delText xml:space="preserve">Samples were metabarcoded, libraries were prepared with the MiFish U universal primer set (Miya et al. 2015), targeting a </w:delText>
        </w:r>
      </w:del>
      <w:del w:id="92" w:author="Gledis Guri" w:date="2025-12-03T15:56:00Z" w16du:dateUtc="2025-12-03T23:56:00Z">
        <w:r w:rsidDel="00D704C1">
          <w:delText> </w:delText>
        </w:r>
      </w:del>
      <w:del w:id="93" w:author="Gledis Guri" w:date="2025-12-17T16:43:00Z" w16du:dateUtc="2025-12-18T00:43:00Z">
        <w:r w:rsidDel="001D0A69">
          <w:delText>170 bp fragment of the mitochondrial 12S rRNA gene. Sequencing was performed on an Illumina MiSeq platform (2x150 bp paired-end) at the University of Washington Genomics Core. Raw sequence reads were processed using the DADA2 pipeline (Callahan et al. 2016) to generate amplicon sequence variants (ASVs), which were taxonomically assigned using a custom reference database from NCBI GenBank and BOLD Systems. Species-specific eDNA concentrations were estimated by normalizing ASV read counts to total reads per sample and calibrating against qPCR-derived abundances for target species</w:delText>
        </w:r>
      </w:del>
      <w:ins w:id="94" w:author="Krista Nichols" w:date="2025-12-01T17:52:00Z" w16du:dateUtc="2025-12-02T01:52:00Z">
        <w:del w:id="95" w:author="Gledis Guri" w:date="2025-12-17T16:43:00Z" w16du:dateUtc="2025-12-18T00:43:00Z">
          <w:r w:rsidR="000C1E9E" w:rsidDel="001D0A69">
            <w:delText xml:space="preserve"> (i.e. hake, eulachon, sea lamprey)</w:delText>
          </w:r>
        </w:del>
      </w:ins>
      <w:del w:id="96" w:author="Gledis Guri" w:date="2025-12-17T16:43:00Z" w16du:dateUtc="2025-12-18T00:43:00Z">
        <w:r w:rsidDel="001D0A69">
          <w:delText>. After subsequent filtering a total of 358 samples were used in a joint model where together with a mock community correcting for amplification bias and qPCR of pacific hake to estimate absolute eDNA abundance for 12 fish species (Guri et al. 2025, in review).</w:delText>
        </w:r>
      </w:del>
    </w:p>
    <w:p w14:paraId="5516F186" w14:textId="44742892" w:rsidR="0032076E" w:rsidRDefault="00D04708">
      <w:pPr>
        <w:pStyle w:val="FirstParagraph"/>
        <w:rPr>
          <w:moveFrom w:id="97" w:author="Gledis Guri" w:date="2025-12-17T16:41:00Z" w16du:dateUtc="2025-12-18T00:41:00Z"/>
        </w:rPr>
      </w:pPr>
      <w:bookmarkStart w:id="98" w:name="simulated-edna-data"/>
      <w:bookmarkEnd w:id="79"/>
      <w:moveFromRangeStart w:id="99" w:author="Gledis Guri" w:date="2025-12-17T16:41:00Z" w:name="move216882128"/>
      <w:commentRangeStart w:id="100"/>
      <w:commentRangeStart w:id="101"/>
      <w:commentRangeStart w:id="102"/>
      <w:moveFrom w:id="103" w:author="Gledis Guri" w:date="2025-12-17T16:41:00Z" w16du:dateUtc="2025-12-18T00:41:00Z">
        <w:r w:rsidDel="0047549D">
          <w:t>Simulated eDNA data</w:t>
        </w:r>
      </w:moveFrom>
      <w:commentRangeEnd w:id="100"/>
      <w:r w:rsidR="007F1B35" w:rsidDel="0047549D">
        <w:rPr>
          <w:rStyle w:val="CommentReference"/>
          <w:sz w:val="24"/>
          <w:szCs w:val="24"/>
        </w:rPr>
        <w:commentReference w:id="100"/>
      </w:r>
      <w:commentRangeEnd w:id="101"/>
      <w:r w:rsidR="000C1E9E" w:rsidDel="0047549D">
        <w:rPr>
          <w:rStyle w:val="CommentReference"/>
          <w:sz w:val="24"/>
          <w:szCs w:val="24"/>
        </w:rPr>
        <w:commentReference w:id="101"/>
      </w:r>
      <w:commentRangeEnd w:id="102"/>
      <w:r w:rsidR="00433F89">
        <w:rPr>
          <w:rStyle w:val="CommentReference"/>
          <w:sz w:val="24"/>
          <w:szCs w:val="24"/>
        </w:rPr>
        <w:commentReference w:id="102"/>
      </w:r>
    </w:p>
    <w:moveFromRangeEnd w:id="99"/>
    <w:p w14:paraId="5516F187" w14:textId="67A80051" w:rsidR="0032076E" w:rsidRDefault="00D04708">
      <w:pPr>
        <w:pStyle w:val="FirstParagraph"/>
      </w:pPr>
      <w:r>
        <w:t>A common approach to evaluating sampling efficiency has been retrospective “sample-removal” analyses—e.g., rarefaction, random thinning, or jackknife deletion from an existing survey</w:t>
      </w:r>
      <w:ins w:id="104" w:author="Gledis Guri" w:date="2025-12-18T16:56:00Z" w16du:dateUtc="2025-12-19T00:56:00Z">
        <w:r w:rsidR="00567979">
          <w:t xml:space="preserve"> [xxx add ref]</w:t>
        </w:r>
      </w:ins>
      <w:r>
        <w:t xml:space="preserve">. Importantly, these retrospective diagnostics rest on a strong assumption of sufficient initial sampling effort to recover the spatial structure. If the original survey was </w:t>
      </w:r>
      <w:proofErr w:type="spellStart"/>
      <w:r>
        <w:t>undersampled</w:t>
      </w:r>
      <w:proofErr w:type="spellEnd"/>
      <w:r>
        <w:t>, such analyses cannot reveal information that was never captured. In other words, sample-removal approaches only quantify the loss of information when data are removed, not the information that could have been gained with a more intensive initial sampling design.</w:t>
      </w:r>
    </w:p>
    <w:p w14:paraId="5516F188" w14:textId="77777777" w:rsidR="0032076E" w:rsidRDefault="00D04708">
      <w:pPr>
        <w:pStyle w:val="BodyText"/>
        <w:rPr>
          <w:ins w:id="105" w:author="Gledis Guri" w:date="2025-12-17T16:41:00Z" w16du:dateUtc="2025-12-18T00:41:00Z"/>
        </w:rPr>
      </w:pPr>
      <w:r>
        <w:t>To overcome this limitation, we employ simulation-based approaches that systematically vary sampling effort and spatial autocorrelation to directly assess its influence on the recovery of spatial structure and prediction accuracy. Specifically, to evaluate how sampling effort affects the accuracy of spatial field predictions using GP models, we utilize both simulated datasets (known GP parameters) and real-world eDNA concentration data (unknown GP parameters) collected from marine environments (Guri et al. 2025, in review).</w:t>
      </w:r>
    </w:p>
    <w:p w14:paraId="37453850" w14:textId="77777777" w:rsidR="0047549D" w:rsidRDefault="0047549D" w:rsidP="0047549D">
      <w:pPr>
        <w:pStyle w:val="Heading2"/>
        <w:rPr>
          <w:moveTo w:id="106" w:author="Gledis Guri" w:date="2025-12-17T16:41:00Z" w16du:dateUtc="2025-12-18T00:41:00Z"/>
        </w:rPr>
      </w:pPr>
      <w:moveToRangeStart w:id="107" w:author="Gledis Guri" w:date="2025-12-17T16:41:00Z" w:name="move216882128"/>
      <w:commentRangeStart w:id="108"/>
      <w:commentRangeStart w:id="109"/>
      <w:moveTo w:id="110" w:author="Gledis Guri" w:date="2025-12-17T16:41:00Z" w16du:dateUtc="2025-12-18T00:41:00Z">
        <w:r>
          <w:lastRenderedPageBreak/>
          <w:t>Simulated eDNA data</w:t>
        </w:r>
      </w:moveTo>
      <w:commentRangeEnd w:id="108"/>
      <w:r>
        <w:rPr>
          <w:rStyle w:val="CommentReference"/>
          <w:sz w:val="24"/>
          <w:szCs w:val="32"/>
        </w:rPr>
        <w:commentReference w:id="108"/>
      </w:r>
      <w:commentRangeEnd w:id="109"/>
      <w:r>
        <w:rPr>
          <w:rStyle w:val="CommentReference"/>
          <w:sz w:val="24"/>
          <w:szCs w:val="32"/>
        </w:rPr>
        <w:commentReference w:id="109"/>
      </w:r>
    </w:p>
    <w:moveToRangeEnd w:id="107"/>
    <w:p w14:paraId="7AABA918" w14:textId="6AD4426F" w:rsidR="0047549D" w:rsidDel="0047549D" w:rsidRDefault="0047549D">
      <w:pPr>
        <w:pStyle w:val="BodyText"/>
        <w:rPr>
          <w:del w:id="111" w:author="Gledis Guri" w:date="2025-12-17T16:41:00Z" w16du:dateUtc="2025-12-18T00:41:00Z"/>
        </w:rPr>
      </w:pPr>
    </w:p>
    <w:p w14:paraId="121D4057" w14:textId="49946BCB" w:rsidR="000C295A" w:rsidRDefault="00D04708" w:rsidP="000C295A">
      <w:pPr>
        <w:pStyle w:val="BodyText"/>
        <w:rPr>
          <w:ins w:id="112" w:author="Gledis Guri" w:date="2026-01-08T13:51:00Z" w16du:dateUtc="2026-01-08T21:51:00Z"/>
        </w:rPr>
      </w:pPr>
      <w:r>
        <w:t>To systematically evaluate the influence of spatial autocorrelation and sampling effort, we generated synthetic eDNA concentration data across five distinct depth layers (0, 50, 150, 300, and 500 m) on a defined spatial grid used in Guri et al. (2025, in review) using GP models (see equations 1 and 2) with predetermined parameters. We specified a range of length-scale parameters (</w:t>
      </w:r>
      <m:oMath>
        <m:r>
          <w:rPr>
            <w:rFonts w:ascii="Cambria Math" w:hAnsi="Cambria Math"/>
          </w:rPr>
          <m:t>ρ</m:t>
        </m:r>
      </m:oMath>
      <w:r>
        <w:t>) — 25, 50, 75, 100, 200, 300, 400, 500, 800, and 1000 km — to represent varying degrees of spatial autocorrelation</w:t>
      </w:r>
      <w:ins w:id="113" w:author="Gledis Guri" w:date="2025-12-18T16:57:00Z" w16du:dateUtc="2025-12-19T00:57:00Z">
        <w:r w:rsidR="000132DD">
          <w:t xml:space="preserve"> (</w:t>
        </w:r>
      </w:ins>
      <w:ins w:id="114" w:author="Gledis Guri" w:date="2025-12-18T16:58:00Z" w16du:dateUtc="2025-12-19T00:58:00Z">
        <w:r w:rsidR="00CA2CF5">
          <w:t>basing these values form values of real-world data xxx</w:t>
        </w:r>
      </w:ins>
      <w:ins w:id="115" w:author="Gledis Guri" w:date="2025-12-18T16:57:00Z" w16du:dateUtc="2025-12-19T00:57:00Z">
        <w:r w:rsidR="000132DD">
          <w:t>)</w:t>
        </w:r>
      </w:ins>
      <w:r>
        <w:t>. The length-scale parameter was held constant across depths, while the global mean (</w:t>
      </w:r>
      <m:oMath>
        <m:r>
          <w:rPr>
            <w:rFonts w:ascii="Cambria Math" w:hAnsi="Cambria Math"/>
          </w:rPr>
          <m:t>μ</m:t>
        </m:r>
      </m:oMath>
      <w:r>
        <w:t xml:space="preserve">) was randomly assigned for each depth layer, hence </w:t>
      </w:r>
      <m:oMath>
        <m:sSub>
          <m:sSubPr>
            <m:ctrlPr>
              <w:rPr>
                <w:rFonts w:ascii="Cambria Math" w:hAnsi="Cambria Math"/>
              </w:rPr>
            </m:ctrlPr>
          </m:sSubPr>
          <m:e>
            <m:r>
              <w:rPr>
                <w:rFonts w:ascii="Cambria Math" w:hAnsi="Cambria Math"/>
              </w:rPr>
              <m:t>μ</m:t>
            </m:r>
          </m:e>
          <m:sub>
            <m:r>
              <w:rPr>
                <w:rFonts w:ascii="Cambria Math" w:hAnsi="Cambria Math"/>
              </w:rPr>
              <m:t>d</m:t>
            </m:r>
          </m:sub>
        </m:sSub>
        <m:r>
          <m:rPr>
            <m:scr m:val="script"/>
            <m:sty m:val="p"/>
          </m:rPr>
          <w:rPr>
            <w:rFonts w:ascii="Cambria Math" w:hAnsi="Cambria Math"/>
          </w:rPr>
          <m:t>∼N(</m:t>
        </m:r>
        <m:r>
          <w:rPr>
            <w:rFonts w:ascii="Cambria Math" w:hAnsi="Cambria Math"/>
          </w:rPr>
          <m:t>0</m:t>
        </m:r>
        <m:r>
          <m:rPr>
            <m:sty m:val="p"/>
          </m:rPr>
          <w:rPr>
            <w:rFonts w:ascii="Cambria Math" w:hAnsi="Cambria Math"/>
          </w:rPr>
          <m:t>,</m:t>
        </m:r>
        <m:r>
          <w:rPr>
            <w:rFonts w:ascii="Cambria Math" w:hAnsi="Cambria Math"/>
          </w:rPr>
          <m:t>3</m:t>
        </m:r>
        <m:r>
          <m:rPr>
            <m:sty m:val="p"/>
          </m:rPr>
          <w:rPr>
            <w:rFonts w:ascii="Cambria Math" w:hAnsi="Cambria Math"/>
          </w:rPr>
          <m:t>)</m:t>
        </m:r>
      </m:oMath>
      <w:r>
        <w:t>. Amplitude (</w:t>
      </w:r>
      <m:oMath>
        <m:r>
          <w:rPr>
            <w:rFonts w:ascii="Cambria Math" w:hAnsi="Cambria Math"/>
          </w:rPr>
          <m:t>α</m:t>
        </m:r>
      </m:oMath>
      <w:r>
        <w:t>) and residual error (</w:t>
      </w:r>
      <m:oMath>
        <m:r>
          <w:rPr>
            <w:rFonts w:ascii="Cambria Math" w:hAnsi="Cambria Math"/>
          </w:rPr>
          <m:t>σ</m:t>
        </m:r>
      </m:oMath>
      <w:r>
        <w:t>) were fixed at 4 and 3 (driven by eDNA data estimates in Guri et al. (2025, in review)), respectively.</w:t>
      </w:r>
      <w:ins w:id="116" w:author="Gledis Guri" w:date="2025-12-18T17:00:00Z" w16du:dateUtc="2025-12-19T01:00:00Z">
        <w:r w:rsidR="004D2E90">
          <w:t xml:space="preserve"> </w:t>
        </w:r>
      </w:ins>
      <w:ins w:id="117" w:author="Gledis Guri" w:date="2026-01-08T13:40:00Z" w16du:dateUtc="2026-01-08T21:40:00Z">
        <w:r w:rsidR="00576F8D" w:rsidRPr="00576F8D">
          <w:t xml:space="preserve">This parameterization was chosen to approximate real-world eDNA patterns, where species are assumed to exhibit a single underlying spatial autocorrelation structure </w:t>
        </w:r>
      </w:ins>
      <w:ins w:id="118" w:author="Gledis Guri" w:date="2026-01-08T13:41:00Z" w16du:dateUtc="2026-01-08T21:41:00Z">
        <w:r w:rsidR="009E0D6B">
          <w:t>(</w:t>
        </w:r>
      </w:ins>
      <m:oMath>
        <m:r>
          <w:ins w:id="119" w:author="Gledis Guri" w:date="2026-01-08T13:41:00Z" w16du:dateUtc="2026-01-08T21:41:00Z">
            <w:rPr>
              <w:rFonts w:ascii="Cambria Math" w:hAnsi="Cambria Math"/>
            </w:rPr>
            <m:t>ρ</m:t>
          </w:ins>
        </m:r>
      </m:oMath>
      <w:ins w:id="120" w:author="Gledis Guri" w:date="2026-01-08T13:41:00Z" w16du:dateUtc="2026-01-08T21:41:00Z">
        <w:r w:rsidR="009E0D6B">
          <w:t>)</w:t>
        </w:r>
      </w:ins>
      <w:ins w:id="121" w:author="Gledis Guri" w:date="2026-01-08T13:40:00Z" w16du:dateUtc="2026-01-08T21:40:00Z">
        <w:r w:rsidR="00576F8D" w:rsidRPr="00576F8D">
          <w:t xml:space="preserve"> across depths, while allowing depth-specific mean differences in eDNA concentration</w:t>
        </w:r>
      </w:ins>
      <w:ins w:id="122" w:author="Gledis Guri" w:date="2026-01-08T13:51:00Z" w16du:dateUtc="2026-01-08T21:51:00Z">
        <w:r w:rsidR="000C295A">
          <w:t xml:space="preserve"> while f</w:t>
        </w:r>
        <w:r w:rsidR="000C295A" w:rsidRPr="000C295A">
          <w:t>ixing</w:t>
        </w:r>
        <w:r w:rsidR="000C295A">
          <w:t xml:space="preserve"> </w:t>
        </w:r>
      </w:ins>
      <w:ins w:id="123" w:author="Gledis Guri" w:date="2026-01-08T13:41:00Z" w16du:dateUtc="2026-01-08T21:41:00Z">
        <w:r w:rsidR="009E0D6B">
          <w:t>(</w:t>
        </w:r>
      </w:ins>
      <m:oMath>
        <m:r>
          <w:ins w:id="124" w:author="Gledis Guri" w:date="2026-01-08T13:41:00Z" w16du:dateUtc="2026-01-08T21:41:00Z">
            <w:rPr>
              <w:rFonts w:ascii="Cambria Math" w:hAnsi="Cambria Math"/>
            </w:rPr>
            <m:t>α</m:t>
          </w:ins>
        </m:r>
      </m:oMath>
      <w:ins w:id="125" w:author="Gledis Guri" w:date="2026-01-08T13:41:00Z" w16du:dateUtc="2026-01-08T21:41:00Z">
        <w:r w:rsidR="009E0D6B">
          <w:t xml:space="preserve">) </w:t>
        </w:r>
      </w:ins>
      <w:ins w:id="126" w:author="Gledis Guri" w:date="2026-01-08T13:40:00Z" w16du:dateUtc="2026-01-08T21:40:00Z">
        <w:r w:rsidR="00576F8D" w:rsidRPr="00576F8D">
          <w:t xml:space="preserve">and </w:t>
        </w:r>
      </w:ins>
      <w:ins w:id="127" w:author="Gledis Guri" w:date="2026-01-08T13:41:00Z" w16du:dateUtc="2026-01-08T21:41:00Z">
        <w:r w:rsidR="009E0D6B">
          <w:t>(</w:t>
        </w:r>
      </w:ins>
      <m:oMath>
        <m:r>
          <w:ins w:id="128" w:author="Gledis Guri" w:date="2026-01-08T13:41:00Z" w16du:dateUtc="2026-01-08T21:41:00Z">
            <w:rPr>
              <w:rFonts w:ascii="Cambria Math" w:hAnsi="Cambria Math"/>
            </w:rPr>
            <m:t>σ</m:t>
          </w:ins>
        </m:r>
      </m:oMath>
      <w:ins w:id="129" w:author="Gledis Guri" w:date="2026-01-08T13:41:00Z" w16du:dateUtc="2026-01-08T21:41:00Z">
        <w:r w:rsidR="009E0D6B">
          <w:t xml:space="preserve">) </w:t>
        </w:r>
      </w:ins>
      <w:ins w:id="130" w:author="Gledis Guri" w:date="2026-01-08T13:51:00Z" w16du:dateUtc="2026-01-08T21:51:00Z">
        <w:r w:rsidR="000C295A" w:rsidRPr="000C295A">
          <w:t>reflects the assumption that amplitude and residual variability are primarily driven by method-specific measurement uncertainty and therefore remain constant when the same sampling and analytical methods are applied.</w:t>
        </w:r>
      </w:ins>
    </w:p>
    <w:p w14:paraId="5516F189" w14:textId="118E80D0" w:rsidR="0032076E" w:rsidDel="000C295A" w:rsidRDefault="0032076E">
      <w:pPr>
        <w:pStyle w:val="BodyText"/>
        <w:rPr>
          <w:del w:id="131" w:author="Gledis Guri" w:date="2026-01-08T13:51:00Z" w16du:dateUtc="2026-01-08T21:51:00Z"/>
        </w:rPr>
      </w:pPr>
    </w:p>
    <w:p w14:paraId="5516F18A" w14:textId="358CA437" w:rsidR="0032076E" w:rsidRDefault="00D04708">
      <w:pPr>
        <w:pStyle w:val="BodyText"/>
      </w:pPr>
      <w:r>
        <w:t xml:space="preserve">For each value of </w:t>
      </w:r>
      <m:oMath>
        <m:r>
          <w:rPr>
            <w:rFonts w:ascii="Cambria Math" w:hAnsi="Cambria Math"/>
          </w:rPr>
          <m:t>ρ</m:t>
        </m:r>
      </m:oMath>
      <w:r>
        <w:t xml:space="preserve">, we simulated 20 iterations, mapping eDNA concentrations onto a grid of 18,916 points (hereafter </w:t>
      </w:r>
      <m:oMath>
        <m:r>
          <w:rPr>
            <w:rFonts w:ascii="Cambria Math" w:hAnsi="Cambria Math"/>
          </w:rPr>
          <m:t>Q</m:t>
        </m:r>
      </m:oMath>
      <w:r>
        <w:t>) distributed among the five depth layers (4000, 4000, 4000, 3622, and 3294 points per depth layer) for each iteration. These grids served as the “true” spatial fields for subsequent analyses. In total, this design produced 200 unique simulated datasets</w:t>
      </w:r>
      <w:ins w:id="132" w:author="Gledis Guri" w:date="2025-12-18T17:02:00Z" w16du:dateUtc="2025-12-19T01:02:00Z">
        <w:r w:rsidR="00C37E9E">
          <w:t xml:space="preserve"> (10 different rho values and 20 iteration each)</w:t>
        </w:r>
      </w:ins>
      <w:r>
        <w:t>, each characterized by a distinct species distribution pattern and five separate global means (one for each depth).</w:t>
      </w:r>
    </w:p>
    <w:p w14:paraId="5516F18B" w14:textId="61E94F8B" w:rsidR="0032076E" w:rsidRDefault="00D04708">
      <w:pPr>
        <w:pStyle w:val="BodyText"/>
      </w:pPr>
      <w:r>
        <w:t>Given the large number of points in the spatial grid (</w:t>
      </w:r>
      <m:oMath>
        <m:r>
          <w:rPr>
            <w:rFonts w:ascii="Cambria Math" w:hAnsi="Cambria Math"/>
          </w:rPr>
          <m:t>Q</m:t>
        </m:r>
      </m:oMath>
      <w:r>
        <w:t xml:space="preserve">), fitting a GP model to all locations (approximately 20,000 input values) was computationally prohibitive. To address this, we selected </w:t>
      </w:r>
      <w:commentRangeStart w:id="133"/>
      <w:commentRangeStart w:id="134"/>
      <w:r>
        <w:t xml:space="preserve">a representative subset of 4,000 sampling points from each simulated dataset to serve as the “complete” dataset (hereafter </w:t>
      </w:r>
      <m:oMath>
        <m:r>
          <w:rPr>
            <w:rFonts w:ascii="Cambria Math" w:hAnsi="Cambria Math"/>
          </w:rPr>
          <m:t>X</m:t>
        </m:r>
      </m:oMath>
      <w:r>
        <w:t>) for GP model fitting (equation 1 and 2) and spatial field inference (</w:t>
      </w:r>
      <m:oMath>
        <m:acc>
          <m:accPr>
            <m:ctrlPr>
              <w:rPr>
                <w:rFonts w:ascii="Cambria Math" w:hAnsi="Cambria Math"/>
              </w:rPr>
            </m:ctrlPr>
          </m:accPr>
          <m:e>
            <m:r>
              <w:rPr>
                <w:rFonts w:ascii="Cambria Math" w:hAnsi="Cambria Math"/>
              </w:rPr>
              <m:t>Z</m:t>
            </m:r>
          </m:e>
        </m:acc>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Q</m:t>
        </m:r>
        <m:r>
          <m:rPr>
            <m:sty m:val="p"/>
          </m:rPr>
          <w:rPr>
            <w:rFonts w:ascii="Cambria Math" w:hAnsi="Cambria Math"/>
          </w:rPr>
          <m:t>]</m:t>
        </m:r>
      </m:oMath>
      <w:r>
        <w:t xml:space="preserve">; see equation </w:t>
      </w:r>
      <w:hyperlink w:anchor="eq:Zhat">
        <w:r>
          <w:rPr>
            <w:rStyle w:val="Hyperlink"/>
          </w:rPr>
          <w:t>[</w:t>
        </w:r>
        <w:proofErr w:type="spellStart"/>
        <w:r>
          <w:rPr>
            <w:rStyle w:val="Hyperlink"/>
          </w:rPr>
          <w:t>eq:Zhat</w:t>
        </w:r>
        <w:proofErr w:type="spellEnd"/>
        <w:r>
          <w:rPr>
            <w:rStyle w:val="Hyperlink"/>
          </w:rPr>
          <w:t>]</w:t>
        </w:r>
      </w:hyperlink>
      <w:r>
        <w:t xml:space="preserve">). This sample size was chosen to ensure adequate </w:t>
      </w:r>
      <w:commentRangeEnd w:id="133"/>
      <w:r w:rsidR="009D6A45">
        <w:rPr>
          <w:rStyle w:val="CommentReference"/>
          <w:sz w:val="24"/>
          <w:szCs w:val="24"/>
        </w:rPr>
        <w:commentReference w:id="133"/>
      </w:r>
      <w:commentRangeEnd w:id="134"/>
      <w:r w:rsidR="0018545E">
        <w:rPr>
          <w:rStyle w:val="CommentReference"/>
          <w:sz w:val="24"/>
          <w:szCs w:val="24"/>
        </w:rPr>
        <w:commentReference w:id="134"/>
      </w:r>
      <w:r>
        <w:t>coverage of spatial patterns while maintaining computational tractability</w:t>
      </w:r>
      <w:ins w:id="135" w:author="Gledis Guri" w:date="2025-12-18T17:08:00Z" w16du:dateUtc="2025-12-19T01:08:00Z">
        <w:r w:rsidR="007226DE" w:rsidRPr="007226DE">
          <w:t xml:space="preserve"> and </w:t>
        </w:r>
        <w:r w:rsidR="007226DE">
          <w:t xml:space="preserve">moreover </w:t>
        </w:r>
        <w:r w:rsidR="007226DE" w:rsidRPr="007226DE">
          <w:t>reflects an upper bound on sampling intensity that is plausible for real-world marine eDNA surveys</w:t>
        </w:r>
      </w:ins>
      <w:r>
        <w:t xml:space="preserve">. For each simulation iteration, we further drew random subsamples from </w:t>
      </w:r>
      <m:oMath>
        <m:r>
          <w:rPr>
            <w:rFonts w:ascii="Cambria Math" w:hAnsi="Cambria Math"/>
          </w:rPr>
          <m:t>X</m:t>
        </m:r>
      </m:oMath>
      <w:r>
        <w:t xml:space="preserve"> to represent different levels of sampling effort (</w:t>
      </w:r>
      <m:oMath>
        <m:r>
          <w:rPr>
            <w:rFonts w:ascii="Cambria Math" w:hAnsi="Cambria Math"/>
          </w:rPr>
          <m:t>e</m:t>
        </m:r>
      </m:oMath>
      <w:r>
        <w:t xml:space="preserve"> = 200, 358, 600, 1000, 2000). These subsamples (hereafter </w:t>
      </w:r>
      <m:oMath>
        <m:sSub>
          <m:sSubPr>
            <m:ctrlPr>
              <w:rPr>
                <w:rFonts w:ascii="Cambria Math" w:hAnsi="Cambria Math"/>
              </w:rPr>
            </m:ctrlPr>
          </m:sSubPr>
          <m:e>
            <m:r>
              <w:rPr>
                <w:rFonts w:ascii="Cambria Math" w:hAnsi="Cambria Math"/>
              </w:rPr>
              <m:t>D</m:t>
            </m:r>
          </m:e>
          <m:sub>
            <m:r>
              <w:rPr>
                <w:rFonts w:ascii="Cambria Math" w:hAnsi="Cambria Math"/>
              </w:rPr>
              <m:t>e</m:t>
            </m:r>
          </m:sub>
        </m:sSub>
      </m:oMath>
      <w:r>
        <w:t>) were used to fit the GP model (equation 1 and 2), estimate parameters (</w:t>
      </w:r>
      <m:oMath>
        <m:sSub>
          <m:sSubPr>
            <m:ctrlPr>
              <w:rPr>
                <w:rFonts w:ascii="Cambria Math" w:hAnsi="Cambria Math"/>
              </w:rPr>
            </m:ctrlPr>
          </m:sSubPr>
          <m:e>
            <m:r>
              <w:rPr>
                <w:rFonts w:ascii="Cambria Math" w:hAnsi="Cambria Math"/>
              </w:rPr>
              <m:t>ρ</m:t>
            </m:r>
          </m:e>
          <m:sub>
            <m:r>
              <w:rPr>
                <w:rFonts w:ascii="Cambria Math" w:hAnsi="Cambria Math"/>
              </w:rPr>
              <m:t>e</m:t>
            </m:r>
          </m:sub>
        </m:sSub>
      </m:oMath>
      <w:r>
        <w:t xml:space="preserve"> and </w:t>
      </w:r>
      <m:oMath>
        <m:sSub>
          <m:sSubPr>
            <m:ctrlPr>
              <w:rPr>
                <w:rFonts w:ascii="Cambria Math" w:hAnsi="Cambria Math"/>
              </w:rPr>
            </m:ctrlPr>
          </m:sSubPr>
          <m:e>
            <m:r>
              <w:rPr>
                <w:rFonts w:ascii="Cambria Math" w:hAnsi="Cambria Math"/>
              </w:rPr>
              <m:t>μ</m:t>
            </m:r>
          </m:e>
          <m:sub>
            <m:r>
              <w:rPr>
                <w:rFonts w:ascii="Cambria Math" w:hAnsi="Cambria Math"/>
              </w:rPr>
              <m:t>e</m:t>
            </m:r>
          </m:sub>
        </m:sSub>
      </m:oMath>
      <w:r>
        <w:t>), and predict eDNA concentrations across the entire spatial field (</w:t>
      </w:r>
      <m:oMath>
        <m:sSub>
          <m:sSubPr>
            <m:ctrlPr>
              <w:rPr>
                <w:rFonts w:ascii="Cambria Math" w:hAnsi="Cambria Math"/>
              </w:rPr>
            </m:ctrlPr>
          </m:sSubPr>
          <m:e>
            <m:acc>
              <m:accPr>
                <m:ctrlPr>
                  <w:rPr>
                    <w:rFonts w:ascii="Cambria Math" w:hAnsi="Cambria Math"/>
                  </w:rPr>
                </m:ctrlPr>
              </m:accPr>
              <m:e>
                <m:r>
                  <w:rPr>
                    <w:rFonts w:ascii="Cambria Math" w:hAnsi="Cambria Math"/>
                  </w:rPr>
                  <m:t>S</m:t>
                </m:r>
              </m:e>
            </m:acc>
          </m:e>
          <m:sub>
            <m:r>
              <w:rPr>
                <w:rFonts w:ascii="Cambria Math" w:hAnsi="Cambria Math"/>
              </w:rPr>
              <m:t>e</m:t>
            </m:r>
          </m:sub>
        </m:sSub>
        <m:r>
          <m:rPr>
            <m:sty m:val="p"/>
          </m:rPr>
          <w:rPr>
            <w:rFonts w:ascii="Cambria Math" w:hAnsi="Cambria Math"/>
          </w:rPr>
          <m:t>=</m:t>
        </m:r>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e</m:t>
            </m:r>
          </m:sub>
        </m:sSub>
        <m:r>
          <m:rPr>
            <m:sty m:val="p"/>
          </m:rPr>
          <w:rPr>
            <w:rFonts w:ascii="Cambria Math" w:hAnsi="Cambria Math"/>
          </w:rPr>
          <m:t>,</m:t>
        </m:r>
        <m:r>
          <w:rPr>
            <w:rFonts w:ascii="Cambria Math" w:hAnsi="Cambria Math"/>
          </w:rPr>
          <m:t>Q</m:t>
        </m:r>
        <m:r>
          <m:rPr>
            <m:sty m:val="p"/>
          </m:rPr>
          <w:rPr>
            <w:rFonts w:ascii="Cambria Math" w:hAnsi="Cambria Math"/>
          </w:rPr>
          <m:t>]</m:t>
        </m:r>
      </m:oMath>
      <w:r>
        <w:t xml:space="preserve">; see equation </w:t>
      </w:r>
      <w:hyperlink w:anchor="eq:Shat">
        <w:r>
          <w:rPr>
            <w:rStyle w:val="Hyperlink"/>
          </w:rPr>
          <w:t>[</w:t>
        </w:r>
        <w:proofErr w:type="spellStart"/>
        <w:r>
          <w:rPr>
            <w:rStyle w:val="Hyperlink"/>
          </w:rPr>
          <w:t>eq:Shat</w:t>
        </w:r>
        <w:proofErr w:type="spellEnd"/>
        <w:r>
          <w:rPr>
            <w:rStyle w:val="Hyperlink"/>
          </w:rPr>
          <w:t>]</w:t>
        </w:r>
      </w:hyperlink>
      <w:r>
        <w:t>).</w:t>
      </w:r>
    </w:p>
    <w:p w14:paraId="5516F18C" w14:textId="60936C2A" w:rsidR="0032076E" w:rsidRDefault="00D04708">
      <w:pPr>
        <w:pStyle w:val="BodyText"/>
      </w:pPr>
      <w:r>
        <w:t xml:space="preserve">Due to the lower number of samples from real-world </w:t>
      </w:r>
      <w:proofErr w:type="gramStart"/>
      <w:r>
        <w:t>data</w:t>
      </w:r>
      <w:proofErr w:type="gramEnd"/>
      <w:r>
        <w:t xml:space="preserve"> we cannot compare the latter with the simulated data directly. </w:t>
      </w:r>
      <w:del w:id="136" w:author="Gledis Guri" w:date="2025-12-18T17:03:00Z" w16du:dateUtc="2025-12-19T01:03:00Z">
        <w:r w:rsidDel="00D46DB3">
          <w:delText>Therefore</w:delText>
        </w:r>
      </w:del>
      <w:ins w:id="137" w:author="Gledis Guri" w:date="2025-12-18T17:03:00Z" w16du:dateUtc="2025-12-19T01:03:00Z">
        <w:r w:rsidR="00D46DB3">
          <w:t>Therefore,</w:t>
        </w:r>
      </w:ins>
      <w:r>
        <w:t xml:space="preserve"> we made a secondary iterative sub-sampling (thinning) analysis on the simulated data – </w:t>
      </w:r>
      <w:proofErr w:type="gramStart"/>
      <w:r>
        <w:t>similar to</w:t>
      </w:r>
      <w:proofErr w:type="gramEnd"/>
      <w:r>
        <w:t xml:space="preserve"> the one above where </w:t>
      </w:r>
      <m:oMath>
        <m:r>
          <w:rPr>
            <w:rFonts w:ascii="Cambria Math" w:hAnsi="Cambria Math"/>
          </w:rPr>
          <m:t>X</m:t>
        </m:r>
      </m:oMath>
      <w:r>
        <w:t xml:space="preserve"> was defined the sub-sampled data with 358 points (same as the real-world data) from each simulated dataset to fit GP models. The sequential secondary thinning approach involved randomly removing samples from </w:t>
      </w:r>
      <m:oMath>
        <m:r>
          <w:rPr>
            <w:rFonts w:ascii="Cambria Math" w:hAnsi="Cambria Math"/>
          </w:rPr>
          <m:t>X</m:t>
        </m:r>
      </m:oMath>
      <w:r>
        <w:t xml:space="preserve"> to create reduced datasets of varying sizes (</w:t>
      </w:r>
      <m:oMath>
        <m:r>
          <w:rPr>
            <w:rFonts w:ascii="Cambria Math" w:hAnsi="Cambria Math"/>
          </w:rPr>
          <m:t>e</m:t>
        </m:r>
      </m:oMath>
      <w:r>
        <w:t xml:space="preserve"> = 100, 150, 220, 260, 300, 330) to fit GP models, alongside the </w:t>
      </w:r>
      <w:del w:id="138" w:author="Gledis Guri" w:date="2026-01-08T13:36:00Z" w16du:dateUtc="2026-01-08T21:36:00Z">
        <w:r w:rsidDel="00E81CD2">
          <w:delText>real world</w:delText>
        </w:r>
      </w:del>
      <w:ins w:id="139" w:author="Gledis Guri" w:date="2026-01-08T13:36:00Z" w16du:dateUtc="2026-01-08T21:36:00Z">
        <w:r w:rsidR="00E81CD2">
          <w:t>real-world</w:t>
        </w:r>
      </w:ins>
      <w:r>
        <w:t xml:space="preserve"> data in similar fashion (i.e., randomly subsampling with the same effort </w:t>
      </w:r>
      <m:oMath>
        <m:r>
          <w:rPr>
            <w:rFonts w:ascii="Cambria Math" w:hAnsi="Cambria Math"/>
          </w:rPr>
          <m:t>e</m:t>
        </m:r>
      </m:oMath>
      <w:r>
        <w:t>). We then compared if the sampling effort influenced the prediction error (</w:t>
      </w:r>
      <m:oMath>
        <m:r>
          <w:rPr>
            <w:rFonts w:ascii="Cambria Math" w:hAnsi="Cambria Math"/>
          </w:rPr>
          <m:t>ϵ</m:t>
        </m:r>
      </m:oMath>
      <w:r>
        <w:t xml:space="preserve">) from both the simulated and real-world eDNA data in a similar way. Such comparison allowed us to validate whether the </w:t>
      </w:r>
      <w:r>
        <w:lastRenderedPageBreak/>
        <w:t>patterns observed in the simulated datasets held true with the real world in empirical contexts, thereby generalizing the findings from the first thinning process to real world data.</w:t>
      </w:r>
    </w:p>
    <w:p w14:paraId="5516F18D" w14:textId="77777777" w:rsidR="0032076E" w:rsidRDefault="00D04708">
      <w:pPr>
        <w:pStyle w:val="BodyText"/>
        <w:rPr>
          <w:ins w:id="140" w:author="Gledis Guri" w:date="2025-12-17T16:43:00Z" w16du:dateUtc="2025-12-18T00:43:00Z"/>
        </w:rPr>
      </w:pPr>
      <w:r>
        <w:t>Unlike the simulated datasets, the GP parameters (length-scale, amplitude, and residual error) for the real-world eDNA data are unknown and must be estimated from the data itself.</w:t>
      </w:r>
    </w:p>
    <w:p w14:paraId="1DC91B6B" w14:textId="77777777" w:rsidR="001D0A69" w:rsidRDefault="001D0A69" w:rsidP="001D0A69">
      <w:pPr>
        <w:pStyle w:val="Heading2"/>
        <w:rPr>
          <w:ins w:id="141" w:author="Gledis Guri" w:date="2025-12-17T16:43:00Z" w16du:dateUtc="2025-12-18T00:43:00Z"/>
        </w:rPr>
      </w:pPr>
      <w:ins w:id="142" w:author="Gledis Guri" w:date="2025-12-17T16:43:00Z" w16du:dateUtc="2025-12-18T00:43:00Z">
        <w:r>
          <w:t>Real-world eDNA data</w:t>
        </w:r>
      </w:ins>
    </w:p>
    <w:p w14:paraId="472D9FCD" w14:textId="76311092" w:rsidR="001D0A69" w:rsidRDefault="001D0A69" w:rsidP="001D0A69">
      <w:pPr>
        <w:pStyle w:val="FirstParagraph"/>
        <w:rPr>
          <w:ins w:id="143" w:author="Gledis Guri" w:date="2025-12-17T16:43:00Z" w16du:dateUtc="2025-12-18T00:43:00Z"/>
        </w:rPr>
      </w:pPr>
      <w:ins w:id="144" w:author="Gledis Guri" w:date="2025-12-17T16:43:00Z" w16du:dateUtc="2025-12-18T00:43:00Z">
        <w:r>
          <w:t>We analyzed eDNA concentration data collected from marine environments, as detailed in Guri et al. (2025, in review). This dataset includes eDNA measurements from 358 spatially distributed sampling sites across multiple depth layers spanning a broad latitudinal and longitudinal gradient along the U.S. West Coast, covering an approximate spatial extent of 123.53° - 125.93° W (243 - 461 km UTM eastings; range of 218 km) and 38.36° - 48.46° N (4249 - 5367 km UTM northings; range 1118 km), corresponding to a region from central California to northern Washington.</w:t>
        </w:r>
      </w:ins>
      <w:ins w:id="145" w:author="Gledis Guri" w:date="2026-01-08T13:54:00Z" w16du:dateUtc="2026-01-08T21:54:00Z">
        <w:r w:rsidR="00ED33A5">
          <w:t xml:space="preserve"> </w:t>
        </w:r>
      </w:ins>
      <w:ins w:id="146" w:author="Gledis Guri" w:date="2025-12-17T16:43:00Z" w16du:dateUtc="2025-12-18T00:43:00Z">
        <w:r>
          <w:t xml:space="preserve">Samples were processed using metabarcoding with the </w:t>
        </w:r>
        <w:proofErr w:type="spellStart"/>
        <w:r>
          <w:t>MiFish</w:t>
        </w:r>
        <w:proofErr w:type="spellEnd"/>
        <w:r>
          <w:t xml:space="preserve"> U universal primer, enabling identification of fish species and quantification of eDNA abundance through calibration with a mock community and reference species (Guri et al. 2025, in review).</w:t>
        </w:r>
      </w:ins>
    </w:p>
    <w:p w14:paraId="3C5863B3" w14:textId="77777777" w:rsidR="001D0A69" w:rsidRDefault="001D0A69" w:rsidP="001D0A69">
      <w:pPr>
        <w:pStyle w:val="BodyText"/>
        <w:rPr>
          <w:ins w:id="147" w:author="Gledis Guri" w:date="2025-12-17T16:43:00Z" w16du:dateUtc="2025-12-18T00:43:00Z"/>
        </w:rPr>
      </w:pPr>
      <w:ins w:id="148" w:author="Gledis Guri" w:date="2025-12-17T16:43:00Z" w16du:dateUtc="2025-12-18T00:43:00Z">
        <w:r>
          <w:t xml:space="preserve">Environmental DNA samples were collected during the Joint U.S.-Canada Integrated Ecosystem and Pacific Hake Acoustic-Trawl Survey aboard the NOAA ship Bell M. Shimada in summer 2019 (de Blois 2020). At each site, seawater (10 L) was collected using </w:t>
        </w:r>
        <w:proofErr w:type="spellStart"/>
        <w:r>
          <w:t>Niskin</w:t>
        </w:r>
        <w:proofErr w:type="spellEnd"/>
        <w:r>
          <w:t xml:space="preserve"> bottles mounted on a CTD rosette system, targeting five depths (0, 50, 150, 300, and 500 m). From each bottle, 2.5 L of seawater was immediately filtered onboard through sterile 47 mm mixed cellulose ester filters (1 </w:t>
        </w:r>
      </w:ins>
      <m:oMath>
        <m:r>
          <w:ins w:id="149" w:author="Gledis Guri" w:date="2025-12-17T16:43:00Z" w16du:dateUtc="2025-12-18T00:43:00Z">
            <w:rPr>
              <w:rFonts w:ascii="Cambria Math" w:hAnsi="Cambria Math"/>
            </w:rPr>
            <m:t>μ</m:t>
          </w:ins>
        </m:r>
      </m:oMath>
      <w:ins w:id="150" w:author="Gledis Guri" w:date="2025-12-17T16:43:00Z" w16du:dateUtc="2025-12-18T00:43:00Z">
        <w:r>
          <w:t>m pore size) to capture suspended eDNA. Filters were preserved and DNA was extracted using a phase-lock phenol-chloroform protocol, following established methods (Ramón-Laca et al. 2021, Shelton et al. 2022).</w:t>
        </w:r>
      </w:ins>
    </w:p>
    <w:p w14:paraId="25F596E8" w14:textId="77777777" w:rsidR="001D0A69" w:rsidRDefault="001D0A69" w:rsidP="001D0A69">
      <w:pPr>
        <w:pStyle w:val="BodyText"/>
        <w:rPr>
          <w:ins w:id="151" w:author="Gledis Guri" w:date="2025-12-17T16:43:00Z" w16du:dateUtc="2025-12-18T00:43:00Z"/>
        </w:rPr>
      </w:pPr>
      <w:ins w:id="152" w:author="Gledis Guri" w:date="2025-12-17T16:43:00Z" w16du:dateUtc="2025-12-18T00:43:00Z">
        <w:r>
          <w:t xml:space="preserve">Samples were </w:t>
        </w:r>
        <w:proofErr w:type="spellStart"/>
        <w:r>
          <w:t>metabarcoded</w:t>
        </w:r>
        <w:proofErr w:type="spellEnd"/>
        <w:r>
          <w:t xml:space="preserve">, libraries were prepared with the </w:t>
        </w:r>
        <w:proofErr w:type="spellStart"/>
        <w:r>
          <w:t>MiFish</w:t>
        </w:r>
        <w:proofErr w:type="spellEnd"/>
        <w:r>
          <w:t xml:space="preserve"> U universal primer set (Miya et al. 2015), targeting a 170 bp fragment of the mitochondrial 12S rRNA gene. Sequencing was performed on an Illumina </w:t>
        </w:r>
        <w:proofErr w:type="spellStart"/>
        <w:r>
          <w:t>MiSeq</w:t>
        </w:r>
        <w:proofErr w:type="spellEnd"/>
        <w:r>
          <w:t xml:space="preserve"> platform (2x150 bp </w:t>
        </w:r>
        <w:proofErr w:type="gramStart"/>
        <w:r>
          <w:t>paired-end</w:t>
        </w:r>
        <w:proofErr w:type="gramEnd"/>
        <w:r>
          <w:t>) at the University of Washington Genomics Core. Raw sequence reads were processed using the DADA2 pipeline (Callahan et al. 2016) to generate amplicon sequence variants (ASVs), which were taxonomically assigned using a custom reference database from NCBI GenBank and BOLD Systems. Species-specific eDNA concentrations were estimated by normalizing ASV read counts to total reads per sample and calibrating against qPCR-derived abundances for target species (i.e. hake, eulachon, sea lamprey). After subsequent filtering a total of 358 samples were used in a joint model where together with a mock community correcting for amplification bias and qPCR of pacific hake to estimate absolute eDNA abundance for 12 fish species (Guri et al. 2025, in review).</w:t>
        </w:r>
      </w:ins>
    </w:p>
    <w:p w14:paraId="1FE86278" w14:textId="41D98AF4" w:rsidR="001D0A69" w:rsidDel="0039668F" w:rsidRDefault="001D0A69">
      <w:pPr>
        <w:pStyle w:val="BodyText"/>
        <w:rPr>
          <w:del w:id="153" w:author="Gledis Guri" w:date="2025-12-17T16:43:00Z" w16du:dateUtc="2025-12-18T00:43:00Z"/>
        </w:rPr>
      </w:pPr>
    </w:p>
    <w:p w14:paraId="5516F18E" w14:textId="77777777" w:rsidR="0032076E" w:rsidRDefault="00D04708">
      <w:pPr>
        <w:pStyle w:val="Heading2"/>
      </w:pPr>
      <w:bookmarkStart w:id="154" w:name="statistical-inference"/>
      <w:bookmarkEnd w:id="98"/>
      <w:r>
        <w:t>Statistical inference</w:t>
      </w:r>
    </w:p>
    <w:p w14:paraId="5516F18F" w14:textId="4BBD922D" w:rsidR="0032076E" w:rsidRDefault="00D04708">
      <w:pPr>
        <w:pStyle w:val="FirstParagraph"/>
      </w:pPr>
      <w:r>
        <w:t xml:space="preserve">All the GP models (equation 1 and 2) were fitted in a Bayesian framework using Stan probabilistic programming language (Carpenter et al. 2017). We used weakly informative priors (Table </w:t>
      </w:r>
      <w:hyperlink w:anchor="tab:gp_priors">
        <w:r>
          <w:rPr>
            <w:rStyle w:val="Hyperlink"/>
          </w:rPr>
          <w:t>1</w:t>
        </w:r>
      </w:hyperlink>
      <w:r>
        <w:t>) to allow the data to primarily inform the posterior distributions of the parameters. To improve computational efficiency and numerical stability when sampling with Stan and fitting the model, we defined the spatial working unit as 100 km (i.e., all spatial UTM km coordinates were divided by 100) therefore any unit in the spatial grid (x</w:t>
      </w:r>
      <w:del w:id="155" w:author="Gledis Guri" w:date="2025-12-18T17:09:00Z" w16du:dateUtc="2025-12-19T01:09:00Z">
        <w:r w:rsidDel="006E5AC8">
          <w:delText xml:space="preserve"> and x</w:delText>
        </w:r>
      </w:del>
      <m:oMath>
        <m:r>
          <w:del w:id="156" w:author="Gledis Guri" w:date="2025-12-18T17:09:00Z" w16du:dateUtc="2025-12-19T01:09:00Z">
            <m:rPr>
              <m:sty m:val="p"/>
            </m:rPr>
            <w:rPr>
              <w:rFonts w:ascii="Cambria Math" w:hAnsi="Cambria Math"/>
            </w:rPr>
            <m:t>'</m:t>
          </w:del>
        </m:r>
      </m:oMath>
      <w:r>
        <w:t>) is in 100km hence the length-scale parameter (</w:t>
      </w:r>
      <m:oMath>
        <m:r>
          <w:rPr>
            <w:rFonts w:ascii="Cambria Math" w:hAnsi="Cambria Math"/>
          </w:rPr>
          <m:t>ρ</m:t>
        </m:r>
      </m:oMath>
      <w:r>
        <w:t xml:space="preserve">) units are also in 100km. Additionally the GP model was fitted with log-transformed </w:t>
      </w:r>
      <m:oMath>
        <m:r>
          <w:rPr>
            <w:rFonts w:ascii="Cambria Math" w:hAnsi="Cambria Math"/>
          </w:rPr>
          <m:t>ρ</m:t>
        </m:r>
      </m:oMath>
      <w:r>
        <w:t xml:space="preserve"> values </w:t>
      </w:r>
      <w:r>
        <w:lastRenderedPageBreak/>
        <w:t xml:space="preserve">meaning that </w:t>
      </w:r>
      <m:oMath>
        <m:r>
          <w:rPr>
            <w:rFonts w:ascii="Cambria Math" w:hAnsi="Cambria Math"/>
          </w:rPr>
          <m:t>ρ</m:t>
        </m:r>
      </m:oMath>
      <w:r>
        <w:t xml:space="preserve">=0 indicates 1 unit (100km), </w:t>
      </w:r>
      <m:oMath>
        <m:r>
          <w:rPr>
            <w:rFonts w:ascii="Cambria Math" w:hAnsi="Cambria Math"/>
          </w:rPr>
          <m:t>ρ</m:t>
        </m:r>
      </m:oMath>
      <w:r>
        <w:t xml:space="preserve">=1 indicates 2.72 units (272km) correlation, </w:t>
      </w:r>
      <m:oMath>
        <m:r>
          <w:rPr>
            <w:rFonts w:ascii="Cambria Math" w:hAnsi="Cambria Math"/>
          </w:rPr>
          <m:t>ρ</m:t>
        </m:r>
      </m:oMath>
      <w:r>
        <w:t xml:space="preserve">=-3 indicates 0.05 units (5km). This helps center the distribution of </w:t>
      </w:r>
      <m:oMath>
        <m:r>
          <w:rPr>
            <w:rFonts w:ascii="Cambria Math" w:hAnsi="Cambria Math"/>
          </w:rPr>
          <m:t>ρ</m:t>
        </m:r>
      </m:oMath>
      <w:r>
        <w:t xml:space="preserve"> to be closer to zero which improves sampling efficiency.</w:t>
      </w:r>
    </w:p>
    <w:p w14:paraId="5516F190" w14:textId="2E4629A8" w:rsidR="0032076E" w:rsidRDefault="00D04708">
      <w:pPr>
        <w:pStyle w:val="BodyText"/>
      </w:pPr>
      <w:r>
        <w:t xml:space="preserve">Furthermore, all </w:t>
      </w:r>
      <w:commentRangeStart w:id="157"/>
      <w:commentRangeStart w:id="158"/>
      <w:r>
        <w:t xml:space="preserve">eDNA concentration (copies/L) from the data </w:t>
      </w:r>
      <w:commentRangeEnd w:id="157"/>
      <w:r w:rsidR="004C554A">
        <w:rPr>
          <w:rStyle w:val="CommentReference"/>
          <w:sz w:val="24"/>
          <w:szCs w:val="24"/>
        </w:rPr>
        <w:commentReference w:id="157"/>
      </w:r>
      <w:commentRangeEnd w:id="158"/>
      <w:r w:rsidR="00644264">
        <w:rPr>
          <w:rStyle w:val="CommentReference"/>
          <w:sz w:val="24"/>
          <w:szCs w:val="24"/>
        </w:rPr>
        <w:commentReference w:id="158"/>
      </w:r>
      <w:r>
        <w:t>(</w:t>
      </w:r>
      <m:oMath>
        <m:r>
          <w:rPr>
            <w:rFonts w:ascii="Cambria Math" w:hAnsi="Cambria Math"/>
          </w:rPr>
          <m:t>Y</m:t>
        </m:r>
      </m:oMath>
      <w:r>
        <w:t>; either observed</w:t>
      </w:r>
      <w:ins w:id="159" w:author="Gledis Guri" w:date="2025-12-18T17:11:00Z" w16du:dateUtc="2025-12-19T01:11:00Z">
        <w:r w:rsidR="004113C3">
          <w:t xml:space="preserve"> – species specific -</w:t>
        </w:r>
      </w:ins>
      <w:r>
        <w:t xml:space="preserve"> or simulated</w:t>
      </w:r>
      <w:ins w:id="160" w:author="Gledis Guri" w:date="2025-12-18T17:11:00Z" w16du:dateUtc="2025-12-19T01:11:00Z">
        <w:r w:rsidR="004113C3">
          <w:t xml:space="preserve"> </w:t>
        </w:r>
        <w:r w:rsidR="00644264">
          <w:t>– simulation specific</w:t>
        </w:r>
      </w:ins>
      <w:r>
        <w:t>) used in this study were in natural log-scale hence a change in one unit in log-scale indicates a multiplicative change of 2.72 in normal scale. The same units apply to the global mean parameter (</w:t>
      </w:r>
      <m:oMath>
        <m:r>
          <w:rPr>
            <w:rFonts w:ascii="Cambria Math" w:hAnsi="Cambria Math"/>
          </w:rPr>
          <m:t>μ</m:t>
        </m:r>
      </m:oMath>
      <w:r>
        <w:t>), amplitude (</w:t>
      </w:r>
      <m:oMath>
        <m:r>
          <w:rPr>
            <w:rFonts w:ascii="Cambria Math" w:hAnsi="Cambria Math"/>
          </w:rPr>
          <m:t>α</m:t>
        </m:r>
      </m:oMath>
      <w:r>
        <w:t>), and sigma (</w:t>
      </w:r>
      <m:oMath>
        <m:r>
          <w:rPr>
            <w:rFonts w:ascii="Cambria Math" w:hAnsi="Cambria Math"/>
          </w:rPr>
          <m:t>σ</m:t>
        </m:r>
      </m:oMath>
      <w:r>
        <w:t>).</w:t>
      </w:r>
    </w:p>
    <w:p w14:paraId="5516F191" w14:textId="368F0354" w:rsidR="0032076E" w:rsidRDefault="00D04708">
      <w:pPr>
        <w:pStyle w:val="BodyText"/>
      </w:pPr>
      <w:r>
        <w:t xml:space="preserve">For each GP model in stan, we ran four parallel chains with 2,000 iterations each, discarding the first 1,000 iterations as burn-in. Convergence was assessed using </w:t>
      </w:r>
      <m:oMath>
        <m:acc>
          <m:accPr>
            <m:ctrlPr>
              <w:rPr>
                <w:rFonts w:ascii="Cambria Math" w:hAnsi="Cambria Math"/>
              </w:rPr>
            </m:ctrlPr>
          </m:accPr>
          <m:e>
            <m:r>
              <w:rPr>
                <w:rFonts w:ascii="Cambria Math" w:hAnsi="Cambria Math"/>
              </w:rPr>
              <m:t>R</m:t>
            </m:r>
          </m:e>
        </m:acc>
      </m:oMath>
      <w:r>
        <w:t xml:space="preserve"> values, where values below 1.1 indicated satisfactory convergence and effective sample size (ESS) above 200. Predictions of eDNA concentrations across the spatial grid were generated by drawing samples from the posterior predictive distribution.</w:t>
      </w:r>
    </w:p>
    <w:p w14:paraId="5516F192" w14:textId="77777777" w:rsidR="0032076E" w:rsidRDefault="00D04708">
      <w:pPr>
        <w:pStyle w:val="BodyText"/>
      </w:pPr>
      <w:r>
        <w:t xml:space="preserve">Predictions of eDNA concentrations across the spatial grid were generated within the generated quantities block of the Stan model. This block is executed after model fitting, using the posterior samples of all parameters (e.g., </w:t>
      </w:r>
      <m:oMath>
        <m:r>
          <w:rPr>
            <w:rFonts w:ascii="Cambria Math" w:hAnsi="Cambria Math"/>
          </w:rPr>
          <m:t>α</m:t>
        </m:r>
      </m:oMath>
      <w:r>
        <w:t xml:space="preserve">, </w:t>
      </w:r>
      <m:oMath>
        <m:r>
          <w:rPr>
            <w:rFonts w:ascii="Cambria Math" w:hAnsi="Cambria Math"/>
          </w:rPr>
          <m:t>ρ</m:t>
        </m:r>
      </m:oMath>
      <w:r>
        <w:t xml:space="preserve">, </w:t>
      </w:r>
      <m:oMath>
        <m:r>
          <w:rPr>
            <w:rFonts w:ascii="Cambria Math" w:hAnsi="Cambria Math"/>
          </w:rPr>
          <m:t>σ</m:t>
        </m:r>
      </m:oMath>
      <w:r>
        <w:t xml:space="preserve">, and </w:t>
      </w:r>
      <m:oMath>
        <m:r>
          <w:rPr>
            <w:rFonts w:ascii="Cambria Math" w:hAnsi="Cambria Math"/>
          </w:rPr>
          <m:t>μ</m:t>
        </m:r>
      </m:oMath>
      <w:r>
        <w:t>) obtained from the sampling phase. For each posterior draw, the GP predictive equations were applied to compute the expected eDNA concentration at all unobserved spatial locations (</w:t>
      </w:r>
      <m:oMath>
        <m:r>
          <w:rPr>
            <w:rFonts w:ascii="Cambria Math" w:hAnsi="Cambria Math"/>
          </w:rPr>
          <m:t>Q</m:t>
        </m:r>
      </m:oMath>
      <w:r>
        <w:t>), conditional on the observed data (</w:t>
      </w:r>
      <m:oMath>
        <m:r>
          <w:rPr>
            <w:rFonts w:ascii="Cambria Math" w:hAnsi="Cambria Math"/>
          </w:rPr>
          <m:t>X</m:t>
        </m:r>
      </m:oMath>
      <w:r>
        <w:t xml:space="preserve"> and </w:t>
      </w:r>
      <m:oMath>
        <m:sSub>
          <m:sSubPr>
            <m:ctrlPr>
              <w:rPr>
                <w:rFonts w:ascii="Cambria Math" w:hAnsi="Cambria Math"/>
              </w:rPr>
            </m:ctrlPr>
          </m:sSubPr>
          <m:e>
            <m:r>
              <w:rPr>
                <w:rFonts w:ascii="Cambria Math" w:hAnsi="Cambria Math"/>
              </w:rPr>
              <m:t>D</m:t>
            </m:r>
          </m:e>
          <m:sub>
            <m:r>
              <w:rPr>
                <w:rFonts w:ascii="Cambria Math" w:hAnsi="Cambria Math"/>
              </w:rPr>
              <m:t>e</m:t>
            </m:r>
          </m:sub>
        </m:sSub>
      </m:oMath>
      <w:r>
        <w:t>).</w:t>
      </w:r>
    </w:p>
    <w:p w14:paraId="5516F193" w14:textId="77777777" w:rsidR="0032076E" w:rsidRDefault="00D04708">
      <w:pPr>
        <w:pStyle w:val="BodyText"/>
      </w:pPr>
      <w:r>
        <w:t xml:space="preserve">Specifically, the model first computes the covariance matrix among observed locations, </w:t>
      </w:r>
      <m:oMath>
        <m:r>
          <w:rPr>
            <w:rFonts w:ascii="Cambria Math" w:hAnsi="Cambria Math"/>
          </w:rPr>
          <m:t>K</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m:t>
        </m:r>
      </m:oMath>
      <w:r>
        <w:t>, using the squared exponential kernel and additionally adds the observation noise term (</w:t>
      </w:r>
      <m:oMath>
        <m:sSup>
          <m:sSupPr>
            <m:ctrlPr>
              <w:rPr>
                <w:rFonts w:ascii="Cambria Math" w:hAnsi="Cambria Math"/>
              </w:rPr>
            </m:ctrlPr>
          </m:sSupPr>
          <m:e>
            <m:r>
              <w:rPr>
                <w:rFonts w:ascii="Cambria Math" w:hAnsi="Cambria Math"/>
              </w:rPr>
              <m:t>σ</m:t>
            </m:r>
          </m:e>
          <m:sup>
            <m:r>
              <w:rPr>
                <w:rFonts w:ascii="Cambria Math" w:hAnsi="Cambria Math"/>
              </w:rPr>
              <m:t>2</m:t>
            </m:r>
          </m:sup>
        </m:sSup>
        <m:r>
          <w:rPr>
            <w:rFonts w:ascii="Cambria Math" w:hAnsi="Cambria Math"/>
          </w:rPr>
          <m:t>I</m:t>
        </m:r>
      </m:oMath>
      <w:r>
        <w:t>) which is then decomposed via the Cholesky factorization (</w:t>
      </w:r>
      <m:oMath>
        <m:r>
          <w:rPr>
            <w:rFonts w:ascii="Cambria Math" w:hAnsi="Cambria Math"/>
          </w:rPr>
          <m:t>K</m:t>
        </m:r>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r>
          <w:rPr>
            <w:rFonts w:ascii="Cambria Math" w:hAnsi="Cambria Math"/>
          </w:rPr>
          <m:t>I</m:t>
        </m:r>
        <m:r>
          <m:rPr>
            <m:sty m:val="p"/>
          </m:rPr>
          <w:rPr>
            <w:rFonts w:ascii="Cambria Math" w:hAnsi="Cambria Math"/>
          </w:rPr>
          <m:t>=</m:t>
        </m:r>
        <m:r>
          <w:rPr>
            <w:rFonts w:ascii="Cambria Math" w:hAnsi="Cambria Math"/>
          </w:rPr>
          <m:t>L</m:t>
        </m:r>
        <m:sSup>
          <m:sSupPr>
            <m:ctrlPr>
              <w:rPr>
                <w:rFonts w:ascii="Cambria Math" w:hAnsi="Cambria Math"/>
              </w:rPr>
            </m:ctrlPr>
          </m:sSupPr>
          <m:e>
            <m:r>
              <w:rPr>
                <w:rFonts w:ascii="Cambria Math" w:hAnsi="Cambria Math"/>
              </w:rPr>
              <m:t>L</m:t>
            </m:r>
          </m:e>
          <m:sup>
            <m:r>
              <m:rPr>
                <m:sty m:val="p"/>
              </m:rPr>
              <w:rPr>
                <w:rFonts w:ascii="Cambria Math" w:hAnsi="Cambria Math"/>
              </w:rPr>
              <m:t>⊤</m:t>
            </m:r>
          </m:sup>
        </m:sSup>
      </m:oMath>
      <w:r>
        <w:t xml:space="preserve">) to solve for </w:t>
      </w:r>
      <m:oMath>
        <m:r>
          <m:rPr>
            <m:sty m:val="p"/>
          </m:rPr>
          <w:rPr>
            <w:rFonts w:ascii="Cambria Math" w:hAnsi="Cambria Math"/>
          </w:rPr>
          <m:t>(</m:t>
        </m:r>
        <m:r>
          <w:rPr>
            <w:rFonts w:ascii="Cambria Math" w:hAnsi="Cambria Math"/>
          </w:rPr>
          <m:t>K</m:t>
        </m:r>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r>
          <w:rPr>
            <w:rFonts w:ascii="Cambria Math" w:hAnsi="Cambria Math"/>
          </w:rPr>
          <m:t>I</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d</m:t>
            </m:r>
          </m:sub>
        </m:sSub>
        <m:r>
          <m:rPr>
            <m:sty m:val="p"/>
          </m:rPr>
          <w:rPr>
            <w:rFonts w:ascii="Cambria Math" w:hAnsi="Cambria Math"/>
          </w:rPr>
          <m:t>)</m:t>
        </m:r>
      </m:oMath>
      <w:r>
        <w:t xml:space="preserve"> and combine it with the cross-covariance between observed and prediction points, </w:t>
      </w:r>
      <m:oMath>
        <m:r>
          <w:rPr>
            <w:rFonts w:ascii="Cambria Math" w:hAnsi="Cambria Math"/>
          </w:rPr>
          <m:t>K</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Q</m:t>
        </m:r>
        <m:r>
          <m:rPr>
            <m:sty m:val="p"/>
          </m:rPr>
          <w:rPr>
            <w:rFonts w:ascii="Cambria Math" w:hAnsi="Cambria Math"/>
          </w:rPr>
          <m:t>)</m:t>
        </m:r>
      </m:oMath>
      <w:r>
        <w:t>, to yield the predictive mean at each prediction site:</w:t>
      </w:r>
    </w:p>
    <w:p w14:paraId="5516F194" w14:textId="77777777" w:rsidR="0032076E" w:rsidRDefault="00000000">
      <w:pPr>
        <w:pStyle w:val="BodyText"/>
      </w:pPr>
      <m:oMathPara>
        <m:oMathParaPr>
          <m:jc m:val="center"/>
        </m:oMathParaPr>
        <m:oMath>
          <m:eqArr>
            <m:eqArrPr>
              <m:ctrlPr>
                <w:rPr>
                  <w:rFonts w:ascii="Cambria Math" w:hAnsi="Cambria Math"/>
                </w:rPr>
              </m:ctrlPr>
            </m:eqArrPr>
            <m:e>
              <m:acc>
                <m:accPr>
                  <m:ctrlPr>
                    <w:rPr>
                      <w:rFonts w:ascii="Cambria Math" w:hAnsi="Cambria Math"/>
                    </w:rPr>
                  </m:ctrlPr>
                </m:accPr>
                <m:e>
                  <m:r>
                    <w:rPr>
                      <w:rFonts w:ascii="Cambria Math" w:hAnsi="Cambria Math"/>
                    </w:rPr>
                    <m:t>Z</m:t>
                  </m:r>
                </m:e>
              </m:acc>
              <m:r>
                <w:rPr>
                  <w:rFonts w:ascii="Cambria Math" w:hAnsi="Cambria Math"/>
                </w:rPr>
                <m:t>&amp;</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d</m:t>
                  </m:r>
                </m:sub>
              </m:sSub>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Q</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r>
                <m:rPr>
                  <m:sty m:val="p"/>
                </m:rPr>
                <w:rPr>
                  <w:rFonts w:ascii="Cambria Math" w:hAnsi="Cambria Math"/>
                </w:rPr>
                <m:t>(</m:t>
              </m:r>
              <m:r>
                <w:rPr>
                  <w:rFonts w:ascii="Cambria Math" w:hAnsi="Cambria Math"/>
                </w:rPr>
                <m:t>K</m:t>
              </m:r>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r>
                <w:rPr>
                  <w:rFonts w:ascii="Cambria Math" w:hAnsi="Cambria Math"/>
                </w:rPr>
                <m:t>I</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d</m:t>
                  </m:r>
                </m:sub>
              </m:sSub>
              <m:r>
                <m:rPr>
                  <m:sty m:val="p"/>
                </m:rPr>
                <w:rPr>
                  <w:rFonts w:ascii="Cambria Math" w:hAnsi="Cambria Math"/>
                </w:rPr>
                <m:t>)</m:t>
              </m:r>
            </m:e>
            <m:e>
              <m:sSub>
                <m:sSubPr>
                  <m:ctrlPr>
                    <w:rPr>
                      <w:rFonts w:ascii="Cambria Math" w:hAnsi="Cambria Math"/>
                    </w:rPr>
                  </m:ctrlPr>
                </m:sSubPr>
                <m:e>
                  <m:acc>
                    <m:accPr>
                      <m:ctrlPr>
                        <w:rPr>
                          <w:rFonts w:ascii="Cambria Math" w:hAnsi="Cambria Math"/>
                        </w:rPr>
                      </m:ctrlPr>
                    </m:accPr>
                    <m:e>
                      <m:r>
                        <w:rPr>
                          <w:rFonts w:ascii="Cambria Math" w:hAnsi="Cambria Math"/>
                        </w:rPr>
                        <m:t>S</m:t>
                      </m:r>
                    </m:e>
                  </m:acc>
                </m:e>
                <m:sub>
                  <m:r>
                    <w:rPr>
                      <w:rFonts w:ascii="Cambria Math" w:hAnsi="Cambria Math"/>
                    </w:rPr>
                    <m:t>e</m:t>
                  </m:r>
                </m:sub>
              </m:sSub>
              <m:r>
                <w:rPr>
                  <w:rFonts w:ascii="Cambria Math" w:hAnsi="Cambria Math"/>
                </w:rPr>
                <m:t>&amp;</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d</m:t>
                  </m:r>
                </m:sub>
              </m:sSub>
              <m:r>
                <m:rPr>
                  <m:sty m:val="p"/>
                </m:rPr>
                <w:rPr>
                  <w:rFonts w:ascii="Cambria Math" w:hAnsi="Cambria Math"/>
                </w:rPr>
                <m:t>+</m:t>
              </m:r>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e</m:t>
                  </m:r>
                </m:sub>
              </m:sSub>
              <m:r>
                <m:rPr>
                  <m:sty m:val="p"/>
                </m:rPr>
                <w:rPr>
                  <w:rFonts w:ascii="Cambria Math" w:hAnsi="Cambria Math"/>
                </w:rPr>
                <m:t>,</m:t>
              </m:r>
              <m:r>
                <w:rPr>
                  <w:rFonts w:ascii="Cambria Math" w:hAnsi="Cambria Math"/>
                </w:rPr>
                <m:t>Q</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r>
                <m:rPr>
                  <m:sty m:val="p"/>
                </m:rPr>
                <w:rPr>
                  <w:rFonts w:ascii="Cambria Math" w:hAnsi="Cambria Math"/>
                </w:rPr>
                <m:t>(</m:t>
              </m:r>
              <m:r>
                <w:rPr>
                  <w:rFonts w:ascii="Cambria Math" w:hAnsi="Cambria Math"/>
                </w:rPr>
                <m:t>K</m:t>
              </m:r>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r>
                <w:rPr>
                  <w:rFonts w:ascii="Cambria Math" w:hAnsi="Cambria Math"/>
                </w:rPr>
                <m:t>I</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r>
                    <w:rPr>
                      <w:rFonts w:ascii="Cambria Math" w:hAnsi="Cambria Math"/>
                    </w:rPr>
                    <m:t>1</m:t>
                  </m:r>
                </m:sup>
              </m:sSup>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d</m:t>
                  </m:r>
                </m:sub>
              </m:sSub>
              <m:r>
                <m:rPr>
                  <m:sty m:val="p"/>
                </m:rPr>
                <w:rPr>
                  <w:rFonts w:ascii="Cambria Math" w:hAnsi="Cambria Math"/>
                </w:rPr>
                <m:t>)</m:t>
              </m:r>
            </m:e>
          </m:eqArr>
        </m:oMath>
      </m:oMathPara>
    </w:p>
    <w:p w14:paraId="5516F195" w14:textId="77777777" w:rsidR="0032076E" w:rsidRDefault="00D04708">
      <w:pPr>
        <w:pStyle w:val="FirstParagraph"/>
      </w:pPr>
      <w:r>
        <w:t>This formulation allows the model to propagate posterior uncertainty from the parameters into the predictions, meaning that each posterior sample produces a full spatial surface of predicted eDNA concentrations.</w:t>
      </w:r>
    </w:p>
    <w:p w14:paraId="5516F196" w14:textId="77777777" w:rsidR="0032076E" w:rsidRDefault="00D04708">
      <w:pPr>
        <w:pStyle w:val="BodyText"/>
      </w:pPr>
      <w:r>
        <w:t>Prediction accuracy was quantified by calculating the prediction error (</w:t>
      </w:r>
      <m:oMath>
        <m:sSub>
          <m:sSubPr>
            <m:ctrlPr>
              <w:rPr>
                <w:rFonts w:ascii="Cambria Math" w:hAnsi="Cambria Math"/>
              </w:rPr>
            </m:ctrlPr>
          </m:sSubPr>
          <m:e>
            <m:r>
              <w:rPr>
                <w:rFonts w:ascii="Cambria Math" w:hAnsi="Cambria Math"/>
              </w:rPr>
              <m:t>ϵ</m:t>
            </m:r>
          </m:e>
          <m:sub>
            <m:r>
              <w:rPr>
                <w:rFonts w:ascii="Cambria Math" w:hAnsi="Cambria Math"/>
              </w:rPr>
              <m:t>e</m:t>
            </m:r>
          </m:sub>
        </m:sSub>
      </m:oMath>
      <w:r>
        <w:t>), defined as the mean absolute difference between spatial fields predicted from the complete dataset (</w:t>
      </w:r>
      <m:oMath>
        <m:acc>
          <m:accPr>
            <m:ctrlPr>
              <w:rPr>
                <w:rFonts w:ascii="Cambria Math" w:hAnsi="Cambria Math"/>
              </w:rPr>
            </m:ctrlPr>
          </m:accPr>
          <m:e>
            <m:r>
              <w:rPr>
                <w:rFonts w:ascii="Cambria Math" w:hAnsi="Cambria Math"/>
              </w:rPr>
              <m:t>Z</m:t>
            </m:r>
          </m:e>
        </m:acc>
      </m:oMath>
      <w:r>
        <w:t>) and those predicted from each reduced sampling scenario (</w:t>
      </w:r>
      <m:oMath>
        <m:sSub>
          <m:sSubPr>
            <m:ctrlPr>
              <w:rPr>
                <w:rFonts w:ascii="Cambria Math" w:hAnsi="Cambria Math"/>
              </w:rPr>
            </m:ctrlPr>
          </m:sSubPr>
          <m:e>
            <m:acc>
              <m:accPr>
                <m:ctrlPr>
                  <w:rPr>
                    <w:rFonts w:ascii="Cambria Math" w:hAnsi="Cambria Math"/>
                  </w:rPr>
                </m:ctrlPr>
              </m:accPr>
              <m:e>
                <m:r>
                  <w:rPr>
                    <w:rFonts w:ascii="Cambria Math" w:hAnsi="Cambria Math"/>
                  </w:rPr>
                  <m:t>S</m:t>
                </m:r>
              </m:e>
            </m:acc>
          </m:e>
          <m:sub>
            <m:r>
              <w:rPr>
                <w:rFonts w:ascii="Cambria Math" w:hAnsi="Cambria Math"/>
              </w:rPr>
              <m:t>e</m:t>
            </m:r>
          </m:sub>
        </m:sSub>
      </m:oMath>
      <w:r>
        <w:t>) as follows:</w:t>
      </w:r>
    </w:p>
    <w:p w14:paraId="5516F197" w14:textId="77777777" w:rsidR="0032076E" w:rsidRDefault="00000000">
      <w:pPr>
        <w:pStyle w:val="BodyText"/>
      </w:pPr>
      <m:oMathPara>
        <m:oMathParaPr>
          <m:jc m:val="center"/>
        </m:oMathParaPr>
        <m:oMath>
          <m:eqArr>
            <m:eqArrPr>
              <m:ctrlPr>
                <w:rPr>
                  <w:rFonts w:ascii="Cambria Math" w:hAnsi="Cambria Math"/>
                </w:rPr>
              </m:ctrlPr>
            </m:eqArrPr>
            <m:e>
              <m:sSub>
                <m:sSubPr>
                  <m:ctrlPr>
                    <w:rPr>
                      <w:rFonts w:ascii="Cambria Math" w:hAnsi="Cambria Math"/>
                    </w:rPr>
                  </m:ctrlPr>
                </m:sSubPr>
                <m:e>
                  <m:r>
                    <w:rPr>
                      <w:rFonts w:ascii="Cambria Math" w:hAnsi="Cambria Math"/>
                    </w:rPr>
                    <m:t>ϵ</m:t>
                  </m:r>
                </m:e>
                <m:sub>
                  <m:r>
                    <w:rPr>
                      <w:rFonts w:ascii="Cambria Math" w:hAnsi="Cambria Math"/>
                    </w:rPr>
                    <m:t>e</m:t>
                  </m:r>
                </m:sub>
              </m:sSub>
              <m:r>
                <w:rPr>
                  <w:rFonts w:ascii="Cambria Math" w:hAnsi="Cambria Math"/>
                </w:rPr>
                <m:t>&amp;</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Z</m:t>
                          </m:r>
                        </m:e>
                      </m:acc>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S</m:t>
                          </m:r>
                        </m:e>
                      </m:acc>
                    </m:e>
                    <m:sub>
                      <m:r>
                        <w:rPr>
                          <w:rFonts w:ascii="Cambria Math" w:hAnsi="Cambria Math"/>
                        </w:rPr>
                        <m:t>ie</m:t>
                      </m:r>
                    </m:sub>
                  </m:sSub>
                  <m:r>
                    <m:rPr>
                      <m:sty m:val="p"/>
                    </m:rPr>
                    <w:rPr>
                      <w:rFonts w:ascii="Cambria Math" w:hAnsi="Cambria Math"/>
                    </w:rPr>
                    <m:t>|</m:t>
                  </m:r>
                </m:e>
              </m:nary>
            </m:e>
          </m:eqArr>
        </m:oMath>
      </m:oMathPara>
    </w:p>
    <w:p w14:paraId="5516F198" w14:textId="77777777" w:rsidR="0032076E" w:rsidRDefault="00D04708">
      <w:pPr>
        <w:pStyle w:val="FirstParagraph"/>
      </w:pPr>
      <w:r>
        <w:t xml:space="preserve">with </w:t>
      </w:r>
      <m:oMath>
        <m:r>
          <w:rPr>
            <w:rFonts w:ascii="Cambria Math" w:hAnsi="Cambria Math"/>
          </w:rPr>
          <m:t>n</m:t>
        </m:r>
      </m:oMath>
      <w:r>
        <w:t xml:space="preserve"> being the total number of </w:t>
      </w:r>
      <m:oMath>
        <m:r>
          <w:rPr>
            <w:rFonts w:ascii="Cambria Math" w:hAnsi="Cambria Math"/>
          </w:rPr>
          <m:t>Q</m:t>
        </m:r>
      </m:oMath>
      <w:r>
        <w:t xml:space="preserve"> grid points (n = 18,916) where the predictions (</w:t>
      </w:r>
      <m:oMath>
        <m:acc>
          <m:accPr>
            <m:ctrlPr>
              <w:rPr>
                <w:rFonts w:ascii="Cambria Math" w:hAnsi="Cambria Math"/>
              </w:rPr>
            </m:ctrlPr>
          </m:accPr>
          <m:e>
            <m:r>
              <w:rPr>
                <w:rFonts w:ascii="Cambria Math" w:hAnsi="Cambria Math"/>
              </w:rPr>
              <m:t>Z</m:t>
            </m:r>
          </m:e>
        </m:acc>
      </m:oMath>
      <w:r>
        <w:t xml:space="preserve"> and </w:t>
      </w:r>
      <m:oMath>
        <m:sSub>
          <m:sSubPr>
            <m:ctrlPr>
              <w:rPr>
                <w:rFonts w:ascii="Cambria Math" w:hAnsi="Cambria Math"/>
              </w:rPr>
            </m:ctrlPr>
          </m:sSubPr>
          <m:e>
            <m:acc>
              <m:accPr>
                <m:ctrlPr>
                  <w:rPr>
                    <w:rFonts w:ascii="Cambria Math" w:hAnsi="Cambria Math"/>
                  </w:rPr>
                </m:ctrlPr>
              </m:accPr>
              <m:e>
                <m:r>
                  <w:rPr>
                    <w:rFonts w:ascii="Cambria Math" w:hAnsi="Cambria Math"/>
                  </w:rPr>
                  <m:t>S</m:t>
                </m:r>
              </m:e>
            </m:acc>
          </m:e>
          <m:sub>
            <m:r>
              <w:rPr>
                <w:rFonts w:ascii="Cambria Math" w:hAnsi="Cambria Math"/>
              </w:rPr>
              <m:t>e</m:t>
            </m:r>
          </m:sub>
        </m:sSub>
      </m:oMath>
      <w:r>
        <w:t xml:space="preserve">) are projected. This process was computed for all 200 simulated data (each of 20 iterations of different spatial autocorrelation values) to explore the relation between sampling effort, spatial autocorrelation and prediction accuracy. The primary metric of interest was the mean prediction </w:t>
      </w:r>
      <w:r>
        <w:lastRenderedPageBreak/>
        <w:t>error across all iterations, which allowed us to assess how sampling effort and spatial autocorrelation jointly influence the fidelity of GP-based spatial predictions.</w:t>
      </w:r>
    </w:p>
    <w:p w14:paraId="5516F199" w14:textId="1BDC0C44" w:rsidR="0032076E" w:rsidRDefault="00D04708">
      <w:pPr>
        <w:pStyle w:val="BodyText"/>
      </w:pPr>
      <w:r>
        <w:t>Additionally</w:t>
      </w:r>
      <w:ins w:id="161" w:author="Gledis Guri" w:date="2025-12-18T17:13:00Z" w16du:dateUtc="2025-12-19T01:13:00Z">
        <w:r w:rsidR="00C93224">
          <w:t>,</w:t>
        </w:r>
      </w:ins>
      <w:r>
        <w:t xml:space="preserve"> to check the influence of sampling effort on estimating GP parameters, we compared both the length-scale (</w:t>
      </w:r>
      <m:oMath>
        <m:sSub>
          <m:sSubPr>
            <m:ctrlPr>
              <w:rPr>
                <w:rFonts w:ascii="Cambria Math" w:hAnsi="Cambria Math"/>
              </w:rPr>
            </m:ctrlPr>
          </m:sSubPr>
          <m:e>
            <m:r>
              <w:rPr>
                <w:rFonts w:ascii="Cambria Math" w:hAnsi="Cambria Math"/>
              </w:rPr>
              <m:t>ρ</m:t>
            </m:r>
          </m:e>
          <m:sub>
            <m:r>
              <w:rPr>
                <w:rFonts w:ascii="Cambria Math" w:hAnsi="Cambria Math"/>
              </w:rPr>
              <m:t>e</m:t>
            </m:r>
          </m:sub>
        </m:sSub>
      </m:oMath>
      <w:r>
        <w:t>) and global depth mean (</w:t>
      </w:r>
      <m:oMath>
        <m:sSub>
          <m:sSubPr>
            <m:ctrlPr>
              <w:rPr>
                <w:rFonts w:ascii="Cambria Math" w:hAnsi="Cambria Math"/>
              </w:rPr>
            </m:ctrlPr>
          </m:sSubPr>
          <m:e>
            <m:r>
              <w:rPr>
                <w:rFonts w:ascii="Cambria Math" w:hAnsi="Cambria Math"/>
              </w:rPr>
              <m:t>μ</m:t>
            </m:r>
          </m:e>
          <m:sub>
            <m:r>
              <w:rPr>
                <w:rFonts w:ascii="Cambria Math" w:hAnsi="Cambria Math"/>
              </w:rPr>
              <m:t>de</m:t>
            </m:r>
          </m:sub>
        </m:sSub>
      </m:oMath>
      <w:r>
        <w:t>) estimates against the simulated values used to generate the synthetic datasets. This allowed us to evaluate how well different sampling efforts could recover the true underlying spatial structure and mean abundance levels.</w:t>
      </w:r>
    </w:p>
    <w:p w14:paraId="5516F19A" w14:textId="77777777" w:rsidR="0032076E" w:rsidRDefault="00D04708">
      <w:pPr>
        <w:pStyle w:val="TableCaption"/>
      </w:pPr>
      <w:bookmarkStart w:id="162" w:name="tab:gp_priors"/>
      <w:r>
        <w:t>Gaussian Process model parameters and their prior distributions used in Bayesian inference.</w:t>
      </w:r>
    </w:p>
    <w:tbl>
      <w:tblPr>
        <w:tblStyle w:val="Table"/>
        <w:tblW w:w="0" w:type="auto"/>
        <w:tblLook w:val="0020" w:firstRow="1" w:lastRow="0" w:firstColumn="0" w:lastColumn="0" w:noHBand="0" w:noVBand="0"/>
        <w:tblCaption w:val="Gaussian Process model parameters and their prior distributions used in Bayesian inference."/>
      </w:tblPr>
      <w:tblGrid>
        <w:gridCol w:w="1309"/>
        <w:gridCol w:w="1276"/>
        <w:gridCol w:w="617"/>
        <w:gridCol w:w="656"/>
        <w:gridCol w:w="222"/>
      </w:tblGrid>
      <w:tr w:rsidR="0032076E" w14:paraId="5516F19F" w14:textId="77777777" w:rsidTr="0032076E">
        <w:trPr>
          <w:cnfStyle w:val="100000000000" w:firstRow="1" w:lastRow="0" w:firstColumn="0" w:lastColumn="0" w:oddVBand="0" w:evenVBand="0" w:oddHBand="0" w:evenHBand="0" w:firstRowFirstColumn="0" w:firstRowLastColumn="0" w:lastRowFirstColumn="0" w:lastRowLastColumn="0"/>
          <w:tblHeader/>
        </w:trPr>
        <w:tc>
          <w:tcPr>
            <w:tcW w:w="0" w:type="auto"/>
          </w:tcPr>
          <w:p w14:paraId="5516F19B" w14:textId="77777777" w:rsidR="0032076E" w:rsidRDefault="00D04708">
            <w:pPr>
              <w:pStyle w:val="Compact"/>
              <w:jc w:val="center"/>
            </w:pPr>
            <w:r>
              <w:rPr>
                <w:b/>
                <w:bCs/>
              </w:rPr>
              <w:t>Parameter</w:t>
            </w:r>
          </w:p>
        </w:tc>
        <w:tc>
          <w:tcPr>
            <w:tcW w:w="0" w:type="auto"/>
          </w:tcPr>
          <w:p w14:paraId="5516F19C" w14:textId="77777777" w:rsidR="0032076E" w:rsidRDefault="00D04708">
            <w:pPr>
              <w:pStyle w:val="Compact"/>
              <w:jc w:val="center"/>
            </w:pPr>
            <w:r>
              <w:rPr>
                <w:b/>
                <w:bCs/>
              </w:rPr>
              <w:t>Prior</w:t>
            </w:r>
          </w:p>
        </w:tc>
        <w:tc>
          <w:tcPr>
            <w:tcW w:w="0" w:type="auto"/>
            <w:gridSpan w:val="2"/>
          </w:tcPr>
          <w:p w14:paraId="5516F19D" w14:textId="77777777" w:rsidR="0032076E" w:rsidRDefault="00D04708">
            <w:pPr>
              <w:pStyle w:val="Compact"/>
              <w:jc w:val="center"/>
            </w:pPr>
            <w:r>
              <w:rPr>
                <w:b/>
                <w:bCs/>
              </w:rPr>
              <w:t>Range</w:t>
            </w:r>
          </w:p>
        </w:tc>
        <w:tc>
          <w:tcPr>
            <w:tcW w:w="0" w:type="auto"/>
          </w:tcPr>
          <w:p w14:paraId="5516F19E" w14:textId="77777777" w:rsidR="0032076E" w:rsidRDefault="0032076E">
            <w:pPr>
              <w:pStyle w:val="Compact"/>
            </w:pPr>
          </w:p>
        </w:tc>
      </w:tr>
      <w:tr w:rsidR="0032076E" w14:paraId="5516F1A5" w14:textId="77777777">
        <w:tc>
          <w:tcPr>
            <w:tcW w:w="0" w:type="auto"/>
          </w:tcPr>
          <w:p w14:paraId="5516F1A0" w14:textId="77777777" w:rsidR="0032076E" w:rsidRDefault="00D04708">
            <w:pPr>
              <w:pStyle w:val="Compact"/>
              <w:jc w:val="center"/>
            </w:pPr>
            <w:del w:id="163" w:author="Gledis Guri" w:date="2026-01-08T13:31:00Z" w16du:dateUtc="2026-01-08T21:31:00Z">
              <w:r w:rsidDel="003029C3">
                <w:delText>3-4</w:delText>
              </w:r>
            </w:del>
          </w:p>
        </w:tc>
        <w:tc>
          <w:tcPr>
            <w:tcW w:w="0" w:type="auto"/>
          </w:tcPr>
          <w:p w14:paraId="5516F1A1" w14:textId="77777777" w:rsidR="0032076E" w:rsidRDefault="0032076E">
            <w:pPr>
              <w:pStyle w:val="Compact"/>
            </w:pPr>
          </w:p>
        </w:tc>
        <w:tc>
          <w:tcPr>
            <w:tcW w:w="0" w:type="auto"/>
          </w:tcPr>
          <w:p w14:paraId="5516F1A2" w14:textId="77777777" w:rsidR="0032076E" w:rsidRDefault="00D04708">
            <w:pPr>
              <w:pStyle w:val="Compact"/>
              <w:jc w:val="center"/>
            </w:pPr>
            <w:r>
              <w:t>Min</w:t>
            </w:r>
          </w:p>
        </w:tc>
        <w:tc>
          <w:tcPr>
            <w:tcW w:w="0" w:type="auto"/>
          </w:tcPr>
          <w:p w14:paraId="5516F1A3" w14:textId="77777777" w:rsidR="0032076E" w:rsidRDefault="00D04708">
            <w:pPr>
              <w:pStyle w:val="Compact"/>
              <w:jc w:val="center"/>
            </w:pPr>
            <w:r>
              <w:t>Max</w:t>
            </w:r>
          </w:p>
        </w:tc>
        <w:tc>
          <w:tcPr>
            <w:tcW w:w="0" w:type="auto"/>
          </w:tcPr>
          <w:p w14:paraId="5516F1A4" w14:textId="77777777" w:rsidR="0032076E" w:rsidRDefault="0032076E">
            <w:pPr>
              <w:pStyle w:val="Compact"/>
            </w:pPr>
          </w:p>
        </w:tc>
      </w:tr>
      <w:tr w:rsidR="0032076E" w14:paraId="5516F1AB" w14:textId="77777777">
        <w:tc>
          <w:tcPr>
            <w:tcW w:w="0" w:type="auto"/>
          </w:tcPr>
          <w:p w14:paraId="5516F1A6" w14:textId="77777777" w:rsidR="0032076E" w:rsidRDefault="00D04708">
            <w:pPr>
              <w:pStyle w:val="Compact"/>
              <w:jc w:val="center"/>
            </w:pPr>
            <m:oMathPara>
              <m:oMath>
                <m:r>
                  <w:rPr>
                    <w:rFonts w:ascii="Cambria Math" w:hAnsi="Cambria Math"/>
                  </w:rPr>
                  <m:t>α</m:t>
                </m:r>
              </m:oMath>
            </m:oMathPara>
          </w:p>
        </w:tc>
        <w:tc>
          <w:tcPr>
            <w:tcW w:w="0" w:type="auto"/>
          </w:tcPr>
          <w:p w14:paraId="5516F1A7" w14:textId="77777777" w:rsidR="0032076E" w:rsidRDefault="00D04708">
            <w:pPr>
              <w:pStyle w:val="Compact"/>
              <w:jc w:val="center"/>
            </w:pPr>
            <m:oMathPara>
              <m:oMath>
                <m:r>
                  <m:rPr>
                    <m:scr m:val="script"/>
                    <m:sty m:val="p"/>
                  </m:rPr>
                  <w:rPr>
                    <w:rFonts w:ascii="Cambria Math" w:hAnsi="Cambria Math"/>
                  </w:rPr>
                  <m:t>H</m:t>
                </m:r>
                <m:r>
                  <m:rPr>
                    <m:nor/>
                  </m:rPr>
                  <m:t>-</m:t>
                </m:r>
                <m:r>
                  <m:rPr>
                    <m:scr m:val="script"/>
                    <m:sty m:val="p"/>
                  </m:rPr>
                  <w:rPr>
                    <w:rFonts w:ascii="Cambria Math" w:hAnsi="Cambria Math"/>
                  </w:rPr>
                  <m:t>N(</m:t>
                </m:r>
                <m:r>
                  <w:rPr>
                    <w:rFonts w:ascii="Cambria Math" w:hAnsi="Cambria Math"/>
                  </w:rPr>
                  <m:t>4</m:t>
                </m:r>
                <m:r>
                  <m:rPr>
                    <m:sty m:val="p"/>
                  </m:rPr>
                  <w:rPr>
                    <w:rFonts w:ascii="Cambria Math" w:hAnsi="Cambria Math"/>
                  </w:rPr>
                  <m:t>,</m:t>
                </m:r>
                <m:r>
                  <w:rPr>
                    <w:rFonts w:ascii="Cambria Math" w:hAnsi="Cambria Math"/>
                  </w:rPr>
                  <m:t>1</m:t>
                </m:r>
                <m:r>
                  <m:rPr>
                    <m:sty m:val="p"/>
                  </m:rPr>
                  <w:rPr>
                    <w:rFonts w:ascii="Cambria Math" w:hAnsi="Cambria Math"/>
                  </w:rPr>
                  <m:t>)</m:t>
                </m:r>
              </m:oMath>
            </m:oMathPara>
          </w:p>
        </w:tc>
        <w:tc>
          <w:tcPr>
            <w:tcW w:w="0" w:type="auto"/>
          </w:tcPr>
          <w:p w14:paraId="5516F1A8" w14:textId="77777777" w:rsidR="0032076E" w:rsidRDefault="00D04708">
            <w:pPr>
              <w:pStyle w:val="Compact"/>
              <w:jc w:val="center"/>
            </w:pPr>
            <w:r>
              <w:t>0</w:t>
            </w:r>
          </w:p>
        </w:tc>
        <w:tc>
          <w:tcPr>
            <w:tcW w:w="0" w:type="auto"/>
          </w:tcPr>
          <w:p w14:paraId="5516F1A9" w14:textId="77777777" w:rsidR="0032076E" w:rsidRDefault="00D04708">
            <w:pPr>
              <w:pStyle w:val="Compact"/>
              <w:jc w:val="center"/>
            </w:pPr>
            <w:r>
              <w:t>+</w:t>
            </w:r>
            <m:oMath>
              <m:r>
                <m:rPr>
                  <m:sty m:val="p"/>
                </m:rPr>
                <w:rPr>
                  <w:rFonts w:ascii="Cambria Math" w:hAnsi="Cambria Math"/>
                </w:rPr>
                <m:t>∞</m:t>
              </m:r>
            </m:oMath>
          </w:p>
        </w:tc>
        <w:tc>
          <w:tcPr>
            <w:tcW w:w="0" w:type="auto"/>
          </w:tcPr>
          <w:p w14:paraId="5516F1AA" w14:textId="77777777" w:rsidR="0032076E" w:rsidRDefault="0032076E">
            <w:pPr>
              <w:pStyle w:val="Compact"/>
            </w:pPr>
          </w:p>
        </w:tc>
      </w:tr>
      <w:tr w:rsidR="0032076E" w14:paraId="5516F1B1" w14:textId="77777777">
        <w:tc>
          <w:tcPr>
            <w:tcW w:w="0" w:type="auto"/>
          </w:tcPr>
          <w:p w14:paraId="5516F1AC" w14:textId="77777777" w:rsidR="0032076E" w:rsidRDefault="00D04708">
            <w:pPr>
              <w:pStyle w:val="Compact"/>
              <w:jc w:val="center"/>
            </w:pPr>
            <m:oMathPara>
              <m:oMath>
                <m:r>
                  <w:rPr>
                    <w:rFonts w:ascii="Cambria Math" w:hAnsi="Cambria Math"/>
                  </w:rPr>
                  <m:t>μ</m:t>
                </m:r>
              </m:oMath>
            </m:oMathPara>
          </w:p>
        </w:tc>
        <w:tc>
          <w:tcPr>
            <w:tcW w:w="0" w:type="auto"/>
          </w:tcPr>
          <w:p w14:paraId="5516F1AD" w14:textId="77777777" w:rsidR="0032076E" w:rsidRDefault="00D04708">
            <w:pPr>
              <w:pStyle w:val="Compact"/>
              <w:jc w:val="center"/>
            </w:pPr>
            <m:oMathPara>
              <m:oMath>
                <m:r>
                  <m:rPr>
                    <m:scr m:val="script"/>
                    <m:sty m:val="p"/>
                  </m:rPr>
                  <w:rPr>
                    <w:rFonts w:ascii="Cambria Math" w:hAnsi="Cambria Math"/>
                  </w:rPr>
                  <m:t>H</m:t>
                </m:r>
                <m:r>
                  <m:rPr>
                    <m:nor/>
                  </m:rPr>
                  <m:t>-</m:t>
                </m:r>
                <m:r>
                  <m:rPr>
                    <m:scr m:val="script"/>
                    <m:sty m:val="p"/>
                  </m:rPr>
                  <w:rPr>
                    <w:rFonts w:ascii="Cambria Math" w:hAnsi="Cambria Math"/>
                  </w:rPr>
                  <m:t>N(</m:t>
                </m:r>
                <m:r>
                  <w:rPr>
                    <w:rFonts w:ascii="Cambria Math" w:hAnsi="Cambria Math"/>
                  </w:rPr>
                  <m:t>0</m:t>
                </m:r>
                <m:r>
                  <m:rPr>
                    <m:sty m:val="p"/>
                  </m:rPr>
                  <w:rPr>
                    <w:rFonts w:ascii="Cambria Math" w:hAnsi="Cambria Math"/>
                  </w:rPr>
                  <m:t>,</m:t>
                </m:r>
                <m:r>
                  <w:rPr>
                    <w:rFonts w:ascii="Cambria Math" w:hAnsi="Cambria Math"/>
                  </w:rPr>
                  <m:t>5</m:t>
                </m:r>
                <m:r>
                  <m:rPr>
                    <m:sty m:val="p"/>
                  </m:rPr>
                  <w:rPr>
                    <w:rFonts w:ascii="Cambria Math" w:hAnsi="Cambria Math"/>
                  </w:rPr>
                  <m:t>)</m:t>
                </m:r>
              </m:oMath>
            </m:oMathPara>
          </w:p>
        </w:tc>
        <w:tc>
          <w:tcPr>
            <w:tcW w:w="0" w:type="auto"/>
          </w:tcPr>
          <w:p w14:paraId="5516F1AE" w14:textId="77777777" w:rsidR="0032076E" w:rsidRDefault="00D04708">
            <w:pPr>
              <w:pStyle w:val="Compact"/>
              <w:jc w:val="center"/>
            </w:pPr>
            <w:r>
              <w:t>-5</w:t>
            </w:r>
          </w:p>
        </w:tc>
        <w:tc>
          <w:tcPr>
            <w:tcW w:w="0" w:type="auto"/>
          </w:tcPr>
          <w:p w14:paraId="5516F1AF" w14:textId="77777777" w:rsidR="0032076E" w:rsidRDefault="00D04708">
            <w:pPr>
              <w:pStyle w:val="Compact"/>
              <w:jc w:val="center"/>
            </w:pPr>
            <w:r>
              <w:t>+</w:t>
            </w:r>
            <m:oMath>
              <m:r>
                <m:rPr>
                  <m:sty m:val="p"/>
                </m:rPr>
                <w:rPr>
                  <w:rFonts w:ascii="Cambria Math" w:hAnsi="Cambria Math"/>
                </w:rPr>
                <m:t>∞</m:t>
              </m:r>
            </m:oMath>
          </w:p>
        </w:tc>
        <w:tc>
          <w:tcPr>
            <w:tcW w:w="0" w:type="auto"/>
          </w:tcPr>
          <w:p w14:paraId="5516F1B0" w14:textId="77777777" w:rsidR="0032076E" w:rsidRDefault="0032076E">
            <w:pPr>
              <w:pStyle w:val="Compact"/>
            </w:pPr>
          </w:p>
        </w:tc>
      </w:tr>
      <w:tr w:rsidR="0032076E" w14:paraId="5516F1B7" w14:textId="77777777">
        <w:tc>
          <w:tcPr>
            <w:tcW w:w="0" w:type="auto"/>
          </w:tcPr>
          <w:p w14:paraId="5516F1B2" w14:textId="77777777" w:rsidR="0032076E" w:rsidRDefault="00D04708">
            <w:pPr>
              <w:pStyle w:val="Compact"/>
              <w:jc w:val="center"/>
            </w:pPr>
            <m:oMathPara>
              <m:oMath>
                <m:r>
                  <w:rPr>
                    <w:rFonts w:ascii="Cambria Math" w:hAnsi="Cambria Math"/>
                  </w:rPr>
                  <m:t>ρ</m:t>
                </m:r>
              </m:oMath>
            </m:oMathPara>
          </w:p>
        </w:tc>
        <w:tc>
          <w:tcPr>
            <w:tcW w:w="0" w:type="auto"/>
          </w:tcPr>
          <w:p w14:paraId="5516F1B3" w14:textId="77777777" w:rsidR="0032076E" w:rsidRDefault="00D04708">
            <w:pPr>
              <w:pStyle w:val="Compact"/>
              <w:jc w:val="center"/>
            </w:pPr>
            <m:oMathPara>
              <m:oMath>
                <m:r>
                  <m:rPr>
                    <m:scr m:val="script"/>
                    <m:sty m:val="p"/>
                  </m:rPr>
                  <w:rPr>
                    <w:rFonts w:ascii="Cambria Math" w:hAnsi="Cambria Math"/>
                  </w:rPr>
                  <m:t>H</m:t>
                </m:r>
                <m:r>
                  <m:rPr>
                    <m:nor/>
                  </m:rPr>
                  <m:t>-</m:t>
                </m:r>
                <m:r>
                  <m:rPr>
                    <m:scr m:val="script"/>
                    <m:sty m:val="p"/>
                  </m:rPr>
                  <w:rPr>
                    <w:rFonts w:ascii="Cambria Math" w:hAnsi="Cambria Math"/>
                  </w:rPr>
                  <m:t>N(</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m:oMathPara>
          </w:p>
        </w:tc>
        <w:tc>
          <w:tcPr>
            <w:tcW w:w="0" w:type="auto"/>
          </w:tcPr>
          <w:p w14:paraId="5516F1B4" w14:textId="77777777" w:rsidR="0032076E" w:rsidRDefault="00D04708">
            <w:pPr>
              <w:pStyle w:val="Compact"/>
              <w:jc w:val="center"/>
            </w:pPr>
            <w:r>
              <w:t>-5</w:t>
            </w:r>
          </w:p>
        </w:tc>
        <w:tc>
          <w:tcPr>
            <w:tcW w:w="0" w:type="auto"/>
          </w:tcPr>
          <w:p w14:paraId="5516F1B5" w14:textId="77777777" w:rsidR="0032076E" w:rsidRDefault="00D04708">
            <w:pPr>
              <w:pStyle w:val="Compact"/>
              <w:jc w:val="center"/>
            </w:pPr>
            <w:r>
              <w:t>+</w:t>
            </w:r>
            <m:oMath>
              <m:r>
                <m:rPr>
                  <m:sty m:val="p"/>
                </m:rPr>
                <w:rPr>
                  <w:rFonts w:ascii="Cambria Math" w:hAnsi="Cambria Math"/>
                </w:rPr>
                <m:t>∞</m:t>
              </m:r>
            </m:oMath>
          </w:p>
        </w:tc>
        <w:tc>
          <w:tcPr>
            <w:tcW w:w="0" w:type="auto"/>
          </w:tcPr>
          <w:p w14:paraId="5516F1B6" w14:textId="77777777" w:rsidR="0032076E" w:rsidRDefault="0032076E">
            <w:pPr>
              <w:pStyle w:val="Compact"/>
            </w:pPr>
          </w:p>
        </w:tc>
      </w:tr>
      <w:tr w:rsidR="0032076E" w14:paraId="5516F1BD" w14:textId="77777777">
        <w:tc>
          <w:tcPr>
            <w:tcW w:w="0" w:type="auto"/>
          </w:tcPr>
          <w:p w14:paraId="5516F1B8" w14:textId="77777777" w:rsidR="0032076E" w:rsidRDefault="00D04708">
            <w:pPr>
              <w:pStyle w:val="Compact"/>
              <w:jc w:val="center"/>
            </w:pPr>
            <m:oMathPara>
              <m:oMath>
                <m:r>
                  <w:rPr>
                    <w:rFonts w:ascii="Cambria Math" w:hAnsi="Cambria Math"/>
                  </w:rPr>
                  <m:t>σ</m:t>
                </m:r>
              </m:oMath>
            </m:oMathPara>
          </w:p>
        </w:tc>
        <w:tc>
          <w:tcPr>
            <w:tcW w:w="0" w:type="auto"/>
          </w:tcPr>
          <w:p w14:paraId="5516F1B9" w14:textId="77777777" w:rsidR="0032076E" w:rsidRDefault="00D04708">
            <w:pPr>
              <w:pStyle w:val="Compact"/>
              <w:jc w:val="center"/>
            </w:pPr>
            <m:oMathPara>
              <m:oMath>
                <m:r>
                  <m:rPr>
                    <m:scr m:val="script"/>
                    <m:sty m:val="p"/>
                  </m:rPr>
                  <w:rPr>
                    <w:rFonts w:ascii="Cambria Math" w:hAnsi="Cambria Math"/>
                  </w:rPr>
                  <m:t>H</m:t>
                </m:r>
                <m:r>
                  <m:rPr>
                    <m:nor/>
                  </m:rPr>
                  <m:t>-</m:t>
                </m:r>
                <m:r>
                  <m:rPr>
                    <m:scr m:val="script"/>
                    <m:sty m:val="p"/>
                  </m:rPr>
                  <w:rPr>
                    <w:rFonts w:ascii="Cambria Math" w:hAnsi="Cambria Math"/>
                  </w:rPr>
                  <m:t>N(</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m:oMathPara>
          </w:p>
        </w:tc>
        <w:tc>
          <w:tcPr>
            <w:tcW w:w="0" w:type="auto"/>
          </w:tcPr>
          <w:p w14:paraId="5516F1BA" w14:textId="77777777" w:rsidR="0032076E" w:rsidRDefault="00D04708">
            <w:pPr>
              <w:pStyle w:val="Compact"/>
              <w:jc w:val="center"/>
            </w:pPr>
            <w:r>
              <w:t>0</w:t>
            </w:r>
          </w:p>
        </w:tc>
        <w:tc>
          <w:tcPr>
            <w:tcW w:w="0" w:type="auto"/>
          </w:tcPr>
          <w:p w14:paraId="5516F1BB" w14:textId="77777777" w:rsidR="0032076E" w:rsidRDefault="00D04708">
            <w:pPr>
              <w:pStyle w:val="Compact"/>
              <w:jc w:val="center"/>
            </w:pPr>
            <w:r>
              <w:t>+</w:t>
            </w:r>
            <m:oMath>
              <m:r>
                <m:rPr>
                  <m:sty m:val="p"/>
                </m:rPr>
                <w:rPr>
                  <w:rFonts w:ascii="Cambria Math" w:hAnsi="Cambria Math"/>
                </w:rPr>
                <m:t>∞</m:t>
              </m:r>
            </m:oMath>
          </w:p>
        </w:tc>
        <w:tc>
          <w:tcPr>
            <w:tcW w:w="0" w:type="auto"/>
          </w:tcPr>
          <w:p w14:paraId="5516F1BC" w14:textId="77777777" w:rsidR="0032076E" w:rsidRDefault="0032076E">
            <w:pPr>
              <w:pStyle w:val="Compact"/>
            </w:pPr>
          </w:p>
        </w:tc>
      </w:tr>
    </w:tbl>
    <w:p w14:paraId="5516F1BE" w14:textId="77777777" w:rsidR="0032076E" w:rsidRDefault="00D04708">
      <w:pPr>
        <w:pStyle w:val="CaptionedFigure"/>
      </w:pPr>
      <w:bookmarkStart w:id="164" w:name="fig:dag"/>
      <w:bookmarkEnd w:id="162"/>
      <w:r>
        <w:rPr>
          <w:noProof/>
        </w:rPr>
        <w:drawing>
          <wp:inline distT="0" distB="0" distL="0" distR="0" wp14:anchorId="5516F1DF" wp14:editId="5516F1E0">
            <wp:extent cx="5579999" cy="3721081"/>
            <wp:effectExtent l="0" t="0" r="0" b="0"/>
            <wp:docPr id="27" name="Picture" descr="Figure 1: Just figure 1 for now."/>
            <wp:cNvGraphicFramePr/>
            <a:graphic xmlns:a="http://schemas.openxmlformats.org/drawingml/2006/main">
              <a:graphicData uri="http://schemas.openxmlformats.org/drawingml/2006/picture">
                <pic:pic xmlns:pic="http://schemas.openxmlformats.org/drawingml/2006/picture">
                  <pic:nvPicPr>
                    <pic:cNvPr id="28" name="Picture" descr="../../Plots/DAG.jpg"/>
                    <pic:cNvPicPr>
                      <a:picLocks noChangeAspect="1" noChangeArrowheads="1"/>
                    </pic:cNvPicPr>
                  </pic:nvPicPr>
                  <pic:blipFill>
                    <a:blip r:embed="rId13"/>
                    <a:stretch>
                      <a:fillRect/>
                    </a:stretch>
                  </pic:blipFill>
                  <pic:spPr bwMode="auto">
                    <a:xfrm>
                      <a:off x="0" y="0"/>
                      <a:ext cx="5579999" cy="3721081"/>
                    </a:xfrm>
                    <a:prstGeom prst="rect">
                      <a:avLst/>
                    </a:prstGeom>
                    <a:noFill/>
                    <a:ln w="9525">
                      <a:noFill/>
                      <a:headEnd/>
                      <a:tailEnd/>
                    </a:ln>
                  </pic:spPr>
                </pic:pic>
              </a:graphicData>
            </a:graphic>
          </wp:inline>
        </w:drawing>
      </w:r>
    </w:p>
    <w:p w14:paraId="5516F1BF" w14:textId="77777777" w:rsidR="0032076E" w:rsidRDefault="00D04708">
      <w:pPr>
        <w:pStyle w:val="ImageCaption"/>
      </w:pPr>
      <w:r>
        <w:t>Figure 1: Just figure 1 for now.</w:t>
      </w:r>
    </w:p>
    <w:p w14:paraId="5516F1C0" w14:textId="77777777" w:rsidR="0032076E" w:rsidRDefault="00D04708">
      <w:pPr>
        <w:pStyle w:val="Heading1"/>
      </w:pPr>
      <w:bookmarkStart w:id="165" w:name="results"/>
      <w:bookmarkEnd w:id="77"/>
      <w:bookmarkEnd w:id="154"/>
      <w:bookmarkEnd w:id="164"/>
      <w:r>
        <w:t>Results</w:t>
      </w:r>
    </w:p>
    <w:p w14:paraId="5516F1C1" w14:textId="500C9FC3" w:rsidR="0032076E" w:rsidRDefault="00D04708">
      <w:pPr>
        <w:pStyle w:val="FirstParagraph"/>
      </w:pPr>
      <w:commentRangeStart w:id="166"/>
      <w:r>
        <w:t>The estimation of GP parameters (</w:t>
      </w:r>
      <m:oMath>
        <m:r>
          <w:rPr>
            <w:rFonts w:ascii="Cambria Math" w:hAnsi="Cambria Math"/>
          </w:rPr>
          <m:t>ρ</m:t>
        </m:r>
      </m:oMath>
      <w:r>
        <w:t xml:space="preserve"> and </w:t>
      </w:r>
      <m:oMath>
        <m:r>
          <w:rPr>
            <w:rFonts w:ascii="Cambria Math" w:hAnsi="Cambria Math"/>
          </w:rPr>
          <m:t>μ</m:t>
        </m:r>
      </m:oMath>
      <w:r>
        <w:t xml:space="preserve">) showed different behaviours with decreasing sampling effort across all levels of spatial autocorrelation </w:t>
      </w:r>
      <w:commentRangeEnd w:id="166"/>
      <w:r w:rsidR="004C554A">
        <w:rPr>
          <w:rStyle w:val="CommentReference"/>
          <w:sz w:val="24"/>
          <w:szCs w:val="24"/>
        </w:rPr>
        <w:commentReference w:id="166"/>
      </w:r>
      <w:r>
        <w:t xml:space="preserve">(Figures </w:t>
      </w:r>
      <w:hyperlink w:anchor="fig:rho">
        <w:r>
          <w:rPr>
            <w:rStyle w:val="Hyperlink"/>
          </w:rPr>
          <w:t>2</w:t>
        </w:r>
      </w:hyperlink>
      <w:r>
        <w:t xml:space="preserve"> and </w:t>
      </w:r>
      <w:hyperlink w:anchor="fig:mu">
        <w:r>
          <w:rPr>
            <w:rStyle w:val="Hyperlink"/>
          </w:rPr>
          <w:t>3</w:t>
        </w:r>
      </w:hyperlink>
      <w:r>
        <w:t xml:space="preserve">). </w:t>
      </w:r>
      <w:del w:id="167" w:author="Ryan Kelly" w:date="2025-11-20T17:11:00Z">
        <w:r w:rsidDel="00F24505">
          <w:delText xml:space="preserve">Regarding the estimation of </w:delText>
        </w:r>
      </w:del>
      <m:oMath>
        <m:r>
          <w:del w:id="168" w:author="Ryan Kelly" w:date="2025-11-20T17:11:00Z">
            <w:rPr>
              <w:rFonts w:ascii="Cambria Math" w:hAnsi="Cambria Math"/>
            </w:rPr>
            <m:t>ρ</m:t>
          </w:del>
        </m:r>
      </m:oMath>
      <w:del w:id="169" w:author="Ryan Kelly" w:date="2025-11-20T17:11:00Z">
        <w:r w:rsidDel="00F24505">
          <w:delText xml:space="preserve"> (Figure </w:delText>
        </w:r>
        <w:r w:rsidR="00E157C3" w:rsidDel="00F24505">
          <w:fldChar w:fldCharType="begin"/>
        </w:r>
        <w:r w:rsidR="00E157C3" w:rsidDel="00F24505">
          <w:delInstrText xml:space="preserve"> HYPERLINK \l "fig:rho" \h </w:delInstrText>
        </w:r>
        <w:r w:rsidR="00E157C3" w:rsidDel="00F24505">
          <w:fldChar w:fldCharType="separate"/>
        </w:r>
        <w:r w:rsidDel="00F24505">
          <w:rPr>
            <w:rStyle w:val="Hyperlink"/>
          </w:rPr>
          <w:delText>2</w:delText>
        </w:r>
        <w:r w:rsidR="00E157C3" w:rsidDel="00F24505">
          <w:rPr>
            <w:rStyle w:val="Hyperlink"/>
          </w:rPr>
          <w:fldChar w:fldCharType="end"/>
        </w:r>
        <w:r w:rsidDel="00F24505">
          <w:delText>), we observed that a</w:delText>
        </w:r>
      </w:del>
      <w:ins w:id="170" w:author="Ryan Kelly" w:date="2025-11-20T17:11:00Z">
        <w:r w:rsidR="00F24505">
          <w:t>A</w:t>
        </w:r>
      </w:ins>
      <w:r>
        <w:t xml:space="preserve">s sampling effort decreased, the accuracy of length-scale estimates declined across all simulated </w:t>
      </w:r>
      <m:oMath>
        <m:r>
          <w:rPr>
            <w:rFonts w:ascii="Cambria Math" w:hAnsi="Cambria Math"/>
          </w:rPr>
          <m:t>ρ</m:t>
        </m:r>
      </m:oMath>
      <w:r>
        <w:t xml:space="preserve"> values</w:t>
      </w:r>
      <w:ins w:id="171" w:author="Ryan Kelly" w:date="2025-11-20T17:11:00Z">
        <w:r w:rsidR="00F24505">
          <w:t xml:space="preserve"> (Figure 2)</w:t>
        </w:r>
      </w:ins>
      <w:r>
        <w:t xml:space="preserve">, </w:t>
      </w:r>
      <w:r>
        <w:lastRenderedPageBreak/>
        <w:t>particularly for simulations with high spatial autocorrelation (</w:t>
      </w:r>
      <m:oMath>
        <m:r>
          <w:rPr>
            <w:rFonts w:ascii="Cambria Math" w:hAnsi="Cambria Math"/>
          </w:rPr>
          <m:t>ρ</m:t>
        </m:r>
        <m:r>
          <m:rPr>
            <m:sty m:val="p"/>
          </m:rPr>
          <w:rPr>
            <w:rFonts w:ascii="Cambria Math" w:hAnsi="Cambria Math"/>
          </w:rPr>
          <m:t>&gt;</m:t>
        </m:r>
        <m:r>
          <w:rPr>
            <w:rFonts w:ascii="Cambria Math" w:hAnsi="Cambria Math"/>
          </w:rPr>
          <m:t>500</m:t>
        </m:r>
      </m:oMath>
      <w:r>
        <w:t xml:space="preserve"> km). This trend became more pronounced at lower sampling efforts (e.g., 200 and 358 sampling points), where length-scale estimates exhibited increased variance around the 1:1 line and a general underestimation for simulations with </w:t>
      </w:r>
      <m:oMath>
        <m:r>
          <w:rPr>
            <w:rFonts w:ascii="Cambria Math" w:hAnsi="Cambria Math"/>
          </w:rPr>
          <m:t>ρ</m:t>
        </m:r>
        <m:r>
          <m:rPr>
            <m:sty m:val="p"/>
          </m:rPr>
          <w:rPr>
            <w:rFonts w:ascii="Cambria Math" w:hAnsi="Cambria Math"/>
          </w:rPr>
          <m:t>&gt;</m:t>
        </m:r>
        <m:r>
          <w:rPr>
            <w:rFonts w:ascii="Cambria Math" w:hAnsi="Cambria Math"/>
          </w:rPr>
          <m:t>500</m:t>
        </m:r>
      </m:oMath>
      <w:r>
        <w:t xml:space="preserve"> km. Conversely, at higher sampling efforts (e.g., 1000 and 2000 points), length-scale estimates closely approximated the true values with reduced uncertainty. However, a few sporadic overestimations were observed at small </w:t>
      </w:r>
      <m:oMath>
        <m:r>
          <w:rPr>
            <w:rFonts w:ascii="Cambria Math" w:hAnsi="Cambria Math"/>
          </w:rPr>
          <m:t>ρ</m:t>
        </m:r>
      </m:oMath>
      <w:r>
        <w:t xml:space="preserve"> values (below 25 km) even at higher sampling efforts, likely due to the limited spatial resolution of the sampling design relative to the </w:t>
      </w:r>
      <w:commentRangeStart w:id="172"/>
      <w:r>
        <w:t xml:space="preserve">rapid </w:t>
      </w:r>
      <w:commentRangeEnd w:id="172"/>
      <w:r w:rsidR="00F24505">
        <w:rPr>
          <w:rStyle w:val="CommentReference"/>
          <w:sz w:val="24"/>
          <w:szCs w:val="24"/>
        </w:rPr>
        <w:commentReference w:id="172"/>
      </w:r>
      <w:r>
        <w:t xml:space="preserve">spatial variation in these scenarios. </w:t>
      </w:r>
      <w:del w:id="173" w:author="Gledis Guri" w:date="2026-01-08T15:05:00Z" w16du:dateUtc="2026-01-08T23:05:00Z">
        <w:r w:rsidDel="00227975">
          <w:delText>TODO: maybe I should add some values here to quantify the variance?</w:delText>
        </w:r>
      </w:del>
    </w:p>
    <w:p w14:paraId="5516F1C2" w14:textId="77777777" w:rsidR="0032076E" w:rsidRDefault="00D04708">
      <w:pPr>
        <w:pStyle w:val="CaptionedFigure"/>
      </w:pPr>
      <w:bookmarkStart w:id="174" w:name="fig:rho"/>
      <w:r>
        <w:rPr>
          <w:noProof/>
        </w:rPr>
        <w:drawing>
          <wp:inline distT="0" distB="0" distL="0" distR="0" wp14:anchorId="5516F1E1" wp14:editId="5516F1E2">
            <wp:extent cx="5579999" cy="3719999"/>
            <wp:effectExtent l="0" t="0" r="0" b="0"/>
            <wp:docPr id="33" name="Picture" descr="Figure 2: Estimated vs simulated length-scale parameter (\rho) across five sampling-effort scenarios. Each panel and color represents a different sampling effort (number of samples) campaign. The dashed line indicates the 1:1 relationship where estimated values equal simulated values and the grey ribbon represents the 95% credible interval around the estimates. The accuracy of spatial autocorrelation estimation decreases with the decreasing sampling effort."/>
            <wp:cNvGraphicFramePr/>
            <a:graphic xmlns:a="http://schemas.openxmlformats.org/drawingml/2006/main">
              <a:graphicData uri="http://schemas.openxmlformats.org/drawingml/2006/picture">
                <pic:pic xmlns:pic="http://schemas.openxmlformats.org/drawingml/2006/picture">
                  <pic:nvPicPr>
                    <pic:cNvPr id="34" name="Picture" descr="../../Plots/Figure_1.jpg"/>
                    <pic:cNvPicPr>
                      <a:picLocks noChangeAspect="1" noChangeArrowheads="1"/>
                    </pic:cNvPicPr>
                  </pic:nvPicPr>
                  <pic:blipFill>
                    <a:blip r:embed="rId14"/>
                    <a:stretch>
                      <a:fillRect/>
                    </a:stretch>
                  </pic:blipFill>
                  <pic:spPr bwMode="auto">
                    <a:xfrm>
                      <a:off x="0" y="0"/>
                      <a:ext cx="5579999" cy="3719999"/>
                    </a:xfrm>
                    <a:prstGeom prst="rect">
                      <a:avLst/>
                    </a:prstGeom>
                    <a:noFill/>
                    <a:ln w="9525">
                      <a:noFill/>
                      <a:headEnd/>
                      <a:tailEnd/>
                    </a:ln>
                  </pic:spPr>
                </pic:pic>
              </a:graphicData>
            </a:graphic>
          </wp:inline>
        </w:drawing>
      </w:r>
    </w:p>
    <w:p w14:paraId="5516F1C3" w14:textId="77777777" w:rsidR="0032076E" w:rsidRDefault="00D04708">
      <w:pPr>
        <w:pStyle w:val="ImageCaption"/>
      </w:pPr>
      <w:r>
        <w:t>Figure 2: Estimated vs simulated length-scale parameter (</w:t>
      </w:r>
      <m:oMath>
        <m:r>
          <w:rPr>
            <w:rFonts w:ascii="Cambria Math" w:hAnsi="Cambria Math"/>
          </w:rPr>
          <m:t>ρ</m:t>
        </m:r>
      </m:oMath>
      <w:r>
        <w:t xml:space="preserve">) across five sampling-effort scenarios. Each panel and color represents a different sampling effort (number of samples) campaign. The dashed line indicates the 1:1 relationship where estimated values equal simulated values and the grey ribbon </w:t>
      </w:r>
      <w:proofErr w:type="gramStart"/>
      <w:r>
        <w:t>represents</w:t>
      </w:r>
      <w:proofErr w:type="gramEnd"/>
      <w:r>
        <w:t xml:space="preserve"> the 95% credible interval around the estimates. The accuracy of spatial autocorrelation estimation decreases with the decreasing sampling effort.</w:t>
      </w:r>
    </w:p>
    <w:bookmarkEnd w:id="174"/>
    <w:p w14:paraId="5516F1C4" w14:textId="3DB2EBDF" w:rsidR="0032076E" w:rsidRDefault="00D04708">
      <w:pPr>
        <w:pStyle w:val="BodyText"/>
      </w:pPr>
      <w:commentRangeStart w:id="175"/>
      <w:r>
        <w:t>Estimates of the global mean (</w:t>
      </w:r>
      <m:oMath>
        <m:r>
          <w:rPr>
            <w:rFonts w:ascii="Cambria Math" w:hAnsi="Cambria Math"/>
          </w:rPr>
          <m:t>μ</m:t>
        </m:r>
      </m:oMath>
      <w:r>
        <w:t>; Figure </w:t>
      </w:r>
      <w:hyperlink w:anchor="fig:mu">
        <w:r>
          <w:rPr>
            <w:rStyle w:val="Hyperlink"/>
          </w:rPr>
          <w:t>3</w:t>
        </w:r>
      </w:hyperlink>
      <w:r>
        <w:t>) were generally more robust to reductions in sampling effort than the length-scale parameter.</w:t>
      </w:r>
      <w:commentRangeEnd w:id="175"/>
      <w:r w:rsidR="00F12962">
        <w:rPr>
          <w:rStyle w:val="CommentReference"/>
          <w:sz w:val="24"/>
          <w:szCs w:val="24"/>
        </w:rPr>
        <w:commentReference w:id="175"/>
      </w:r>
      <w:r>
        <w:t xml:space="preserve"> Across all sampling effort, estimates of </w:t>
      </w:r>
      <m:oMath>
        <m:r>
          <w:rPr>
            <w:rFonts w:ascii="Cambria Math" w:hAnsi="Cambria Math"/>
          </w:rPr>
          <m:t>μ</m:t>
        </m:r>
      </m:oMath>
      <w:r>
        <w:t xml:space="preserve"> remained </w:t>
      </w:r>
      <w:commentRangeStart w:id="176"/>
      <w:r>
        <w:t xml:space="preserve">relatively </w:t>
      </w:r>
      <w:commentRangeEnd w:id="176"/>
      <w:r w:rsidR="003F0620">
        <w:rPr>
          <w:rStyle w:val="CommentReference"/>
          <w:sz w:val="24"/>
          <w:szCs w:val="24"/>
        </w:rPr>
        <w:commentReference w:id="176"/>
      </w:r>
      <w:r>
        <w:t xml:space="preserve">accurate, with a small increase in variance at lower sampling efforts (200 and 358 </w:t>
      </w:r>
      <w:proofErr w:type="spellStart"/>
      <w:r>
        <w:t>smaples</w:t>
      </w:r>
      <w:proofErr w:type="spellEnd"/>
      <w:r>
        <w:t xml:space="preserve">). However, under high spatial autocorrelation – particularly with </w:t>
      </w:r>
      <m:oMath>
        <m:r>
          <w:rPr>
            <w:rFonts w:ascii="Cambria Math" w:hAnsi="Cambria Math"/>
          </w:rPr>
          <m:t>ρ</m:t>
        </m:r>
      </m:oMath>
      <w:r>
        <w:t xml:space="preserve"> above 200 km – the model showed a systematic pattern of over- and underestimating low and high </w:t>
      </w:r>
      <m:oMath>
        <m:r>
          <w:rPr>
            <w:rFonts w:ascii="Cambria Math" w:hAnsi="Cambria Math"/>
          </w:rPr>
          <m:t>μ</m:t>
        </m:r>
      </m:oMath>
      <w:r>
        <w:t xml:space="preserve"> respectively. This bias produced a characteristic deviation from the expected 1:1 relationship, yielding a slightly tilted relationship trend that reflects the spatial autocorrelation influence across the full range of simulated means. Despite the constrain</w:t>
      </w:r>
      <w:ins w:id="177" w:author="Ryan Kelly" w:date="2025-11-20T17:20:00Z">
        <w:r w:rsidR="00042885">
          <w:t>t</w:t>
        </w:r>
      </w:ins>
      <w:r>
        <w:t xml:space="preserve"> in our constructed GP model (</w:t>
      </w:r>
      <m:oMath>
        <m:r>
          <w:rPr>
            <w:rFonts w:ascii="Cambria Math" w:hAnsi="Cambria Math"/>
          </w:rPr>
          <m:t>μ</m:t>
        </m:r>
        <m:r>
          <m:rPr>
            <m:sty m:val="p"/>
          </m:rPr>
          <w:rPr>
            <w:rFonts w:ascii="Cambria Math" w:hAnsi="Cambria Math"/>
          </w:rPr>
          <m:t>&gt;</m:t>
        </m:r>
      </m:oMath>
      <w:r>
        <w:t xml:space="preserve">-5) this pattern was most pronounced for values of </w:t>
      </w:r>
      <m:oMath>
        <m:r>
          <w:rPr>
            <w:rFonts w:ascii="Cambria Math" w:hAnsi="Cambria Math"/>
          </w:rPr>
          <m:t>μ</m:t>
        </m:r>
      </m:oMath>
      <w:r>
        <w:t xml:space="preserve"> below -2 and above 3, suggesting that in high spatially autocorrelated </w:t>
      </w:r>
      <w:r>
        <w:lastRenderedPageBreak/>
        <w:t xml:space="preserve">scenarios </w:t>
      </w:r>
      <w:commentRangeStart w:id="178"/>
      <w:r>
        <w:t>the model relied more heavily on the prior than on the data when estimating the global mean.</w:t>
      </w:r>
      <w:commentRangeEnd w:id="178"/>
      <w:r w:rsidR="0035609F">
        <w:rPr>
          <w:rStyle w:val="CommentReference"/>
          <w:sz w:val="24"/>
          <w:szCs w:val="24"/>
        </w:rPr>
        <w:commentReference w:id="178"/>
      </w:r>
    </w:p>
    <w:p w14:paraId="5516F1C5" w14:textId="77777777" w:rsidR="0032076E" w:rsidRDefault="00D04708">
      <w:pPr>
        <w:pStyle w:val="CaptionedFigure"/>
      </w:pPr>
      <w:bookmarkStart w:id="179" w:name="fig:mu"/>
      <w:r>
        <w:rPr>
          <w:noProof/>
        </w:rPr>
        <w:drawing>
          <wp:inline distT="0" distB="0" distL="0" distR="0" wp14:anchorId="5516F1E3" wp14:editId="5516F1E4">
            <wp:extent cx="5579999" cy="3719999"/>
            <wp:effectExtent l="0" t="0" r="0" b="0"/>
            <wp:docPr id="37" name="Picture" descr="Figure 3: Estimates of global mean parameter (\mu) across five sampling-effort scenarios. Each panel and color represents a different sampling effort (number of samples) campaign. The dashed line indicates the 1:1 relationship where estimated values equal simulated values and the grey ribbon represents the 95% credible interval around the estimates. The accuracy of global mean estimation decreases slightly with the decreasing sampling effort."/>
            <wp:cNvGraphicFramePr/>
            <a:graphic xmlns:a="http://schemas.openxmlformats.org/drawingml/2006/main">
              <a:graphicData uri="http://schemas.openxmlformats.org/drawingml/2006/picture">
                <pic:pic xmlns:pic="http://schemas.openxmlformats.org/drawingml/2006/picture">
                  <pic:nvPicPr>
                    <pic:cNvPr id="38" name="Picture" descr="../../Plots/Figure_2.jpg"/>
                    <pic:cNvPicPr>
                      <a:picLocks noChangeAspect="1" noChangeArrowheads="1"/>
                    </pic:cNvPicPr>
                  </pic:nvPicPr>
                  <pic:blipFill>
                    <a:blip r:embed="rId15"/>
                    <a:stretch>
                      <a:fillRect/>
                    </a:stretch>
                  </pic:blipFill>
                  <pic:spPr bwMode="auto">
                    <a:xfrm>
                      <a:off x="0" y="0"/>
                      <a:ext cx="5579999" cy="3719999"/>
                    </a:xfrm>
                    <a:prstGeom prst="rect">
                      <a:avLst/>
                    </a:prstGeom>
                    <a:noFill/>
                    <a:ln w="9525">
                      <a:noFill/>
                      <a:headEnd/>
                      <a:tailEnd/>
                    </a:ln>
                  </pic:spPr>
                </pic:pic>
              </a:graphicData>
            </a:graphic>
          </wp:inline>
        </w:drawing>
      </w:r>
    </w:p>
    <w:p w14:paraId="5516F1C6" w14:textId="77777777" w:rsidR="0032076E" w:rsidRDefault="00D04708">
      <w:pPr>
        <w:pStyle w:val="ImageCaption"/>
      </w:pPr>
      <w:r>
        <w:t>Figure 3: Estimates of global mean parameter (</w:t>
      </w:r>
      <m:oMath>
        <m:r>
          <w:rPr>
            <w:rFonts w:ascii="Cambria Math" w:hAnsi="Cambria Math"/>
          </w:rPr>
          <m:t>μ</m:t>
        </m:r>
      </m:oMath>
      <w:r>
        <w:t xml:space="preserve">) across five sampling-effort scenarios. Each panel and color represents a different sampling effort (number of samples) campaign. The dashed line indicates the 1:1 relationship where estimated values equal simulated values and </w:t>
      </w:r>
      <w:commentRangeStart w:id="180"/>
      <w:r>
        <w:t xml:space="preserve">the grey ribbon </w:t>
      </w:r>
      <w:commentRangeEnd w:id="180"/>
      <w:r w:rsidR="004C554A">
        <w:rPr>
          <w:rStyle w:val="CommentReference"/>
          <w:sz w:val="22"/>
          <w:szCs w:val="24"/>
        </w:rPr>
        <w:commentReference w:id="180"/>
      </w:r>
      <w:r>
        <w:t xml:space="preserve">represents the 95% credible interval around the estimates. </w:t>
      </w:r>
      <w:commentRangeStart w:id="181"/>
      <w:r>
        <w:t>The accuracy of global mean estimation decreases slightly with the decreasing sampling effort.</w:t>
      </w:r>
      <w:commentRangeEnd w:id="181"/>
      <w:r w:rsidR="004C554A">
        <w:rPr>
          <w:rStyle w:val="CommentReference"/>
          <w:sz w:val="22"/>
          <w:szCs w:val="24"/>
        </w:rPr>
        <w:commentReference w:id="181"/>
      </w:r>
    </w:p>
    <w:bookmarkEnd w:id="179"/>
    <w:p w14:paraId="5516F1C7" w14:textId="078E06EA" w:rsidR="0032076E" w:rsidRDefault="00D04708">
      <w:pPr>
        <w:pStyle w:val="BodyText"/>
      </w:pPr>
      <w:r>
        <w:t>Prediction accuracy, as measured by the mean prediction error (</w:t>
      </w:r>
      <m:oMath>
        <m:r>
          <w:rPr>
            <w:rFonts w:ascii="Cambria Math" w:hAnsi="Cambria Math"/>
          </w:rPr>
          <m:t>ϵ</m:t>
        </m:r>
      </m:oMath>
      <w:r>
        <w:t xml:space="preserve">), improved with greater sampling effort (Figure </w:t>
      </w:r>
      <w:hyperlink w:anchor="fig:epsilon">
        <w:r>
          <w:rPr>
            <w:rStyle w:val="Hyperlink"/>
          </w:rPr>
          <w:t>4</w:t>
        </w:r>
      </w:hyperlink>
      <w:r>
        <w:t>) and with higher spatial autocorrelation. Mean prediction error (</w:t>
      </w:r>
      <m:oMath>
        <m:r>
          <w:rPr>
            <w:rFonts w:ascii="Cambria Math" w:hAnsi="Cambria Math"/>
          </w:rPr>
          <m:t>ϵ</m:t>
        </m:r>
      </m:oMath>
      <w:r>
        <w:t xml:space="preserve">) increased </w:t>
      </w:r>
      <w:commentRangeStart w:id="182"/>
      <w:r>
        <w:t xml:space="preserve">exponentially </w:t>
      </w:r>
      <w:commentRangeEnd w:id="182"/>
      <w:r w:rsidR="00791447">
        <w:rPr>
          <w:rStyle w:val="CommentReference"/>
          <w:sz w:val="24"/>
          <w:szCs w:val="24"/>
        </w:rPr>
        <w:commentReference w:id="182"/>
      </w:r>
      <w:r>
        <w:t xml:space="preserve">as spatial autocorrelation decreased from ca 200 km – species with lower </w:t>
      </w:r>
      <m:oMath>
        <m:r>
          <w:rPr>
            <w:rFonts w:ascii="Cambria Math" w:hAnsi="Cambria Math"/>
          </w:rPr>
          <m:t>ρ</m:t>
        </m:r>
      </m:oMath>
      <w:r>
        <w:t xml:space="preserve"> values </w:t>
      </w:r>
      <w:ins w:id="183" w:author="Ryan Kelly" w:date="2025-11-20T17:21:00Z">
        <w:r w:rsidR="005B12B8">
          <w:t xml:space="preserve">(i.e., patchier species) </w:t>
        </w:r>
      </w:ins>
      <w:ins w:id="184" w:author="Ryan Kelly" w:date="2025-11-20T17:22:00Z">
        <w:r w:rsidR="005B12B8">
          <w:t xml:space="preserve">were more difficult to characterize overall, having greater </w:t>
        </w:r>
      </w:ins>
      <w:del w:id="185" w:author="Ryan Kelly" w:date="2025-11-20T17:22:00Z">
        <w:r w:rsidDel="005B12B8">
          <w:delText xml:space="preserve">exhibited higher </w:delText>
        </w:r>
      </w:del>
      <w:r>
        <w:t>prediction errors across all sampling effort</w:t>
      </w:r>
      <w:ins w:id="186" w:author="Ryan Kelly" w:date="2025-11-20T17:22:00Z">
        <w:r w:rsidR="005B12B8">
          <w:t>-levels</w:t>
        </w:r>
      </w:ins>
      <w:del w:id="187" w:author="Ryan Kelly" w:date="2025-11-20T17:22:00Z">
        <w:r w:rsidDel="005B12B8">
          <w:delText>s</w:delText>
        </w:r>
      </w:del>
      <w:r>
        <w:t xml:space="preserve">. For instance, at a sampling effort of 600 points, species with spatial autocorrelation values of 25 km had mean </w:t>
      </w:r>
      <w:commentRangeStart w:id="188"/>
      <w:r>
        <w:t xml:space="preserve">prediction errors of 1 indicating that on average every point predicted the eDNA concentration will be off by a factor of 2.72 </w:t>
      </w:r>
      <w:commentRangeEnd w:id="188"/>
      <w:r w:rsidR="00020159">
        <w:rPr>
          <w:rStyle w:val="CommentReference"/>
          <w:sz w:val="24"/>
          <w:szCs w:val="24"/>
        </w:rPr>
        <w:commentReference w:id="188"/>
      </w:r>
      <w:r>
        <w:t xml:space="preserve">(for perspective a concentration of 100 copies/L will be predicted between 37-270 copies/L). In contrast, for the same sampling effort (i.e., 600 points) but species with spatial autocorrelation above 500 km had errors below 0.3 indicating an average of over- and underestimation by a factor of 1.35 (for perspective a concentration of 100 copies/L will be predicted between 74-135 copies/L). </w:t>
      </w:r>
      <w:commentRangeStart w:id="189"/>
      <w:r>
        <w:t>Additionally, for any given spatial autocorrelation the mean prediction error (</w:t>
      </w:r>
      <m:oMath>
        <m:r>
          <w:rPr>
            <w:rFonts w:ascii="Cambria Math" w:hAnsi="Cambria Math"/>
          </w:rPr>
          <m:t>ϵ</m:t>
        </m:r>
      </m:oMath>
      <w:r>
        <w:t>) increased exponentially with decreasing sampling effort.</w:t>
      </w:r>
      <w:commentRangeEnd w:id="189"/>
      <w:r w:rsidR="00376CAC">
        <w:rPr>
          <w:rStyle w:val="CommentReference"/>
          <w:sz w:val="24"/>
          <w:szCs w:val="24"/>
        </w:rPr>
        <w:commentReference w:id="189"/>
      </w:r>
    </w:p>
    <w:p w14:paraId="5516F1C8" w14:textId="77777777" w:rsidR="0032076E" w:rsidRDefault="00D04708">
      <w:pPr>
        <w:pStyle w:val="CaptionedFigure"/>
      </w:pPr>
      <w:bookmarkStart w:id="190" w:name="fig:epsilon"/>
      <w:r>
        <w:rPr>
          <w:noProof/>
        </w:rPr>
        <w:lastRenderedPageBreak/>
        <w:drawing>
          <wp:inline distT="0" distB="0" distL="0" distR="0" wp14:anchorId="5516F1E5" wp14:editId="5516F1E6">
            <wp:extent cx="5579999" cy="3719999"/>
            <wp:effectExtent l="0" t="0" r="0" b="0"/>
            <wp:docPr id="41" name="Picture" descr="Figure 4: Mean prediction error (\epsilon = \lvert \hat{Z} - \hat{S}_e \rvert) across five sampling-effort scenarios (indicated by color) for simulated datasets. Prediction error increased with decreasing sampling effort and decreasing as spatial autocorrelation (\rho)."/>
            <wp:cNvGraphicFramePr/>
            <a:graphic xmlns:a="http://schemas.openxmlformats.org/drawingml/2006/main">
              <a:graphicData uri="http://schemas.openxmlformats.org/drawingml/2006/picture">
                <pic:pic xmlns:pic="http://schemas.openxmlformats.org/drawingml/2006/picture">
                  <pic:nvPicPr>
                    <pic:cNvPr id="42" name="Picture" descr="../../Plots/Figure_3.jpg"/>
                    <pic:cNvPicPr>
                      <a:picLocks noChangeAspect="1" noChangeArrowheads="1"/>
                    </pic:cNvPicPr>
                  </pic:nvPicPr>
                  <pic:blipFill>
                    <a:blip r:embed="rId16"/>
                    <a:stretch>
                      <a:fillRect/>
                    </a:stretch>
                  </pic:blipFill>
                  <pic:spPr bwMode="auto">
                    <a:xfrm>
                      <a:off x="0" y="0"/>
                      <a:ext cx="5579999" cy="3719999"/>
                    </a:xfrm>
                    <a:prstGeom prst="rect">
                      <a:avLst/>
                    </a:prstGeom>
                    <a:noFill/>
                    <a:ln w="9525">
                      <a:noFill/>
                      <a:headEnd/>
                      <a:tailEnd/>
                    </a:ln>
                  </pic:spPr>
                </pic:pic>
              </a:graphicData>
            </a:graphic>
          </wp:inline>
        </w:drawing>
      </w:r>
    </w:p>
    <w:p w14:paraId="5516F1C9" w14:textId="4DB14476" w:rsidR="0032076E" w:rsidRDefault="00D04708">
      <w:pPr>
        <w:pStyle w:val="ImageCaption"/>
      </w:pPr>
      <w:r>
        <w:t>Figure 4: Mean prediction error (</w:t>
      </w:r>
      <m:oMath>
        <m:r>
          <w:rPr>
            <w:rFonts w:ascii="Cambria Math" w:hAnsi="Cambria Math"/>
          </w:rPr>
          <m:t>ϵ=|</m:t>
        </m:r>
        <m:acc>
          <m:accPr>
            <m:ctrlPr>
              <w:rPr>
                <w:rFonts w:ascii="Cambria Math" w:hAnsi="Cambria Math"/>
              </w:rPr>
            </m:ctrlPr>
          </m:accPr>
          <m:e>
            <m:r>
              <w:rPr>
                <w:rFonts w:ascii="Cambria Math" w:hAnsi="Cambria Math"/>
              </w:rPr>
              <m:t>Z</m:t>
            </m:r>
          </m:e>
        </m:acc>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S</m:t>
                </m:r>
              </m:e>
            </m:acc>
          </m:e>
          <m:sub>
            <m:r>
              <w:rPr>
                <w:rFonts w:ascii="Cambria Math" w:hAnsi="Cambria Math"/>
              </w:rPr>
              <m:t>e</m:t>
            </m:r>
          </m:sub>
        </m:sSub>
        <m:r>
          <w:rPr>
            <w:rFonts w:ascii="Cambria Math" w:hAnsi="Cambria Math"/>
          </w:rPr>
          <m:t>|</m:t>
        </m:r>
      </m:oMath>
      <w:r>
        <w:t xml:space="preserve">) across five sampling-effort scenarios (indicated by color) for simulated datasets. Prediction error </w:t>
      </w:r>
      <w:ins w:id="191" w:author="Krista Nichols" w:date="2025-12-01T18:05:00Z" w16du:dateUtc="2025-12-02T02:05:00Z">
        <w:r w:rsidR="00567BAC">
          <w:t xml:space="preserve">was higher with lower </w:t>
        </w:r>
      </w:ins>
      <w:del w:id="192" w:author="Krista Nichols" w:date="2025-12-01T18:05:00Z" w16du:dateUtc="2025-12-02T02:05:00Z">
        <w:r w:rsidDel="00567BAC">
          <w:delText xml:space="preserve">increased with decreasing </w:delText>
        </w:r>
      </w:del>
      <w:r>
        <w:t xml:space="preserve">sampling effort and </w:t>
      </w:r>
      <w:ins w:id="193" w:author="Krista Nichols" w:date="2025-12-01T18:06:00Z" w16du:dateUtc="2025-12-02T02:06:00Z">
        <w:r w:rsidR="00567BAC">
          <w:t xml:space="preserve">was also lower where spatial </w:t>
        </w:r>
      </w:ins>
      <w:del w:id="194" w:author="Krista Nichols" w:date="2025-12-01T18:06:00Z" w16du:dateUtc="2025-12-02T02:06:00Z">
        <w:r w:rsidDel="00567BAC">
          <w:delText xml:space="preserve">decreasing as spatial </w:delText>
        </w:r>
      </w:del>
      <w:r>
        <w:t>autocorrelation (</w:t>
      </w:r>
      <m:oMath>
        <m:r>
          <w:rPr>
            <w:rFonts w:ascii="Cambria Math" w:hAnsi="Cambria Math"/>
          </w:rPr>
          <m:t>ρ</m:t>
        </m:r>
      </m:oMath>
      <w:r>
        <w:t>)</w:t>
      </w:r>
      <w:ins w:id="195" w:author="Krista Nichols" w:date="2025-12-01T18:06:00Z" w16du:dateUtc="2025-12-02T02:06:00Z">
        <w:r w:rsidR="00567BAC">
          <w:t xml:space="preserve"> was the greatest</w:t>
        </w:r>
      </w:ins>
      <w:r>
        <w:t>.</w:t>
      </w:r>
    </w:p>
    <w:bookmarkEnd w:id="190"/>
    <w:p w14:paraId="5516F1CA" w14:textId="346DDCB3" w:rsidR="0032076E" w:rsidRDefault="00D04708">
      <w:pPr>
        <w:pStyle w:val="BodyText"/>
      </w:pPr>
      <w:del w:id="196" w:author="Ryan Kelly" w:date="2025-11-20T17:24:00Z">
        <w:r w:rsidDel="001100C1">
          <w:delText xml:space="preserve">The </w:delText>
        </w:r>
      </w:del>
      <w:ins w:id="197" w:author="Ryan Kelly" w:date="2025-11-20T17:24:00Z">
        <w:r w:rsidR="001100C1">
          <w:t>A secondary thinning ana</w:t>
        </w:r>
      </w:ins>
      <w:ins w:id="198" w:author="Ryan Kelly" w:date="2025-11-20T17:25:00Z">
        <w:r w:rsidR="001100C1">
          <w:t>lysis further clarified the</w:t>
        </w:r>
      </w:ins>
      <w:ins w:id="199" w:author="Ryan Kelly" w:date="2025-11-20T17:24:00Z">
        <w:r w:rsidR="001100C1">
          <w:t xml:space="preserve"> </w:t>
        </w:r>
      </w:ins>
      <w:r>
        <w:t xml:space="preserve">relationship </w:t>
      </w:r>
      <w:del w:id="200" w:author="Ryan Kelly" w:date="2025-11-20T17:25:00Z">
        <w:r w:rsidDel="001100C1">
          <w:delText xml:space="preserve">between </w:delText>
        </w:r>
      </w:del>
      <w:ins w:id="201" w:author="Ryan Kelly" w:date="2025-11-20T17:25:00Z">
        <w:r w:rsidR="001100C1">
          <w:t xml:space="preserve">among </w:t>
        </w:r>
      </w:ins>
      <w:r>
        <w:t xml:space="preserve">sampling effort, spatial autocorrelation, and prediction accuracy </w:t>
      </w:r>
      <w:del w:id="202" w:author="Ryan Kelly" w:date="2025-11-20T17:25:00Z">
        <w:r w:rsidDel="001100C1">
          <w:delText xml:space="preserve">was further elucidated through the secondary thinning analysis </w:delText>
        </w:r>
      </w:del>
      <w:r>
        <w:t xml:space="preserve">(Figure </w:t>
      </w:r>
      <w:hyperlink w:anchor="fig:epsilon_sp">
        <w:r>
          <w:rPr>
            <w:rStyle w:val="Hyperlink"/>
          </w:rPr>
          <w:t>5</w:t>
        </w:r>
      </w:hyperlink>
      <w:r>
        <w:t xml:space="preserve">). Notably, the prediction error patterns observed in the real-world eDNA data were </w:t>
      </w:r>
      <w:del w:id="203" w:author="Ryan Kelly" w:date="2025-11-20T17:24:00Z">
        <w:r w:rsidDel="001100C1">
          <w:delText xml:space="preserve">in </w:delText>
        </w:r>
      </w:del>
      <w:ins w:id="204" w:author="Ryan Kelly" w:date="2025-11-20T17:24:00Z">
        <w:r w:rsidR="001100C1">
          <w:t xml:space="preserve">on </w:t>
        </w:r>
      </w:ins>
      <w:r>
        <w:t>par with those recovered from the simulated datasets. In both cases, mean prediction error (</w:t>
      </w:r>
      <m:oMath>
        <m:r>
          <w:rPr>
            <w:rFonts w:ascii="Cambria Math" w:hAnsi="Cambria Math"/>
          </w:rPr>
          <m:t>ϵ</m:t>
        </m:r>
      </m:oMath>
      <w:r>
        <w:t xml:space="preserve">) increased as sampling effort decreased and also increased as spatial autocorrelation decreased, but only up to an autocorrelation length of approximately 100 km. Beyond this spatial autocorrelation threshold – where spatial structure became weak – </w:t>
      </w:r>
      <w:commentRangeStart w:id="205"/>
      <w:r>
        <w:t>prediction error plateaued and exhibited increasingly stochastic behavior</w:t>
      </w:r>
      <w:commentRangeEnd w:id="205"/>
      <w:r w:rsidR="00734FD1">
        <w:rPr>
          <w:rStyle w:val="CommentReference"/>
          <w:sz w:val="24"/>
          <w:szCs w:val="24"/>
        </w:rPr>
        <w:commentReference w:id="205"/>
      </w:r>
      <w:r>
        <w:t xml:space="preserve">, with limited sensitivity to further changes in spatial autocorrelation, indicating that the predicted field </w:t>
      </w:r>
      <m:oMath>
        <m:acc>
          <m:accPr>
            <m:ctrlPr>
              <w:rPr>
                <w:rFonts w:ascii="Cambria Math" w:hAnsi="Cambria Math"/>
              </w:rPr>
            </m:ctrlPr>
          </m:accPr>
          <m:e>
            <m:r>
              <w:rPr>
                <w:rFonts w:ascii="Cambria Math" w:hAnsi="Cambria Math"/>
              </w:rPr>
              <m:t>Z</m:t>
            </m:r>
          </m:e>
        </m:acc>
      </m:oMath>
      <w:r>
        <w:t xml:space="preserve"> (against which all reduced-effort predicted fields </w:t>
      </w:r>
      <m:oMath>
        <m:sSub>
          <m:sSubPr>
            <m:ctrlPr>
              <w:rPr>
                <w:rFonts w:ascii="Cambria Math" w:hAnsi="Cambria Math"/>
              </w:rPr>
            </m:ctrlPr>
          </m:sSubPr>
          <m:e>
            <m:acc>
              <m:accPr>
                <m:ctrlPr>
                  <w:rPr>
                    <w:rFonts w:ascii="Cambria Math" w:hAnsi="Cambria Math"/>
                  </w:rPr>
                </m:ctrlPr>
              </m:accPr>
              <m:e>
                <m:r>
                  <w:rPr>
                    <w:rFonts w:ascii="Cambria Math" w:hAnsi="Cambria Math"/>
                  </w:rPr>
                  <m:t>S</m:t>
                </m:r>
              </m:e>
            </m:acc>
          </m:e>
          <m:sub>
            <m:r>
              <w:rPr>
                <w:rFonts w:ascii="Cambria Math" w:hAnsi="Cambria Math"/>
              </w:rPr>
              <m:t>e</m:t>
            </m:r>
          </m:sub>
        </m:sSub>
      </m:oMath>
      <w:r>
        <w:t xml:space="preserve"> are evaluated) was already producing high levels of error (Figure </w:t>
      </w:r>
      <w:hyperlink w:anchor="fig:epsilon">
        <w:r>
          <w:rPr>
            <w:rStyle w:val="Hyperlink"/>
          </w:rPr>
          <w:t>4</w:t>
        </w:r>
      </w:hyperlink>
      <w:r>
        <w:t xml:space="preserve">), such that remaining variation in </w:t>
      </w:r>
      <m:oMath>
        <m:r>
          <w:rPr>
            <w:rFonts w:ascii="Cambria Math" w:hAnsi="Cambria Math"/>
          </w:rPr>
          <m:t>ϵ</m:t>
        </m:r>
      </m:oMath>
      <w:r>
        <w:t xml:space="preserve"> appeared purely stochastic. </w:t>
      </w:r>
      <w:commentRangeStart w:id="206"/>
      <w:r>
        <w:t>Despite the close correspondence between simulated and empirical patterns, real-world data did exhibit elevated prediction error at intermediate spatial autocorrelation levels (approximately 200 km), suggesting that additional ecological or observational processes may contribute to error in natural systems.</w:t>
      </w:r>
      <w:commentRangeEnd w:id="206"/>
      <w:r w:rsidR="00C10BA1">
        <w:rPr>
          <w:rStyle w:val="CommentReference"/>
          <w:sz w:val="24"/>
          <w:szCs w:val="24"/>
        </w:rPr>
        <w:commentReference w:id="206"/>
      </w:r>
    </w:p>
    <w:p w14:paraId="5516F1CB" w14:textId="77777777" w:rsidR="0032076E" w:rsidRDefault="00D04708">
      <w:pPr>
        <w:pStyle w:val="CaptionedFigure"/>
      </w:pPr>
      <w:bookmarkStart w:id="207" w:name="fig:epsilon_sp"/>
      <w:r>
        <w:rPr>
          <w:noProof/>
        </w:rPr>
        <w:lastRenderedPageBreak/>
        <w:drawing>
          <wp:inline distT="0" distB="0" distL="0" distR="0" wp14:anchorId="5516F1E7" wp14:editId="5516F1E8">
            <wp:extent cx="5579999" cy="3719999"/>
            <wp:effectExtent l="0" t="0" r="0" b="0"/>
            <wp:docPr id="45" name="Picture" descr="Figure 5: Mean prediction error (\epsilon = \lvert \hat{Z} - \hat{S}_e \rvert) across six sampling-effort scenarios (indicated by color) for real-world eDNA data (left panel) and simulated datasets (right panel). In both cases, prediction error increased with decreasing sampling effort and decreasing spatial autocorrelation (\rho) up to approximately 100 km. Beyond this threshold—where spatial structure became weak—prediction error plateaued and exhibited increasingly stochastic variation, with minimal sensitivity to further reductions in \rho."/>
            <wp:cNvGraphicFramePr/>
            <a:graphic xmlns:a="http://schemas.openxmlformats.org/drawingml/2006/main">
              <a:graphicData uri="http://schemas.openxmlformats.org/drawingml/2006/picture">
                <pic:pic xmlns:pic="http://schemas.openxmlformats.org/drawingml/2006/picture">
                  <pic:nvPicPr>
                    <pic:cNvPr id="46" name="Picture" descr="../../Plots/Figure_4.jpg"/>
                    <pic:cNvPicPr>
                      <a:picLocks noChangeAspect="1" noChangeArrowheads="1"/>
                    </pic:cNvPicPr>
                  </pic:nvPicPr>
                  <pic:blipFill>
                    <a:blip r:embed="rId17"/>
                    <a:stretch>
                      <a:fillRect/>
                    </a:stretch>
                  </pic:blipFill>
                  <pic:spPr bwMode="auto">
                    <a:xfrm>
                      <a:off x="0" y="0"/>
                      <a:ext cx="5579999" cy="3719999"/>
                    </a:xfrm>
                    <a:prstGeom prst="rect">
                      <a:avLst/>
                    </a:prstGeom>
                    <a:noFill/>
                    <a:ln w="9525">
                      <a:noFill/>
                      <a:headEnd/>
                      <a:tailEnd/>
                    </a:ln>
                  </pic:spPr>
                </pic:pic>
              </a:graphicData>
            </a:graphic>
          </wp:inline>
        </w:drawing>
      </w:r>
    </w:p>
    <w:p w14:paraId="5516F1CC" w14:textId="77777777" w:rsidR="0032076E" w:rsidRDefault="00D04708">
      <w:pPr>
        <w:pStyle w:val="ImageCaption"/>
      </w:pPr>
      <w:r>
        <w:t>Figure 5: Mean prediction error (</w:t>
      </w:r>
      <m:oMath>
        <m:r>
          <w:rPr>
            <w:rFonts w:ascii="Cambria Math" w:hAnsi="Cambria Math"/>
          </w:rPr>
          <m:t>ϵ=|</m:t>
        </m:r>
        <m:acc>
          <m:accPr>
            <m:ctrlPr>
              <w:rPr>
                <w:rFonts w:ascii="Cambria Math" w:hAnsi="Cambria Math"/>
              </w:rPr>
            </m:ctrlPr>
          </m:accPr>
          <m:e>
            <m:r>
              <w:rPr>
                <w:rFonts w:ascii="Cambria Math" w:hAnsi="Cambria Math"/>
              </w:rPr>
              <m:t>Z</m:t>
            </m:r>
          </m:e>
        </m:acc>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S</m:t>
                </m:r>
              </m:e>
            </m:acc>
          </m:e>
          <m:sub>
            <m:r>
              <w:rPr>
                <w:rFonts w:ascii="Cambria Math" w:hAnsi="Cambria Math"/>
              </w:rPr>
              <m:t>e</m:t>
            </m:r>
          </m:sub>
        </m:sSub>
        <m:r>
          <w:rPr>
            <w:rFonts w:ascii="Cambria Math" w:hAnsi="Cambria Math"/>
          </w:rPr>
          <m:t>|</m:t>
        </m:r>
      </m:oMath>
      <w:r>
        <w:t>) across six sampling-effort scenarios (indicated by color) for real-world eDNA data (left panel) and simulated datasets (right panel). In both cases, prediction error increased with decreasing sampling effort and decreasing spatial autocorrelation (</w:t>
      </w:r>
      <m:oMath>
        <m:r>
          <w:rPr>
            <w:rFonts w:ascii="Cambria Math" w:hAnsi="Cambria Math"/>
          </w:rPr>
          <m:t>ρ</m:t>
        </m:r>
      </m:oMath>
      <w:r>
        <w:t xml:space="preserve">) up to approximately 100 km. Beyond this threshold—where spatial structure became weak—prediction error plateaued and exhibited increasingly stochastic variation, with minimal sensitivity to further reductions in </w:t>
      </w:r>
      <m:oMath>
        <m:r>
          <w:rPr>
            <w:rFonts w:ascii="Cambria Math" w:hAnsi="Cambria Math"/>
          </w:rPr>
          <m:t>ρ</m:t>
        </m:r>
      </m:oMath>
      <w:r>
        <w:t>.</w:t>
      </w:r>
    </w:p>
    <w:p w14:paraId="5516F1CD" w14:textId="77777777" w:rsidR="0032076E" w:rsidRDefault="00D04708">
      <w:pPr>
        <w:pStyle w:val="Heading1"/>
      </w:pPr>
      <w:bookmarkStart w:id="208" w:name="discussion"/>
      <w:bookmarkEnd w:id="165"/>
      <w:bookmarkEnd w:id="207"/>
      <w:r>
        <w:t>Discussion</w:t>
      </w:r>
    </w:p>
    <w:p w14:paraId="5516F1CE" w14:textId="77777777" w:rsidR="0032076E" w:rsidRDefault="00D04708">
      <w:pPr>
        <w:pStyle w:val="Heading2"/>
      </w:pPr>
      <w:bookmarkStart w:id="209" w:name="sampling-optimisaion"/>
      <w:r>
        <w:t xml:space="preserve">Sampling </w:t>
      </w:r>
      <w:proofErr w:type="spellStart"/>
      <w:r>
        <w:t>optimisaion</w:t>
      </w:r>
      <w:proofErr w:type="spellEnd"/>
    </w:p>
    <w:p w14:paraId="5516F1CF" w14:textId="77777777" w:rsidR="0032076E" w:rsidRDefault="00D04708">
      <w:pPr>
        <w:pStyle w:val="FirstParagraph"/>
      </w:pPr>
      <w:r>
        <w:t xml:space="preserve">My raw thoughts: Other studies do </w:t>
      </w:r>
      <w:proofErr w:type="spellStart"/>
      <w:r>
        <w:t>jacknife</w:t>
      </w:r>
      <w:proofErr w:type="spellEnd"/>
      <w:r>
        <w:t xml:space="preserve"> and rarefaction analysis to check sampling </w:t>
      </w:r>
      <w:proofErr w:type="spellStart"/>
      <w:proofErr w:type="gramStart"/>
      <w:r>
        <w:t>optimisation</w:t>
      </w:r>
      <w:proofErr w:type="spellEnd"/>
      <w:proofErr w:type="gramEnd"/>
      <w:r>
        <w:t xml:space="preserve"> but they do not have the ground truth to compare against. </w:t>
      </w:r>
      <w:proofErr w:type="gramStart"/>
      <w:r>
        <w:t>However</w:t>
      </w:r>
      <w:proofErr w:type="gramEnd"/>
      <w:r>
        <w:t xml:space="preserve"> doing </w:t>
      </w:r>
      <w:proofErr w:type="spellStart"/>
      <w:r>
        <w:t>jacknife</w:t>
      </w:r>
      <w:proofErr w:type="spellEnd"/>
      <w:r>
        <w:t xml:space="preserve"> or rarefaction would only give you </w:t>
      </w:r>
      <w:proofErr w:type="spellStart"/>
      <w:r>
        <w:t>informaiton</w:t>
      </w:r>
      <w:proofErr w:type="spellEnd"/>
      <w:r>
        <w:t xml:space="preserve"> based on the original sampling design which may be insufficient to recover the spatial structure in the first place as shown in the simulation results. </w:t>
      </w:r>
      <w:proofErr w:type="gramStart"/>
      <w:r>
        <w:t>Therefore</w:t>
      </w:r>
      <w:proofErr w:type="gramEnd"/>
      <w:r>
        <w:t xml:space="preserve"> such approaches cannot reveal information that was never captured.</w:t>
      </w:r>
    </w:p>
    <w:p w14:paraId="5516F1D0" w14:textId="77777777" w:rsidR="0032076E" w:rsidRDefault="00D04708">
      <w:pPr>
        <w:pStyle w:val="BodyText"/>
      </w:pPr>
      <w:r>
        <w:t>Our simulation approach overcomes this limitation by having known parameters and spatial fields to compare against. This allows us to directly quantify how sampling effort influences the recovery of spatial structure and prediction accuracy.</w:t>
      </w:r>
    </w:p>
    <w:p w14:paraId="5516F1D1" w14:textId="77777777" w:rsidR="0032076E" w:rsidRDefault="00D04708">
      <w:pPr>
        <w:pStyle w:val="BodyText"/>
      </w:pPr>
      <w:r>
        <w:t>My idea for the discussion structure is to tie each of the three main results to their implications for different ecological and fisheries applications. For people who care about estimating spatial autocorrelation (ecological niche modeling), estimating global mean (stock assessment), and predicting accuracy (species distribution modeling).</w:t>
      </w:r>
    </w:p>
    <w:p w14:paraId="5516F1D2" w14:textId="77777777" w:rsidR="0032076E" w:rsidRDefault="00D04708">
      <w:pPr>
        <w:pStyle w:val="Heading2"/>
      </w:pPr>
      <w:bookmarkStart w:id="210" w:name="ecological-niche-modeling-implications"/>
      <w:bookmarkEnd w:id="209"/>
      <w:r>
        <w:lastRenderedPageBreak/>
        <w:t>Ecological niche modeling implications</w:t>
      </w:r>
    </w:p>
    <w:p w14:paraId="5516F1D3" w14:textId="77777777" w:rsidR="0032076E" w:rsidRDefault="00D04708">
      <w:pPr>
        <w:pStyle w:val="Heading2"/>
      </w:pPr>
      <w:bookmarkStart w:id="211" w:name="stock-assessment-implications"/>
      <w:bookmarkEnd w:id="210"/>
      <w:r>
        <w:t>Stock assessment implications</w:t>
      </w:r>
    </w:p>
    <w:p w14:paraId="5516F1D4" w14:textId="77777777" w:rsidR="0032076E" w:rsidRDefault="00D04708">
      <w:pPr>
        <w:pStyle w:val="Heading2"/>
      </w:pPr>
      <w:bookmarkStart w:id="212" w:name="Xfd0fa0704f3b7ee5204d7c00df1281883255afd"/>
      <w:bookmarkEnd w:id="211"/>
      <w:r>
        <w:t>Species distribution modeling implications</w:t>
      </w:r>
    </w:p>
    <w:p w14:paraId="5516F1D5" w14:textId="77777777" w:rsidR="0032076E" w:rsidRDefault="00D04708">
      <w:pPr>
        <w:pStyle w:val="Heading1"/>
      </w:pPr>
      <w:bookmarkStart w:id="213" w:name="appendix"/>
      <w:bookmarkEnd w:id="208"/>
      <w:bookmarkEnd w:id="212"/>
      <w:r>
        <w:t>Appendix</w:t>
      </w:r>
    </w:p>
    <w:p w14:paraId="5516F1D6" w14:textId="77777777" w:rsidR="0032076E" w:rsidRDefault="00D04708">
      <w:pPr>
        <w:pStyle w:val="CaptionedFigure"/>
      </w:pPr>
      <w:bookmarkStart w:id="214" w:name="fig:mu_rho_N"/>
      <w:r>
        <w:rPr>
          <w:noProof/>
        </w:rPr>
        <w:drawing>
          <wp:inline distT="0" distB="0" distL="0" distR="0" wp14:anchorId="5516F1E9" wp14:editId="435E911E">
            <wp:extent cx="4281914" cy="6545754"/>
            <wp:effectExtent l="0" t="0" r="0" b="0"/>
            <wp:docPr id="55" name="Picture" descr="Figure 6: Just figure 2 for now."/>
            <wp:cNvGraphicFramePr/>
            <a:graphic xmlns:a="http://schemas.openxmlformats.org/drawingml/2006/main">
              <a:graphicData uri="http://schemas.openxmlformats.org/drawingml/2006/picture">
                <pic:pic xmlns:pic="http://schemas.openxmlformats.org/drawingml/2006/picture">
                  <pic:nvPicPr>
                    <pic:cNvPr id="56" name="Picture" descr="../../Plots/Figure_2_extended.jpg"/>
                    <pic:cNvPicPr>
                      <a:picLocks noChangeAspect="1" noChangeArrowheads="1"/>
                    </pic:cNvPicPr>
                  </pic:nvPicPr>
                  <pic:blipFill>
                    <a:blip r:embed="rId18"/>
                    <a:stretch>
                      <a:fillRect/>
                    </a:stretch>
                  </pic:blipFill>
                  <pic:spPr bwMode="auto">
                    <a:xfrm>
                      <a:off x="0" y="0"/>
                      <a:ext cx="4352473" cy="6653618"/>
                    </a:xfrm>
                    <a:prstGeom prst="rect">
                      <a:avLst/>
                    </a:prstGeom>
                    <a:noFill/>
                    <a:ln w="9525">
                      <a:noFill/>
                      <a:headEnd/>
                      <a:tailEnd/>
                    </a:ln>
                  </pic:spPr>
                </pic:pic>
              </a:graphicData>
            </a:graphic>
          </wp:inline>
        </w:drawing>
      </w:r>
    </w:p>
    <w:p w14:paraId="3CD7CDF0" w14:textId="040457C4" w:rsidR="00625110" w:rsidRPr="00625110" w:rsidRDefault="00D04708">
      <w:pPr>
        <w:pStyle w:val="ImageCaption"/>
      </w:pPr>
      <w:r>
        <w:t xml:space="preserve">Figure 6: </w:t>
      </w:r>
      <w:r w:rsidR="00A93C07">
        <w:t>Estimation of</w:t>
      </w:r>
      <w:r w:rsidR="00625110">
        <w:t xml:space="preserve"> global mean</w:t>
      </w:r>
      <w:r w:rsidR="00A93C07">
        <w:t xml:space="preserve"> </w:t>
      </w:r>
      <w:r w:rsidR="00625110">
        <w:t>(</w:t>
      </w:r>
      <w:r w:rsidR="00A93C07">
        <w:rPr>
          <w:lang w:val="el-GR"/>
        </w:rPr>
        <w:t>μ</w:t>
      </w:r>
      <w:r w:rsidR="00625110">
        <w:t>)</w:t>
      </w:r>
      <w:r w:rsidR="00B4170D">
        <w:t xml:space="preserve"> across multiple </w:t>
      </w:r>
      <w:r w:rsidR="00625110">
        <w:t>sampling effort and species autocorrelation values (</w:t>
      </w:r>
      <w:r w:rsidR="00625110">
        <w:rPr>
          <w:lang w:val="el-GR"/>
        </w:rPr>
        <w:t>ρ</w:t>
      </w:r>
      <w:r w:rsidR="00625110">
        <w:t>)</w:t>
      </w:r>
    </w:p>
    <w:p w14:paraId="5516F1D7" w14:textId="6DDAF828" w:rsidR="0032076E" w:rsidRPr="00625110" w:rsidRDefault="00625110">
      <w:pPr>
        <w:pStyle w:val="ImageCaption"/>
        <w:rPr>
          <w:sz w:val="24"/>
          <w:szCs w:val="28"/>
        </w:rPr>
      </w:pPr>
      <w:commentRangeStart w:id="215"/>
      <w:r w:rsidRPr="00625110">
        <w:rPr>
          <w:b/>
          <w:bCs/>
          <w:i w:val="0"/>
          <w:iCs/>
          <w:sz w:val="24"/>
          <w:szCs w:val="28"/>
        </w:rPr>
        <w:lastRenderedPageBreak/>
        <w:t>Refere</w:t>
      </w:r>
      <w:ins w:id="216" w:author="Krista Nichols" w:date="2025-12-01T18:08:00Z" w16du:dateUtc="2025-12-02T02:08:00Z">
        <w:r w:rsidR="00C10BA1">
          <w:rPr>
            <w:b/>
            <w:bCs/>
            <w:i w:val="0"/>
            <w:iCs/>
            <w:sz w:val="24"/>
            <w:szCs w:val="28"/>
          </w:rPr>
          <w:t>n</w:t>
        </w:r>
      </w:ins>
      <w:del w:id="217" w:author="Krista Nichols" w:date="2025-12-01T18:08:00Z" w16du:dateUtc="2025-12-02T02:08:00Z">
        <w:r w:rsidRPr="00625110" w:rsidDel="00C10BA1">
          <w:rPr>
            <w:b/>
            <w:bCs/>
            <w:i w:val="0"/>
            <w:iCs/>
            <w:sz w:val="24"/>
            <w:szCs w:val="28"/>
          </w:rPr>
          <w:delText>m</w:delText>
        </w:r>
      </w:del>
      <w:r w:rsidRPr="00625110">
        <w:rPr>
          <w:b/>
          <w:bCs/>
          <w:i w:val="0"/>
          <w:iCs/>
          <w:sz w:val="24"/>
          <w:szCs w:val="28"/>
        </w:rPr>
        <w:t>ces</w:t>
      </w:r>
      <w:commentRangeEnd w:id="215"/>
      <w:r w:rsidR="00D15F1E" w:rsidRPr="00625110">
        <w:rPr>
          <w:rStyle w:val="CommentReference"/>
          <w:sz w:val="24"/>
          <w:szCs w:val="28"/>
        </w:rPr>
        <w:commentReference w:id="215"/>
      </w:r>
    </w:p>
    <w:p w14:paraId="5516F1D8" w14:textId="77777777" w:rsidR="0032076E" w:rsidRDefault="00D04708">
      <w:pPr>
        <w:pStyle w:val="Bibliography"/>
      </w:pPr>
      <w:bookmarkStart w:id="218" w:name="ref-deblois2020"/>
      <w:bookmarkStart w:id="219" w:name="refs"/>
      <w:bookmarkEnd w:id="214"/>
      <w:r>
        <w:t xml:space="preserve">Blois, S. de. 2020. The 2019 joint </w:t>
      </w:r>
      <w:proofErr w:type="spellStart"/>
      <w:r>
        <w:t>u.s.</w:t>
      </w:r>
      <w:proofErr w:type="spellEnd"/>
      <w:r>
        <w:t>–</w:t>
      </w:r>
      <w:proofErr w:type="spellStart"/>
      <w:r>
        <w:t>canada</w:t>
      </w:r>
      <w:proofErr w:type="spellEnd"/>
      <w:r>
        <w:t xml:space="preserve"> integrated ecosystem and pacific hake acoustic-trawl survey: Cruise report SH-19-06. NMFS-NWFSC-PR-2020-03, U.S. Department of Commerce, NOAA Processed Report.</w:t>
      </w:r>
    </w:p>
    <w:p w14:paraId="5516F1D9" w14:textId="77777777" w:rsidR="0032076E" w:rsidRDefault="00D04708">
      <w:pPr>
        <w:pStyle w:val="Bibliography"/>
      </w:pPr>
      <w:bookmarkStart w:id="220" w:name="ref-callahan2016"/>
      <w:bookmarkEnd w:id="218"/>
      <w:r>
        <w:t xml:space="preserve">Callahan, B. J., P. J. McMurdie, M. J. Rosen, A. W. Han, A. J. A. Johnson, and S. P. Holmes. 2016. </w:t>
      </w:r>
      <w:hyperlink r:id="rId19">
        <w:r>
          <w:rPr>
            <w:rStyle w:val="Hyperlink"/>
          </w:rPr>
          <w:t>DADA2: High-resolution sample inference from Illumina amplicon data</w:t>
        </w:r>
      </w:hyperlink>
      <w:r>
        <w:t>. Nature Methods 13:581–583.</w:t>
      </w:r>
    </w:p>
    <w:p w14:paraId="5516F1DA" w14:textId="77777777" w:rsidR="0032076E" w:rsidRDefault="00D04708">
      <w:pPr>
        <w:pStyle w:val="Bibliography"/>
      </w:pPr>
      <w:bookmarkStart w:id="221" w:name="ref-carpenter2017"/>
      <w:bookmarkEnd w:id="220"/>
      <w:r>
        <w:t>Carpenter, B., A. Gelman, M. Hoffman, D. Lee, B. Goodrich, M. Betancourt, M. Brubaker, J. Guo, P. Li, and A. Riddell. 2017. Stan: A probabilistic programming language. Journal of Statistical Software 76.</w:t>
      </w:r>
    </w:p>
    <w:p w14:paraId="5516F1DB" w14:textId="77777777" w:rsidR="0032076E" w:rsidRDefault="00D04708">
      <w:pPr>
        <w:pStyle w:val="Bibliography"/>
      </w:pPr>
      <w:bookmarkStart w:id="222" w:name="ref-guri2025"/>
      <w:bookmarkEnd w:id="221"/>
      <w:r>
        <w:t xml:space="preserve">Guri, G., O. R. Liu, R. P. Kelly, M. R. Shaffer, K. M. Parsons, A. Ramón-Laca, K. M. Nichols, P. F. P. Brandão-Dias, A. Wells, and A. O. Shelton. 2025. </w:t>
      </w:r>
      <w:hyperlink r:id="rId20">
        <w:r>
          <w:rPr>
            <w:rStyle w:val="Hyperlink"/>
          </w:rPr>
          <w:t>Quantitative, multispecies monitoring at a continental scale</w:t>
        </w:r>
      </w:hyperlink>
      <w:r>
        <w:t xml:space="preserve">. </w:t>
      </w:r>
      <w:proofErr w:type="spellStart"/>
      <w:r>
        <w:t>bioRxiv</w:t>
      </w:r>
      <w:proofErr w:type="spellEnd"/>
      <w:r>
        <w:t>.</w:t>
      </w:r>
    </w:p>
    <w:p w14:paraId="5516F1DC" w14:textId="77777777" w:rsidR="0032076E" w:rsidRDefault="00D04708">
      <w:pPr>
        <w:pStyle w:val="Bibliography"/>
      </w:pPr>
      <w:bookmarkStart w:id="223" w:name="ref-miya2015"/>
      <w:bookmarkEnd w:id="222"/>
      <w:r>
        <w:t xml:space="preserve">Miya, M., Y. Sato, T. Fukunaga, T. Sado, J. Y. Poulsen, K. Sato, T. Minamoto, S. Yamamoto, H. Yamanaka, H. Araki, M. </w:t>
      </w:r>
      <w:proofErr w:type="spellStart"/>
      <w:r>
        <w:t>Kondoh</w:t>
      </w:r>
      <w:proofErr w:type="spellEnd"/>
      <w:r>
        <w:t xml:space="preserve">, and W. Iwasaki. 2015. </w:t>
      </w:r>
      <w:hyperlink r:id="rId21">
        <w:proofErr w:type="spellStart"/>
        <w:r>
          <w:rPr>
            <w:rStyle w:val="Hyperlink"/>
          </w:rPr>
          <w:t>MiFish</w:t>
        </w:r>
        <w:proofErr w:type="spellEnd"/>
        <w:r>
          <w:rPr>
            <w:rStyle w:val="Hyperlink"/>
          </w:rPr>
          <w:t>, a set of universal PCR primers for metabarcoding environmental DNA from fishes: Detection of more than 230 subtropical marine species</w:t>
        </w:r>
      </w:hyperlink>
      <w:r>
        <w:t>. Royal Society Open Science 2:150088.</w:t>
      </w:r>
    </w:p>
    <w:p w14:paraId="5516F1DD" w14:textId="77777777" w:rsidR="0032076E" w:rsidRDefault="00D04708">
      <w:pPr>
        <w:pStyle w:val="Bibliography"/>
      </w:pPr>
      <w:bookmarkStart w:id="224" w:name="ref-ramon-laca2021"/>
      <w:bookmarkEnd w:id="223"/>
      <w:r>
        <w:t xml:space="preserve">Ramón-Laca, A., A. Wells, and L. Park. 2021. </w:t>
      </w:r>
      <w:hyperlink r:id="rId22">
        <w:r>
          <w:rPr>
            <w:rStyle w:val="Hyperlink"/>
          </w:rPr>
          <w:t>A workflow for the relative quantification of multiple fish species from oceanic water samples using environmental DNA (eDNA) to support large-scale fishery surveys</w:t>
        </w:r>
      </w:hyperlink>
      <w:r>
        <w:t xml:space="preserve">. PLOS ONE </w:t>
      </w:r>
      <w:proofErr w:type="gramStart"/>
      <w:r>
        <w:t>16:e</w:t>
      </w:r>
      <w:proofErr w:type="gramEnd"/>
      <w:r>
        <w:t>0257773.</w:t>
      </w:r>
    </w:p>
    <w:p w14:paraId="5516F1DE" w14:textId="77777777" w:rsidR="0032076E" w:rsidRDefault="00D04708">
      <w:pPr>
        <w:pStyle w:val="Bibliography"/>
      </w:pPr>
      <w:bookmarkStart w:id="225" w:name="ref-shelton2022"/>
      <w:bookmarkEnd w:id="224"/>
      <w:r>
        <w:t xml:space="preserve">Shelton, A. O., A. Ramón-Laca, A. Wells, J. Clemons, D. Chu, B. E. Feist, R. P. Kelly, S. L. Parker-Stetter, R. Thomas, K. M. Nichols, and L. Park. 2022. </w:t>
      </w:r>
      <w:hyperlink r:id="rId23">
        <w:r>
          <w:rPr>
            <w:rStyle w:val="Hyperlink"/>
          </w:rPr>
          <w:t>Environmental DNA provides quantitative estimates of Pacific hake abundance and distribution in the open ocean</w:t>
        </w:r>
      </w:hyperlink>
      <w:r>
        <w:t>. Proceedings of the Royal Society B: Biological Sciences 289:20212613.</w:t>
      </w:r>
      <w:bookmarkEnd w:id="213"/>
      <w:bookmarkEnd w:id="219"/>
      <w:bookmarkEnd w:id="225"/>
    </w:p>
    <w:sectPr w:rsidR="0032076E">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3" w:author="Ryan Kelly" w:date="2025-11-20T16:57:00Z" w:initials="RK">
    <w:p w14:paraId="04FDFFAA" w14:textId="77777777" w:rsidR="0066533A" w:rsidRDefault="0066533A" w:rsidP="0066533A">
      <w:pPr>
        <w:pStyle w:val="CommentText"/>
      </w:pPr>
      <w:r>
        <w:rPr>
          <w:rStyle w:val="CommentReference"/>
        </w:rPr>
        <w:annotationRef/>
      </w:r>
      <w:r>
        <w:t>Yeah, I’d move this paragraph up before the GP thing. This is the motivation; the GP is how you tackle the problem.</w:t>
      </w:r>
    </w:p>
  </w:comment>
  <w:comment w:id="14" w:author="Krista Nichols" w:date="2025-12-01T17:45:00Z" w:initials="KMN">
    <w:p w14:paraId="1F45CE4A" w14:textId="77777777" w:rsidR="0066533A" w:rsidRDefault="0066533A" w:rsidP="0066533A">
      <w:pPr>
        <w:pStyle w:val="CommentText"/>
      </w:pPr>
      <w:r>
        <w:rPr>
          <w:rStyle w:val="CommentReference"/>
        </w:rPr>
        <w:annotationRef/>
      </w:r>
      <w:r>
        <w:t xml:space="preserve">Yes! Like I said above …. </w:t>
      </w:r>
      <w:r>
        <w:sym w:font="Wingdings" w:char="F04A"/>
      </w:r>
    </w:p>
  </w:comment>
  <w:comment w:id="15" w:author="Gledis Guri" w:date="2025-12-17T13:31:00Z" w:initials="GG">
    <w:p w14:paraId="32F1D21E" w14:textId="77777777" w:rsidR="00266A9B" w:rsidRDefault="00266A9B" w:rsidP="00266A9B">
      <w:r>
        <w:rPr>
          <w:rStyle w:val="CommentReference"/>
        </w:rPr>
        <w:annotationRef/>
      </w:r>
      <w:r>
        <w:rPr>
          <w:sz w:val="20"/>
          <w:szCs w:val="20"/>
        </w:rPr>
        <w:t>Moved</w:t>
      </w:r>
    </w:p>
  </w:comment>
  <w:comment w:id="4" w:author="Krista Nichols" w:date="2025-12-01T17:43:00Z" w:initials="KMN">
    <w:p w14:paraId="64615D45" w14:textId="13705338" w:rsidR="000C1E9E" w:rsidRDefault="000C1E9E">
      <w:pPr>
        <w:pStyle w:val="CommentText"/>
      </w:pPr>
      <w:r>
        <w:rPr>
          <w:rStyle w:val="CommentReference"/>
        </w:rPr>
        <w:annotationRef/>
      </w:r>
      <w:r>
        <w:t>Somewhere in the beginning it should be made clear to the reader that we are exploring this question for a new-sh data stream – eDNA for biomass indices in fisheries stock assessments, which may be smoother than estimates obtained from fishing, acoustics, etc.</w:t>
      </w:r>
    </w:p>
  </w:comment>
  <w:comment w:id="5" w:author="Gledis Guri" w:date="2025-12-17T13:30:00Z" w:initials="GG">
    <w:p w14:paraId="78D8B101" w14:textId="77777777" w:rsidR="00266A9B" w:rsidRDefault="00387504" w:rsidP="00266A9B">
      <w:r>
        <w:rPr>
          <w:rStyle w:val="CommentReference"/>
        </w:rPr>
        <w:annotationRef/>
      </w:r>
      <w:r w:rsidR="00266A9B">
        <w:rPr>
          <w:sz w:val="20"/>
          <w:szCs w:val="20"/>
        </w:rPr>
        <w:t xml:space="preserve">I moved the eDNA part as the second paragraph. This way it makes it clear in the beginning that we are dealing with eDNA data and it is complementary to the traditional based approaches </w:t>
      </w:r>
    </w:p>
  </w:comment>
  <w:comment w:id="23" w:author="Ryan Kelly" w:date="2025-11-20T16:50:00Z" w:initials="RK">
    <w:p w14:paraId="5F289509" w14:textId="44F0EC8E" w:rsidR="002A2EC9" w:rsidRDefault="002A2EC9">
      <w:pPr>
        <w:pStyle w:val="CommentText"/>
      </w:pPr>
      <w:r>
        <w:rPr>
          <w:rStyle w:val="CommentReference"/>
        </w:rPr>
        <w:annotationRef/>
      </w:r>
      <w:r>
        <w:t>For whatever it is worth: depending upon your intended target audience / journal, you might see the GP as merely a means to an end, so that the paper isn’t ABOUT the model, it’s about the fish distributions (or rather, the answer to the question: how might I optimally sample this system?). In that case, you might move some of the model text down or minimize it.</w:t>
      </w:r>
    </w:p>
  </w:comment>
  <w:comment w:id="24" w:author="Gledis Guri" w:date="2025-12-17T14:16:00Z" w:initials="GG">
    <w:p w14:paraId="44D4476A" w14:textId="77777777" w:rsidR="00353F64" w:rsidRDefault="00353F64" w:rsidP="00353F64">
      <w:r>
        <w:rPr>
          <w:rStyle w:val="CommentReference"/>
        </w:rPr>
        <w:annotationRef/>
      </w:r>
      <w:r>
        <w:rPr>
          <w:sz w:val="20"/>
          <w:szCs w:val="20"/>
        </w:rPr>
        <w:t>Agree! The reason why I am including is equip the readers with the tools I am using. However I have shortened this paragraph to only keep the essence and joined it with the next paragraph</w:t>
      </w:r>
    </w:p>
  </w:comment>
  <w:comment w:id="39" w:author="Ryan Kelly" w:date="2025-11-20T16:55:00Z" w:initials="RK">
    <w:p w14:paraId="08AB0A17" w14:textId="0FFF31C0" w:rsidR="00D81CAE" w:rsidRDefault="00D81CAE">
      <w:pPr>
        <w:pStyle w:val="CommentText"/>
      </w:pPr>
      <w:r>
        <w:rPr>
          <w:rStyle w:val="CommentReference"/>
        </w:rPr>
        <w:annotationRef/>
      </w:r>
      <w:r>
        <w:t>The idea of correlation of a difference seems odd…is there another way to phrase that?</w:t>
      </w:r>
      <w:r w:rsidR="00574715">
        <w:t xml:space="preserve"> Maybe not. It’s the degree of correlation among values (x-x’) for all values of x?</w:t>
      </w:r>
    </w:p>
  </w:comment>
  <w:comment w:id="40" w:author="Gledis Guri" w:date="2025-12-17T14:52:00Z" w:initials="GG">
    <w:p w14:paraId="2B38B9BC" w14:textId="77777777" w:rsidR="000B3342" w:rsidRDefault="000B3342" w:rsidP="000B3342">
      <w:r>
        <w:rPr>
          <w:rStyle w:val="CommentReference"/>
        </w:rPr>
        <w:annotationRef/>
      </w:r>
      <w:r>
        <w:rPr>
          <w:sz w:val="20"/>
          <w:szCs w:val="20"/>
        </w:rPr>
        <w:t>Correct! x - x' are all the pairwise comparison of x values. I changed one sentence above (from x-x' to just x) and added difference of the covariate for all pairs of samples in this sentence to add clarity</w:t>
      </w:r>
    </w:p>
  </w:comment>
  <w:comment w:id="50" w:author="Ryan Kelly" w:date="2025-11-20T16:57:00Z" w:initials="RK">
    <w:p w14:paraId="6FF5E630" w14:textId="6E07B2F1" w:rsidR="00D35746" w:rsidRDefault="00D35746">
      <w:pPr>
        <w:pStyle w:val="CommentText"/>
      </w:pPr>
      <w:r>
        <w:rPr>
          <w:rStyle w:val="CommentReference"/>
        </w:rPr>
        <w:annotationRef/>
      </w:r>
      <w:r>
        <w:t>Yeah, I’d move this paragraph up before the GP thing. This is the motivation; the GP is how you tackle the problem.</w:t>
      </w:r>
    </w:p>
  </w:comment>
  <w:comment w:id="51" w:author="Krista Nichols" w:date="2025-12-01T17:45:00Z" w:initials="KMN">
    <w:p w14:paraId="0C1530C1" w14:textId="6333BF44" w:rsidR="000C1E9E" w:rsidRDefault="000C1E9E">
      <w:pPr>
        <w:pStyle w:val="CommentText"/>
      </w:pPr>
      <w:r>
        <w:rPr>
          <w:rStyle w:val="CommentReference"/>
        </w:rPr>
        <w:annotationRef/>
      </w:r>
      <w:r>
        <w:t xml:space="preserve">Yes! Like I said above …. </w:t>
      </w:r>
      <w:r>
        <w:sym w:font="Wingdings" w:char="F04A"/>
      </w:r>
    </w:p>
  </w:comment>
  <w:comment w:id="52" w:author="Gledis Guri" w:date="2025-12-17T14:14:00Z" w:initials="GG">
    <w:p w14:paraId="2F3978B0" w14:textId="77777777" w:rsidR="00353F64" w:rsidRDefault="00353F64" w:rsidP="00353F64">
      <w:r>
        <w:rPr>
          <w:rStyle w:val="CommentReference"/>
        </w:rPr>
        <w:annotationRef/>
      </w:r>
      <w:r>
        <w:rPr>
          <w:sz w:val="20"/>
          <w:szCs w:val="20"/>
        </w:rPr>
        <w:t>moved early in the intro</w:t>
      </w:r>
    </w:p>
  </w:comment>
  <w:comment w:id="55" w:author="Ryan Kelly" w:date="2025-11-20T16:58:00Z" w:initials="RK">
    <w:p w14:paraId="68BDAB61" w14:textId="2FB98213" w:rsidR="00D743C7" w:rsidRDefault="00D743C7">
      <w:pPr>
        <w:pStyle w:val="CommentText"/>
      </w:pPr>
      <w:r>
        <w:rPr>
          <w:rStyle w:val="CommentReference"/>
        </w:rPr>
        <w:annotationRef/>
      </w:r>
      <w:r>
        <w:t>Within a species, not between species, right?</w:t>
      </w:r>
    </w:p>
  </w:comment>
  <w:comment w:id="56" w:author="Gledis Guri" w:date="2025-12-17T14:54:00Z" w:initials="GG">
    <w:p w14:paraId="57F4E127" w14:textId="77777777" w:rsidR="00AE1698" w:rsidRDefault="00AE1698" w:rsidP="00AE1698">
      <w:r>
        <w:rPr>
          <w:rStyle w:val="CommentReference"/>
        </w:rPr>
        <w:annotationRef/>
      </w:r>
      <w:r>
        <w:rPr>
          <w:sz w:val="20"/>
          <w:szCs w:val="20"/>
        </w:rPr>
        <w:t>correct! Adjusted</w:t>
      </w:r>
    </w:p>
  </w:comment>
  <w:comment w:id="58" w:author="Krista Nichols" w:date="2025-12-01T17:47:00Z" w:initials="KMN">
    <w:p w14:paraId="11F3071D" w14:textId="72F0318D" w:rsidR="000C1E9E" w:rsidRDefault="000C1E9E">
      <w:pPr>
        <w:pStyle w:val="CommentText"/>
      </w:pPr>
      <w:r>
        <w:rPr>
          <w:rStyle w:val="CommentReference"/>
        </w:rPr>
        <w:annotationRef/>
      </w:r>
      <w:r>
        <w:t>Of course this will change depending on species, and highlighting here that evaluating it for multiple species with variable ‘types’ of distributions will be presented?</w:t>
      </w:r>
    </w:p>
  </w:comment>
  <w:comment w:id="59" w:author="Gledis Guri" w:date="2025-12-17T16:26:00Z" w:initials="GG">
    <w:p w14:paraId="7E5E7F2C" w14:textId="77777777" w:rsidR="00001B17" w:rsidRDefault="00001B17" w:rsidP="00001B17">
      <w:r>
        <w:rPr>
          <w:rStyle w:val="CommentReference"/>
        </w:rPr>
        <w:annotationRef/>
      </w:r>
      <w:r>
        <w:rPr>
          <w:sz w:val="20"/>
          <w:szCs w:val="20"/>
        </w:rPr>
        <w:t>Added that we will be using 12 species with different spatial autocorrelation alongside simulations</w:t>
      </w:r>
    </w:p>
  </w:comment>
  <w:comment w:id="100" w:author="Ryan Kelly" w:date="2025-11-20T16:58:00Z" w:initials="RK">
    <w:p w14:paraId="7EFFD86A" w14:textId="5265CBE5" w:rsidR="007F1B35" w:rsidRDefault="007F1B35">
      <w:pPr>
        <w:pStyle w:val="CommentText"/>
      </w:pPr>
      <w:r>
        <w:rPr>
          <w:rStyle w:val="CommentReference"/>
        </w:rPr>
        <w:annotationRef/>
      </w:r>
      <w:r>
        <w:t>I think traditionally you would put simulations (to show the model works) before empirical data (to show something meaningful about the real world)</w:t>
      </w:r>
    </w:p>
  </w:comment>
  <w:comment w:id="101" w:author="Krista Nichols" w:date="2025-12-01T17:53:00Z" w:initials="KMN">
    <w:p w14:paraId="35CECCDD" w14:textId="2A6F7FA2" w:rsidR="000C1E9E" w:rsidRDefault="000C1E9E">
      <w:pPr>
        <w:pStyle w:val="CommentText"/>
      </w:pPr>
      <w:r>
        <w:rPr>
          <w:rStyle w:val="CommentReference"/>
        </w:rPr>
        <w:annotationRef/>
      </w:r>
      <w:r>
        <w:t xml:space="preserve">Agree – maybe put this above the first section, or all the way after the empirical methods. You could also mention in the </w:t>
      </w:r>
      <w:r w:rsidR="004C554A">
        <w:t>introduction final paragraph that you approached this question with both simulations and real world data to set the scene.</w:t>
      </w:r>
    </w:p>
  </w:comment>
  <w:comment w:id="102" w:author="Gledis Guri" w:date="2025-12-18T17:04:00Z" w:initials="GG">
    <w:p w14:paraId="462043D2" w14:textId="77777777" w:rsidR="00433F89" w:rsidRDefault="00433F89" w:rsidP="00433F89">
      <w:r>
        <w:rPr>
          <w:rStyle w:val="CommentReference"/>
        </w:rPr>
        <w:annotationRef/>
      </w:r>
      <w:r>
        <w:rPr>
          <w:sz w:val="20"/>
          <w:szCs w:val="20"/>
        </w:rPr>
        <w:t>Moved to the top.</w:t>
      </w:r>
    </w:p>
  </w:comment>
  <w:comment w:id="108" w:author="Ryan Kelly" w:date="2025-11-20T16:58:00Z" w:initials="RK">
    <w:p w14:paraId="758E35A4" w14:textId="03758AA2" w:rsidR="0047549D" w:rsidRDefault="0047549D" w:rsidP="0047549D">
      <w:pPr>
        <w:pStyle w:val="CommentText"/>
      </w:pPr>
      <w:r>
        <w:rPr>
          <w:rStyle w:val="CommentReference"/>
        </w:rPr>
        <w:annotationRef/>
      </w:r>
      <w:r>
        <w:t>I think traditionally you would put simulations (to show the model works) before empirical data (to show something meaningful about the real world)</w:t>
      </w:r>
    </w:p>
  </w:comment>
  <w:comment w:id="109" w:author="Krista Nichols" w:date="2025-12-01T17:53:00Z" w:initials="KMN">
    <w:p w14:paraId="6BACD9F3" w14:textId="77777777" w:rsidR="0047549D" w:rsidRDefault="0047549D" w:rsidP="0047549D">
      <w:pPr>
        <w:pStyle w:val="CommentText"/>
      </w:pPr>
      <w:r>
        <w:rPr>
          <w:rStyle w:val="CommentReference"/>
        </w:rPr>
        <w:annotationRef/>
      </w:r>
      <w:r>
        <w:t>Agree – maybe put this above the first section, or all the way after the empirical methods. You could also mention in the introduction final paragraph that you approached this question with both simulations and real world data to set the scene.</w:t>
      </w:r>
    </w:p>
  </w:comment>
  <w:comment w:id="133" w:author="Ryan Kelly" w:date="2025-11-20T17:00:00Z" w:initials="RK">
    <w:p w14:paraId="34D25AEE" w14:textId="4B13E54E" w:rsidR="009D6A45" w:rsidRDefault="009D6A45">
      <w:pPr>
        <w:pStyle w:val="CommentText"/>
      </w:pPr>
      <w:r>
        <w:rPr>
          <w:rStyle w:val="CommentReference"/>
        </w:rPr>
        <w:annotationRef/>
      </w:r>
      <w:r>
        <w:t>It’s also a good ceiling for a reasonable number of real-world samples, which is maybe worth saying</w:t>
      </w:r>
    </w:p>
  </w:comment>
  <w:comment w:id="134" w:author="Gledis Guri" w:date="2025-12-18T17:07:00Z" w:initials="GG">
    <w:p w14:paraId="0EF0E7E2" w14:textId="77777777" w:rsidR="0018545E" w:rsidRDefault="0018545E" w:rsidP="0018545E">
      <w:r>
        <w:rPr>
          <w:rStyle w:val="CommentReference"/>
        </w:rPr>
        <w:annotationRef/>
      </w:r>
      <w:r>
        <w:rPr>
          <w:sz w:val="20"/>
          <w:szCs w:val="20"/>
        </w:rPr>
        <w:t>added!</w:t>
      </w:r>
    </w:p>
  </w:comment>
  <w:comment w:id="157" w:author="Krista Nichols" w:date="2025-12-01T17:58:00Z" w:initials="KMN">
    <w:p w14:paraId="7CE32E36" w14:textId="2CBEA852" w:rsidR="004C554A" w:rsidRDefault="004C554A">
      <w:pPr>
        <w:pStyle w:val="CommentText"/>
      </w:pPr>
      <w:r>
        <w:rPr>
          <w:rStyle w:val="CommentReference"/>
        </w:rPr>
        <w:annotationRef/>
      </w:r>
      <w:r>
        <w:t>From individual species, or are multiple species considered simultaneously?</w:t>
      </w:r>
    </w:p>
  </w:comment>
  <w:comment w:id="158" w:author="Gledis Guri" w:date="2025-12-18T17:11:00Z" w:initials="GG">
    <w:p w14:paraId="6D9D257D" w14:textId="77777777" w:rsidR="00644264" w:rsidRDefault="00644264" w:rsidP="00644264">
      <w:r>
        <w:rPr>
          <w:rStyle w:val="CommentReference"/>
        </w:rPr>
        <w:annotationRef/>
      </w:r>
      <w:r>
        <w:rPr>
          <w:sz w:val="20"/>
          <w:szCs w:val="20"/>
        </w:rPr>
        <w:t>added clarity in the parenthesis</w:t>
      </w:r>
    </w:p>
  </w:comment>
  <w:comment w:id="166" w:author="Krista Nichols" w:date="2025-12-01T17:59:00Z" w:initials="KMN">
    <w:p w14:paraId="5349F0D6" w14:textId="080C02C3" w:rsidR="004C554A" w:rsidRDefault="004C554A">
      <w:pPr>
        <w:pStyle w:val="CommentText"/>
      </w:pPr>
      <w:r>
        <w:rPr>
          <w:rStyle w:val="CommentReference"/>
        </w:rPr>
        <w:annotationRef/>
      </w:r>
      <w:r>
        <w:t>How do the 12 species play into these models and outcomes? Are there features of the spatial distributions of each of these species that should be described or considered in evaluating the outcomes of the simulations and results from the empirical data?</w:t>
      </w:r>
    </w:p>
  </w:comment>
  <w:comment w:id="172" w:author="Ryan Kelly" w:date="2025-11-20T17:14:00Z" w:initials="RK">
    <w:p w14:paraId="3574B6B6" w14:textId="2C5C6608" w:rsidR="00F24505" w:rsidRDefault="00F24505">
      <w:pPr>
        <w:pStyle w:val="CommentText"/>
      </w:pPr>
      <w:r>
        <w:rPr>
          <w:rStyle w:val="CommentReference"/>
        </w:rPr>
        <w:annotationRef/>
      </w:r>
      <w:r>
        <w:t>? i.e., small spatial scale of variation?</w:t>
      </w:r>
    </w:p>
  </w:comment>
  <w:comment w:id="175" w:author="Ryan Kelly" w:date="2025-11-20T17:18:00Z" w:initials="RK">
    <w:p w14:paraId="5CB4B4CB" w14:textId="14F814FD" w:rsidR="00F12962" w:rsidRDefault="00F12962">
      <w:pPr>
        <w:pStyle w:val="CommentText"/>
      </w:pPr>
      <w:r>
        <w:rPr>
          <w:rStyle w:val="CommentReference"/>
        </w:rPr>
        <w:annotationRef/>
      </w:r>
      <w:r>
        <w:t xml:space="preserve">Maybe start w mean, rather than length-scale? </w:t>
      </w:r>
    </w:p>
  </w:comment>
  <w:comment w:id="176" w:author="Ryan Kelly" w:date="2025-11-20T17:19:00Z" w:initials="RK">
    <w:p w14:paraId="2B685E5C" w14:textId="5864A425" w:rsidR="003F0620" w:rsidRDefault="003F0620">
      <w:pPr>
        <w:pStyle w:val="CommentText"/>
      </w:pPr>
      <w:r>
        <w:rPr>
          <w:rStyle w:val="CommentReference"/>
        </w:rPr>
        <w:annotationRef/>
      </w:r>
      <w:r>
        <w:t>Quantify, here and elsewhere, for clarity</w:t>
      </w:r>
    </w:p>
  </w:comment>
  <w:comment w:id="178" w:author="Ryan Kelly" w:date="2025-11-20T17:20:00Z" w:initials="RK">
    <w:p w14:paraId="7B525046" w14:textId="3C0D58D8" w:rsidR="0035609F" w:rsidRDefault="0035609F">
      <w:pPr>
        <w:pStyle w:val="CommentText"/>
      </w:pPr>
      <w:r>
        <w:rPr>
          <w:rStyle w:val="CommentReference"/>
        </w:rPr>
        <w:annotationRef/>
      </w:r>
      <w:r>
        <w:t>Or there’s something else going on, right?</w:t>
      </w:r>
    </w:p>
  </w:comment>
  <w:comment w:id="180" w:author="Krista Nichols" w:date="2025-12-01T18:01:00Z" w:initials="KMN">
    <w:p w14:paraId="104552F5" w14:textId="6F28B1CA" w:rsidR="004C554A" w:rsidRDefault="004C554A">
      <w:pPr>
        <w:pStyle w:val="CommentText"/>
      </w:pPr>
      <w:r>
        <w:rPr>
          <w:rStyle w:val="CommentReference"/>
        </w:rPr>
        <w:annotationRef/>
      </w:r>
      <w:r>
        <w:t>I don’t see the grey ribbon</w:t>
      </w:r>
    </w:p>
  </w:comment>
  <w:comment w:id="181" w:author="Krista Nichols" w:date="2025-12-01T18:03:00Z" w:initials="KMN">
    <w:p w14:paraId="7CE30B61" w14:textId="38FEC004" w:rsidR="004C554A" w:rsidRDefault="004C554A">
      <w:pPr>
        <w:pStyle w:val="CommentText"/>
      </w:pPr>
      <w:r>
        <w:rPr>
          <w:rStyle w:val="CommentReference"/>
        </w:rPr>
        <w:annotationRef/>
      </w:r>
      <w:r>
        <w:t>Or alternatively to follow one’s eyes through the arrangement of these panels, ‘accuracy of the global mean increases slightly with increasing sampling effort.’</w:t>
      </w:r>
    </w:p>
  </w:comment>
  <w:comment w:id="182" w:author="Ryan Kelly" w:date="2025-11-20T17:21:00Z" w:initials="RK">
    <w:p w14:paraId="0A96B850" w14:textId="789283D9" w:rsidR="00791447" w:rsidRDefault="00791447">
      <w:pPr>
        <w:pStyle w:val="CommentText"/>
      </w:pPr>
      <w:r>
        <w:rPr>
          <w:rStyle w:val="CommentReference"/>
        </w:rPr>
        <w:annotationRef/>
      </w:r>
      <w:r>
        <w:t>Really? It looks kind of gradual to me</w:t>
      </w:r>
    </w:p>
  </w:comment>
  <w:comment w:id="188" w:author="Ryan Kelly" w:date="2025-11-20T17:23:00Z" w:initials="RK">
    <w:p w14:paraId="50E1F47F" w14:textId="0DB316D6" w:rsidR="00020159" w:rsidRDefault="00020159">
      <w:pPr>
        <w:pStyle w:val="CommentText"/>
      </w:pPr>
      <w:r>
        <w:rPr>
          <w:rStyle w:val="CommentReference"/>
        </w:rPr>
        <w:annotationRef/>
      </w:r>
      <w:r>
        <w:t>That is, a log_e scale</w:t>
      </w:r>
    </w:p>
  </w:comment>
  <w:comment w:id="189" w:author="Ryan Kelly" w:date="2025-11-20T17:23:00Z" w:initials="RK">
    <w:p w14:paraId="4DE6C87E" w14:textId="7B32F762" w:rsidR="00376CAC" w:rsidRDefault="00376CAC">
      <w:pPr>
        <w:pStyle w:val="CommentText"/>
      </w:pPr>
      <w:r>
        <w:rPr>
          <w:rStyle w:val="CommentReference"/>
        </w:rPr>
        <w:annotationRef/>
      </w:r>
      <w:r>
        <w:t xml:space="preserve">First, make sure this is true and quantify it, but if true, maybe lead with this result, since it seems easily generalizable? </w:t>
      </w:r>
    </w:p>
  </w:comment>
  <w:comment w:id="205" w:author="Ryan Kelly" w:date="2025-11-20T17:25:00Z" w:initials="RK">
    <w:p w14:paraId="52790865" w14:textId="7E4805F0" w:rsidR="00734FD1" w:rsidRDefault="00734FD1">
      <w:pPr>
        <w:pStyle w:val="CommentText"/>
      </w:pPr>
      <w:r>
        <w:rPr>
          <w:rStyle w:val="CommentReference"/>
        </w:rPr>
        <w:annotationRef/>
      </w:r>
      <w:r>
        <w:t>It doesn’t seem like a plateau in the figure</w:t>
      </w:r>
    </w:p>
  </w:comment>
  <w:comment w:id="206" w:author="Krista Nichols" w:date="2025-12-01T18:09:00Z" w:initials="KMN">
    <w:p w14:paraId="57DFBF6E" w14:textId="769B6500" w:rsidR="00C10BA1" w:rsidRDefault="00C10BA1">
      <w:pPr>
        <w:pStyle w:val="CommentText"/>
      </w:pPr>
      <w:r>
        <w:rPr>
          <w:rStyle w:val="CommentReference"/>
        </w:rPr>
        <w:annotationRef/>
      </w:r>
      <w:r>
        <w:t>Given the results – what minimal sampling could be recommended based on the empirical data? And what caveats are there with that value (i.e. missing other species that may not be initially targeted, rare species, etc)? What are the relative effects of dropping samples at multiple depths vs. dropping whole stations? Adding practical considerations in the Discussion will be a good nugget some, like myself, may be looking for!</w:t>
      </w:r>
    </w:p>
  </w:comment>
  <w:comment w:id="215" w:author="Krista Nichols" w:date="2025-12-01T18:12:00Z" w:initials="KMN">
    <w:p w14:paraId="46380A6B" w14:textId="1C57020E" w:rsidR="00D15F1E" w:rsidRDefault="00D15F1E">
      <w:pPr>
        <w:pStyle w:val="CommentText"/>
      </w:pPr>
      <w:r>
        <w:rPr>
          <w:rStyle w:val="CommentReference"/>
        </w:rPr>
        <w:annotationRef/>
      </w:r>
      <w:r>
        <w:t>Work Baetscher et al. (2025) into the introduction or discussion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4FDFFAA" w15:done="1"/>
  <w15:commentEx w15:paraId="1F45CE4A" w15:paraIdParent="04FDFFAA" w15:done="1"/>
  <w15:commentEx w15:paraId="32F1D21E" w15:paraIdParent="04FDFFAA" w15:done="1"/>
  <w15:commentEx w15:paraId="64615D45" w15:done="1"/>
  <w15:commentEx w15:paraId="78D8B101" w15:paraIdParent="64615D45" w15:done="1"/>
  <w15:commentEx w15:paraId="5F289509" w15:done="1"/>
  <w15:commentEx w15:paraId="44D4476A" w15:paraIdParent="5F289509" w15:done="1"/>
  <w15:commentEx w15:paraId="08AB0A17" w15:done="1"/>
  <w15:commentEx w15:paraId="2B38B9BC" w15:paraIdParent="08AB0A17" w15:done="1"/>
  <w15:commentEx w15:paraId="6FF5E630" w15:done="1"/>
  <w15:commentEx w15:paraId="0C1530C1" w15:paraIdParent="6FF5E630" w15:done="1"/>
  <w15:commentEx w15:paraId="2F3978B0" w15:paraIdParent="6FF5E630" w15:done="1"/>
  <w15:commentEx w15:paraId="68BDAB61" w15:done="1"/>
  <w15:commentEx w15:paraId="57F4E127" w15:paraIdParent="68BDAB61" w15:done="1"/>
  <w15:commentEx w15:paraId="11F3071D" w15:done="1"/>
  <w15:commentEx w15:paraId="7E5E7F2C" w15:paraIdParent="11F3071D" w15:done="1"/>
  <w15:commentEx w15:paraId="7EFFD86A" w15:done="1"/>
  <w15:commentEx w15:paraId="35CECCDD" w15:paraIdParent="7EFFD86A" w15:done="1"/>
  <w15:commentEx w15:paraId="462043D2" w15:paraIdParent="7EFFD86A" w15:done="1"/>
  <w15:commentEx w15:paraId="758E35A4" w15:done="1"/>
  <w15:commentEx w15:paraId="6BACD9F3" w15:paraIdParent="758E35A4" w15:done="1"/>
  <w15:commentEx w15:paraId="34D25AEE" w15:done="1"/>
  <w15:commentEx w15:paraId="0EF0E7E2" w15:paraIdParent="34D25AEE" w15:done="1"/>
  <w15:commentEx w15:paraId="7CE32E36" w15:done="1"/>
  <w15:commentEx w15:paraId="6D9D257D" w15:paraIdParent="7CE32E36" w15:done="1"/>
  <w15:commentEx w15:paraId="5349F0D6" w15:done="0"/>
  <w15:commentEx w15:paraId="3574B6B6" w15:done="0"/>
  <w15:commentEx w15:paraId="5CB4B4CB" w15:done="0"/>
  <w15:commentEx w15:paraId="2B685E5C" w15:done="0"/>
  <w15:commentEx w15:paraId="7B525046" w15:done="0"/>
  <w15:commentEx w15:paraId="104552F5" w15:done="0"/>
  <w15:commentEx w15:paraId="7CE30B61" w15:done="0"/>
  <w15:commentEx w15:paraId="0A96B850" w15:done="0"/>
  <w15:commentEx w15:paraId="50E1F47F" w15:done="0"/>
  <w15:commentEx w15:paraId="4DE6C87E" w15:done="0"/>
  <w15:commentEx w15:paraId="52790865" w15:done="0"/>
  <w15:commentEx w15:paraId="57DFBF6E" w15:done="0"/>
  <w15:commentEx w15:paraId="46380A6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3C64E19" w16cex:dateUtc="2025-11-21T00:57:00Z"/>
  <w16cex:commentExtensible w16cex:durableId="6851AB51" w16cex:dateUtc="2025-12-02T01:45:00Z"/>
  <w16cex:commentExtensible w16cex:durableId="2C6D401B" w16cex:dateUtc="2025-12-17T21:31:00Z"/>
  <w16cex:commentExtensible w16cex:durableId="4400B023" w16cex:dateUtc="2025-12-02T01:43:00Z"/>
  <w16cex:commentExtensible w16cex:durableId="3197CD93" w16cex:dateUtc="2025-12-17T21:30:00Z"/>
  <w16cex:commentExtensible w16cex:durableId="2CC9C573" w16cex:dateUtc="2025-11-21T00:50:00Z"/>
  <w16cex:commentExtensible w16cex:durableId="5BBFFACA" w16cex:dateUtc="2025-12-17T22:16:00Z"/>
  <w16cex:commentExtensible w16cex:durableId="2CC9C674" w16cex:dateUtc="2025-11-21T00:55:00Z"/>
  <w16cex:commentExtensible w16cex:durableId="2C94B93D" w16cex:dateUtc="2025-12-17T22:52:00Z"/>
  <w16cex:commentExtensible w16cex:durableId="2CC9C6FC" w16cex:dateUtc="2025-11-21T00:57:00Z"/>
  <w16cex:commentExtensible w16cex:durableId="21337C4A" w16cex:dateUtc="2025-12-02T01:45:00Z"/>
  <w16cex:commentExtensible w16cex:durableId="35FD4C72" w16cex:dateUtc="2025-12-17T22:14:00Z"/>
  <w16cex:commentExtensible w16cex:durableId="2CC9C72E" w16cex:dateUtc="2025-11-21T00:58:00Z"/>
  <w16cex:commentExtensible w16cex:durableId="40D80AD4" w16cex:dateUtc="2025-12-17T22:54:00Z"/>
  <w16cex:commentExtensible w16cex:durableId="0254B39E" w16cex:dateUtc="2025-12-02T01:47:00Z"/>
  <w16cex:commentExtensible w16cex:durableId="67CD0C5B" w16cex:dateUtc="2025-12-18T00:26:00Z"/>
  <w16cex:commentExtensible w16cex:durableId="2CC9C753" w16cex:dateUtc="2025-11-21T00:58:00Z"/>
  <w16cex:commentExtensible w16cex:durableId="6E1B2DB9" w16cex:dateUtc="2025-12-02T01:53:00Z"/>
  <w16cex:commentExtensible w16cex:durableId="5AC06F6C" w16cex:dateUtc="2025-12-19T01:04:00Z"/>
  <w16cex:commentExtensible w16cex:durableId="1E3BA670" w16cex:dateUtc="2025-11-21T00:58:00Z"/>
  <w16cex:commentExtensible w16cex:durableId="1D40AF06" w16cex:dateUtc="2025-12-02T01:53:00Z"/>
  <w16cex:commentExtensible w16cex:durableId="2CC9C79A" w16cex:dateUtc="2025-11-21T01:00:00Z"/>
  <w16cex:commentExtensible w16cex:durableId="755C8F75" w16cex:dateUtc="2025-12-19T01:07:00Z"/>
  <w16cex:commentExtensible w16cex:durableId="24C37534" w16cex:dateUtc="2025-12-02T01:58:00Z"/>
  <w16cex:commentExtensible w16cex:durableId="02CBD8E3" w16cex:dateUtc="2025-12-19T01:11:00Z"/>
  <w16cex:commentExtensible w16cex:durableId="2E07F093" w16cex:dateUtc="2025-12-02T01:59:00Z"/>
  <w16cex:commentExtensible w16cex:durableId="2CC9CB0C" w16cex:dateUtc="2025-11-21T01:14:00Z"/>
  <w16cex:commentExtensible w16cex:durableId="2CC9CC00" w16cex:dateUtc="2025-11-21T01:18:00Z"/>
  <w16cex:commentExtensible w16cex:durableId="2CC9CC14" w16cex:dateUtc="2025-11-21T01:19:00Z"/>
  <w16cex:commentExtensible w16cex:durableId="2CC9CC5E" w16cex:dateUtc="2025-11-21T01:20:00Z"/>
  <w16cex:commentExtensible w16cex:durableId="0CE2EEAE" w16cex:dateUtc="2025-12-02T02:01:00Z"/>
  <w16cex:commentExtensible w16cex:durableId="47C1ADB1" w16cex:dateUtc="2025-12-02T02:03:00Z"/>
  <w16cex:commentExtensible w16cex:durableId="2CC9CC98" w16cex:dateUtc="2025-11-21T01:21:00Z"/>
  <w16cex:commentExtensible w16cex:durableId="2CC9CCFC" w16cex:dateUtc="2025-11-21T01:23:00Z"/>
  <w16cex:commentExtensible w16cex:durableId="2CC9CD21" w16cex:dateUtc="2025-11-21T01:23:00Z"/>
  <w16cex:commentExtensible w16cex:durableId="2CC9CDA1" w16cex:dateUtc="2025-11-21T01:25:00Z"/>
  <w16cex:commentExtensible w16cex:durableId="3D13F01F" w16cex:dateUtc="2025-12-02T02:09:00Z"/>
  <w16cex:commentExtensible w16cex:durableId="35D8C3B5" w16cex:dateUtc="2025-12-02T02:1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4FDFFAA" w16cid:durableId="33C64E19"/>
  <w16cid:commentId w16cid:paraId="1F45CE4A" w16cid:durableId="6851AB51"/>
  <w16cid:commentId w16cid:paraId="32F1D21E" w16cid:durableId="2C6D401B"/>
  <w16cid:commentId w16cid:paraId="64615D45" w16cid:durableId="4400B023"/>
  <w16cid:commentId w16cid:paraId="78D8B101" w16cid:durableId="3197CD93"/>
  <w16cid:commentId w16cid:paraId="5F289509" w16cid:durableId="2CC9C573"/>
  <w16cid:commentId w16cid:paraId="44D4476A" w16cid:durableId="5BBFFACA"/>
  <w16cid:commentId w16cid:paraId="08AB0A17" w16cid:durableId="2CC9C674"/>
  <w16cid:commentId w16cid:paraId="2B38B9BC" w16cid:durableId="2C94B93D"/>
  <w16cid:commentId w16cid:paraId="6FF5E630" w16cid:durableId="2CC9C6FC"/>
  <w16cid:commentId w16cid:paraId="0C1530C1" w16cid:durableId="21337C4A"/>
  <w16cid:commentId w16cid:paraId="2F3978B0" w16cid:durableId="35FD4C72"/>
  <w16cid:commentId w16cid:paraId="68BDAB61" w16cid:durableId="2CC9C72E"/>
  <w16cid:commentId w16cid:paraId="57F4E127" w16cid:durableId="40D80AD4"/>
  <w16cid:commentId w16cid:paraId="11F3071D" w16cid:durableId="0254B39E"/>
  <w16cid:commentId w16cid:paraId="7E5E7F2C" w16cid:durableId="67CD0C5B"/>
  <w16cid:commentId w16cid:paraId="7EFFD86A" w16cid:durableId="2CC9C753"/>
  <w16cid:commentId w16cid:paraId="35CECCDD" w16cid:durableId="6E1B2DB9"/>
  <w16cid:commentId w16cid:paraId="462043D2" w16cid:durableId="5AC06F6C"/>
  <w16cid:commentId w16cid:paraId="758E35A4" w16cid:durableId="1E3BA670"/>
  <w16cid:commentId w16cid:paraId="6BACD9F3" w16cid:durableId="1D40AF06"/>
  <w16cid:commentId w16cid:paraId="34D25AEE" w16cid:durableId="2CC9C79A"/>
  <w16cid:commentId w16cid:paraId="0EF0E7E2" w16cid:durableId="755C8F75"/>
  <w16cid:commentId w16cid:paraId="7CE32E36" w16cid:durableId="24C37534"/>
  <w16cid:commentId w16cid:paraId="6D9D257D" w16cid:durableId="02CBD8E3"/>
  <w16cid:commentId w16cid:paraId="5349F0D6" w16cid:durableId="2E07F093"/>
  <w16cid:commentId w16cid:paraId="3574B6B6" w16cid:durableId="2CC9CB0C"/>
  <w16cid:commentId w16cid:paraId="5CB4B4CB" w16cid:durableId="2CC9CC00"/>
  <w16cid:commentId w16cid:paraId="2B685E5C" w16cid:durableId="2CC9CC14"/>
  <w16cid:commentId w16cid:paraId="7B525046" w16cid:durableId="2CC9CC5E"/>
  <w16cid:commentId w16cid:paraId="104552F5" w16cid:durableId="0CE2EEAE"/>
  <w16cid:commentId w16cid:paraId="7CE30B61" w16cid:durableId="47C1ADB1"/>
  <w16cid:commentId w16cid:paraId="0A96B850" w16cid:durableId="2CC9CC98"/>
  <w16cid:commentId w16cid:paraId="50E1F47F" w16cid:durableId="2CC9CCFC"/>
  <w16cid:commentId w16cid:paraId="4DE6C87E" w16cid:durableId="2CC9CD21"/>
  <w16cid:commentId w16cid:paraId="52790865" w16cid:durableId="2CC9CDA1"/>
  <w16cid:commentId w16cid:paraId="57DFBF6E" w16cid:durableId="3D13F01F"/>
  <w16cid:commentId w16cid:paraId="46380A6B" w16cid:durableId="35D8C3B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Times New Roman (Headings CS)">
    <w:altName w:val="Times New Roman"/>
    <w:panose1 w:val="020B0604020202020204"/>
    <w:charset w:val="00"/>
    <w:family w:val="roman"/>
    <w:pitch w:val="default"/>
  </w:font>
  <w:font w:name="Cambria Math">
    <w:panose1 w:val="02040503050406030204"/>
    <w:charset w:val="00"/>
    <w:family w:val="roman"/>
    <w:pitch w:val="variable"/>
    <w:sig w:usb0="E00002FF" w:usb1="420024FF" w:usb2="00000000" w:usb3="00000000" w:csb0="0000019F" w:csb1="00000000"/>
  </w:font>
  <w:font w:name="Wingdings">
    <w:panose1 w:val="05000000000000000000"/>
    <w:charset w:val="4D"/>
    <w:family w:val="decorative"/>
    <w:pitch w:val="variable"/>
    <w:sig w:usb0="00000003" w:usb1="00000000" w:usb2="00000000" w:usb3="00000000" w:csb0="80000001"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A98392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282614163">
    <w:abstractNumId w:val="0"/>
  </w:num>
  <w:num w:numId="2" w16cid:durableId="1306860192">
    <w:abstractNumId w:val="0"/>
  </w:num>
  <w:num w:numId="3" w16cid:durableId="1263225559">
    <w:abstractNumId w:val="0"/>
  </w:num>
  <w:num w:numId="4" w16cid:durableId="161286760">
    <w:abstractNumId w:val="0"/>
  </w:num>
  <w:num w:numId="5" w16cid:durableId="573314918">
    <w:abstractNumId w:val="0"/>
  </w:num>
  <w:num w:numId="6" w16cid:durableId="67515683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ledis Guri">
    <w15:presenceInfo w15:providerId="AD" w15:userId="S::gguri@uw.edu::83df82f3-47dd-4c7f-8014-681978acda03"/>
  </w15:person>
  <w15:person w15:author="Ryan Kelly">
    <w15:presenceInfo w15:providerId="AD" w15:userId="S::rpkelly@uw.edu::bdd078d1-2c18-4ae4-92e7-09a089cd5dac"/>
  </w15:person>
  <w15:person w15:author="Krista Nichols">
    <w15:presenceInfo w15:providerId="None" w15:userId="Krista Nichol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4"/>
  <w:embedSystemFonts/>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trackRevision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1125"/>
    <w:rsid w:val="00001B17"/>
    <w:rsid w:val="000132DD"/>
    <w:rsid w:val="000160E2"/>
    <w:rsid w:val="00020159"/>
    <w:rsid w:val="00042885"/>
    <w:rsid w:val="0004417B"/>
    <w:rsid w:val="000547C5"/>
    <w:rsid w:val="000B3342"/>
    <w:rsid w:val="000C1E9E"/>
    <w:rsid w:val="000C295A"/>
    <w:rsid w:val="000F5585"/>
    <w:rsid w:val="001100C1"/>
    <w:rsid w:val="00140286"/>
    <w:rsid w:val="001827F8"/>
    <w:rsid w:val="0018545E"/>
    <w:rsid w:val="001B5BD6"/>
    <w:rsid w:val="001D0A69"/>
    <w:rsid w:val="001F3BC5"/>
    <w:rsid w:val="00227975"/>
    <w:rsid w:val="002316A1"/>
    <w:rsid w:val="00241EEE"/>
    <w:rsid w:val="00266A9B"/>
    <w:rsid w:val="002A2EC9"/>
    <w:rsid w:val="002E3B44"/>
    <w:rsid w:val="003029C3"/>
    <w:rsid w:val="0032076E"/>
    <w:rsid w:val="00353F64"/>
    <w:rsid w:val="0035609F"/>
    <w:rsid w:val="00376CAC"/>
    <w:rsid w:val="00387504"/>
    <w:rsid w:val="0039668F"/>
    <w:rsid w:val="003B103B"/>
    <w:rsid w:val="003C7F95"/>
    <w:rsid w:val="003F0620"/>
    <w:rsid w:val="003F06B9"/>
    <w:rsid w:val="004113C3"/>
    <w:rsid w:val="00411992"/>
    <w:rsid w:val="00422CF9"/>
    <w:rsid w:val="00433F89"/>
    <w:rsid w:val="0046242E"/>
    <w:rsid w:val="0047549D"/>
    <w:rsid w:val="00476949"/>
    <w:rsid w:val="004931E3"/>
    <w:rsid w:val="004C554A"/>
    <w:rsid w:val="004D2E90"/>
    <w:rsid w:val="004D3BB4"/>
    <w:rsid w:val="004F4D04"/>
    <w:rsid w:val="00517AB4"/>
    <w:rsid w:val="0052612F"/>
    <w:rsid w:val="00563265"/>
    <w:rsid w:val="00567979"/>
    <w:rsid w:val="00567BAC"/>
    <w:rsid w:val="00574715"/>
    <w:rsid w:val="00576F8D"/>
    <w:rsid w:val="0059760B"/>
    <w:rsid w:val="005B12B8"/>
    <w:rsid w:val="005D4724"/>
    <w:rsid w:val="005F6804"/>
    <w:rsid w:val="005F788B"/>
    <w:rsid w:val="00625110"/>
    <w:rsid w:val="00644264"/>
    <w:rsid w:val="0066533A"/>
    <w:rsid w:val="00697741"/>
    <w:rsid w:val="00697749"/>
    <w:rsid w:val="006A47D8"/>
    <w:rsid w:val="006E5AC8"/>
    <w:rsid w:val="006F2273"/>
    <w:rsid w:val="00704122"/>
    <w:rsid w:val="007043FF"/>
    <w:rsid w:val="007226DE"/>
    <w:rsid w:val="00734FD1"/>
    <w:rsid w:val="0074382A"/>
    <w:rsid w:val="00753176"/>
    <w:rsid w:val="00770648"/>
    <w:rsid w:val="00791447"/>
    <w:rsid w:val="007A2DC0"/>
    <w:rsid w:val="007D0105"/>
    <w:rsid w:val="007F1B35"/>
    <w:rsid w:val="00801B43"/>
    <w:rsid w:val="00833843"/>
    <w:rsid w:val="00894047"/>
    <w:rsid w:val="008A1125"/>
    <w:rsid w:val="008A6B05"/>
    <w:rsid w:val="008E6F06"/>
    <w:rsid w:val="009005DE"/>
    <w:rsid w:val="00907625"/>
    <w:rsid w:val="00954327"/>
    <w:rsid w:val="009653AF"/>
    <w:rsid w:val="009B0958"/>
    <w:rsid w:val="009B6855"/>
    <w:rsid w:val="009C689B"/>
    <w:rsid w:val="009D6A45"/>
    <w:rsid w:val="009E0D6B"/>
    <w:rsid w:val="00A93C07"/>
    <w:rsid w:val="00AC3697"/>
    <w:rsid w:val="00AE1698"/>
    <w:rsid w:val="00B4170D"/>
    <w:rsid w:val="00B44360"/>
    <w:rsid w:val="00B542E6"/>
    <w:rsid w:val="00B55E3C"/>
    <w:rsid w:val="00B565D2"/>
    <w:rsid w:val="00BF6236"/>
    <w:rsid w:val="00C10BA1"/>
    <w:rsid w:val="00C2175D"/>
    <w:rsid w:val="00C37E9E"/>
    <w:rsid w:val="00C5471F"/>
    <w:rsid w:val="00C560C0"/>
    <w:rsid w:val="00C73F7E"/>
    <w:rsid w:val="00C93224"/>
    <w:rsid w:val="00CA2CF5"/>
    <w:rsid w:val="00CF7855"/>
    <w:rsid w:val="00D00BC1"/>
    <w:rsid w:val="00D04708"/>
    <w:rsid w:val="00D15F1E"/>
    <w:rsid w:val="00D35746"/>
    <w:rsid w:val="00D46DB3"/>
    <w:rsid w:val="00D606A3"/>
    <w:rsid w:val="00D704C1"/>
    <w:rsid w:val="00D7104B"/>
    <w:rsid w:val="00D743C7"/>
    <w:rsid w:val="00D81B1A"/>
    <w:rsid w:val="00D81CAE"/>
    <w:rsid w:val="00D852AD"/>
    <w:rsid w:val="00DC3333"/>
    <w:rsid w:val="00DD0071"/>
    <w:rsid w:val="00DE5AA2"/>
    <w:rsid w:val="00DF1333"/>
    <w:rsid w:val="00DF518A"/>
    <w:rsid w:val="00E157C3"/>
    <w:rsid w:val="00E46B84"/>
    <w:rsid w:val="00E81CD2"/>
    <w:rsid w:val="00EA5D16"/>
    <w:rsid w:val="00EB403D"/>
    <w:rsid w:val="00EB49D2"/>
    <w:rsid w:val="00EC1EEA"/>
    <w:rsid w:val="00EC33F0"/>
    <w:rsid w:val="00ED33A5"/>
    <w:rsid w:val="00EE319C"/>
    <w:rsid w:val="00F12962"/>
    <w:rsid w:val="00F2450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16F162"/>
  <w15:docId w15:val="{0E75E828-9B8D-4789-B100-CF0D8CF02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DD0071"/>
    <w:pPr>
      <w:keepNext/>
      <w:keepLines/>
      <w:spacing w:before="360" w:after="80"/>
      <w:outlineLvl w:val="0"/>
    </w:pPr>
    <w:rPr>
      <w:rFonts w:ascii="Times New Roman" w:eastAsiaTheme="majorEastAsia" w:hAnsi="Times New Roman" w:cstheme="majorBidi"/>
      <w:b/>
      <w:sz w:val="28"/>
      <w:szCs w:val="40"/>
    </w:rPr>
  </w:style>
  <w:style w:type="paragraph" w:styleId="Heading2">
    <w:name w:val="heading 2"/>
    <w:basedOn w:val="Normal"/>
    <w:next w:val="BodyText"/>
    <w:link w:val="Heading2Char"/>
    <w:uiPriority w:val="9"/>
    <w:unhideWhenUsed/>
    <w:qFormat/>
    <w:rsid w:val="00DD0071"/>
    <w:pPr>
      <w:keepNext/>
      <w:keepLines/>
      <w:spacing w:before="160" w:after="80"/>
      <w:jc w:val="both"/>
      <w:outlineLvl w:val="1"/>
    </w:pPr>
    <w:rPr>
      <w:rFonts w:ascii="Times New Roman" w:eastAsiaTheme="majorEastAsia" w:hAnsi="Times New Roman" w:cstheme="majorBidi"/>
      <w:b/>
      <w:szCs w:val="32"/>
    </w:rPr>
  </w:style>
  <w:style w:type="paragraph" w:styleId="Heading3">
    <w:name w:val="heading 3"/>
    <w:basedOn w:val="Normal"/>
    <w:next w:val="BodyText"/>
    <w:link w:val="Heading3Char"/>
    <w:uiPriority w:val="9"/>
    <w:unhideWhenUsed/>
    <w:qFormat/>
    <w:rsid w:val="00B565D2"/>
    <w:pPr>
      <w:keepNext/>
      <w:keepLines/>
      <w:spacing w:before="160" w:after="80"/>
      <w:outlineLvl w:val="2"/>
    </w:pPr>
    <w:rPr>
      <w:rFonts w:ascii="Times New Roman" w:eastAsiaTheme="majorEastAsia" w:hAnsi="Times New Roman" w:cstheme="majorBidi"/>
      <w:b/>
      <w:i/>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Spacing"/>
    <w:link w:val="BodyTextChar"/>
    <w:autoRedefine/>
    <w:qFormat/>
    <w:rsid w:val="00D81B1A"/>
    <w:pPr>
      <w:spacing w:before="120" w:after="240"/>
      <w:jc w:val="both"/>
    </w:pPr>
    <w:rPr>
      <w:rFonts w:ascii="Times New Roman" w:hAnsi="Times New Roman"/>
    </w:rPr>
  </w:style>
  <w:style w:type="paragraph" w:customStyle="1" w:styleId="FirstParagraph">
    <w:name w:val="First Paragraph"/>
    <w:basedOn w:val="BodyText"/>
    <w:next w:val="BodyText"/>
    <w:qFormat/>
    <w:rsid w:val="00B565D2"/>
  </w:style>
  <w:style w:type="paragraph" w:customStyle="1" w:styleId="Compact">
    <w:name w:val="Compact"/>
    <w:basedOn w:val="BodyText"/>
    <w:qFormat/>
    <w:rsid w:val="00DD0071"/>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Spacing"/>
    <w:qFormat/>
    <w:rsid w:val="00D81B1A"/>
    <w:pPr>
      <w:spacing w:before="240" w:after="240"/>
    </w:pPr>
    <w:rPr>
      <w:rFonts w:ascii="Times New Roman" w:hAnsi="Times New Roman"/>
      <w:sz w:val="20"/>
    </w:rPr>
  </w:style>
  <w:style w:type="character" w:customStyle="1" w:styleId="Heading1Char">
    <w:name w:val="Heading 1 Char"/>
    <w:basedOn w:val="DefaultParagraphFont"/>
    <w:link w:val="Heading1"/>
    <w:uiPriority w:val="9"/>
    <w:rsid w:val="00DD0071"/>
    <w:rPr>
      <w:rFonts w:ascii="Times New Roman" w:eastAsiaTheme="majorEastAsia" w:hAnsi="Times New Roman" w:cstheme="majorBidi"/>
      <w:b/>
      <w:sz w:val="28"/>
      <w:szCs w:val="40"/>
    </w:rPr>
  </w:style>
  <w:style w:type="character" w:customStyle="1" w:styleId="Heading2Char">
    <w:name w:val="Heading 2 Char"/>
    <w:basedOn w:val="DefaultParagraphFont"/>
    <w:link w:val="Heading2"/>
    <w:uiPriority w:val="9"/>
    <w:rsid w:val="00DD0071"/>
    <w:rPr>
      <w:rFonts w:ascii="Times New Roman" w:eastAsiaTheme="majorEastAsia" w:hAnsi="Times New Roman" w:cstheme="majorBidi"/>
      <w:b/>
      <w:szCs w:val="32"/>
    </w:rPr>
  </w:style>
  <w:style w:type="character" w:customStyle="1" w:styleId="Heading3Char">
    <w:name w:val="Heading 3 Char"/>
    <w:basedOn w:val="DefaultParagraphFont"/>
    <w:link w:val="Heading3"/>
    <w:uiPriority w:val="9"/>
    <w:rsid w:val="00B565D2"/>
    <w:rPr>
      <w:rFonts w:ascii="Times New Roman" w:eastAsiaTheme="majorEastAsia" w:hAnsi="Times New Roman" w:cstheme="majorBidi"/>
      <w:b/>
      <w:i/>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rsid w:val="00D852AD"/>
    <w:pPr>
      <w:jc w:val="both"/>
    </w:pPr>
    <w:rPr>
      <w:rFonts w:ascii="Times New Roman" w:hAnsi="Times New Roman"/>
      <w:sz w:val="22"/>
    </w:rPr>
  </w:style>
  <w:style w:type="paragraph" w:customStyle="1" w:styleId="Figure">
    <w:name w:val="Figure"/>
    <w:basedOn w:val="Normal"/>
  </w:style>
  <w:style w:type="paragraph" w:customStyle="1" w:styleId="CaptionedFigure">
    <w:name w:val="Captioned Figure"/>
    <w:basedOn w:val="Figure"/>
    <w:rsid w:val="00D852AD"/>
    <w:pPr>
      <w:keepNext/>
    </w:pPr>
    <w:rPr>
      <w:rFonts w:ascii="Times New Roman" w:hAnsi="Times New Roman"/>
      <w:i/>
      <w:sz w:val="22"/>
    </w:r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color w:val="0F476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FollowedHyperlink">
    <w:name w:val="FollowedHyperlink"/>
    <w:basedOn w:val="DefaultParagraphFont"/>
    <w:rsid w:val="00DD0071"/>
    <w:rPr>
      <w:color w:val="96607D" w:themeColor="followedHyperlink"/>
      <w:u w:val="single"/>
    </w:rPr>
  </w:style>
  <w:style w:type="paragraph" w:customStyle="1" w:styleId="Style1">
    <w:name w:val="Style1"/>
    <w:basedOn w:val="Heading2"/>
    <w:qFormat/>
    <w:rsid w:val="00DD0071"/>
    <w:rPr>
      <w:b w:val="0"/>
    </w:rPr>
  </w:style>
  <w:style w:type="paragraph" w:customStyle="1" w:styleId="Style2">
    <w:name w:val="Style2"/>
    <w:basedOn w:val="Heading2"/>
    <w:qFormat/>
    <w:rsid w:val="00DD0071"/>
    <w:rPr>
      <w:rFonts w:cs="Times New Roman (Headings CS)"/>
      <w:b w:val="0"/>
    </w:rPr>
  </w:style>
  <w:style w:type="paragraph" w:styleId="NoSpacing">
    <w:name w:val="No Spacing"/>
    <w:rsid w:val="00D81B1A"/>
    <w:pPr>
      <w:spacing w:after="0"/>
    </w:pPr>
  </w:style>
  <w:style w:type="character" w:styleId="CommentReference">
    <w:name w:val="annotation reference"/>
    <w:basedOn w:val="DefaultParagraphFont"/>
    <w:rsid w:val="002A2EC9"/>
    <w:rPr>
      <w:sz w:val="16"/>
      <w:szCs w:val="16"/>
    </w:rPr>
  </w:style>
  <w:style w:type="paragraph" w:styleId="CommentText">
    <w:name w:val="annotation text"/>
    <w:basedOn w:val="Normal"/>
    <w:link w:val="CommentTextChar"/>
    <w:rsid w:val="002A2EC9"/>
    <w:rPr>
      <w:sz w:val="20"/>
      <w:szCs w:val="20"/>
    </w:rPr>
  </w:style>
  <w:style w:type="character" w:customStyle="1" w:styleId="CommentTextChar">
    <w:name w:val="Comment Text Char"/>
    <w:basedOn w:val="DefaultParagraphFont"/>
    <w:link w:val="CommentText"/>
    <w:rsid w:val="002A2EC9"/>
    <w:rPr>
      <w:sz w:val="20"/>
      <w:szCs w:val="20"/>
    </w:rPr>
  </w:style>
  <w:style w:type="paragraph" w:styleId="CommentSubject">
    <w:name w:val="annotation subject"/>
    <w:basedOn w:val="CommentText"/>
    <w:next w:val="CommentText"/>
    <w:link w:val="CommentSubjectChar"/>
    <w:rsid w:val="002A2EC9"/>
    <w:rPr>
      <w:b/>
      <w:bCs/>
    </w:rPr>
  </w:style>
  <w:style w:type="character" w:customStyle="1" w:styleId="CommentSubjectChar">
    <w:name w:val="Comment Subject Char"/>
    <w:basedOn w:val="CommentTextChar"/>
    <w:link w:val="CommentSubject"/>
    <w:rsid w:val="002A2EC9"/>
    <w:rPr>
      <w:b/>
      <w:bCs/>
      <w:sz w:val="20"/>
      <w:szCs w:val="20"/>
    </w:rPr>
  </w:style>
  <w:style w:type="paragraph" w:styleId="Revision">
    <w:name w:val="Revision"/>
    <w:hidden/>
    <w:rsid w:val="000C1E9E"/>
    <w:pPr>
      <w:spacing w:after="0"/>
    </w:pPr>
  </w:style>
  <w:style w:type="character" w:customStyle="1" w:styleId="BodyTextChar">
    <w:name w:val="Body Text Char"/>
    <w:basedOn w:val="DefaultParagraphFont"/>
    <w:link w:val="BodyText"/>
    <w:rsid w:val="000C295A"/>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jpg"/><Relationship Id="rId18" Type="http://schemas.openxmlformats.org/officeDocument/2006/relationships/image" Target="media/image6.jp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s://doi.org/10.1098/rsos.150088" TargetMode="External"/><Relationship Id="rId7" Type="http://schemas.openxmlformats.org/officeDocument/2006/relationships/settings" Target="settings.xml"/><Relationship Id="rId12" Type="http://schemas.microsoft.com/office/2018/08/relationships/commentsExtensible" Target="commentsExtensible.xml"/><Relationship Id="rId17" Type="http://schemas.openxmlformats.org/officeDocument/2006/relationships/image" Target="media/image5.jpg"/><Relationship Id="rId25" Type="http://schemas.microsoft.com/office/2011/relationships/people" Target="people.xml"/><Relationship Id="rId2" Type="http://schemas.openxmlformats.org/officeDocument/2006/relationships/customXml" Target="../customXml/item2.xml"/><Relationship Id="rId16" Type="http://schemas.openxmlformats.org/officeDocument/2006/relationships/image" Target="media/image4.jpg"/><Relationship Id="rId20" Type="http://schemas.openxmlformats.org/officeDocument/2006/relationships/hyperlink" Target="https://doi.org/10.1101/2025.10.30.685180" TargetMode="External"/><Relationship Id="rId1" Type="http://schemas.openxmlformats.org/officeDocument/2006/relationships/customXml" Target="../customXml/item1.xml"/><Relationship Id="rId6" Type="http://schemas.openxmlformats.org/officeDocument/2006/relationships/styles" Target="styles.xml"/><Relationship Id="rId11" Type="http://schemas.microsoft.com/office/2016/09/relationships/commentsIds" Target="commentsIds.xm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3.jpg"/><Relationship Id="rId23" Type="http://schemas.openxmlformats.org/officeDocument/2006/relationships/hyperlink" Target="https://doi.org/10.1098/rspb.2021.2613" TargetMode="External"/><Relationship Id="rId10" Type="http://schemas.microsoft.com/office/2011/relationships/commentsExtended" Target="commentsExtended.xml"/><Relationship Id="rId19" Type="http://schemas.openxmlformats.org/officeDocument/2006/relationships/hyperlink" Target="https://doi.org/10.1038/nmeth.3869" TargetMode="External"/><Relationship Id="rId4" Type="http://schemas.openxmlformats.org/officeDocument/2006/relationships/customXml" Target="../customXml/item4.xml"/><Relationship Id="rId9" Type="http://schemas.openxmlformats.org/officeDocument/2006/relationships/comments" Target="comments.xml"/><Relationship Id="rId14" Type="http://schemas.openxmlformats.org/officeDocument/2006/relationships/image" Target="media/image2.jpg"/><Relationship Id="rId22" Type="http://schemas.openxmlformats.org/officeDocument/2006/relationships/hyperlink" Target="https://doi.org/10.1371/journal.pone.025777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e5463dcc-74d8-4a6a-b833-5b6a5bf6ac74" xsi:nil="true"/>
    <lcf76f155ced4ddcb4097134ff3c332f xmlns="80a59180-a799-4de9-8487-2667bf4ebbcc">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61903E692AEAAC4B9B6DC6F5FC7582B7" ma:contentTypeVersion="15" ma:contentTypeDescription="Create a new document." ma:contentTypeScope="" ma:versionID="881e56ae7d790864f035c11254ad00b0">
  <xsd:schema xmlns:xsd="http://www.w3.org/2001/XMLSchema" xmlns:xs="http://www.w3.org/2001/XMLSchema" xmlns:p="http://schemas.microsoft.com/office/2006/metadata/properties" xmlns:ns2="80a59180-a799-4de9-8487-2667bf4ebbcc" xmlns:ns3="e5463dcc-74d8-4a6a-b833-5b6a5bf6ac74" targetNamespace="http://schemas.microsoft.com/office/2006/metadata/properties" ma:root="true" ma:fieldsID="a7baf26f5b12e980b6e6393f12949fee" ns2:_="" ns3:_="">
    <xsd:import namespace="80a59180-a799-4de9-8487-2667bf4ebbcc"/>
    <xsd:import namespace="e5463dcc-74d8-4a6a-b833-5b6a5bf6ac7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Locatio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0a59180-a799-4de9-8487-2667bf4ebbc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Location" ma:index="13" nillable="true" ma:displayName="Location" ma:indexed="true"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e20148b9-20a4-48a0-acba-ba52d68a37a3"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5463dcc-74d8-4a6a-b833-5b6a5bf6ac74"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caedc4da-b107-455e-8f72-bf97e58b694a}" ma:internalName="TaxCatchAll" ma:showField="CatchAllData" ma:web="e5463dcc-74d8-4a6a-b833-5b6a5bf6ac74">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FC3397-ED89-4CCC-8FAA-3DEC2349C398}">
  <ds:schemaRefs>
    <ds:schemaRef ds:uri="http://schemas.microsoft.com/office/2006/metadata/properties"/>
    <ds:schemaRef ds:uri="http://schemas.microsoft.com/office/infopath/2007/PartnerControls"/>
    <ds:schemaRef ds:uri="e5463dcc-74d8-4a6a-b833-5b6a5bf6ac74"/>
    <ds:schemaRef ds:uri="80a59180-a799-4de9-8487-2667bf4ebbcc"/>
  </ds:schemaRefs>
</ds:datastoreItem>
</file>

<file path=customXml/itemProps2.xml><?xml version="1.0" encoding="utf-8"?>
<ds:datastoreItem xmlns:ds="http://schemas.openxmlformats.org/officeDocument/2006/customXml" ds:itemID="{A524DDA5-D586-4AD8-94A0-BDC62954F29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0a59180-a799-4de9-8487-2667bf4ebbcc"/>
    <ds:schemaRef ds:uri="e5463dcc-74d8-4a6a-b833-5b6a5bf6ac7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88FA728-015D-44AF-9219-4C87A77886F0}">
  <ds:schemaRefs>
    <ds:schemaRef ds:uri="http://schemas.microsoft.com/sharepoint/v3/contenttype/forms"/>
  </ds:schemaRefs>
</ds:datastoreItem>
</file>

<file path=customXml/itemProps4.xml><?xml version="1.0" encoding="utf-8"?>
<ds:datastoreItem xmlns:ds="http://schemas.openxmlformats.org/officeDocument/2006/customXml" ds:itemID="{47137F30-1DE0-B648-968A-246654F8D3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171</TotalTime>
  <Pages>13</Pages>
  <Words>5264</Words>
  <Characters>31219</Characters>
  <Application>Microsoft Office Word</Application>
  <DocSecurity>0</DocSecurity>
  <Lines>473</Lines>
  <Paragraphs>141</Paragraphs>
  <ScaleCrop>false</ScaleCrop>
  <HeadingPairs>
    <vt:vector size="2" baseType="variant">
      <vt:variant>
        <vt:lpstr>Title</vt:lpstr>
      </vt:variant>
      <vt:variant>
        <vt:i4>1</vt:i4>
      </vt:variant>
    </vt:vector>
  </HeadingPairs>
  <TitlesOfParts>
    <vt:vector size="1" baseType="lpstr">
      <vt:lpstr>Smart eDNA sampling strategies: Species spatial autocorrelation can guide efficient marine survey design</vt:lpstr>
    </vt:vector>
  </TitlesOfParts>
  <Company/>
  <LinksUpToDate>false</LinksUpToDate>
  <CharactersWithSpaces>36342</CharactersWithSpaces>
  <SharedDoc>false</SharedDoc>
  <HLinks>
    <vt:vector size="84" baseType="variant">
      <vt:variant>
        <vt:i4>2097276</vt:i4>
      </vt:variant>
      <vt:variant>
        <vt:i4>42</vt:i4>
      </vt:variant>
      <vt:variant>
        <vt:i4>0</vt:i4>
      </vt:variant>
      <vt:variant>
        <vt:i4>5</vt:i4>
      </vt:variant>
      <vt:variant>
        <vt:lpwstr>https://doi.org/10.1098/rspb.2021.2613</vt:lpwstr>
      </vt:variant>
      <vt:variant>
        <vt:lpwstr/>
      </vt:variant>
      <vt:variant>
        <vt:i4>5046343</vt:i4>
      </vt:variant>
      <vt:variant>
        <vt:i4>39</vt:i4>
      </vt:variant>
      <vt:variant>
        <vt:i4>0</vt:i4>
      </vt:variant>
      <vt:variant>
        <vt:i4>5</vt:i4>
      </vt:variant>
      <vt:variant>
        <vt:lpwstr>https://doi.org/10.1371/journal.pone.0257773</vt:lpwstr>
      </vt:variant>
      <vt:variant>
        <vt:lpwstr/>
      </vt:variant>
      <vt:variant>
        <vt:i4>2293860</vt:i4>
      </vt:variant>
      <vt:variant>
        <vt:i4>36</vt:i4>
      </vt:variant>
      <vt:variant>
        <vt:i4>0</vt:i4>
      </vt:variant>
      <vt:variant>
        <vt:i4>5</vt:i4>
      </vt:variant>
      <vt:variant>
        <vt:lpwstr>https://doi.org/10.1098/rsos.150088</vt:lpwstr>
      </vt:variant>
      <vt:variant>
        <vt:lpwstr/>
      </vt:variant>
      <vt:variant>
        <vt:i4>131152</vt:i4>
      </vt:variant>
      <vt:variant>
        <vt:i4>33</vt:i4>
      </vt:variant>
      <vt:variant>
        <vt:i4>0</vt:i4>
      </vt:variant>
      <vt:variant>
        <vt:i4>5</vt:i4>
      </vt:variant>
      <vt:variant>
        <vt:lpwstr>https://doi.org/10.1101/2025.10.30.685180</vt:lpwstr>
      </vt:variant>
      <vt:variant>
        <vt:lpwstr/>
      </vt:variant>
      <vt:variant>
        <vt:i4>2490420</vt:i4>
      </vt:variant>
      <vt:variant>
        <vt:i4>30</vt:i4>
      </vt:variant>
      <vt:variant>
        <vt:i4>0</vt:i4>
      </vt:variant>
      <vt:variant>
        <vt:i4>5</vt:i4>
      </vt:variant>
      <vt:variant>
        <vt:lpwstr>https://doi.org/10.1038/nmeth.3869</vt:lpwstr>
      </vt:variant>
      <vt:variant>
        <vt:lpwstr/>
      </vt:variant>
      <vt:variant>
        <vt:i4>2424955</vt:i4>
      </vt:variant>
      <vt:variant>
        <vt:i4>27</vt:i4>
      </vt:variant>
      <vt:variant>
        <vt:i4>0</vt:i4>
      </vt:variant>
      <vt:variant>
        <vt:i4>5</vt:i4>
      </vt:variant>
      <vt:variant>
        <vt:lpwstr/>
      </vt:variant>
      <vt:variant>
        <vt:lpwstr>fig:epsilon</vt:lpwstr>
      </vt:variant>
      <vt:variant>
        <vt:i4>655462</vt:i4>
      </vt:variant>
      <vt:variant>
        <vt:i4>24</vt:i4>
      </vt:variant>
      <vt:variant>
        <vt:i4>0</vt:i4>
      </vt:variant>
      <vt:variant>
        <vt:i4>5</vt:i4>
      </vt:variant>
      <vt:variant>
        <vt:lpwstr/>
      </vt:variant>
      <vt:variant>
        <vt:lpwstr>fig:epsilon_sp</vt:lpwstr>
      </vt:variant>
      <vt:variant>
        <vt:i4>2424955</vt:i4>
      </vt:variant>
      <vt:variant>
        <vt:i4>21</vt:i4>
      </vt:variant>
      <vt:variant>
        <vt:i4>0</vt:i4>
      </vt:variant>
      <vt:variant>
        <vt:i4>5</vt:i4>
      </vt:variant>
      <vt:variant>
        <vt:lpwstr/>
      </vt:variant>
      <vt:variant>
        <vt:lpwstr>fig:epsilon</vt:lpwstr>
      </vt:variant>
      <vt:variant>
        <vt:i4>2490476</vt:i4>
      </vt:variant>
      <vt:variant>
        <vt:i4>18</vt:i4>
      </vt:variant>
      <vt:variant>
        <vt:i4>0</vt:i4>
      </vt:variant>
      <vt:variant>
        <vt:i4>5</vt:i4>
      </vt:variant>
      <vt:variant>
        <vt:lpwstr/>
      </vt:variant>
      <vt:variant>
        <vt:lpwstr>fig:mu</vt:lpwstr>
      </vt:variant>
      <vt:variant>
        <vt:i4>2490476</vt:i4>
      </vt:variant>
      <vt:variant>
        <vt:i4>12</vt:i4>
      </vt:variant>
      <vt:variant>
        <vt:i4>0</vt:i4>
      </vt:variant>
      <vt:variant>
        <vt:i4>5</vt:i4>
      </vt:variant>
      <vt:variant>
        <vt:lpwstr/>
      </vt:variant>
      <vt:variant>
        <vt:lpwstr>fig:mu</vt:lpwstr>
      </vt:variant>
      <vt:variant>
        <vt:i4>3866739</vt:i4>
      </vt:variant>
      <vt:variant>
        <vt:i4>9</vt:i4>
      </vt:variant>
      <vt:variant>
        <vt:i4>0</vt:i4>
      </vt:variant>
      <vt:variant>
        <vt:i4>5</vt:i4>
      </vt:variant>
      <vt:variant>
        <vt:lpwstr/>
      </vt:variant>
      <vt:variant>
        <vt:lpwstr>fig:rho</vt:lpwstr>
      </vt:variant>
      <vt:variant>
        <vt:i4>4194355</vt:i4>
      </vt:variant>
      <vt:variant>
        <vt:i4>6</vt:i4>
      </vt:variant>
      <vt:variant>
        <vt:i4>0</vt:i4>
      </vt:variant>
      <vt:variant>
        <vt:i4>5</vt:i4>
      </vt:variant>
      <vt:variant>
        <vt:lpwstr/>
      </vt:variant>
      <vt:variant>
        <vt:lpwstr>tab:gp_priors</vt:lpwstr>
      </vt:variant>
      <vt:variant>
        <vt:i4>6488119</vt:i4>
      </vt:variant>
      <vt:variant>
        <vt:i4>3</vt:i4>
      </vt:variant>
      <vt:variant>
        <vt:i4>0</vt:i4>
      </vt:variant>
      <vt:variant>
        <vt:i4>5</vt:i4>
      </vt:variant>
      <vt:variant>
        <vt:lpwstr/>
      </vt:variant>
      <vt:variant>
        <vt:lpwstr>eq:Shat</vt:lpwstr>
      </vt:variant>
      <vt:variant>
        <vt:i4>6946871</vt:i4>
      </vt:variant>
      <vt:variant>
        <vt:i4>0</vt:i4>
      </vt:variant>
      <vt:variant>
        <vt:i4>0</vt:i4>
      </vt:variant>
      <vt:variant>
        <vt:i4>5</vt:i4>
      </vt:variant>
      <vt:variant>
        <vt:lpwstr/>
      </vt:variant>
      <vt:variant>
        <vt:lpwstr>eq:Zhat</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eDNA sampling strategies: Species spatial autocorrelation can guide efficient marine survey design</dc:title>
  <dc:subject/>
  <dc:creator>Gledis Guri^1*; Ryan P. Kelly^1; Ole Shelton2^2*; Krista M. Nichols^2; others</dc:creator>
  <cp:keywords/>
  <cp:lastModifiedBy>Gledis Guri</cp:lastModifiedBy>
  <cp:revision>88</cp:revision>
  <dcterms:created xsi:type="dcterms:W3CDTF">2025-12-02T02:07:00Z</dcterms:created>
  <dcterms:modified xsi:type="dcterms:W3CDTF">2026-01-08T23:05:00Z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bibliography">
    <vt:lpwstr>Bib.bib</vt:lpwstr>
  </property>
  <property fmtid="{D5CDD505-2E9C-101B-9397-08002B2CF9AE}" pid="5" name="ccsDelim">
    <vt:lpwstr>, </vt:lpwstr>
  </property>
  <property fmtid="{D5CDD505-2E9C-101B-9397-08002B2CF9AE}" pid="6" name="ccsLabelSep">
    <vt:lpwstr> — </vt:lpwstr>
  </property>
  <property fmtid="{D5CDD505-2E9C-101B-9397-08002B2CF9AE}" pid="7" name="ccsTemplate">
    <vt:lpwstr>iccsLabelSept</vt:lpwstr>
  </property>
  <property fmtid="{D5CDD505-2E9C-101B-9397-08002B2CF9AE}" pid="8" name="chapDelim">
    <vt:lpwstr>.</vt:lpwstr>
  </property>
  <property fmtid="{D5CDD505-2E9C-101B-9397-08002B2CF9AE}" pid="9" name="chapters">
    <vt:lpwstr>False</vt:lpwstr>
  </property>
  <property fmtid="{D5CDD505-2E9C-101B-9397-08002B2CF9AE}" pid="10" name="chaptersDepth">
    <vt:lpwstr>1</vt:lpwstr>
  </property>
  <property fmtid="{D5CDD505-2E9C-101B-9397-08002B2CF9AE}" pid="11" name="codeBlockCaptions">
    <vt:lpwstr>False</vt:lpwstr>
  </property>
  <property fmtid="{D5CDD505-2E9C-101B-9397-08002B2CF9AE}" pid="12" name="cref">
    <vt:lpwstr>False</vt:lpwstr>
  </property>
  <property fmtid="{D5CDD505-2E9C-101B-9397-08002B2CF9AE}" pid="13" name="crossrefYaml">
    <vt:lpwstr>pandoc-crossref.yaml</vt:lpwstr>
  </property>
  <property fmtid="{D5CDD505-2E9C-101B-9397-08002B2CF9AE}" pid="14" name="csl">
    <vt:lpwstr>/Users/gledguri/Local/Pandoc/csl_styles/ecological-applications.csl</vt:lpwstr>
  </property>
  <property fmtid="{D5CDD505-2E9C-101B-9397-08002B2CF9AE}" pid="15" name="date">
    <vt:lpwstr>2025-11-19</vt:lpwstr>
  </property>
  <property fmtid="{D5CDD505-2E9C-101B-9397-08002B2CF9AE}" pid="16" name="eqLabels">
    <vt:lpwstr>arabic</vt:lpwstr>
  </property>
  <property fmtid="{D5CDD505-2E9C-101B-9397-08002B2CF9AE}" pid="17" name="eqnBlockInlineMath">
    <vt:lpwstr>False</vt:lpwstr>
  </property>
  <property fmtid="{D5CDD505-2E9C-101B-9397-08002B2CF9AE}" pid="18" name="eqnBlockTemplate">
    <vt:lpwstr>ti</vt:lpwstr>
  </property>
  <property fmtid="{D5CDD505-2E9C-101B-9397-08002B2CF9AE}" pid="19" name="eqnDisplayTemplate">
    <vt:lpwstr>e</vt:lpwstr>
  </property>
  <property fmtid="{D5CDD505-2E9C-101B-9397-08002B2CF9AE}" pid="20" name="eqnIndexTemplate">
    <vt:lpwstr>(i)</vt:lpwstr>
  </property>
  <property fmtid="{D5CDD505-2E9C-101B-9397-08002B2CF9AE}" pid="21" name="eqnInlineTableTemplate">
    <vt:lpwstr>e</vt:lpwstr>
  </property>
  <property fmtid="{D5CDD505-2E9C-101B-9397-08002B2CF9AE}" pid="22" name="eqnInlineTemplate">
    <vt:lpwstr>eequationNumberTeX{i}</vt:lpwstr>
  </property>
  <property fmtid="{D5CDD505-2E9C-101B-9397-08002B2CF9AE}" pid="23" name="eqnPrefix">
    <vt:lpwstr/>
  </property>
  <property fmtid="{D5CDD505-2E9C-101B-9397-08002B2CF9AE}" pid="24" name="eqnPrefixTemplate">
    <vt:lpwstr>p i</vt:lpwstr>
  </property>
  <property fmtid="{D5CDD505-2E9C-101B-9397-08002B2CF9AE}" pid="25" name="equationNumberTeX">
    <vt:lpwstr>\qquad</vt:lpwstr>
  </property>
  <property fmtid="{D5CDD505-2E9C-101B-9397-08002B2CF9AE}" pid="26" name="figLabels">
    <vt:lpwstr>arabic</vt:lpwstr>
  </property>
  <property fmtid="{D5CDD505-2E9C-101B-9397-08002B2CF9AE}" pid="27" name="figPrefix">
    <vt:lpwstr/>
  </property>
  <property fmtid="{D5CDD505-2E9C-101B-9397-08002B2CF9AE}" pid="28" name="figPrefixTemplate">
    <vt:lpwstr>p i</vt:lpwstr>
  </property>
  <property fmtid="{D5CDD505-2E9C-101B-9397-08002B2CF9AE}" pid="29" name="figureTemplate">
    <vt:lpwstr>figureTitle ititleDelim t</vt:lpwstr>
  </property>
  <property fmtid="{D5CDD505-2E9C-101B-9397-08002B2CF9AE}" pid="30" name="figureTitle">
    <vt:lpwstr>Figure</vt:lpwstr>
  </property>
  <property fmtid="{D5CDD505-2E9C-101B-9397-08002B2CF9AE}" pid="31" name="lastDelim">
    <vt:lpwstr>, </vt:lpwstr>
  </property>
  <property fmtid="{D5CDD505-2E9C-101B-9397-08002B2CF9AE}" pid="32" name="linkReferences">
    <vt:lpwstr>False</vt:lpwstr>
  </property>
  <property fmtid="{D5CDD505-2E9C-101B-9397-08002B2CF9AE}" pid="33" name="listItemTitleDelim">
    <vt:lpwstr>.</vt:lpwstr>
  </property>
  <property fmtid="{D5CDD505-2E9C-101B-9397-08002B2CF9AE}" pid="34" name="listingTemplate">
    <vt:lpwstr>listingTitle ititleDelim t</vt:lpwstr>
  </property>
  <property fmtid="{D5CDD505-2E9C-101B-9397-08002B2CF9AE}" pid="35" name="listingTitle">
    <vt:lpwstr>Listing</vt:lpwstr>
  </property>
  <property fmtid="{D5CDD505-2E9C-101B-9397-08002B2CF9AE}" pid="36" name="listings">
    <vt:lpwstr>False</vt:lpwstr>
  </property>
  <property fmtid="{D5CDD505-2E9C-101B-9397-08002B2CF9AE}" pid="37" name="lofItemTemplate">
    <vt:lpwstr>lofItemTitleilistItemTitleDelimt </vt:lpwstr>
  </property>
  <property fmtid="{D5CDD505-2E9C-101B-9397-08002B2CF9AE}" pid="38" name="lofItemTitle">
    <vt:lpwstr/>
  </property>
  <property fmtid="{D5CDD505-2E9C-101B-9397-08002B2CF9AE}" pid="39" name="lofTitle">
    <vt:lpwstr>List of Figures</vt:lpwstr>
  </property>
  <property fmtid="{D5CDD505-2E9C-101B-9397-08002B2CF9AE}" pid="40" name="lolItemTemplate">
    <vt:lpwstr>lolItemTitleilistItemTitleDelimt </vt:lpwstr>
  </property>
  <property fmtid="{D5CDD505-2E9C-101B-9397-08002B2CF9AE}" pid="41" name="lolItemTitle">
    <vt:lpwstr/>
  </property>
  <property fmtid="{D5CDD505-2E9C-101B-9397-08002B2CF9AE}" pid="42" name="lolTitle">
    <vt:lpwstr>List of Listings</vt:lpwstr>
  </property>
  <property fmtid="{D5CDD505-2E9C-101B-9397-08002B2CF9AE}" pid="43" name="lotItemTemplate">
    <vt:lpwstr>lotItemTitleilistItemTitleDelimt </vt:lpwstr>
  </property>
  <property fmtid="{D5CDD505-2E9C-101B-9397-08002B2CF9AE}" pid="44" name="lotItemTitle">
    <vt:lpwstr/>
  </property>
  <property fmtid="{D5CDD505-2E9C-101B-9397-08002B2CF9AE}" pid="45" name="lotTitle">
    <vt:lpwstr>List of Tables</vt:lpwstr>
  </property>
  <property fmtid="{D5CDD505-2E9C-101B-9397-08002B2CF9AE}" pid="46" name="lstLabels">
    <vt:lpwstr>arabic</vt:lpwstr>
  </property>
  <property fmtid="{D5CDD505-2E9C-101B-9397-08002B2CF9AE}" pid="47" name="lstPrefix">
    <vt:lpwstr/>
  </property>
  <property fmtid="{D5CDD505-2E9C-101B-9397-08002B2CF9AE}" pid="48" name="lstPrefixTemplate">
    <vt:lpwstr>p i</vt:lpwstr>
  </property>
  <property fmtid="{D5CDD505-2E9C-101B-9397-08002B2CF9AE}" pid="49" name="nameInLink">
    <vt:lpwstr>False</vt:lpwstr>
  </property>
  <property fmtid="{D5CDD505-2E9C-101B-9397-08002B2CF9AE}" pid="50" name="numberSections">
    <vt:lpwstr>False</vt:lpwstr>
  </property>
  <property fmtid="{D5CDD505-2E9C-101B-9397-08002B2CF9AE}" pid="51" name="pairDelim">
    <vt:lpwstr>, </vt:lpwstr>
  </property>
  <property fmtid="{D5CDD505-2E9C-101B-9397-08002B2CF9AE}" pid="52" name="rangeDelim">
    <vt:lpwstr>-</vt:lpwstr>
  </property>
  <property fmtid="{D5CDD505-2E9C-101B-9397-08002B2CF9AE}" pid="53" name="refDelim">
    <vt:lpwstr>, </vt:lpwstr>
  </property>
  <property fmtid="{D5CDD505-2E9C-101B-9397-08002B2CF9AE}" pid="54" name="refIndexTemplate">
    <vt:lpwstr>isuf</vt:lpwstr>
  </property>
  <property fmtid="{D5CDD505-2E9C-101B-9397-08002B2CF9AE}" pid="55" name="secHeaderDelim">
    <vt:lpwstr> </vt:lpwstr>
  </property>
  <property fmtid="{D5CDD505-2E9C-101B-9397-08002B2CF9AE}" pid="56" name="secHeaderTemplate">
    <vt:lpwstr>isecHeaderDelim[n]t</vt:lpwstr>
  </property>
  <property fmtid="{D5CDD505-2E9C-101B-9397-08002B2CF9AE}" pid="57" name="secLabels">
    <vt:lpwstr>arabic</vt:lpwstr>
  </property>
  <property fmtid="{D5CDD505-2E9C-101B-9397-08002B2CF9AE}" pid="58" name="secPrefix">
    <vt:lpwstr/>
  </property>
  <property fmtid="{D5CDD505-2E9C-101B-9397-08002B2CF9AE}" pid="59" name="secPrefixTemplate">
    <vt:lpwstr>p i</vt:lpwstr>
  </property>
  <property fmtid="{D5CDD505-2E9C-101B-9397-08002B2CF9AE}" pid="60" name="sectionsDepth">
    <vt:lpwstr>0</vt:lpwstr>
  </property>
  <property fmtid="{D5CDD505-2E9C-101B-9397-08002B2CF9AE}" pid="61" name="subfigGrid">
    <vt:lpwstr>False</vt:lpwstr>
  </property>
  <property fmtid="{D5CDD505-2E9C-101B-9397-08002B2CF9AE}" pid="62" name="subfigLabels">
    <vt:lpwstr>alpha a</vt:lpwstr>
  </property>
  <property fmtid="{D5CDD505-2E9C-101B-9397-08002B2CF9AE}" pid="63" name="subfigureChildTemplate">
    <vt:lpwstr>i</vt:lpwstr>
  </property>
  <property fmtid="{D5CDD505-2E9C-101B-9397-08002B2CF9AE}" pid="64" name="subfigureRefIndexTemplate">
    <vt:lpwstr>isuf (s)</vt:lpwstr>
  </property>
  <property fmtid="{D5CDD505-2E9C-101B-9397-08002B2CF9AE}" pid="65" name="subfigureTemplate">
    <vt:lpwstr>figureTitle ititleDelim t. ccs</vt:lpwstr>
  </property>
  <property fmtid="{D5CDD505-2E9C-101B-9397-08002B2CF9AE}" pid="66" name="tableEqns">
    <vt:lpwstr>False</vt:lpwstr>
  </property>
  <property fmtid="{D5CDD505-2E9C-101B-9397-08002B2CF9AE}" pid="67" name="tableTemplate">
    <vt:lpwstr>tableTitle ititleDelim t</vt:lpwstr>
  </property>
  <property fmtid="{D5CDD505-2E9C-101B-9397-08002B2CF9AE}" pid="68" name="tableTitle">
    <vt:lpwstr>Table</vt:lpwstr>
  </property>
  <property fmtid="{D5CDD505-2E9C-101B-9397-08002B2CF9AE}" pid="69" name="tblLabels">
    <vt:lpwstr>arabic</vt:lpwstr>
  </property>
  <property fmtid="{D5CDD505-2E9C-101B-9397-08002B2CF9AE}" pid="70" name="tblPrefix">
    <vt:lpwstr/>
  </property>
  <property fmtid="{D5CDD505-2E9C-101B-9397-08002B2CF9AE}" pid="71" name="tblPrefixTemplate">
    <vt:lpwstr>p i</vt:lpwstr>
  </property>
  <property fmtid="{D5CDD505-2E9C-101B-9397-08002B2CF9AE}" pid="72" name="titleDelim">
    <vt:lpwstr>:</vt:lpwstr>
  </property>
  <property fmtid="{D5CDD505-2E9C-101B-9397-08002B2CF9AE}" pid="73" name="ContentTypeId">
    <vt:lpwstr>0x01010061903E692AEAAC4B9B6DC6F5FC7582B7</vt:lpwstr>
  </property>
</Properties>
</file>