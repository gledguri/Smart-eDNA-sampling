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del w:id="9328" w:author="Gledis Guri" w:date="2026-07-26T00:00:00Z">
        <w:r>
          <w:rPr>
            <w:rFonts w:ascii="Times New Roman" w:hAnsi="Times New Roman" w:cs="Times New Roman"/>
            <w:b/>
            <w:bCs/>
            <w:sz w:val="28"/>
            <w:szCs w:val="28"/>
          </w:rPr>
          <w:delText xml:space="preserve">Smart </w:delText>
        </w:r>
        <w:r>
          <w:rPr>
            <w:rFonts w:ascii="Times New Roman" w:hAnsi="Times New Roman" w:cs="Times New Roman"/>
            <w:b/>
            <w:bCs/>
            <w:sz w:val="28"/>
            <w:szCs w:val="28"/>
          </w:rPr>
          <w:delText xml:space="preserve">environmental </w:delText>
        </w:r>
        <w:r>
          <w:rPr>
            <w:rFonts w:ascii="Times New Roman" w:hAnsi="Times New Roman" w:cs="Times New Roman"/>
            <w:b/>
            <w:bCs/>
            <w:sz w:val="28"/>
            <w:szCs w:val="28"/>
          </w:rPr>
          <w:delText xml:space="preserve">DNA sampling strategies: </w:delText>
        </w:r>
        <w:r>
          <w:rPr>
            <w:rFonts w:ascii="Times New Roman" w:hAnsi="Times New Roman" w:cs="Times New Roman"/>
            <w:b/>
            <w:bCs/>
            <w:sz w:val="28"/>
            <w:szCs w:val="28"/>
          </w:rPr>
          <w:delText xml:space="preserve">S</w:delText>
        </w:r>
        <w:r>
          <w:rPr>
            <w:rFonts w:ascii="Times New Roman" w:hAnsi="Times New Roman" w:cs="Times New Roman"/>
            <w:b/>
            <w:bCs/>
            <w:sz w:val="28"/>
            <w:szCs w:val="28"/>
          </w:rPr>
          <w:delText xml:space="preserve">patial autocorrelation can guide efficient survey design</w:delText>
        </w:r>
      </w:del>
      <w:ins w:id="9329" w:author="Gledis Guri" w:date="2026-07-26T00:00:00Z">
        <w:r>
          <w:rPr>
            <w:rFonts w:ascii="Times New Roman" w:hAnsi="Times New Roman" w:cs="Times New Roman"/>
            <w:b/>
            <w:bCs/>
            <w:sz w:val="28"/>
            <w:szCs w:val="28"/>
          </w:rPr>
          <w:t xml:space="preserve">Spatial autocorrelation determines the sampling effort required to recover species distributions from environmental DNA</w:t>
        </w:r>
      </w:ins>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2F422FAA" w14:textId="77777777" w:rsidR="00AD04EE" w:rsidRPr="00C40337" w:rsidRDefault="00AD04EE" w:rsidP="00AD04EE">
      <w:pPr>
        <w:pStyle w:val="Heading1"/>
        <w:spacing w:before="0" w:after="0" w:line="48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1"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1"/>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76C1BD25" w14:textId="3791E391" w:rsidR="00D477E6" w:rsidRDefault="003B5D12" w:rsidP="001643E6">
      <w:pPr>
        <w:pStyle w:val="BodyText"/>
        <w:spacing w:line="480" w:lineRule="auto"/>
      </w:pPr>
      <w:del w:id="9318" w:author="Gledis Guri" w:date="2026-07-26T00:00:00Z">
        <w:r>
          <w:delText xml:space="preserve">Designing sampling strategies that accurately capture spatial patterns of environmental DNA (eDNA) is increasingly critical for biodiversity monitoring. Because species abundance and eDNA signals are often spatially structured, accounting for spatial autocorrelation is important for robust distributional inference and sampling design evaluation.</w:delText>
        </w:r>
      </w:del>
      <w:ins w:id="9319" w:author="Gledis Guri" w:date="2026-07-26T00:00:00Z">
        <w:r>
          <w:t xml:space="preserve">How densely a region must be sampled to recover a species' distribution depends on how strongly that distribution is structured in space. The question is acute for environmental DNA (eDNA), which increasingly underpins broad-scale biodiversity monitoring but for which sampling effort is still largely set by logistical convention rather than by spatial structure.</w:t>
        </w:r>
      </w:ins>
      <w:r>
        <w:t xml:space="preserve"> </w:t>
      </w:r>
      <w:del w:id="9320" w:author="Gledis Guri" w:date="2026-07-26T00:00:00Z">
        <w:r>
          <w:delText xml:space="preserve">We combined empirical fish eDNA data from the U.S. Pacific coast with simulated sampling scenarios to evaluate how sampling effort influences eDNA concentration and spatial distribution estimation in marine surveys. Gaussian Process (GP) models were fitted to eDNA concentration as a function of spatial location and depth for 12 species, yielding species-specific spatial parameters. These empirically derived parameters were then used to generate synthetic spatial fields with varying degrees of spatial autocorrelation. Using both simulated and empirical data, we evaluated how progressive reductions in sampling effort affect predictive performance and GP parameter recovery, identifying effort thresholds that maximize inference accuracy and efficiency.</w:delText>
        </w:r>
      </w:del>
      <w:ins w:id="9321" w:author="Gledis Guri" w:date="2026-07-26T00:00:00Z">
        <w:r>
          <w:t xml:space="preserve">Here we quantify how spatial autocorrelation governs the effort needed to recover a spatial field. We fitted Gaussian Process (GP) models to eDNA concentrations for 12 marine fish species along the U.S. Pacific coast, used the resulting parameters to simulate fields spanning 25-1000 km in autocorrelation length-scale, and progressively thinned both simulated and observed data to measure how predictive performance and GP parameter recovery degrade as effort falls.</w:t>
        </w:r>
      </w:ins>
      <w:r>
        <w:t xml:space="preserve"> </w:t>
      </w:r>
      <w:del w:id="9322" w:author="Gledis Guri" w:date="2026-07-26T00:00:00Z">
        <w:r>
          <w:delText xml:space="preserve">Prediction accuracy improved with higher spatial autocorrelation and increasing sampling density with the largest marginal gains in accuracy occurring in our </w:delText>
        </w:r>
        <w:r>
          <w:delText xml:space="preserve">particular use-case</w:delText>
        </w:r>
        <w:r>
          <w:delText xml:space="preserve"> at around 4-9 samples per 10000 km</w:delText>
        </w:r>
      </w:del>
      <w:ins w:id="9323" w:author="Gledis Guri" w:date="2026-07-26T00:00:00Z">
        <w:r>
          <w:t xml:space="preserve">Prediction accuracy improved with both spatial autocorrelation and sampling density, the largest marginal gains occurring at 4-9 samples per 10,000 km</w:t>
        </w:r>
      </w:ins>
      <w:r w:rsidRPr="004762FC">
        <w:rPr>
          <w:vertAlign w:val="superscript"/>
        </w:rPr>
        <w:t>2</w:t>
      </w:r>
      <w:r w:rsidR="00ED1A95" w:rsidRPr="00ED1A95">
        <w:t xml:space="preserve"> per depth layer across the five sampled depth strata</w:t>
      </w:r>
      <w:r w:rsidR="00ED1A95">
        <w:t>.</w:t>
      </w:r>
      <w:r w:rsidRPr="003B5D12">
        <w:t xml:space="preserve"> </w:t>
      </w:r>
      <w:del w:id="9324" w:author="Gledis Guri" w:date="2026-07-26T00:00:00Z">
        <w:r>
          <w:delText xml:space="preserve">Additionally, GP parameter recovery under reduced sampling effort showed diminishing returns, with little marginal gain past 6 samples per</w:delText>
        </w:r>
        <w:r>
          <w:delText xml:space="preserve"> </w:delText>
        </w:r>
        <w:r>
          <w:delText xml:space="preserve">10000 km</w:delText>
        </w:r>
      </w:del>
      <w:ins w:id="9325" w:author="Gledis Guri" w:date="2026-07-26T00:00:00Z">
        <w:r>
          <w:t xml:space="preserve">GP parameter recovery showed similar diminishing returns, with little gain past 6 samples per 10,000 km</w:t>
        </w:r>
      </w:ins>
      <w:r w:rsidRPr="004762FC">
        <w:rPr>
          <w:vertAlign w:val="superscript"/>
        </w:rPr>
        <w:t>2</w:t>
      </w:r>
      <w:r>
        <w:t xml:space="preserve">. </w:t>
      </w:r>
      <w:del w:id="9326" w:author="Gledis Guri" w:date="2026-07-26T00:00:00Z">
        <w:r>
          <w:delText xml:space="preserve">Optimal eDNA sampling effort depends on the spatial structure of the target taxon and the inferential objective of the survey, but here we suggest a quantitative framework for designing cost-effective eDNA surveys tailored to prediction, abundance indexing, and spatial ecological inference.</w:delText>
        </w:r>
      </w:del>
      <w:ins w:id="9327" w:author="Gledis Guri" w:date="2026-07-26T00:00:00Z">
        <w:r>
          <w:t xml:space="preserve">Optimal effort therefore depends jointly on the spatial structure of the taxon and on the inferential objective, and the two make conflicting demands on design: estimating mean concentration rewards broad coverage, whereas estimating autocorrelation requires a wide spread of inter-sample distances. Because both are functions of a covariance parameter estimable from existing data, they provide a quantitative and transferable basis for designing broad-extent eDNA surveys; the thresholds reported here are derived over roughly 200,000 km</w:t>
        </w:r>
        <w:r>
          <w:rPr>
            <w:vertAlign w:val="superscript"/>
          </w:rPr>
          <w:t xml:space="preserve">2</w:t>
        </w:r>
        <w:r>
          <w:t xml:space="preserve"> and are intended for surveys of comparable extent.</w:t>
        </w:r>
      </w:ins>
    </w:p>
    <w:p w14:paraId="4345CD1D" w14:textId="77777777" w:rsidR="003B5D12" w:rsidRPr="00915163" w:rsidRDefault="003B5D12" w:rsidP="001643E6">
      <w:pPr>
        <w:pStyle w:val="BodyText"/>
        <w:spacing w:line="480" w:lineRule="auto"/>
      </w:pPr>
    </w:p>
    <w:p w14:paraId="5516F177" w14:textId="548551F0" w:rsidR="0032076E" w:rsidRDefault="00D04708" w:rsidP="001643E6">
      <w:pPr>
        <w:pStyle w:val="FirstParagraph"/>
        <w:spacing w:line="480" w:lineRule="auto"/>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2" w:name="introduction"/>
      <w:bookmarkEnd w:id="0"/>
      <w:r>
        <w:lastRenderedPageBreak/>
        <w:t>Introduction</w:t>
      </w:r>
    </w:p>
    <w:p w14:paraId="12A3A315" w14:textId="0C5680B7" w:rsidR="00E656D3" w:rsidRDefault="00686350" w:rsidP="001643E6">
      <w:pPr>
        <w:pStyle w:val="BodyText"/>
        <w:spacing w:line="480" w:lineRule="auto"/>
      </w:pPr>
      <w:bookmarkStart w:id="3" w:name="OLE_LINK9"/>
      <w:del w:id="9310" w:author="Gledis Guri" w:date="2026-07-26T00:00:00Z">
        <w:r>
          <w:delText xml:space="preserve">Appropriate sampling design plays a critical role in accurately assessing species distributions, forming the foundation for evidence-based ecological inference and resource management</w:delText>
        </w:r>
      </w:del>
      <w:ins w:id="9311" w:author="Gledis Guri" w:date="2026-07-26T00:00:00Z">
        <w:r>
          <w:t xml:space="preserve">Sampling design determines how accurately species distributions can be assessed, and underpins evidence-based ecological inference and resource management</w:t>
        </w:r>
      </w:ins>
      <w:r w:rsidR="00D829D6">
        <w:t xml:space="preserve"> </w:t>
      </w:r>
      <w:r w:rsidR="00F8348C">
        <w:fldChar w:fldCharType="begin"/>
      </w:r>
      <w:r w:rsidR="00E456BF">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F8348C">
        <w:fldChar w:fldCharType="separate"/>
      </w:r>
      <w:r w:rsidR="00E456BF">
        <w:rPr>
          <w:noProof/>
        </w:rPr>
        <w:t>(Yoccoz et al., 2001)</w:t>
      </w:r>
      <w:r w:rsidR="00F8348C">
        <w:fldChar w:fldCharType="end"/>
      </w:r>
      <w:r>
        <w:t xml:space="preserve">. </w:t>
      </w:r>
      <w:del w:id="9312" w:author="Gledis Guri" w:date="2026-07-26T00:00:00Z">
        <w:r>
          <w:delText xml:space="preserve">Across ecological systems, indices of abundance and distribution are commonly derived from a range of survey approaches, including capture-based methods</w:delText>
        </w:r>
        <w:r>
          <w:delText xml:space="preserve"> </w:delText>
        </w:r>
        <w:r w:rsidR="00E456BF">
          <w:fldChar w:fldCharType="begin"/>
        </w:r>
        <w:r w:rsidR="00EE63D1">
          <w:delInstrText xml:space="preserve"> ADDIN ZOTERO_ITEM CSL_CITATION {"citationID":"qPdNnLnl","properties":{"unsorted":false,"formattedCitation":"(Fraser et al., 2007)","plainCitation":"(Fraser et al., 2007)","noteIndex":0},"citationItems":[{"id":100,"uris":["http://zotero.org/users/9456007/items/8B9RI9RW"],"itemData":{"id":100,"type":"article-journal","abstract":"Abstract\n            Fraser, H. M., Greenstreet, S. P. R., and Piet, G. J. 2007. Taking account of catchability in groundfish survey trawls: implications for estimating demersal fish biomass. – ICES Journal of Marine Science, 64. Groundfish surveys are a key component of current scientific data monitoring and data-collection activities undertaken in support of fisheries management. Recent requirements to develop and implement an ecosystem approach to management are placing increasing and varied demands on such datasets. Successfully incorporating ecosystem and environmental objectives within fisheries management will, for example, require greater understanding of foodweb trophodynamics, which in turn requires detailed information on the abundance and distribution of fish predators and prey species on spatial scales hitherto rarely considered. However, no trawl gear catches all the fish in its path, so density estimates provided by such trawl samples do not reflect true densities of fish. Catchability in a trawl gear is affected by many factors and varies both between species and between different sized conspecifics, and therefore has the capacity to confound our understanding of predator–prey interactions and of the relative abundance of different species and size classes of fish at any point in time or space. To overcome such problems, estimates of the catchability of each size class of each species sampled in a given survey are required for trawl sample densities to be raised to the actual densities of fish present at each location sampled. Here, we present a method for estimating catchability coefficients for 1-cm size classes of fish species sampled by the Grande Overture Vertical trawl during the third quarter ICES International Bottom Trawl Survey. The catchability coefficients obtained are applied to survey data collected between 1998 and 2004 to examine annual variation in actual abundance of the demersal fish assemblage in the North Sea.","citation-key":"fraser2007","container-title":"ICES Journal of Marine Science","DOI":"10.1093/icesjms/fsm145","ISSN":"1095-9289, 1054-3139","issue":"9","language":"en","note":"101 citations (Crossref/DOI) [2026-01-20]\n97 citations (Crossref/DOI) [2025-10-27]\n117 citations (Semantic Scholar/DOI) [2023-09-28]","page":"1800-1819","source":"DOI.org (Crossref)","title":"Taking account of catchability in groundfish survey trawls: implications for estimating demersal fish biomass","title-short":"Taking account of catchability in groundfish survey trawls","volume":"64","author":[{"family":"Fraser","given":"Helen M."},{"family":"Greenstreet","given":"Simon P. R."},{"family":"Piet","given":"Gerjan J."}],"issued":{"date-parts":[["2007",12,1]]}}}],"schema":"https://github.com/citation-style-language/schema/raw/master/csl-citation.json"} </w:delInstrText>
        </w:r>
        <w:r w:rsidR="00E456BF">
          <w:fldChar w:fldCharType="separate"/>
        </w:r>
        <w:r>
          <w:rPr>
            <w:noProof/>
          </w:rPr>
          <w:delText xml:space="preserve">(Fraser et al., 2007)</w:delText>
        </w:r>
        <w:r w:rsidR="00E456BF">
          <w:fldChar w:fldCharType="end"/>
        </w:r>
        <w:r>
          <w:delText xml:space="preserve">, acoustic techniques</w:delText>
        </w:r>
        <w:r>
          <w:delText xml:space="preserve"> </w:delText>
        </w:r>
        <w:r w:rsidR="00E456BF">
          <w:fldChar w:fldCharType="begin"/>
        </w:r>
        <w:r w:rsidR="00E456BF">
          <w:delInstrText xml:space="preserve"> ADDIN ZOTERO_ITEM CSL_CITATION {"citationID":"NwFmU0X1","properties":{"unsorted":false,"formattedCitation":"(Lees et al., 2021)","plainCitation":"(Lees et al., 2021)","noteIndex":0},"citationItems":[{"id":729,"uris":["http://zotero.org/users/9456007/items/ZNYZ43LY"],"itemData":{"id":729,"type":"article-journal","citation-key":"lees2021","container-title":"Reviews in Fish Biology and Fisheries","DOI":"10.1007/s11160-020-09626-8","ISSN":"0960-3166, 1573-5184","issue":"1","journalAbbreviation":"Rev Fish Biol Fisheries","language":"en","note":"32 citations (Crossref/DOI) [2026-01-20]\n32 citations (Crossref/DOI) [2025-10-27]\n12 citations (Crossref) [2023-10-02]\n0 citations (Semantic Scholar/DOI) [2023-10-01]","page":"25-51","source":"DOI.org (Crossref)","title":"Estimating demographic parameters for fisheries management using acoustic telemetry","volume":"31","author":[{"family":"Lees","given":"K. J."},{"family":"MacNeil","given":"M. A."},{"family":"Hedges","given":"K. J."},{"family":"Hussey","given":"N. E."}],"issued":{"date-parts":[["2021",3]]}}}],"schema":"https://github.com/citation-style-language/schema/raw/master/csl-citation.json"} </w:delInstrText>
        </w:r>
        <w:r w:rsidR="00E456BF">
          <w:fldChar w:fldCharType="separate"/>
        </w:r>
        <w:r>
          <w:rPr>
            <w:noProof/>
          </w:rPr>
          <w:delText xml:space="preserve">(Lees et al., 2021)</w:delText>
        </w:r>
        <w:r w:rsidR="00E456BF">
          <w:fldChar w:fldCharType="end"/>
        </w:r>
        <w:r>
          <w:delText xml:space="preserve">, and direct visual observations</w:delText>
        </w:r>
      </w:del>
      <w:ins w:id="9313" w:author="Gledis Guri" w:date="2026-07-26T00:00:00Z">
        <w:r>
          <w:t xml:space="preserve">Across ecological systems, abundance and distribution indices derive from capture-based, acoustic and visual surveys</w:t>
        </w:r>
      </w:ins>
      <w:r w:rsidR="0097055C">
        <w:t xml:space="preserve"> </w:t>
      </w:r>
      <w:r w:rsidR="00EE63D1">
        <w:fldChar w:fldCharType="begin"/>
      </w:r>
      <w:r w:rsidR="00EE63D1">
        <w:instrText xml:space="preserve"> ADDIN ZOTERO_ITEM CSL_CITATION {"citationID":"a9yIDDsZ","properties":{"unsorted":false,"formattedCitation":"(Ip et al., 2025)","plainCitation":"(Ip et al., 2025)","noteIndex":0},"citationItems":[{"id":4338,"uris":["http://zotero.org/users/9456007/items/HM4EJPWS"],"itemData":{"id":4338,"type":"article-journal","abstract":"Abstract\n            \n              Water and air are generally treated as separate reservoirs of environmental DNA (eDNA) derived from the species resident in those respective environmental compartments. However, it is likely that eDNA routinely crosses the air–water boundary in both directions as a result of deposition, evaporation, or other processes. Here, we systematically tested methods of sampling eDNA at the air–water interface, showing for the first time that aquatic life can be consistently detected under standardized field conditions from passive air samples. We deployed four simple air samplers — three different kinds of filters and one open tray of deionized water — alongside paired water samples and visual counts over a six-week peak run of Coho salmon (\n              Oncorhynchus kisutch\n              ) at a local spawning stream. We then quantified eDNA concentrations in both air and water (air: copies/cm\n              2\n              /day; water: copies/L) using quantitative PCR, to estimate (1) the concentration of target eDNA in air vs. water, and (2) the capture performance of each filter type. Passive air collectors captured quantitative airborne eDNA signals that covaried with salmon counts, despite air eDNA concentrations being approximately 25,000 times more dilute than water, although eDNA recovery varied with sampler design and orientation. We show the air–water interface can be a quantifiable source of aquatic genetic information in this system using simple, passive samplers that do not require electricity, making them appealing for biomonitoring in remote or resource-limited settings. This work points the way to using airborne eDNA as a promising pathway for biological information critical to conservation, resource management, and public-health protection.","citation-key":"ip2025","container-title":"Scientific Reports","DOI":"10.1038/s41598-025-26293-6","ISSN":"2045-2322","issue":"1","journalAbbreviation":"Sci Rep","language":"en","note":"0 citations (Crossref/DOI) [2026-01-20]","page":"42245","source":"DOI.org (Crossref)","title":"Passive air sampling detects environmental DNA transfer from water into air","volume":"15","author":[{"family":"Ip","given":"Yin Cheong Aden"},{"family":"Guri","given":"Gledis"},{"family":"Allan","given":"Elizabeth Andruszkiewicz"},{"family":"Kelly","given":"Ryan P."}],"issued":{"date-parts":[["2025",11,26]]}}}],"schema":"https://github.com/citation-style-language/schema/raw/master/csl-citation.json"} </w:instrText>
      </w:r>
      <w:r w:rsidR="00EE63D1">
        <w:fldChar w:fldCharType="separate"/>
      </w:r>
      <w:r w:rsidR="00EE63D1">
        <w:rPr>
          <w:noProof/>
        </w:rPr>
        <w:t>(Ip et al., 2025)</w:t>
      </w:r>
      <w:r w:rsidR="00EE63D1">
        <w:fldChar w:fldCharType="end"/>
      </w:r>
      <w:del w:id="9314" w:author="Gledis Guri" w:date="2026-07-26T00:00:00Z">
        <w:r>
          <w:delText xml:space="preserve">. All of these approaches </w:delText>
        </w:r>
        <w:r>
          <w:delText xml:space="preserve">require a sample size appropriate for reliably estimating population parameters including abundance, demographic structure, and spatial distribution patterns</w:delText>
        </w:r>
      </w:del>
      <w:ins w:id="9315" w:author="Gledis Guri" w:date="2026-07-26T00:00:00Z">
        <w:r>
          <w:t xml:space="preserve">, all requiring a sample size adequate for estimating abundance, demographic structure and spatial distribution</w:t>
        </w:r>
      </w:ins>
      <w:r>
        <w:t xml:space="preserve"> </w:t>
      </w:r>
      <w:r w:rsidR="00EE63D1">
        <w:fldChar w:fldCharType="begin"/>
      </w:r>
      <w:r w:rsidR="008A6B47">
        <w:instrText xml:space="preserve"> ADDIN ZOTERO_ITEM CSL_CITATION {"citationID":"JT2BNIfj","properties":{"unsorted":false,"formattedCitation":"(Guillera\\uc0\\u8208{}Arroita &amp; Lahoz\\uc0\\u8208{}Monfort, 2012; Yoccoz et al., 2001)","plainCitation":"(Guillera‐Arroita &amp; Lahoz‐Monfort, 2012; Yoccoz et al., 2001)","noteIndex":0},"citationItems":[{"id":4701,"uris":["http://zotero.org/users/9456007/items/Q8Y9WZPF"],"itemData":{"id":4701,"type":"article-journal","abstract":"Summary\n            \n              1.\n               Studies aimed at estimating species site occupancy while accounting for imperfect detection are common in ecology and conservation. Often there is interest in assessing whether occupancy differs between two samples, for example, two points in time, areas or habitats. To ensure that meaningful results are obtained in such studies, attention has to be paid to their design, and power analysis is a useful means to accomplish this.\n            \n            \n              2.\n               We provide tools for conducting power analysis in studies aimed at detecting occupancy differences under imperfect detection and explore associated design trade‐offs. We derive a formula in closed form that conveniently allows determining the sample size required to detect a difference in occupancy with a given power. Because this formula is based on asymptotic approximations, we use simulations to assess its performance, at the same time comparing that of different significance tests.\n            \n            \n              3.\n               We show that the closed‐formula performs well in a wide range of scenarios, providing a useful lower sample size bound. For the simulated scenarios, a Wald test on the probability scale was the most powerful test among those evaluated.\n            \n            \n              4.\n               We found that choosing the number of repeat visits based on existing recommendations for single‐season studies will often be a good approach in terms of minimizing the effort required to achieve a given power.\n            \n            \n              5.\n               We demonstrate that our results and discussion are applicable regardless of whether independence or Markovian dependence is assumed in the occupancy status of sites between seasons, and illustrate their utility when designing to detect a trend in multiple‐season studies.\n            \n            \n              6.\n               Assessing differences in species occupancy is relevant in many ecological and conservation applications. For the outcome of these monitoring efforts to be meaningful and so to avoid wasting the often limited resources, survey design has to be carefully addressed to ensure that the relevant differences can be indeed detected and that this is achieved in the most efficient way. Here, we provide guidance and tools of immediate practical use for the design of such studies, including code to conduct power analysis.","citation-key":"guillera-arroita2012","container-title":"Methods in Ecology and Evolution","DOI":"10.1111/j.2041-210X.2012.00225.x","ISSN":"2041-210X, 2041-210X","issue":"5","journalAbbreviation":"Methods Ecol Evol","language":"en","license":"http://onlinelibrary.wiley.com/termsAndConditions#vor","page":"860-869","source":"DOI.org (Crossref)","title":"Designing studies to detect differences in species occupancy: power analysis under imperfect detection","title-short":"Designing studies to detect differences in species occupancy","volume":"3","author":[{"family":"Guillera‐Arroita","given":"Gurutzeta"},{"family":"Lahoz‐Monfort","given":"José J."}],"issued":{"date-parts":[["2012",10]]}}},{"id":4699,"uris":["http://zotero.org/users/9456007/items/6HQLU6XX"],"itemData":{"id":4699,"type":"article-journal","citation-key":"yoccoz2001","container-title":"Trends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EE63D1">
        <w:fldChar w:fldCharType="separate"/>
      </w:r>
      <w:r w:rsidR="008A6B47" w:rsidRPr="008A6B47">
        <w:rPr>
          <w:rFonts w:cs="Times New Roman"/>
        </w:rPr>
        <w:t>(Guillera‐Arroita &amp; Lahoz‐Monfort, 2012; Yoccoz et al., 2001)</w:t>
      </w:r>
      <w:r w:rsidR="00EE63D1">
        <w:fldChar w:fldCharType="end"/>
      </w:r>
      <w:del w:id="9316" w:author="Gledis Guri" w:date="2026-07-26T00:00:00Z">
        <w:r>
          <w:delText xml:space="preserve"> </w:delText>
        </w:r>
        <w:r>
          <w:delText xml:space="preserve">This process must balance the need for sufficient data for detecting trends and changes in population while also minimizing cost (i.e., maximizing sampling efficiency)</w:delText>
        </w:r>
      </w:del>
      <w:ins w:id="9317" w:author="Gledis Guri" w:date="2026-07-26T00:00:00Z">
        <w:r>
          <w:t xml:space="preserve"> Design must balance sufficient data for detecting population trends against cost</w:t>
        </w:r>
      </w:ins>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3"/>
    <w:p w14:paraId="25688A63" w14:textId="77777777" w:rsidR="00D477E6" w:rsidRDefault="00D477E6" w:rsidP="001643E6">
      <w:pPr>
        <w:pStyle w:val="BodyText"/>
        <w:spacing w:line="480" w:lineRule="auto"/>
      </w:pPr>
    </w:p>
    <w:p w14:paraId="0267C06D" w14:textId="47BC6680" w:rsidR="00CE6B24" w:rsidRDefault="0066533A" w:rsidP="001643E6">
      <w:pPr>
        <w:pStyle w:val="BodyText"/>
        <w:spacing w:line="480" w:lineRule="auto"/>
      </w:pPr>
      <w:del w:id="9296" w:author="Gledis Guri" w:date="2026-07-26T00:00:00Z">
        <w:r>
          <w:delText xml:space="preserve">The emergence of environmental DNA (eDNA) sampling has revolutionized monitoring capabilities, offering a non-invasive method to detect species presence and estimate relative abundance</w:delText>
        </w:r>
      </w:del>
      <w:ins w:id="9297" w:author="Gledis Guri" w:date="2026-07-26T00:00:00Z">
        <w:r>
          <w:t xml:space="preserve">Environmental DNA (eDNA) offers a non-invasive means of detecting species and estimating relative abundance</w:t>
        </w:r>
      </w:ins>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del w:id="9298" w:author="Gledis Guri" w:date="2026-07-26T00:00:00Z">
        <w:r>
          <w:delText xml:space="preserve">In contrast to traditional survey techniques that are typically species-specific or require separate sampling efforts for different taxa, eDNA enables simultaneous, multi-species detection from a single sample</w:delText>
        </w:r>
      </w:del>
      <w:ins w:id="9299" w:author="Gledis Guri" w:date="2026-07-26T00:00:00Z">
        <w:r>
          <w:t xml:space="preserve">Unlike traditional surveys, which are typically species-specific, eDNA enables simultaneous multi-species detection from a single sample</w:t>
        </w:r>
      </w:ins>
      <w:r w:rsidR="00344228">
        <w:t xml:space="preserve"> </w:t>
      </w:r>
      <w:r w:rsidR="00FA3259">
        <w:fldChar w:fldCharType="begin"/>
      </w:r>
      <w:r w:rsidR="00A45D3E">
        <w:instrText xml:space="preserve"> ADDIN ZOTERO_ITEM CSL_CITATION {"citationID":"lt5RtBFP","properties":{"unsorted":false,"formattedCitation":"(Guri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FA3259">
        <w:fldChar w:fldCharType="separate"/>
      </w:r>
      <w:r w:rsidR="00A45D3E">
        <w:rPr>
          <w:noProof/>
        </w:rPr>
        <w:t>(Guri et al., 2024)</w:t>
      </w:r>
      <w:r w:rsidR="00FA3259">
        <w:fldChar w:fldCharType="end"/>
      </w:r>
      <w:del w:id="9300" w:author="Gledis Guri" w:date="2026-07-26T00:00:00Z">
        <w:r>
          <w:delText xml:space="preserve">. This holistic approach </w:delText>
        </w:r>
        <w:r>
          <w:delText xml:space="preserve">promises</w:delText>
        </w:r>
        <w:r>
          <w:delText xml:space="preserve"> a more comprehensive assessment of community composition while substantially reducing field effort and </w:delText>
        </w:r>
        <w:r>
          <w:delText xml:space="preserve">impacts on sampled organisms</w:delText>
        </w:r>
      </w:del>
      <w:ins w:id="9301" w:author="Gledis Guri" w:date="2026-07-26T00:00:00Z">
        <w:r>
          <w:t xml:space="preserve">, giving a more comprehensive assessment of community composition while reducing field effort</w:t>
        </w:r>
      </w:ins>
      <w:r w:rsidR="00A0357E">
        <w:t xml:space="preserve"> </w:t>
      </w:r>
      <w:r w:rsidR="00A45D3E">
        <w:fldChar w:fldCharType="begin"/>
      </w:r>
      <w:r w:rsidR="00A45D3E">
        <w:instrText xml:space="preserve"> ADDIN ZOTERO_ITEM CSL_CITATION {"citationID":"YMIJg3yk","properties":{"unsorted":false,"formattedCitation":"(Guri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A45D3E">
        <w:fldChar w:fldCharType="separate"/>
      </w:r>
      <w:r w:rsidR="00A45D3E">
        <w:rPr>
          <w:noProof/>
        </w:rPr>
        <w:t>(Guri et al., 2023)</w:t>
      </w:r>
      <w:r w:rsidR="00A45D3E">
        <w:fldChar w:fldCharType="end"/>
      </w:r>
      <w:r w:rsidR="00C72FBD">
        <w:t xml:space="preserve">. </w:t>
      </w:r>
      <w:del w:id="9302" w:author="Gledis Guri" w:date="2026-07-26T00:00:00Z">
        <w:r>
          <w:delText xml:space="preserve">Recent synthesis work shows that eDNA methods have matured sufficiently for key uncertainties to be quantified and incorporated into existing fisheries stock-assessment frameworks, enabling the development of cost-effective abundance indices that complement conventional surveys</w:delText>
        </w:r>
      </w:del>
      <w:ins w:id="9303" w:author="Gledis Guri" w:date="2026-07-26T00:00:00Z">
        <w:r>
          <w:t xml:space="preserve">eDNA methods have matured sufficiently for their uncertainties to be quantified and incorporated into fisheries stock-assessment frameworks, enabling cost-effective abundance indices that complement conventional surveys</w:t>
        </w:r>
      </w:ins>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 xml:space="preserve">(Baetscher et al., 2025; Guri et al., 2024; Kirtane et al., 2021; Salter et al., </w:t>
      </w:r>
      <w:r w:rsidR="00E54BD9">
        <w:rPr>
          <w:noProof/>
        </w:rPr>
        <w:t>2026)</w:t>
      </w:r>
      <w:r w:rsidR="00A45D3E">
        <w:fldChar w:fldCharType="end"/>
      </w:r>
      <w:r>
        <w:t xml:space="preserve">. </w:t>
      </w:r>
      <w:del w:id="9304" w:author="Gledis Guri" w:date="2026-07-26T00:00:00Z">
        <w:r>
          <w:delText xml:space="preserve">Additionally, while conventional methods detect organisms directly at the point of capture or observation, eDNA signals integrate information from surrounding areas through processes of DNA transport and decay</w:delText>
        </w:r>
      </w:del>
      <w:ins w:id="9305" w:author="Gledis Guri" w:date="2026-07-26T00:00:00Z">
        <w:r>
          <w:t xml:space="preserve">Crucially, whereas conventional methods detect organisms at the point of capture, eDNA signals integrate information from surrounding waters through transport and decay</w:t>
        </w:r>
      </w:ins>
      <w:r w:rsidR="00E54BD9">
        <w:t xml:space="preserve"> </w:t>
      </w:r>
      <w:r w:rsidR="00E54BD9">
        <w:fldChar w:fldCharType="begin"/>
      </w:r>
      <w:r w:rsidR="00BC0903">
        <w:instrText xml:space="preserve"> ADDIN ZOTERO_ITEM CSL_CITATION {"citationID":"pCxsImNf","properties":{"unsorted":false,"formattedCitation":"(Brand\\uc0\\u227{}o-Dias et al., 2025; Z. Li et al., 2026)","plainCitation":"(Brandão-Dias et al., 2025; Z. Li et al., 2026)","noteIndex":0},"citationItems":[{"id":4275,"uris":["http://zotero.org/users/9456007/items/U8Y2U7U9"],"itemData":{"id":4275,"type":"article-journal","abstract":"Abstract\n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Andruszkiewicz"}],"issued":{"date-parts":[["2025",7,23]]}}},{"id":4483,"uris":["http://zotero.org/users/9456007/items/EMABUDWV"],"itemData":{"id":4483,"type":"article-journal","citation-key":"li2026","container-title":"Environmental Science &amp; Technology","DOI":"10.1021/acs.est.5c11071","ISSN":"0013-936X, 1520-5851","issue":"4","journalAbbreviation":"Environ. Sci. Technol.","language":"en","license":"https://creativecommons.org/licenses/by-nc-nd/4.0/","page":"3519-3531","source":"DOI.org (Crossref)","title":"Tracing Environmental DNA Transport in a Large Lake with Synthetic DNA Microparticles and Hydrodynamic Modeling","volume":"60","author":[{"family":"Li","given":"Zeyu"},{"family":"Ramón","given":"Cintia L."},{"family":"Bogdanowicz","given":"Steve"},{"family":"Koeberle","given":"Alexander L."},{"family":"Wang","given":"Dong"},{"family":"Rueda","given":"Francisco J."},{"family":"Cowen","given":"Edwin A."},{"family":"Walter","given":"M. Todd"},{"family":"Sethi","given":"Suresh A."},{"family":"Lodge","given":"David M."},{"family":"Luo","given":"Dan"},{"family":"Andrés","given":"Jose A."}],"issued":{"date-parts":[["2026",2,3]]}}}],"schema":"https://github.com/citation-style-language/schema/raw/master/csl-citation.json"} </w:instrText>
      </w:r>
      <w:r w:rsidR="00E54BD9">
        <w:fldChar w:fldCharType="separate"/>
      </w:r>
      <w:r w:rsidR="00BC0903" w:rsidRPr="00BC0903">
        <w:rPr>
          <w:rFonts w:cs="Times New Roman"/>
        </w:rPr>
        <w:t>(Brandão-Dias et al., 2025; Z. Li et al., 2026)</w:t>
      </w:r>
      <w:r w:rsidR="00E54BD9">
        <w:fldChar w:fldCharType="end"/>
      </w:r>
      <w:r>
        <w:t xml:space="preserve">. </w:t>
      </w:r>
      <w:del w:id="9306" w:author="Gledis Guri" w:date="2026-07-26T00:00:00Z">
        <w:r>
          <w:delText xml:space="preserve">This spatial integration effect means that adjacent eDNA samples may contain overlapping information</w:delText>
        </w:r>
        <w:r>
          <w:delText xml:space="preserve"> beyond what would be expected from species distribution patterns alone</w:delText>
        </w:r>
      </w:del>
      <w:ins w:id="9307" w:author="Gledis Guri" w:date="2026-07-26T00:00:00Z">
        <w:r>
          <w:t xml:space="preserve">Adjacent eDNA samples may therefore share information beyond that expected from organism distribution alone</w:t>
        </w:r>
      </w:ins>
      <w:r w:rsidR="00B44103">
        <w:t xml:space="preserve"> </w:t>
      </w:r>
      <w:r w:rsidR="00864D91">
        <w:fldChar w:fldCharType="begin"/>
      </w:r>
      <w:r w:rsidR="00FF5201">
        <w:instrText xml:space="preserve"> ADDIN ZOTERO_ITEM CSL_CITATION {"citationID":"x7oX1nzI","properties":{"unsorted":false,"formattedCitation":"(Guri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864D91">
        <w:fldChar w:fldCharType="separate"/>
      </w:r>
      <w:r w:rsidR="00FF5201">
        <w:rPr>
          <w:noProof/>
        </w:rPr>
        <w:t>(Guri et al., 2024)</w:t>
      </w:r>
      <w:r w:rsidR="00864D91">
        <w:fldChar w:fldCharType="end"/>
      </w:r>
      <w:del w:id="9308" w:author="Gledis Guri" w:date="2026-07-26T00:00:00Z">
        <w:r>
          <w:delText xml:space="preserve">.</w:delText>
        </w:r>
        <w:r>
          <w:delText xml:space="preserve"> </w:delText>
        </w:r>
        <w:r>
          <w:delText xml:space="preserve">This fact motivates increased consideration of how to design and interpret surveys that collect eDNA.</w:delText>
        </w:r>
      </w:del>
      <w:ins w:id="9309" w:author="Gledis Guri" w:date="2026-07-26T00:00:00Z">
        <w:r>
          <w:t xml:space="preserve">, which directly motivates how such surveys should be designed and interpreted.</w:t>
        </w:r>
      </w:ins>
    </w:p>
    <w:p w14:paraId="2A2BAAFC" w14:textId="77777777" w:rsidR="00BF4A9D" w:rsidRDefault="00BF4A9D" w:rsidP="001643E6">
      <w:pPr>
        <w:pStyle w:val="BodyText"/>
        <w:spacing w:line="480" w:lineRule="auto"/>
      </w:pPr>
    </w:p>
    <w:p w14:paraId="204E2337" w14:textId="5C12154E" w:rsidR="00BF4A9D" w:rsidRDefault="00BF4A9D" w:rsidP="001643E6">
      <w:pPr>
        <w:pStyle w:val="BodyText"/>
        <w:spacing w:line="480" w:lineRule="auto"/>
      </w:pPr>
      <w:del w:id="9290" w:author="Gledis Guri" w:date="2026-07-26T00:00:00Z">
        <w:r>
          <w:delText xml:space="preserve">While increased sampling intensity generally reduces variance in population estimates and improves the precision of spatial pattern detection</w:delText>
        </w:r>
        <w:r>
          <w:delText xml:space="preserve"> in species distribution models</w:delText>
        </w:r>
      </w:del>
      <w:ins w:id="9291" w:author="Gledis Guri" w:date="2026-07-26T00:00:00Z">
        <w:r>
          <w:t xml:space="preserve">Increased sampling generally reduces variance and improves precision in species distribution models</w:t>
        </w:r>
      </w:ins>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del w:id="9292" w:author="Gledis Guri" w:date="2026-07-26T00:00:00Z">
        <w:r>
          <w:delText xml:space="preserve">, this relationship exhibits diminishing returns where beyond a certain threshold, additional sampling effort produces marginal gains in statistical precision that may not justify the associated costs and logistical demands</w:delText>
        </w:r>
      </w:del>
      <w:ins w:id="9293" w:author="Gledis Guri" w:date="2026-07-26T00:00:00Z">
        <w:r>
          <w:t xml:space="preserve">, but with diminishing returns: beyond a threshold, additional effort yields gains that may not justify the cost</w:t>
        </w:r>
      </w:ins>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del w:id="9294" w:author="Gledis Guri" w:date="2026-07-26T00:00:00Z">
        <w:r>
          <w:delText xml:space="preserve">. The optimal sampling </w:delText>
        </w:r>
        <w:r>
          <w:delText xml:space="preserve">effort </w:delText>
        </w:r>
        <w:r>
          <w:delText xml:space="preserve">occurs at the point where incremental improvements in precision or information content become disproportionately small relative to the required investment of resources and effort</w:delText>
        </w:r>
        <w:r>
          <w:delText xml:space="preserve"> </w:delText>
        </w:r>
        <w:r w:rsidR="000B7F3C">
          <w:fldChar w:fldCharType="begin"/>
        </w:r>
        <w:r w:rsidR="00AA6C90">
          <w:delInstrText xml:space="preserve"> ADDIN ZOTERO_ITEM CSL_CITATION {"citationID":"t1tiN2DQ","properties":{"unsorted":false,"formattedCitation":"(Tarugara et al., 2019; Thiele et al., 2023; Zhao et al., 2022)","plainCitation":"(Tarugara et al., 2019; Thiele et al., 2023; Zhao et al., 2022)","noteIndex":0},"citationItems":[{"id":4556,"uris":["http://zotero.org/users/9456007/items/VU5KM5NB"],"itemData":{"id":4556,"type":"article-journal","citation-key":"tarugara2019","container-title":"Global Ecology and Conservation","DOI":"10.1016/j.gecco.2019.e00627","ISSN":"23519894","journalAbbreviation":"Global Ecology and Conservation","language":"en","page":"e00627","source":"DOI.org (Crossref)","title":"Cost-benefit analysis of increasing sampling effort in a baited-camera trap survey of an African leopard (Panthera pardus) population","volume":"18","author":[{"family":"Tarugara","given":"Allan"},{"family":"Clegg","given":"Bruce W."},{"family":"Gandiwa","given":"Edson"},{"family":"Muposhi","given":"Victor K."}],"issued":{"date-parts":[["2019",4]]}}},{"id":4551,"uris":["http://zotero.org/users/9456007/items/4VSM38HD"],"itemData":{"id":4551,"type":"article-journal","abstract":"Abstract\n            \n              Context\n              Declining biodiversity in agricultural landscapes has increased the need for research and monitoring of insect abundance and diversity at the landscape level.\n            \n            \n              Objectives\n              We investigated the accuracy of different spatial sampling designs in estimating landscape-level abundance and species richness of carabids in agricultural landscapes and, further, which sample size per landscape section was required and whether dominating land use or landscape subdivision affected accuracy and required sample size.\n            \n            \n              Methods\n              We developed a simulation model that created raster maps of agricultural landscapes, compiled local carabid communities (species composition and abundances) within raster cells and simulated the sampling of carabids with pitfall traps using different spatial sampling designs and sample sizes between 4 and 49 sampling points per landscape section. Spatial sampling designs included random, systematic grid-based, stratified and clustered schemes.\n            \n            \n              Results\n              To estimate landscape-level abundance, area-proportional stratified random sampling was most accurate followed by systematic grid-based designs. A sample size of 25 appeared to be the best trade-off between accuracy and sampling cost. Accuracy was not affected substantially by landscape characteristics in most cases. With respect to species richness, all designs except for clustered sampling had comparable accuracies, but even 49 samples were not sufficient to detect 80% of the species.\n            \n            \n              Conclusion\n              Systematic grid-based designs are generally recommendable for sampling of carabids in agricultural landscapes and, in case a carabid-specific habitat classification is available, area-proportional stratified random sampling provides optimal accuracy for estimating landscape-level abundance. For assessment of species richness, large sample size is more important than spatial sampling design.","citation-key":"thiele2023","container-title":"Landscape Ecology","DOI":"10.1007/s10980-023-01605-1","ISSN":"0921-2973, 1572-9761","issue":"4","journalAbbreviation":"Landsc Ecol","language":"en","page":"919-932","source":"DOI.org (Crossref)","title":"Efficiency of spatial sampling designs in estimating abundance and species richness of carabids at the landscape level","volume":"38","author":[{"family":"Thiele","given":"Jan"},{"family":"Schulte Auf’M Erley","given":"Gunda"},{"family":"Glemnitz","given":"Michael"},{"family":"Gabriel","given":"Doreen"}],"issued":{"date-parts":[["2023",4]]}}},{"id":4255,"uris":["http://zotero.org/users/9456007/items/3S288ECW"],"itemData":{"id":4255,"type":"article-journal","abstract":"Abstract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delInstrText>
        </w:r>
        <w:r w:rsidR="000B7F3C">
          <w:fldChar w:fldCharType="separate"/>
        </w:r>
        <w:r>
          <w:rPr>
            <w:noProof/>
          </w:rPr>
          <w:delText xml:space="preserve">(Tarugara et al., 2019; Thiele et al., 2023; Zhao et al., 2022)</w:delText>
        </w:r>
        <w:r w:rsidR="000B7F3C">
          <w:fldChar w:fldCharType="end"/>
        </w:r>
        <w:r>
          <w:delText xml:space="preserve">. This principle guides the development of cost-effective sampling strategies that maximize analytical power while minimizing operational expenditure</w:delText>
        </w:r>
      </w:del>
      <w:ins w:id="9295" w:author="Gledis Guri" w:date="2026-07-26T00:00:00Z">
        <w:r>
          <w:t xml:space="preserve">. Optimal effort is the point where incremental gains in information become disproportionately small relative to the resources required</w:t>
        </w:r>
      </w:ins>
      <w:r w:rsidR="00BC0903" w:rsidRPr="00BC0903">
        <w:t xml:space="preserve"> </w:t>
      </w:r>
      <w:r w:rsidR="00BC0903">
        <w:fldChar w:fldCharType="begin"/>
      </w:r>
      <w:r w:rsidR="00BC0903">
        <w:instrText xml:space="preserve"> ADDIN ZOTERO_ITEM CSL_CITATION {"citationID":"VcWK5AAW","properties":{"unsorted":false,"formattedCitation":"(Muradian et al., 2019)","plainCitation":"(Muradian et al., 2019)","noteIndex":0},"citationItems":[{"id":4557,"uris":["http://zotero.org/users/9456007/items/JJTIRCKM"],"itemData":{"id":4557,"type":"article-journal","abstract":"Abstract\n            Fisheries surveys are required to assess the status of fish populations but are rarely evaluated to determine which data provide most information for least cost. We develop such a method focused on Pacific herring (Clupea pallasii) in Prince William Sound, Alaska. This population collapsed in 1992–93 and an intensive monitoring programme has been developed to assess why herring have not yet recovered, including the development of a Bayesian stock assessment model. We conducted a Monte-Carlo simulation study that calculated the deterioration in assessment performance when each survey was excluded, which allowed us to assess the trade-off between cost and improvement in model performance from including each survey data. For $10,000 a year the disease survey reduces bias and imprecision in current biomass by 34% on average, increases model reliability by 22%, and decreases by 31% the probability of a false management conclusion related to regulating the fishery. For $350,000 a year the diver survey reduces bias and imprecision by 12%, increases model reliability by 6%, and decreases the probability of a false management conclusion by 23%. The framework presented here can be used in other fisheries to weigh the costs and benefits of alternative sampling programmes in estimating current biomass.","citation-key":"muradian2019","container-title":"ICES Journal of Marine Science","DOI":"10.1093/icesjms/fsz163","ISSN":"1054-3139, 1095-9289","issue":"7","language":"en","license":"https://academic.oup.com/journals/pages/open_access/funder_policies/chorus/standard_publication_model","page":"2102-2113","source":"DOI.org (Crossref)","title":"A framework for assessing which sampling programmes provide the best trade-off between accuracy and cost of data in stock assessments","volume":"76","author":[{"family":"Muradian","given":"Melissa L"},{"family":"Branch","given":"Trevor A"},{"family":"Punt","given":"André E"}],"editor":[{"family":"Kotwicki","given":"Stan"}],"issued":{"date-parts":[["2019",12,1]]}}}],"schema":"https://github.com/citation-style-language/schema/raw/master/csl-citation.json"} </w:instrText>
      </w:r>
      <w:r w:rsidR="00BC0903">
        <w:fldChar w:fldCharType="separate"/>
      </w:r>
      <w:r w:rsidR="00BC0903">
        <w:rPr>
          <w:noProof/>
        </w:rPr>
        <w:t>(Muradian et al., 2019)</w:t>
      </w:r>
      <w:r w:rsidR="00BC0903">
        <w:fldChar w:fldCharType="end"/>
      </w:r>
      <w:r w:rsidRPr="00BF4A9D">
        <w:t>.</w:t>
      </w:r>
    </w:p>
    <w:p w14:paraId="0B0E1BF3" w14:textId="77777777" w:rsidR="00BF4A9D" w:rsidRDefault="00BF4A9D" w:rsidP="001643E6">
      <w:pPr>
        <w:pStyle w:val="BodyText"/>
        <w:spacing w:line="480" w:lineRule="auto"/>
      </w:pPr>
    </w:p>
    <w:p w14:paraId="5EC3AAB5" w14:textId="6D107937" w:rsidR="00AD04EE" w:rsidRDefault="00AD04EE">
      <w:pPr>
        <w:pStyle w:val="BodyText"/>
        <w:spacing w:line="480" w:lineRule="auto"/>
        <w:rPr>
          <w:ins w:id="9002" w:author="Gledis Guri" w:date="2026-07-26T00:00:00Z"/>
        </w:rPr>
      </w:pPr>
      <w:ins w:id="9001" w:author="Gledis Guri" w:date="2026-07-26T00:00:00Z">
        <w:r>
          <w:t xml:space="preserve">The general dependence of design on spatial structure is long established in geostatistics: designs that minimise prediction error and designs that best estimate covariance parameters are largely antithetical, because prediction rewards even coverage whereas resolving the correlation length requires a wide spread of inter-sample distances (Zimmerman, 2006). What is rarely available to an ecologist planning a survey is the translation of these principles into the effort a given survey needs. That translation is especially lacking for spatially integrated signals such as eDNA, whose effective length-scale reflects transport and decay as well as organism distribution and cannot be assumed </w:t>
        </w:r>
        <w:r>
          <w:rPr>
            <w:i/>
            <w:iCs/>
          </w:rPr>
          <w:t xml:space="preserve">a priori</w:t>
        </w:r>
        <w:r>
          <w:t xml:space="preserve">.</w:t>
        </w:r>
      </w:ins>
    </w:p>
    <w:p w14:paraId="0506DA02" w14:textId="25848696" w:rsidR="00AD04EE" w:rsidRDefault="00AD04EE">
      <w:pPr>
        <w:pStyle w:val="BodyText"/>
        <w:spacing w:line="480" w:lineRule="auto"/>
        <w:rPr>
          <w:ins w:id="9003" w:author="Gledis Guri" w:date="2026-07-26T00:00:00Z"/>
        </w:rPr>
      </w:pPr>
    </w:p>
    <w:p w14:paraId="26B68E00" w14:textId="41E5E6C5" w:rsidR="00264629" w:rsidRDefault="00264629" w:rsidP="001643E6">
      <w:pPr>
        <w:pStyle w:val="BodyText"/>
        <w:spacing w:line="480" w:lineRule="auto"/>
      </w:pPr>
      <w:del w:id="9286" w:author="Gledis Guri" w:date="2026-07-26T00:00:00Z">
        <w:r>
          <w:delText xml:space="preserve">Species</w:delText>
        </w:r>
        <w:r>
          <w:delText xml:space="preserve"> </w:delText>
        </w:r>
        <w:r>
          <w:delText xml:space="preserve">distribution </w:delText>
        </w:r>
        <w:r>
          <w:delText xml:space="preserve">inferences</w:delText>
        </w:r>
        <w:r>
          <w:delText xml:space="preserve"> can be performed with a variety of mathematical frameworks, including spline‑based generalized additive models</w:delText>
        </w:r>
        <w:r>
          <w:delText xml:space="preserve"> (GAMs)</w:delText>
        </w:r>
        <w:r>
          <w:delText xml:space="preserve">, hierarchical </w:delText>
        </w:r>
        <w:r>
          <w:delText xml:space="preserve">stochastic</w:delText>
        </w:r>
        <w:r>
          <w:delText xml:space="preserve"> partial differential equation</w:delText>
        </w:r>
        <w:r>
          <w:delText xml:space="preserve"> (</w:delText>
        </w:r>
        <w:r>
          <w:delText xml:space="preserve">SPDE</w:delText>
        </w:r>
        <w:r>
          <w:delText xml:space="preserve">)</w:delText>
        </w:r>
        <w:r>
          <w:delText xml:space="preserve"> models fitted </w:delText>
        </w:r>
        <w:r>
          <w:delText xml:space="preserve">using integrated nested Laplace approximation (INLA)</w:delText>
        </w:r>
        <w:r>
          <w:delText xml:space="preserve">, conventional linear or additive regressions, spatial autoregressive structures, kernel‑based methods</w:delText>
        </w:r>
        <w:r>
          <w:delText xml:space="preserve"> such as Gaussian processes (GP)</w:delText>
        </w:r>
        <w:r>
          <w:delText xml:space="preserve"> </w:delText>
        </w:r>
        <w:r>
          <w:delText xml:space="preserve">and an expanding class of machine learning methods such as </w:delText>
        </w:r>
        <w:r>
          <w:delText xml:space="preserve">boosted regression trees (BRTs), random forests (RFs), and artificial neural networks (ANNs)</w:delText>
        </w:r>
      </w:del>
      <w:ins w:id="9287" w:author="Gledis Guri" w:date="2026-07-26T00:00:00Z">
        <w:r>
          <w:t xml:space="preserve">Species distribution inference uses many frameworks, including generalized additive models, SPDE models fitted with INLA, spatial autoregressive structures, kernel-based methods such as Gaussian processes (GP), and machine-learning approaches</w:t>
        </w:r>
      </w:ins>
      <w:r>
        <w:t xml:space="preserve"> </w:t>
      </w:r>
      <w:r w:rsidR="005123FE">
        <w:fldChar w:fldCharType="begin"/>
      </w:r>
      <w:r w:rsidR="00387956">
        <w:instrText xml:space="preserve"> ADDIN ZOTERO_ITEM CSL_CITATION {"citationID":"UX75ZWQf","properties":{"unsorted":false,"formattedCitation":"(Dormann et al., 2007; Elith et al., 2008; Guisan &amp; Zimmermann, 2000; Lek &amp; Gu\\uc0\\u233{}gan, 1999; Lezama-Ochoa et al., 2020; X. Li &amp; Wang, 2013)","plainCitation":"(Dormann et al., 2007; Elith et al., 2008; Guisan &amp; Zimmermann, 2000; Lek &amp; Guégan, 1999; Lezama-Ochoa et al., 2020; X. Li &amp; Wang, 2013)","noteIndex":0},"citationItems":[{"id":4661,"uris":["http://zotero.org/users/9456007/items/W4T7RSPM"],"itemData":{"id":4661,"type":"article-journal","citation-key":"elith2008","container-title":"Journal of Animal Ecology","DOI":"10.1111/j.1365-2656.2008.01390.x","ISSN":"0021-8790, 1365-2656","issue":"4","journalAbbreviation":"Journal of Animal Ecology","language":"en","license":"http://onlinelibrary.wiley.com/termsAndConditions#vor","page":"802-813","source":"DOI.org (Crossref)","title":"A working guide to boosted regression trees","volume":"77","author":[{"family":"Elith","given":"J."},{"family":"Leathwick","given":"J. R."},{"family":"Hastie","given":"T."}],"issued":{"date-parts":[["2008",7]]}}},{"id":4651,"uris":["http://zotero.org/users/9456007/items/J6857QG6"],"itemData":{"id":4651,"type":"article-journal","abstract":"Species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M."},{"family":"Wilson","given":"Robert"}],"issued":{"date-parts":[["2007",10]]}}},{"id":4647,"uris":["http://zotero.org/users/9456007/items/IACRPDB5"],"itemData":{"id":4647,"type":"article-journal","citation-key":"guisan2000","container-title":"Ecological Modelling","DOI":"10.1016/S0304-3800(00)00354-9","ISSN":"03043800","issue":"2-3","journalAbbreviation":"Ecological Modelling","language":"en","license":"https://www.elsevier.com/tdm/userlicense/1.0/","page":"147-186","source":"DOI.org (Crossref)","title":"Predictive habitat distribution models in ecology","volume":"135","author":[{"family":"Guisan","given":"Antoine"},{"family":"Zimmermann","given":"Niklaus E."}],"issued":{"date-parts":[["2000",12]]}}},{"id":4664,"uris":["http://zotero.org/users/9456007/items/R7NVWJHQ"],"itemData":{"id":4664,"type":"article-journal","citation-key":"lek1999","container-title":"Ecological Modelling","DOI":"10.1016/S0304-3800(99)00092-7","ISSN":"03043800","issue":"2-3","journalAbbreviation":"Ecological Modelling","language":"en","license":"https://www.elsevier.com/tdm/userlicense/1.0/","page":"65-73","source":"DOI.org (Crossref)","title":"Artificial neural networks as a tool in ecological modelling, an introduction","volume":"120","author":[{"family":"Lek","given":"Sovan"},{"family":"Guégan","given":"J.F."}],"issued":{"date-parts":[["1999",8]]}}},{"id":4648,"uris":["http://zotero.org/users/9456007/items/HH9SULZH"],"itemData":{"id":4648,"type":"article-journal","abstract":"Abstract\n            \n              To protect the most vulnerable marine species it is essential to have an understanding of their spatiotemporal distributions. In recent decades, Bayesian statistics have been successfully used to quantify uncertainty surrounding identified areas of interest for bycatch species. However, conventional simulation-based approaches are often computationally intensive. To address this issue, in this study, an alternative Bayesian approach (Integrated Nested Laplace Approximation with Stochastic Partial Differential Equation, INLA-SPDE) is used to predict the occurrence of\n              Mobula mobular\n              species in the eastern Pacific Ocean (EPO). Specifically, a Generalized Additive Model is implemented to analyze data from the Inter-American Tropical Tuna Commission’s (IATTC) tropical tuna purse-seine fishery observer bycatch database (2005–2015). The INLA-SPDE approach had the potential to predict both the areas of importance in the EPO, that are already known for this species, and the more marginal hotspots, such as the Gulf of California and the Equatorial area which are not identified using other habitat models. Some drawbacks were identified with the INLA-SPDE database, including the difficulties of dealing with categorical variables and triangulating effectively to analyze spatial data. Despite these challenges, we conclude that INLA approach method is an useful complementary and/or alternative approach to traditional ones when modeling bycatch data to inform accurately management decisions.","citation-key":"lezama-ochoa2020","container-title":"Scientific Reports","DOI":"10.1038/s41598-020-73879-3","ISSN":"2045-2322","issue":"1","journalAbbreviation":"Sci Rep","language":"en","page":"18822","source":"DOI.org (Crossref)","title":"Using a Bayesian modelling approach (INLA-SPDE) to predict the occurrence of the Spinetail Devil Ray (Mobular mobular)","volume":"10","author":[{"family":"Lezama-Ochoa","given":"Nerea"},{"family":"Pennino","given":"Maria Grazia"},{"family":"Hall","given":"Martin A."},{"family":"Lopez","given":"Jon"},{"family":"Murua","given":"Hilario"}],"issued":{"date-parts":[["2020",11,2]]}}},{"id":4663,"uris":["http://zotero.org/users/9456007/items/C5PH9ELJ"],"itemData":{"id":4663,"type":"article-journal","abstract":"Abstract\n            Species distribution models have been used extensively in many fields, including climate change biology, landscape ecology and conservation biology. In the past 3 decades, a number of new models have been proposed, yet researchers still find it difficult to select appropriate models for data and objectives. In this review, we aim to provide insight into the prevailing species distribution models for newcomers in the field of modelling. We compared 11 popular models, including regression models (the generalized linear model, the generalized additive model, the multivariate adaptive regression splines model and hierarchical modelling), classification models (mixture discriminant analysis, the generalized boosting model, and classification and regression tree analysis) and complex models (artificial neural network, random forest, genetic algorithm for rule set production and maximum entropy approaches). Our objectives are: (i) to compare the strengths and weaknesses of the models, their characteristics and identify suitable situations for their use (in terms of data type and species–environment relationships) and (ii) to provide guidelines for model application, including 3 steps: model selection, model formulation and parameter estimation.","citation-key":"li2013","container-title":"Integrative Zoology","DOI":"10.1111/1749-4877.12000","ISSN":"1749-4877, 1749-4877","issue":"2","journalAbbreviation":"Integrative Zoology","language":"en","page":"124-135","source":"DOI.org (Crossref)","title":"Applying various algorithms for species distribution modelling","volume":"8","author":[{"family":"Li","given":"Xinhai"},{"family":"Wang","given":"Yuan"}],"issued":{"date-parts":[["2013",6]]}}}],"schema":"https://github.com/citation-style-language/schema/raw/master/csl-citation.json"} </w:instrText>
      </w:r>
      <w:r w:rsidR="005123FE">
        <w:fldChar w:fldCharType="separate"/>
      </w:r>
      <w:r w:rsidR="00387956" w:rsidRPr="00387956">
        <w:rPr>
          <w:rFonts w:cs="Times New Roman"/>
        </w:rPr>
        <w:t>(Dormann et al., 2007; Elith et al., 2008; Guisan &amp; Zimmermann, 2000; Lek &amp; Guégan, 1999; Lezama-Ochoa et al., 2020; X. Li &amp; Wang, 2013)</w:t>
      </w:r>
      <w:r w:rsidR="005123FE">
        <w:fldChar w:fldCharType="end"/>
      </w:r>
      <w:r w:rsidRPr="00D74919">
        <w:t xml:space="preserve">. </w:t>
      </w:r>
      <w:del w:id="9288" w:author="Gledis Guri" w:date="2026-07-26T00:00:00Z">
        <w:r>
          <w:delText xml:space="preserve">In ecological and fisheries research, Gaussian Process (GP) models have been widely adopted </w:delText>
        </w:r>
        <w:r>
          <w:delText xml:space="preserve">due to </w:delText>
        </w:r>
        <w:r>
          <w:delText xml:space="preserve">their covariance parameters</w:delText>
        </w:r>
        <w:r>
          <w:delText xml:space="preserve"> which has</w:delText>
        </w:r>
        <w:r>
          <w:delText xml:space="preserve"> clear ecological interpretations and provide a flexible, non‑parametric way to capture spatial and environmental smooths</w:delText>
        </w:r>
      </w:del>
      <w:ins w:id="9289" w:author="Gledis Guri" w:date="2026-07-26T00:00:00Z">
        <w:r>
          <w:t xml:space="preserve">GP models are widely used in ecology and fisheries because their covariance parameters have clear ecological interpretations and capture spatial smooths flexibly</w:t>
        </w:r>
      </w:ins>
      <w:r>
        <w:t xml:space="preserve"> </w:t>
      </w:r>
      <w:r w:rsidR="00F86CCF">
        <w:fldChar w:fldCharType="begin"/>
      </w:r>
      <w:r w:rsidR="008F35CC">
        <w:instrText xml:space="preserve"> ADDIN ZOTERO_ITEM CSL_CITATION {"citationID":"eLLQaNTL","properties":{"unsorted":false,"formattedCitation":"(Lewy &amp; Kristensen, 2009; Nielsen et al., 2016)","plainCitation":"(Lewy &amp; Kristensen, 2009; Nielsen et al., 2016)","noteIndex":0},"citationItems":[{"id":4492,"uris":["http://zotero.org/users/9456007/items/S4LRVKV4"],"itemData":{"id":4492,"type":"article-journal","abstract":"The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id":4494,"uris":["http://zotero.org/users/9456007/items/A6TMEM34"],"itemData":{"id":4494,"type":"article-journal","citation-key":"nielsen2016","container-title":"PLOS ONE","DOI":"10.1371/journal.pone.0148722","ISSN":"1932-6203","issue":"2","journalAbbreviation":"PLoS ONE","language":"en","page":"e0148722","source":"DOI.org (Crossref)","title":"A Statistical Model for Estimation of Fish Density Including Correlation in Size, Space, Time and between Species from Research Survey Data","title-short":"Correction","volume":"11","author":[{"family":"Nielsen","given":"J. Rasmus"},{"family":"Kristensen","given":"Kasper"},{"family":"Lewy","given":"Peter"},{"family":"Bastardie","given":"Francois"}],"issued":{"date-parts":[["2016",2,3]]}}}],"schema":"https://github.com/citation-style-language/schema/raw/master/csl-citation.json"} </w:instrText>
      </w:r>
      <w:r w:rsidR="00F86CCF">
        <w:fldChar w:fldCharType="separate"/>
      </w:r>
      <w:r w:rsidR="008F35CC">
        <w:rPr>
          <w:noProof/>
        </w:rPr>
        <w:t>(Lewy &amp; Kristensen, 2009; Nielsen et al., 2016)</w:t>
      </w:r>
      <w:r w:rsidR="00F86CCF">
        <w:fldChar w:fldCharType="end"/>
      </w:r>
      <w:r w:rsidR="008F35CC">
        <w:t xml:space="preserve"> </w:t>
      </w:r>
    </w:p>
    <w:p w14:paraId="21B56FD1" w14:textId="77777777" w:rsidR="00CE6B24" w:rsidRDefault="00CE6B24" w:rsidP="001643E6">
      <w:pPr>
        <w:pStyle w:val="BodyText"/>
        <w:spacing w:line="480" w:lineRule="auto"/>
      </w:pPr>
    </w:p>
    <w:p w14:paraId="5516F17C" w14:textId="19872C50" w:rsidR="0032076E" w:rsidRDefault="00D04708" w:rsidP="001643E6">
      <w:pPr>
        <w:pStyle w:val="BodyText"/>
        <w:spacing w:line="480" w:lineRule="auto"/>
      </w:pP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del w:id="9276" w:author="Gledis Guri" w:date="2026-07-26T00:00:00Z">
        <w:r>
          <w:delText xml:space="preserve">G</w:delText>
        </w:r>
        <w:r>
          <w:delText xml:space="preserve">P</w:delText>
        </w:r>
        <w:r>
          <w:delText xml:space="preserve"> models are appropriate only to the extent that their underlying smoothness assumptions are </w:delText>
        </w:r>
        <w:r>
          <w:delText xml:space="preserve">met and</w:delText>
        </w:r>
        <w:r>
          <w:delText xml:space="preserve"> may therefore perform poorly in systems characterized by sharp boundaries or abrupt, non-smooth variation in space or covariate relationships.</w:delText>
        </w:r>
      </w:del>
      <w:ins w:id="9277" w:author="Gledis Guri" w:date="2026-07-26T00:00:00Z">
        <w:r>
          <w:t xml:space="preserve">GP models are therefore appropriate only where these smoothness assumptions hold, and perform poorly where distributions have sharp boundaries.</w:t>
        </w:r>
      </w:ins>
      <w:r w:rsidR="009D2167">
        <w:t xml:space="preserve"> </w:t>
      </w:r>
      <w:del w:id="9278" w:author="Gledis Guri" w:date="2026-07-26T00:00:00Z">
        <w:r>
          <w:delText xml:space="preserve">At the core</w:delText>
        </w:r>
        <w:r>
          <w:delText xml:space="preserve">, </w:delText>
        </w:r>
        <w:r>
          <w:delText xml:space="preserve">in simple terms, </w:delText>
        </w:r>
        <w:r>
          <w:delText xml:space="preserve">GPs posit that </w:delText>
        </w:r>
        <w:r>
          <w:delText xml:space="preserve">observations made at </w:delText>
        </w:r>
        <w:r>
          <w:delText xml:space="preserve">proximate </w:delText>
        </w:r>
        <w:r>
          <w:delText xml:space="preserve">locations or covariate</w:delText>
        </w:r>
        <w:r>
          <w:delText xml:space="preserve"> values</w:delText>
        </w:r>
        <w:r>
          <w:delText xml:space="preserve"> should </w:delText>
        </w:r>
        <w:r>
          <w:delText xml:space="preserve">be </w:delText>
        </w:r>
        <w:r>
          <w:delText xml:space="preserve">similar</w:delText>
        </w:r>
      </w:del>
      <w:ins w:id="9279" w:author="Gledis Guri" w:date="2026-07-26T00:00:00Z">
        <w:r>
          <w:t xml:space="preserve">In essence, GPs posit that observations at proximate locations should be similar</w:t>
        </w:r>
      </w:ins>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del w:id="9280" w:author="Gledis Guri" w:date="2026-07-26T00:00:00Z">
        <w:r>
          <w:delText xml:space="preserve">Generally, the similarity among observations </w:delText>
        </w:r>
        <w:r>
          <w:delText xml:space="preserve">is quantified through a covariance function</w:delText>
        </w:r>
        <w:r>
          <w:delText xml:space="preserve"> (</w:delText>
        </w:r>
        <w:r>
          <w:delText xml:space="preserve">or kernel</w:delText>
        </w:r>
        <w:r>
          <w:delText xml:space="preserve">)</w:delText>
        </w:r>
        <w:r>
          <w:delText xml:space="preserve">, which governs the </w:delText>
        </w:r>
        <w:r>
          <w:delText xml:space="preserve">covariance </w:delText>
        </w:r>
        <w:r>
          <w:delText xml:space="preserve">change </w:delText>
        </w:r>
        <w:r>
          <w:delText xml:space="preserve">between two points </w:delText>
        </w:r>
      </w:del>
      <w:ins w:id="9281" w:author="Gledis Guri" w:date="2026-07-26T00:00:00Z">
        <w:r>
          <w:t xml:space="preserve">Similarity is quantified by a covariance function (or kernel) governing how covariance between two points </w:t>
        </w:r>
      </w:ins>
      <w:r w:rsidR="00F059D3" w:rsidRPr="00F059D3">
        <w:rPr>
          <w:i/>
          <w:iCs/>
        </w:rPr>
        <w:t>x</w:t>
      </w:r>
      <w:r>
        <w:t xml:space="preserve"> and </w:t>
      </w:r>
      <w:r w:rsidR="00F059D3" w:rsidRPr="00F059D3">
        <w:rPr>
          <w:i/>
          <w:iCs/>
        </w:rPr>
        <w:t>x</w:t>
      </w:r>
      <w:r>
        <w:rPr>
          <w:i/>
          <w:iCs/>
        </w:rPr>
        <w:t xml:space="preserve">'</w:t>
      </w:r>
      <w:del w:id="9282" w:author="Gledis Guri" w:date="2026-07-26T00:00:00Z">
        <w:r>
          <w:rPr>
            <w:i/>
            <w:iCs/>
          </w:rPr>
          <w:delText xml:space="preserve"> </w:delText>
        </w:r>
        <w:r>
          <w:delText xml:space="preserve">with increasing distance.</w:delText>
        </w:r>
        <w:r>
          <w:delText xml:space="preserve"> </w:delText>
        </w:r>
        <w:r>
          <w:delText xml:space="preserve">Although this distance can be defined in terms of spatial location, environmental covariates, or both, </w:delText>
        </w:r>
        <w:r>
          <w:delText xml:space="preserve">in this study we </w:delText>
        </w:r>
        <w:r>
          <w:delText xml:space="preserve">focus on</w:delText>
        </w:r>
        <w:r>
          <w:delText xml:space="preserve">ly</w:delText>
        </w:r>
        <w:r>
          <w:delText xml:space="preserve"> on</w:delText>
        </w:r>
        <w:r>
          <w:delText xml:space="preserve"> spatial </w:delText>
        </w:r>
        <w:r>
          <w:delText xml:space="preserve">covariance</w:delText>
        </w:r>
        <w:r>
          <w:delText xml:space="preserve">.</w:delText>
        </w:r>
      </w:del>
      <w:ins w:id="9283" w:author="Gledis Guri" w:date="2026-07-26T00:00:00Z">
        <w:r>
          <w:t xml:space="preserve"> changes with distance; here we consider spatial covariance only.</w:t>
        </w:r>
      </w:ins>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r w:rsidR="00DF3574">
        <w:t>mean that</w:t>
      </w:r>
      <w:r w:rsidR="007566A0">
        <w:t xml:space="preserve"> </w:t>
      </w:r>
      <w:r>
        <w:t xml:space="preserve">nearby points </w:t>
      </w:r>
      <w:r w:rsidR="00DF3574">
        <w:t xml:space="preserve">are </w:t>
      </w:r>
      <w:r>
        <w:t xml:space="preserve">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del w:id="9284" w:author="Gledis Guri" w:date="2026-07-26T00:00:00Z">
        <w:r>
          <w:delText xml:space="preserve">We assert that many species can be well described using relatively simple covariance models</w:delText>
        </w:r>
      </w:del>
      <w:ins w:id="9285" w:author="Gledis Guri" w:date="2026-07-26T00:00:00Z">
        <w:r>
          <w:t xml:space="preserve">Many species can be described with relatively simple covariance models</w:t>
        </w:r>
      </w:ins>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65601BFB" w14:textId="1C66EE13" w:rsidR="00506C1B" w:rsidRPr="007664E1" w:rsidRDefault="00B74108" w:rsidP="001643E6">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13DBCC8A" w14:textId="766808D6" w:rsidR="007664E1" w:rsidRPr="007664E1" w:rsidRDefault="007664E1" w:rsidP="001643E6">
      <w:pPr>
        <w:pStyle w:val="FirstParagraph"/>
        <w:spacing w:line="480" w:lineRule="auto"/>
      </w:pPr>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w:t>
      </w:r>
      <w:bookmarkStart w:id="4" w:name="OLE_LINK10"/>
      <w:r>
        <w:t>covaria</w:t>
      </w:r>
      <w:r w:rsidR="008766A3">
        <w:t>nce</w:t>
      </w:r>
      <w:r w:rsidR="00705D45">
        <w:t xml:space="preserve"> </w:t>
      </w:r>
      <w:bookmarkEnd w:id="4"/>
      <w:r w:rsidR="00705D45">
        <w:t>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5516F17D" w14:textId="3E455AF7" w:rsidR="0032076E" w:rsidRPr="00D2585C" w:rsidRDefault="00B74108" w:rsidP="001643E6">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542737E3" w14:textId="2F20C39F" w:rsidR="00286ADA" w:rsidRDefault="00D04708" w:rsidP="001643E6">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Species with small </w:t>
      </w:r>
      <w:r w:rsidR="00AC47EE">
        <w:t xml:space="preserve">spatial </w:t>
      </w:r>
      <w:r>
        <w:t>autocorrelation (</w:t>
      </w:r>
      <w:r w:rsidR="007664E1" w:rsidRPr="007664E1">
        <w:rPr>
          <w:i/>
          <w:iCs/>
          <w:lang w:val="el-GR"/>
        </w:rPr>
        <w:t>ρ</w:t>
      </w:r>
      <w:r>
        <w:t xml:space="preserve">) values exhibit abundance patterns that vary sharply across space </w:t>
      </w:r>
      <w:r w:rsidR="00C702F6">
        <w:t>(</w:t>
      </w:r>
      <w:r w:rsidR="00C702F6" w:rsidRPr="00C702F6">
        <w:t>Figure 1</w:t>
      </w:r>
      <w:r w:rsidR="00C702F6">
        <w:t>)</w:t>
      </w:r>
      <w:r>
        <w:t xml:space="preserve">. </w:t>
      </w:r>
    </w:p>
    <w:p w14:paraId="18ECF99A" w14:textId="77777777" w:rsidR="00AD411F" w:rsidRPr="00AD411F" w:rsidRDefault="00AD411F" w:rsidP="001643E6">
      <w:pPr>
        <w:pStyle w:val="BodyText"/>
        <w:spacing w:line="480" w:lineRule="auto"/>
      </w:pPr>
    </w:p>
    <w:p w14:paraId="5516F180" w14:textId="744FA11A" w:rsidR="0032076E" w:rsidRDefault="00FB27EA" w:rsidP="001643E6">
      <w:pPr>
        <w:pStyle w:val="BodyText"/>
        <w:spacing w:line="480" w:lineRule="auto"/>
      </w:pPr>
      <w:del w:id="9270" w:author="Gledis Guri" w:date="2026-07-26T00:00:00Z">
        <w:r>
          <w:delText xml:space="preserve">K</w:delText>
        </w:r>
        <w:r>
          <w:delText xml:space="preserve">nowledge of</w:delText>
        </w:r>
        <w:r>
          <w:delText xml:space="preserve"> </w:delText>
        </w:r>
        <w:r>
          <w:delText xml:space="preserve">species</w:delText>
        </w:r>
        <w:r>
          <w:delText xml:space="preserve">-specific </w:delText>
        </w:r>
        <w:r>
          <w:delText xml:space="preserve">spatial autocorrelation</w:delText>
        </w:r>
        <w:r>
          <w:delText xml:space="preserve"> </w:delText>
        </w:r>
        <w:r>
          <w:delText xml:space="preserve">can provide a quantitative basis for </w:delText>
        </w:r>
        <w:r>
          <w:delText xml:space="preserve">informing </w:delText>
        </w:r>
        <w:r>
          <w:delText xml:space="preserve">sampling effort</w:delText>
        </w:r>
      </w:del>
      <w:ins w:id="9271" w:author="Gledis Guri" w:date="2026-07-26T00:00:00Z">
        <w:r>
          <w:t xml:space="preserve">Species-specific spatial autocorrelation provides a quantitative basis for setting sampling effort</w:t>
        </w:r>
      </w:ins>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t xml:space="preserve">. </w:t>
      </w:r>
      <w:del w:id="9272" w:author="Gledis Guri" w:date="2026-07-26T00:00:00Z">
        <w:r>
          <w:delText xml:space="preserve">Specifically, s</w:delText>
        </w:r>
        <w:r>
          <w:delText xml:space="preserve">pecies </w:delText>
        </w:r>
        <w:r>
          <w:delText xml:space="preserve">with </w:delText>
        </w:r>
        <w:r>
          <w:delText xml:space="preserve">high spatial autocorrelation</w:delText>
        </w:r>
        <w:r>
          <w:delText xml:space="preserve"> should require fewer samples to capture their distribution patterns due to their extended spatial coherence</w:delText>
        </w:r>
        <w:r>
          <w:delText xml:space="preserve"> (Figure </w:delText>
        </w:r>
        <w:r>
          <w:delText xml:space="preserve">1</w:delText>
        </w:r>
        <w:r>
          <w:delText xml:space="preserve">)</w:delText>
        </w:r>
        <w:r>
          <w:delText xml:space="preserve"> and vice-versa</w:delText>
        </w:r>
      </w:del>
      <w:ins w:id="9273" w:author="Gledis Guri" w:date="2026-07-26T00:00:00Z">
        <w:r>
          <w:t xml:space="preserve">Species with high autocorrelation should require fewer samples, owing to their extended spatial coherence (Figure 1), and vice versa</w:t>
        </w:r>
      </w:ins>
      <w:r w:rsidR="000757FC">
        <w:t xml:space="preserve"> </w:t>
      </w:r>
      <w:r w:rsidR="001365D9">
        <w:fldChar w:fldCharType="begin"/>
      </w:r>
      <w:r w:rsidR="001365D9">
        <w:instrText xml:space="preserve"> ADDIN ZOTERO_ITEM CSL_CITATION {"citationID":"TrNSAadd","properties":{"unsorted":false,"formattedCitation":"(Wagner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1365D9">
        <w:fldChar w:fldCharType="separate"/>
      </w:r>
      <w:r w:rsidR="001365D9">
        <w:rPr>
          <w:noProof/>
        </w:rPr>
        <w:t>(Wagner &amp; Fortin, 2005)</w:t>
      </w:r>
      <w:r w:rsidR="001365D9">
        <w:fldChar w:fldCharType="end"/>
      </w:r>
      <w:r w:rsidR="00D04708">
        <w:t xml:space="preserve">. </w:t>
      </w:r>
      <w:del w:id="9274" w:author="Gledis Guri" w:date="2026-07-26T00:00:00Z">
        <w:r>
          <w:delText xml:space="preserve">Hence, i</w:delText>
        </w:r>
        <w:r>
          <w:delText xml:space="preserve">n this study, we </w:delText>
        </w:r>
        <w:r>
          <w:delText xml:space="preserve">assess </w:delText>
        </w:r>
        <w:r>
          <w:delText xml:space="preserve">how </w:delText>
        </w:r>
        <w:r>
          <w:delText xml:space="preserve">species </w:delText>
        </w:r>
        <w:r>
          <w:delText xml:space="preserve">spatial autocorrelation influence</w:delText>
        </w:r>
        <w:r>
          <w:delText xml:space="preserve">s</w:delText>
        </w:r>
        <w:r>
          <w:delText xml:space="preserve"> the efficiency of </w:delText>
        </w:r>
        <w:r>
          <w:delText xml:space="preserve">eDNA metabarcoding </w:delText>
        </w:r>
        <w:r>
          <w:delText xml:space="preserve">marine sampling strategies</w:delText>
        </w:r>
        <w:r>
          <w:delText xml:space="preserve">. We us</w:delText>
        </w:r>
        <w:r>
          <w:delText xml:space="preserve">e</w:delText>
        </w:r>
        <w:r>
          <w:delText xml:space="preserve"> both simulated and </w:delText>
        </w:r>
        <w:r>
          <w:delText xml:space="preserve">empirical </w:delText>
        </w:r>
        <w:r>
          <w:delText xml:space="preserve">eDNA data for species that differ in their patterns of spatial </w:delText>
        </w:r>
        <w:r>
          <w:delText xml:space="preserve">distributions to </w:delText>
        </w:r>
        <w:r>
          <w:delText xml:space="preserve">quantify the effect of</w:delText>
        </w:r>
        <w:r>
          <w:delText xml:space="preserve"> species spatial autocorrelation and</w:delText>
        </w:r>
        <w:r>
          <w:delText xml:space="preserve"> sampling effort on</w:delText>
        </w:r>
        <w:r>
          <w:delText xml:space="preserve"> estimating</w:delText>
        </w:r>
        <w:r>
          <w:delText xml:space="preserve"> </w:delText>
        </w:r>
        <w:r>
          <w:delText xml:space="preserve">(</w:delText>
        </w:r>
        <w:r>
          <w:delText xml:space="preserve">i</w:delText>
        </w:r>
        <w:r>
          <w:delText xml:space="preserve">) </w:delText>
        </w:r>
        <w:r>
          <w:delText xml:space="preserve">the predictive accuracy of species distribution models</w:delText>
        </w:r>
        <w:r>
          <w:delText xml:space="preserve"> and </w:delText>
        </w:r>
        <w:r>
          <w:delText xml:space="preserve">(ii)</w:delText>
        </w:r>
        <w:r>
          <w:delText xml:space="preserve"> the</w:delText>
        </w:r>
        <w:r>
          <w:delText xml:space="preserve"> </w:delText>
        </w:r>
        <w:r>
          <w:delText xml:space="preserve">accuracy</w:delText>
        </w:r>
        <w:r>
          <w:delText xml:space="preserve"> of </w:delText>
        </w:r>
        <w:r>
          <w:delText xml:space="preserve">GP parameter </w:delText>
        </w:r>
        <w:r>
          <w:delText xml:space="preserve">estimation</w:delText>
        </w:r>
        <w:r>
          <w:delText xml:space="preserve">. </w:delText>
        </w:r>
        <w:r>
          <w:delText xml:space="preserve">Although the GP framework can incorporate a wide array of covariates</w:delText>
        </w:r>
        <w:r>
          <w:delText xml:space="preserve">, i.e., </w:delText>
        </w:r>
        <w:r>
          <w:delText xml:space="preserve">temperature, salinity, bathymetry, and biotic interactions</w:delText>
        </w:r>
        <w:r>
          <w:delText xml:space="preserve">, </w:delText>
        </w:r>
        <w:r>
          <w:delText xml:space="preserve">this study focuses exclusively on spatial coordinates.</w:delText>
        </w:r>
        <w:r>
          <w:delText xml:space="preserve"> </w:delText>
        </w:r>
        <w:r>
          <w:delText xml:space="preserve">By explicitly quantifying the </w:delText>
        </w:r>
        <w:r>
          <w:delText xml:space="preserve">trade-off between spatial autocorrelation, sampl</w:delText>
        </w:r>
        <w:r>
          <w:delText xml:space="preserve">ing effort</w:delText>
        </w:r>
        <w:r>
          <w:delText xml:space="preserve">, and prediction accuracy, </w:delText>
        </w:r>
        <w:r>
          <w:delText xml:space="preserve">we can</w:delText>
        </w:r>
        <w:r>
          <w:delText xml:space="preserve"> identify thresholds of sampling effort that maximize information gain and minimize redundancy</w:delText>
        </w:r>
        <w:r>
          <w:delText xml:space="preserve">,</w:delText>
        </w:r>
        <w:r>
          <w:delText xml:space="preserve"> </w:delText>
        </w:r>
        <w:r>
          <w:delText xml:space="preserve">offering a principled, quantitative foundation for designing efficient </w:delText>
        </w:r>
        <w:r>
          <w:delText xml:space="preserve">eDNA </w:delText>
        </w:r>
        <w:r>
          <w:delText xml:space="preserve">surveys.</w:delText>
        </w:r>
      </w:del>
      <w:ins w:id="9275" w:author="Gledis Guri" w:date="2026-07-26T00:00:00Z">
        <w:r>
          <w:t xml:space="preserve">Here we ask how strongly the spatial autocorrelation of a distribution governs the sampling effort needed to recover it, using marine fish eDNA as a model system. From paired simulated and observed fields we quantify how autocorrelation and effort jointly determine (i) predictive accuracy and (ii) the accuracy of GP parameter estimation, and identify the effort beyond which additional sampling adds redundancy rather than information. Because both fields span roughly 200,000 km</w:t>
        </w:r>
        <w:r>
          <w:rPr>
            <w:vertAlign w:val="superscript"/>
          </w:rPr>
          <w:t xml:space="preserve">2</w:t>
        </w:r>
        <w:r>
          <w:t xml:space="preserve"> with a latitudinal extent exceeding 1,000 km, the relationships reported here are intended for broad-extent surveys of comparable scale, not for fine-scale designs operating over metres to hundreds of metres.</w:t>
        </w:r>
      </w:ins>
    </w:p>
    <w:p w14:paraId="406949DD" w14:textId="77777777" w:rsidR="00286ADA" w:rsidRDefault="00286ADA" w:rsidP="001643E6">
      <w:pPr>
        <w:pStyle w:val="BodyText"/>
        <w:spacing w:line="480" w:lineRule="auto"/>
      </w:pPr>
    </w:p>
    <w:p w14:paraId="4723CA1B" w14:textId="7E84112C" w:rsidR="006E5251" w:rsidRDefault="0025394F" w:rsidP="001643E6">
      <w:pPr>
        <w:pStyle w:val="BodyText"/>
        <w:spacing w:line="480" w:lineRule="auto"/>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7ABD70CA" w:rsidR="007D49E0" w:rsidRPr="00871E3F" w:rsidRDefault="00B65A9C" w:rsidP="001643E6">
      <w:pPr>
        <w:pStyle w:val="BodyText"/>
        <w:spacing w:line="480" w:lineRule="auto"/>
        <w:rPr>
          <w:i/>
          <w:iCs/>
        </w:rPr>
      </w:pPr>
      <w:r w:rsidRPr="00871E3F">
        <w:rPr>
          <w:i/>
          <w:iCs/>
        </w:rPr>
        <w:t xml:space="preserve">Figure 1. Conceptual figure illustrating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071304" w:rsidRPr="00871E3F">
        <w:rPr>
          <w:i/>
          <w:iCs/>
        </w:rPr>
        <w:t xml:space="preserve">For species A, high sample density is necessary to approximate the true distribution because of its low spatial autocorrelation, while the pattern for species B is well </w:t>
      </w:r>
      <w:r w:rsidR="00071304" w:rsidRPr="00871E3F">
        <w:rPr>
          <w:i/>
          <w:iCs/>
        </w:rPr>
        <w:lastRenderedPageBreak/>
        <w:t xml:space="preserve">captured with fewer samples, with </w:t>
      </w:r>
      <w:r w:rsidR="00006E74" w:rsidRPr="00871E3F">
        <w:rPr>
          <w:i/>
          <w:iCs/>
        </w:rPr>
        <w:t>excessive sampling lead</w:t>
      </w:r>
      <w:r w:rsidR="00071304" w:rsidRPr="00871E3F">
        <w:rPr>
          <w:i/>
          <w:iCs/>
        </w:rPr>
        <w:t>ing</w:t>
      </w:r>
      <w:r w:rsidR="00006E74" w:rsidRPr="00871E3F">
        <w:rPr>
          <w:i/>
          <w:iCs/>
        </w:rPr>
        <w:t xml:space="preserve"> to redundant data (multiple samples that give the exact same information, thus wasting time and money)</w:t>
      </w:r>
      <w:r w:rsidR="00071304" w:rsidRPr="00871E3F">
        <w:rPr>
          <w:i/>
          <w:iCs/>
        </w:rPr>
        <w:t>.</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5" w:name="materials-and-methods"/>
      <w:bookmarkEnd w:id="2"/>
      <w:r>
        <w:t>Materials and methods</w:t>
      </w:r>
    </w:p>
    <w:p w14:paraId="6D460FDF" w14:textId="28F45267" w:rsidR="001B4F2A" w:rsidRDefault="003676DB" w:rsidP="001643E6">
      <w:pPr>
        <w:pStyle w:val="BodyText"/>
        <w:spacing w:line="480" w:lineRule="auto"/>
      </w:pPr>
      <w:bookmarkStart w:id="6" w:name="simulated-edna-data"/>
      <w:del w:id="9268" w:author="Gledis Guri" w:date="2026-07-26T00:00:00Z">
        <w:r>
          <w:delText xml:space="preserve">W</w:delText>
        </w:r>
        <w:r>
          <w:delText xml:space="preserve">e evaluated how sampling effort influences the recovery of marine eDNA spatial patterns by integrating empirical observations with simulation-based analyses within a common GP framework.</w:delText>
        </w:r>
        <w:r>
          <w:delText xml:space="preserve"> We first analyzed a real-world eDNA metabarcoding dataset collected across 358 stations and five depth strata along the U.S. West Coast to characterize species-specific spatial structure and depth-specific mean </w:delText>
        </w:r>
        <w:r>
          <w:delText xml:space="preserve">eDNA </w:delText>
        </w:r>
        <w:r>
          <w:delText xml:space="preserve">concentration patterns.</w:delText>
        </w:r>
        <w:r>
          <w:delText xml:space="preserve"> We then used the range of parameter values informed by these empirical estimates to simulate new spatial eDNA fields across the same study domain, but at a much higher sampling resolution than was available in the field dataset.</w:delText>
        </w:r>
        <w:r>
          <w:delText xml:space="preserve"> </w:delText>
        </w:r>
        <w:r>
          <w:delText xml:space="preserve">For both empirical and simulated data, we evaluated how reduced sampling effort affected spatial prediction accuracy and the recovery of GP parameters through systematic thinning analyses.</w:delText>
        </w:r>
        <w:r>
          <w:delText xml:space="preserve"> </w:delText>
        </w:r>
        <w:r>
          <w:delText xml:space="preserve">By combining empirical and simulation-based evaluation, this framework allowed us to assess sampling efficiency beyond the limits of the empirical dataset alone</w:delText>
        </w:r>
        <w:r>
          <w:delText xml:space="preserve"> (</w:delText>
        </w:r>
        <w:r>
          <w:delText xml:space="preserve">restricted to 358 observations</w:delText>
        </w:r>
        <w:r>
          <w:delText xml:space="preserve">)</w:delText>
        </w:r>
        <w:r>
          <w:delText xml:space="preserve"> and thus to evaluate the sampling </w:delText>
        </w:r>
        <w:r>
          <w:delText xml:space="preserve">effort</w:delText>
        </w:r>
        <w:r>
          <w:delText xml:space="preserve"> required for reliable inference across a broader range of effort.</w:delText>
        </w:r>
      </w:del>
      <w:ins w:id="9269" w:author="Gledis Guri" w:date="2026-07-26T00:00:00Z">
        <w:r>
          <w:t xml:space="preserve">We evaluated how sampling effort influences the recovery of eDNA spatial patterns by integrating observed data with simulations within a common GP framework. We first fitted GP models to an eDNA metabarcoding dataset from 358 stations and five depth strata along the U.S. West Coast, characterizing species-specific spatial structure and depth-specific means. We then used the resulting parameter ranges to simulate new eDNA fields across the same domain at much higher resolution than the field data allow, and systematically thinned both observed and simulated data to measure the loss of prediction accuracy and GP parameter recovery. Combining the two allows sampling efficiency to be assessed beyond the 358 observations available in the field.</w:t>
        </w:r>
      </w:ins>
    </w:p>
    <w:p w14:paraId="04ECAC86" w14:textId="77777777" w:rsidR="001B4F2A" w:rsidRDefault="001B4F2A" w:rsidP="001643E6">
      <w:pPr>
        <w:pStyle w:val="BodyText"/>
        <w:spacing w:line="480" w:lineRule="auto"/>
      </w:pPr>
    </w:p>
    <w:p w14:paraId="1FF8BFD3" w14:textId="5629A3D0" w:rsidR="000974AE" w:rsidRDefault="000974AE" w:rsidP="001643E6">
      <w:pPr>
        <w:pStyle w:val="Heading2"/>
        <w:spacing w:before="0" w:after="0" w:line="480" w:lineRule="auto"/>
      </w:pPr>
      <w:r>
        <w:t>Empirical eDNA data</w:t>
      </w:r>
    </w:p>
    <w:p w14:paraId="4E6F073F" w14:textId="2DE4467A"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del w:id="9266" w:author="Gledis Guri" w:date="2026-07-26T00:00:00Z">
        <w:r>
          <w:delText xml:space="preserve">Sampling spanned a broad latitudinal and longitudinal gradient along the U.S. West Coast, extending from</w:delText>
        </w:r>
        <w:r>
          <w:delText xml:space="preserve"> 123.53° to 125.93° W </w:delText>
        </w:r>
        <w:r>
          <w:delText xml:space="preserve">(243–461 km UTM eastings; span = 218 km) </w:delText>
        </w:r>
        <w:r>
          <w:delText xml:space="preserve">and from</w:delText>
        </w:r>
        <w:r>
          <w:delText xml:space="preserve"> 38.36° - 48.46° N (4249 - 5367 km UTM northings; range 1118 km), corresponding to a region from central California to northern Washington. </w:delText>
        </w:r>
        <w:r>
          <w:delText xml:space="preserve">At each site, seawater (10 L) was collected using </w:delText>
        </w:r>
        <w:r>
          <w:delText xml:space="preserve">Niskin</w:delText>
        </w:r>
        <w:r>
          <w:delText xml:space="preserve"> bottles mounted on a CTD rosette system, targeting five depths (0, 50, 150, 300, and 500 m). From each bottle, 2.5 L of seawater was immediately filtered onboard through sterile 47 mm mixed cellulose ester filters (1 </w:delText>
        </w:r>
      </w:del>
      <w:ins w:id="9267" w:author="Gledis Guri" w:date="2026-07-26T00:00:00Z">
        <w:r>
          <w:t xml:space="preserve">Sampling spanned the U.S. West Coast from 123.53° to 125.93° W (span 218 km) and 38.36° to 48.46° N (range 1118 km), from central California to northern Washington. At each site, seawater was collected with Niskin bottles on a CTD rosette at five depths (0, 50, 150, 300 and 500 m), and 2.5 L was filtered onboard through sterile 47 mm mixed cellulose ester filters (1 </w:t>
        </w:r>
      </w:ins>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3820AD87" w:rsidR="00E05D8F" w:rsidRDefault="000974AE" w:rsidP="001643E6">
      <w:pPr>
        <w:pStyle w:val="BodyText"/>
        <w:spacing w:line="480" w:lineRule="auto"/>
      </w:pPr>
      <w:r>
        <w:t xml:space="preserve">Samples underwent PCR amplification using the </w:t>
      </w:r>
      <w:r>
        <w:t>MiFish</w:t>
      </w:r>
      <w:r>
        <w:t xml:space="preserve">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del w:id="9256" w:author="Gledis Guri" w:date="2026-07-26T00:00:00Z">
        <w:r>
          <w:delText xml:space="preserve">, targeting a 170 bp fragment of the mitochondrial 12S rRNA gene and thereafter sequenced on an Illumina </w:delText>
        </w:r>
        <w:r>
          <w:delText xml:space="preserve">MiSeq</w:delText>
        </w:r>
        <w:r>
          <w:delText xml:space="preserve"> platform (2x150 bp paired-end) at the University of Washington Genomics Core. Raw sequence reads were processed using the DADA2 pipeline</w:delText>
        </w:r>
      </w:del>
      <w:ins w:id="9257" w:author="Gledis Guri" w:date="2026-07-26T00:00:00Z">
        <w:r>
          <w:t xml:space="preserve">, targeting a 170 bp fragment of the mitochondrial 12S rRNA gene, and sequenced on an Illumina MiSeq (2x150 bp) at the University of Washington Genomics Core. Reads were processed with DADA2</w:t>
        </w:r>
      </w:ins>
      <w:r>
        <w:t xml:space="preserv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del w:id="9258" w:author="Gledis Guri" w:date="2026-07-26T00:00:00Z">
        <w:r>
          <w:delText xml:space="preserve"> to generate amplicon sequence variants (ASVs), which were taxonomically assigned using a custom reference database from NCBI GenBank and BOLD Systems. The same set of samples were used to estimate hake eDNA concentration using qPCR (see more</w:delText>
        </w:r>
        <w:r>
          <w:delText xml:space="preserve"> </w:delText>
        </w:r>
      </w:del>
      <w:ins w:id="9259" w:author="Gledis Guri" w:date="2026-07-26T00:00:00Z">
        <w:r>
          <w:t xml:space="preserve"> into amplicon sequence variants, assigned taxonomically against a custom NCBI GenBank and BOLD reference database. The same samples were used to estimate hake eDNA concentration by qPCR (</w:t>
        </w:r>
      </w:ins>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sidR="00232D1E">
        <w:rPr>
          <w:noProof/>
        </w:rPr>
        <w:t>Guri et al., 2025</w:t>
      </w:r>
      <w:r w:rsidR="00232D1E">
        <w:fldChar w:fldCharType="end"/>
      </w:r>
      <w:del w:id="9260" w:author="Gledis Guri" w:date="2026-07-26T00:00:00Z">
        <w:r>
          <w:delText xml:space="preserve">). </w:delText>
        </w:r>
        <w:r>
          <w:delText xml:space="preserve">Species-specific eDNA concentrations were estimated by jointly modeling ASV read counts, a mock community to correct for amplification bias, and qPCR measurements of Pacific hake to estimate absolute eDNA abundance for 12 fish species</w:delText>
        </w:r>
      </w:del>
      <w:ins w:id="9261" w:author="Gledis Guri" w:date="2026-07-26T00:00:00Z">
        <w:r>
          <w:t xml:space="preserve">). Species-specific concentrations were estimated by jointly modelling ASV read counts, a mock community correcting amplification bias, and hake qPCR, yielding absolute eDNA abundance for 12 fish species</w:t>
        </w:r>
      </w:ins>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del w:id="9262" w:author="Gledis Guri" w:date="2026-07-26T00:00:00Z">
        <w:r>
          <w:delText xml:space="preserve">.</w:delText>
        </w:r>
        <w:r>
          <w:delText xml:space="preserve"> </w:delText>
        </w:r>
        <w:r>
          <w:delText xml:space="preserve">The focal assemblage comprised a mixture of pelagic, mesopelagic, and demersal taxa characteristic of the California Current ecosystem, including Pacific herring</w:delText>
        </w:r>
      </w:del>
      <w:ins w:id="9263" w:author="Gledis Guri" w:date="2026-07-26T00:00:00Z">
        <w:r>
          <w:t xml:space="preserve">. The assemblage spans pelagic, mesopelagic and demersal taxa of the California Current: Pacific herring</w:t>
        </w:r>
      </w:ins>
      <w:r>
        <w:t xml:space="preserve"> (</w:t>
      </w:r>
      <w:r w:rsidR="00FC3664" w:rsidRPr="00FC3664">
        <w:rPr>
          <w:i/>
          <w:iCs/>
        </w:rPr>
        <w:t xml:space="preserve">Clupea </w:t>
      </w:r>
      <w:r w:rsidR="00FC3664" w:rsidRPr="00FC3664">
        <w:rPr>
          <w:i/>
          <w:iCs/>
        </w:rPr>
        <w:t>pallasii</w:t>
      </w:r>
      <w:r w:rsidR="00FC3664" w:rsidRPr="00FC3664">
        <w:t>), northern anchovy (</w:t>
      </w:r>
      <w:r w:rsidR="00FC3664" w:rsidRPr="00FC3664">
        <w:rPr>
          <w:i/>
          <w:iCs/>
        </w:rPr>
        <w:t>Engraulis</w:t>
      </w:r>
      <w:r w:rsidR="00FC3664" w:rsidRPr="00FC3664">
        <w:rPr>
          <w:i/>
          <w:iCs/>
        </w:rPr>
        <w:t xml:space="preserve"> mordax</w:t>
      </w:r>
      <w:r w:rsidR="00FC3664" w:rsidRPr="00FC3664">
        <w:t xml:space="preserve">), northern </w:t>
      </w:r>
      <w:r w:rsidR="00FC3664" w:rsidRPr="00FC3664">
        <w:t>smoothtongue</w:t>
      </w:r>
      <w:r w:rsidR="00FC3664" w:rsidRPr="00FC3664">
        <w:t xml:space="preserve"> (</w:t>
      </w:r>
      <w:r w:rsidR="00FC3664" w:rsidRPr="00FC3664">
        <w:rPr>
          <w:i/>
          <w:iCs/>
        </w:rPr>
        <w:t>Leuroglossus</w:t>
      </w:r>
      <w:r w:rsidR="00FC3664" w:rsidRPr="00FC3664">
        <w:rPr>
          <w:i/>
          <w:iCs/>
        </w:rPr>
        <w:t xml:space="preserve"> </w:t>
      </w:r>
      <w:r w:rsidR="00FC3664" w:rsidRPr="00FC3664">
        <w:rPr>
          <w:i/>
          <w:iCs/>
        </w:rPr>
        <w:t>stilbius</w:t>
      </w:r>
      <w:r w:rsidR="00FC3664" w:rsidRPr="00FC3664">
        <w:t>), Dover sole (</w:t>
      </w:r>
      <w:r w:rsidR="00FC3664" w:rsidRPr="00FC3664">
        <w:rPr>
          <w:i/>
          <w:iCs/>
        </w:rPr>
        <w:t>Microstomus</w:t>
      </w:r>
      <w:r w:rsidR="00FC3664" w:rsidRPr="00FC3664">
        <w:rPr>
          <w:i/>
          <w:iCs/>
        </w:rPr>
        <w:t xml:space="preserve"> pacificus</w:t>
      </w:r>
      <w:r w:rsidR="00FC3664" w:rsidRPr="00FC3664">
        <w:t>), Pacific sardine (</w:t>
      </w:r>
      <w:r w:rsidR="00FC3664" w:rsidRPr="00FC3664">
        <w:rPr>
          <w:i/>
          <w:iCs/>
        </w:rPr>
        <w:t xml:space="preserve">Sardinops </w:t>
      </w:r>
      <w:r w:rsidR="00FC3664" w:rsidRPr="00FC3664">
        <w:rPr>
          <w:i/>
          <w:iCs/>
        </w:rPr>
        <w:t>sagax</w:t>
      </w:r>
      <w:r w:rsidR="00FC3664" w:rsidRPr="00FC3664">
        <w:t>), Pacific chub mackerel (</w:t>
      </w:r>
      <w:r w:rsidR="00FC3664" w:rsidRPr="00FC3664">
        <w:rPr>
          <w:i/>
          <w:iCs/>
        </w:rPr>
        <w:t>Scomber</w:t>
      </w:r>
      <w:r w:rsidR="00FC3664" w:rsidRPr="00FC3664">
        <w:rPr>
          <w:i/>
          <w:iCs/>
        </w:rPr>
        <w:t xml:space="preserve"> japonicus</w:t>
      </w:r>
      <w:r w:rsidR="00FC3664" w:rsidRPr="00FC3664">
        <w:t>), widow rockfish (</w:t>
      </w:r>
      <w:r w:rsidR="00FC3664" w:rsidRPr="00FC3664">
        <w:rPr>
          <w:i/>
          <w:iCs/>
        </w:rPr>
        <w:t xml:space="preserve">Sebastes </w:t>
      </w:r>
      <w:r w:rsidR="00FC3664" w:rsidRPr="00FC3664">
        <w:rPr>
          <w:i/>
          <w:iCs/>
        </w:rPr>
        <w:t>entomelas</w:t>
      </w:r>
      <w:r w:rsidR="00FC3664" w:rsidRPr="00FC3664">
        <w:t xml:space="preserve">), northern </w:t>
      </w:r>
      <w:r w:rsidR="00FC3664" w:rsidRPr="00FC3664">
        <w:t>lampfish</w:t>
      </w:r>
      <w:r w:rsidR="00FC3664" w:rsidRPr="00FC3664">
        <w:t xml:space="preserve"> (</w:t>
      </w:r>
      <w:r w:rsidR="00FC3664" w:rsidRPr="00FC3664">
        <w:rPr>
          <w:i/>
          <w:iCs/>
        </w:rPr>
        <w:t>Stenobrachius</w:t>
      </w:r>
      <w:r w:rsidR="00FC3664" w:rsidRPr="00FC3664">
        <w:rPr>
          <w:i/>
          <w:iCs/>
        </w:rPr>
        <w:t xml:space="preserve"> </w:t>
      </w:r>
      <w:r w:rsidR="00FC3664" w:rsidRPr="00FC3664">
        <w:rPr>
          <w:i/>
          <w:iCs/>
        </w:rPr>
        <w:t>leucopsarus</w:t>
      </w:r>
      <w:r w:rsidR="00FC3664" w:rsidRPr="00FC3664">
        <w:t>), longfin dragonfish (</w:t>
      </w:r>
      <w:r w:rsidR="00FC3664" w:rsidRPr="00FC3664">
        <w:rPr>
          <w:i/>
          <w:iCs/>
        </w:rPr>
        <w:t>Tactostoma</w:t>
      </w:r>
      <w:r w:rsidR="00FC3664" w:rsidRPr="00FC3664">
        <w:rPr>
          <w:i/>
          <w:iCs/>
        </w:rPr>
        <w:t xml:space="preserve"> </w:t>
      </w:r>
      <w:r w:rsidR="00FC3664" w:rsidRPr="00FC3664">
        <w:rPr>
          <w:i/>
          <w:iCs/>
        </w:rPr>
        <w:t>macropus</w:t>
      </w:r>
      <w:r w:rsidR="00FC3664" w:rsidRPr="00FC3664">
        <w:t xml:space="preserve">), </w:t>
      </w:r>
      <w:r w:rsidR="00FC3664" w:rsidRPr="00FC3664">
        <w:t>plainfin</w:t>
      </w:r>
      <w:r w:rsidR="00FC3664" w:rsidRPr="00FC3664">
        <w:t xml:space="preserve"> midshipman (</w:t>
      </w:r>
      <w:r w:rsidR="00FC3664" w:rsidRPr="00FC3664">
        <w:rPr>
          <w:i/>
          <w:iCs/>
        </w:rPr>
        <w:t>Tarletonbeania</w:t>
      </w:r>
      <w:r w:rsidR="00FC3664" w:rsidRPr="00FC3664">
        <w:rPr>
          <w:i/>
          <w:iCs/>
        </w:rPr>
        <w:t xml:space="preserve"> </w:t>
      </w:r>
      <w:r w:rsidR="00FC3664" w:rsidRPr="00FC3664">
        <w:rPr>
          <w:i/>
          <w:iCs/>
        </w:rPr>
        <w:t>crenularis</w:t>
      </w:r>
      <w:r w:rsidR="00FC3664" w:rsidRPr="00FC3664">
        <w:t>), eulachon (</w:t>
      </w:r>
      <w:r w:rsidR="00FC3664" w:rsidRPr="00FC3664">
        <w:rPr>
          <w:i/>
          <w:iCs/>
        </w:rPr>
        <w:t>Thaleichthys</w:t>
      </w:r>
      <w:r w:rsidR="00FC3664" w:rsidRPr="00FC3664">
        <w:rPr>
          <w:i/>
          <w:iCs/>
        </w:rPr>
        <w:t xml:space="preserve"> pacificus</w:t>
      </w:r>
      <w:r w:rsidR="00FC3664" w:rsidRPr="00FC3664">
        <w:t>), and Pacific jack mackerel (</w:t>
      </w:r>
      <w:r w:rsidR="00FC3664" w:rsidRPr="00FC3664">
        <w:rPr>
          <w:i/>
          <w:iCs/>
        </w:rPr>
        <w:t xml:space="preserve">Trachurus </w:t>
      </w:r>
      <w:r w:rsidR="00FC3664" w:rsidRPr="00FC3664">
        <w:rPr>
          <w:i/>
          <w:iCs/>
        </w:rPr>
        <w:t>symmetricus</w:t>
      </w:r>
      <w:r>
        <w:t xml:space="preserve">)</w:t>
      </w:r>
      <w:del w:id="9264" w:author="Gledis Guri" w:date="2026-07-26T00:00:00Z">
        <w:r>
          <w:delText xml:space="preserve">.</w:delText>
        </w:r>
        <w:r>
          <w:delText xml:space="preserve"> </w:delText>
        </w:r>
        <w:r>
          <w:delText xml:space="preserve">The final </w:delText>
        </w:r>
        <w:r>
          <w:delText xml:space="preserve">empirical </w:delText>
        </w:r>
        <w:r>
          <w:delText xml:space="preserve">dataset include</w:delText>
        </w:r>
        <w:r>
          <w:delText xml:space="preserve">d</w:delText>
        </w:r>
        <w:r>
          <w:delText xml:space="preserve"> eDNA measurements (in log copies/L) from 358 spatially distributed sampling among the reported depth layers.</w:delText>
        </w:r>
      </w:del>
      <w:ins w:id="9265" w:author="Gledis Guri" w:date="2026-07-26T00:00:00Z">
        <w:r>
          <w:t xml:space="preserve">. The final dataset comprised eDNA measurements (log copies/L) from 358 samples across the five depth layers.</w:t>
        </w:r>
      </w:ins>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5CFD7908" w:rsidR="00D94C80" w:rsidRDefault="0039223E" w:rsidP="001643E6">
      <w:pPr>
        <w:pStyle w:val="BodyText"/>
        <w:spacing w:line="480" w:lineRule="auto"/>
      </w:pPr>
      <w:del w:id="9250" w:author="Gledis Guri" w:date="2026-07-26T00:00:00Z">
        <w:r>
          <w:delText xml:space="preserve">After the </w:delText>
        </w:r>
        <w:r>
          <w:delText xml:space="preserve">acquisition of the </w:delText>
        </w:r>
        <w:r>
          <w:delText xml:space="preserve">empirical</w:delText>
        </w:r>
        <w:r>
          <w:delText xml:space="preserve"> data</w:delText>
        </w:r>
        <w:r>
          <w:delText xml:space="preserve">, we obtained </w:delText>
        </w:r>
        <w:r>
          <w:delText xml:space="preserve">log </w:delText>
        </w:r>
        <w:r>
          <w:delText xml:space="preserve">eDNA concentration values (</w:delText>
        </w:r>
      </w:del>
      <w:ins w:id="9251" w:author="Gledis Guri" w:date="2026-07-26T00:00:00Z">
        <w:r>
          <w:t xml:space="preserve">We obtained log eDNA concentration values (</w:t>
        </w:r>
      </w:ins>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t xml:space="preserve">. We then used the GP model (Eq. 1–2) to infer the underlying spatial structure </w:t>
      </w:r>
      <w:del w:id="9252" w:author="Gledis Guri" w:date="2026-07-26T00:00:00Z">
        <w:r>
          <w:delText xml:space="preserve">and learn key parameters governing the spatial field, including the depth-specific mean (</w:delText>
        </w:r>
      </w:del>
      <w:ins w:id="9253" w:author="Gledis Guri" w:date="2026-07-26T00:00:00Z">
        <w:r>
          <w:t xml:space="preserve">and the parameters governing it: the depth-specific mean (</w:t>
        </w:r>
      </w:ins>
      <w:r w:rsidRPr="001B3530">
        <w:rPr>
          <w:i/>
          <w:iCs/>
        </w:rPr>
        <w:t>μ</w:t>
      </w:r>
      <w:r w:rsidRPr="001B3530">
        <w:rPr>
          <w:i/>
          <w:iCs/>
          <w:vertAlign w:val="subscript"/>
        </w:rPr>
        <w:t>d</w:t>
      </w:r>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00D8163B" w:rsidRPr="001E644C">
        <w:t xml:space="preserve">; </w:t>
      </w:r>
      <w:r w:rsidR="001E644C" w:rsidRPr="001E644C">
        <w:t>a scaling parameter that reflects the magnitude of spatially structured variability in the signal over the length scale</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del w:id="9254" w:author="Gledis Guri" w:date="2026-07-26T00:00:00Z">
        <w:r>
          <w:delText xml:space="preserve">)</w:delText>
        </w:r>
        <w:r>
          <w:delText xml:space="preserve">, </w:delText>
        </w:r>
        <w:r>
          <w:delText xml:space="preserve">as 18,916 discrete point estimates</w:delText>
        </w:r>
        <w:r>
          <w:delText xml:space="preserve">,</w:delText>
        </w:r>
        <w:r>
          <w:delText xml:space="preserve"> </w:delText>
        </w:r>
        <w:r>
          <w:delText xml:space="preserve">representing the centroids of approximately 8 × 8 km spatial cells</w:delText>
        </w:r>
        <w:r>
          <w:delText xml:space="preserve"> </w:delText>
        </w:r>
        <w:r>
          <w:delText xml:space="preserve">distributed across five depth layers</w:delText>
        </w:r>
        <w:r>
          <w:delText xml:space="preserve">. The number of points differed among depth layers (4,000, 4,000, 4,000, 3,622, and 3,294 points, respectively) because deeper layers covered a smaller spatial extent than shallower layers</w:delText>
        </w:r>
        <w:r>
          <w:delText xml:space="preserve"> due to bathymetry</w:delText>
        </w:r>
        <w:r>
          <w:delText xml:space="preserve">.</w:delText>
        </w:r>
      </w:del>
      <w:ins w:id="9255" w:author="Gledis Guri" w:date="2026-07-26T00:00:00Z">
        <w:r>
          <w:t xml:space="preserve">), as 18,916 point estimates at the centroids of ~8 × 8 km cells across five depth layers (4,000, 4,000, 4,000, 3,622 and 3,294 points), with fewer points at depth because deeper layers cover a smaller extent.</w:t>
        </w:r>
      </w:ins>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B74108"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m:rPr>
                  <m:sty m:val="bi"/>
                </m:rP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5A5E6EFE"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del w:id="9248" w:author="Gledis Guri" w:date="2026-07-26T00:00:00Z">
        <w:r>
          <w:delText xml:space="preserve">This framework enables direct, like-for-like comparisons of reconstructed fields across sampling intensities</w:delText>
        </w:r>
        <w:r>
          <w:delText xml:space="preserve"> since the predicted </w:delText>
        </w:r>
        <w:r>
          <w:delText xml:space="preserve">field</w:delText>
        </w:r>
        <w:r>
          <w:delText xml:space="preserve"> is the same (</w:delText>
        </w:r>
      </w:del>
      <w:ins w:id="9249" w:author="Gledis Guri" w:date="2026-07-26T00:00:00Z">
        <w:r>
          <w:t xml:space="preserve">Comparisons across sampling intensities are like-for-like because the predicted field is identical (</w:t>
        </w:r>
      </w:ins>
      <w:r w:rsidR="008019A3" w:rsidRPr="002E117D">
        <w:rPr>
          <w:i/>
          <w:iCs/>
        </w:rPr>
        <w:t>Q</w:t>
      </w:r>
      <w:r w:rsidR="008019A3">
        <w:t>)</w:t>
      </w:r>
      <w:r w:rsidR="007E6DD0" w:rsidRPr="00596EE8">
        <w:t>.</w:t>
      </w:r>
      <w:r w:rsidR="004834A6">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B74108"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r>
                <w:rPr>
                  <w:rStyle w:val="s2"/>
                  <w:rFonts w:ascii="Cambria Math" w:hAnsi="Cambria Math"/>
                </w:rPr>
                <m:t>=</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m:t>
                  </m:r>
                  <m:r>
                    <w:rPr>
                      <w:rStyle w:val="s2"/>
                      <w:rFonts w:ascii="Cambria Math" w:hAnsi="Cambria Math"/>
                    </w:rPr>
                    <m:t>×</m:t>
                  </m:r>
                  <m:r>
                    <w:rPr>
                      <w:rStyle w:val="s2"/>
                      <w:rFonts w:ascii="Cambria Math" w:hAnsi="Cambria Math"/>
                    </w:rPr>
                    <m:t>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0BD682B7"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B74108"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m:t>
                      </m:r>
                      <m:r>
                        <w:rPr>
                          <w:rFonts w:ascii="Cambria Math" w:hAnsi="Cambria Math"/>
                        </w:rPr>
                        <m:t>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6A959840" w:rsidR="008A5961" w:rsidRDefault="008C05CD" w:rsidP="001643E6">
      <w:pPr>
        <w:pStyle w:val="BodyText"/>
        <w:spacing w:line="480" w:lineRule="auto"/>
      </w:pPr>
      <w:r>
        <w:lastRenderedPageBreak/>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2A222B">
        <w:t xml:space="preserve"> to</w:t>
      </w:r>
      <w:r w:rsidR="008A5961" w:rsidRPr="008A5961">
        <w:t xml:space="preserve"> mitigate the effects of sampling stochasticity on our prediction accuracy estimates</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2C09E0CC" w:rsidR="004242D5" w:rsidRDefault="00D46036" w:rsidP="001643E6">
      <w:pPr>
        <w:pStyle w:val="BodyText"/>
        <w:spacing w:line="480" w:lineRule="auto"/>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t xml:space="preserve">. </w:t>
      </w:r>
      <w:del w:id="9226" w:author="Gledis Guri" w:date="2026-07-26T00:00:00Z">
        <w:r>
          <w:delText xml:space="preserve">These values were selected to represent </w:delText>
        </w:r>
        <w:r>
          <w:delText xml:space="preserve">differing</w:delText>
        </w:r>
        <w:r>
          <w:delText xml:space="preserve"> degrees of spatial autocorrelation observed in </w:delText>
        </w:r>
        <w:r>
          <w:delText xml:space="preserve">empirical</w:delText>
        </w:r>
        <w:r>
          <w:delText xml:space="preserve"> data.</w:delText>
        </w:r>
      </w:del>
      <w:ins w:id="9227" w:author="Gledis Guri" w:date="2026-07-26T00:00:00Z">
        <w:r>
          <w:t xml:space="preserve">These values span the degrees of autocorrelation seen in the empirical data and the length-scales relevant to broad-extent regional surveys.</w:t>
        </w:r>
      </w:ins>
      <w:r>
        <w:t xml:space="preserve"> </w:t>
      </w:r>
      <w:del w:id="9228" w:author="Gledis Guri" w:date="2026-07-26T00:00:00Z">
        <w:r>
          <w:delText xml:space="preserve">For each </w:delText>
        </w:r>
        <w:r>
          <w:delText xml:space="preserve">value </w:delText>
        </w:r>
        <w:r>
          <w:delText xml:space="preserve">of </w:delText>
        </w:r>
      </w:del>
      <w:ins w:id="9229" w:author="Gledis Guri" w:date="2026-07-26T00:00:00Z">
        <w:r>
          <w:t xml:space="preserve">For each </w:t>
        </w:r>
      </w:ins>
      <w:r w:rsidR="005D0A22" w:rsidRPr="005D0A22">
        <w:rPr>
          <w:i/>
          <w:iCs/>
          <w:lang w:val="el-GR"/>
        </w:rPr>
        <w:t>ρ</w:t>
      </w:r>
      <w:del w:id="9230" w:author="Gledis Guri" w:date="2026-07-26T00:00:00Z">
        <w:r>
          <w:delText xml:space="preserve"> </w:delText>
        </w:r>
        <w:r>
          <w:delText xml:space="preserve">we generated </w:delText>
        </w:r>
        <w:r>
          <w:delText xml:space="preserve">(arbitrarily) </w:delText>
        </w:r>
        <w:r>
          <w:delText xml:space="preserve">20 independent replicate spatial fields, resulting in a total of 200 simulated datasets</w:delText>
        </w:r>
        <w:r>
          <w:delText xml:space="preserve"> </w:delText>
        </w:r>
        <w:r>
          <w:rPr>
            <w:rFonts w:eastAsiaTheme="minorEastAsia"/>
          </w:rPr>
          <w:delText xml:space="preserve">(10</w:delText>
        </w:r>
      </w:del>
      <w:ins w:id="9231" w:author="Gledis Guri" w:date="2026-07-26T00:00:00Z">
        <w:r>
          <w:t xml:space="preserve"> we generated 20 replicate fields (200 simulated datasets; 10</w:t>
        </w:r>
      </w:ins>
      <w:r>
        <w:rPr>
          <w:rFonts w:eastAsiaTheme="minorEastAsia"/>
        </w:rPr>
        <w:t xml:space="preserve"> </w:t>
      </w:r>
      <m:oMath>
        <m:r>
          <w:rPr>
            <w:rFonts w:ascii="Cambria Math" w:hAnsi="Cambria Math"/>
          </w:rPr>
          <m:t>ρ</m:t>
        </m:r>
      </m:oMath>
      <w:r>
        <w:rPr>
          <w:rFonts w:eastAsiaTheme="minorEastAsia"/>
        </w:rPr>
        <w:t xml:space="preserve"> </w:t>
      </w:r>
      <w:del w:id="9232" w:author="Gledis Guri" w:date="2026-07-26T00:00:00Z">
        <w:r>
          <w:rPr>
            <w:rFonts w:eastAsiaTheme="minorEastAsia"/>
          </w:rPr>
          <w:delText xml:space="preserve">levels × 20 replicates</w:delText>
        </w:r>
        <w:r>
          <w:rPr>
            <w:rFonts w:eastAsiaTheme="minorEastAsia"/>
          </w:rPr>
          <w:delText xml:space="preserve">; </w:delText>
        </w:r>
        <w:r>
          <w:rPr>
            <w:szCs w:val="36"/>
          </w:rPr>
          <w:delText xml:space="preserve">Appendix S1:</w:delText>
        </w:r>
        <w:r>
          <w:rPr>
            <w:szCs w:val="36"/>
          </w:rPr>
          <w:delText xml:space="preserve"> </w:delText>
        </w:r>
        <w:r>
          <w:rPr>
            <w:szCs w:val="36"/>
          </w:rPr>
          <w:delText xml:space="preserve">Table S1</w:delText>
        </w:r>
        <w:r>
          <w:rPr>
            <w:rFonts w:eastAsiaTheme="minorEastAsia"/>
          </w:rPr>
          <w:delText xml:space="preserve">)</w:delText>
        </w:r>
        <w:r>
          <w:rPr>
            <w:rFonts w:eastAsiaTheme="minorEastAsia"/>
          </w:rPr>
          <w:delText xml:space="preserve">.</w:delText>
        </w:r>
        <w:r>
          <w:delText xml:space="preserve"> </w:delText>
        </w:r>
        <w:r>
          <w:delText xml:space="preserve">Similar to</w:delText>
        </w:r>
        <w:r>
          <w:delText xml:space="preserve"> </w:delText>
        </w:r>
        <w:r>
          <w:delText xml:space="preserve">GP inference </w:delText>
        </w:r>
        <w:r>
          <w:delText xml:space="preserve">of the </w:delText>
        </w:r>
        <w:r>
          <w:delText xml:space="preserve">empirical data</w:delText>
        </w:r>
        <w:r>
          <w:delText xml:space="preserve">,</w:delText>
        </w:r>
        <w:r>
          <w:delText xml:space="preserve"> </w:delText>
        </w:r>
        <w:r>
          <w:delText xml:space="preserve">within </w:delText>
        </w:r>
        <w:r>
          <w:delText xml:space="preserve">each</w:delText>
        </w:r>
        <w:r>
          <w:delText xml:space="preserve"> simulation, </w:delText>
        </w:r>
      </w:del>
      <w:ins w:id="9233" w:author="Gledis Guri" w:date="2026-07-26T00:00:00Z">
        <w:r>
          <w:t xml:space="preserve">levels × 20 replicates; Appendix S1: Table S1). Within each simulation </w:t>
        </w:r>
      </w:ins>
      <w:r w:rsidR="00202E65" w:rsidRPr="00202E65">
        <w:rPr>
          <w:i/>
          <w:iCs/>
        </w:rPr>
        <w:t>ρ</w:t>
      </w:r>
      <w:del w:id="9234" w:author="Gledis Guri" w:date="2026-07-26T00:00:00Z">
        <w:r>
          <w:rPr>
            <w:lang w:val="el-GR"/>
          </w:rPr>
          <w:delText xml:space="preserve"> </w:delText>
        </w:r>
        <w:r>
          <w:delText xml:space="preserve">was held constant across depth</w:delText>
        </w:r>
        <w:r>
          <w:delText xml:space="preserve"> layers</w:delText>
        </w:r>
        <w:r>
          <w:delText xml:space="preserve">, </w:delText>
        </w:r>
        <w:r>
          <w:delText xml:space="preserve">but each layer </w:delText>
        </w:r>
        <w:r>
          <w:delText xml:space="preserve">had a separate mean</w:delText>
        </w:r>
        <w:r>
          <w:delText xml:space="preserve"> </w:delText>
        </w:r>
        <w:r>
          <w:delText xml:space="preserve">(</w:delText>
        </w:r>
      </w:del>
      <w:ins w:id="9235" w:author="Gledis Guri" w:date="2026-07-26T00:00:00Z">
        <w:r>
          <w:t xml:space="preserve"> was held constant across depth layers, but each layer had a mean (</w:t>
        </w:r>
      </w:ins>
      <w:r w:rsidR="000C1D95">
        <w:rPr>
          <w:lang w:val="el-GR"/>
        </w:rPr>
        <w:t>μ</w:t>
      </w:r>
      <w:r w:rsidR="000C1D95" w:rsidRPr="000C1D95">
        <w:rPr>
          <w:vertAlign w:val="subscript"/>
        </w:rPr>
        <w:t>d</w:t>
      </w:r>
      <w:bookmarkStart w:id="7" w:name="OLE_LINK11"/>
      <w:del w:id="9236" w:author="Gledis Guri" w:date="2026-07-26T00:00:00Z">
        <w:r>
          <w:delText xml:space="preserve">) </w:delText>
        </w:r>
        <w:r>
          <w:delText xml:space="preserve">drawn randomly from a normal distribution with mean of 0 and a standard deviation of 3.</w:delText>
        </w:r>
        <w:r>
          <w:delText xml:space="preserve"> </w:delText>
        </w:r>
        <w:r>
          <w:delText xml:space="preserve">W</w:delText>
        </w:r>
        <w:r>
          <w:delText xml:space="preserve">e focused only on spatial autocorrelation</w:delText>
        </w:r>
        <w:r>
          <w:delText xml:space="preserve"> across latitude and longitude</w:delText>
        </w:r>
        <w:r>
          <w:rPr>
            <w:lang w:val="el-GR"/>
          </w:rPr>
          <w:delText xml:space="preserve">, </w:delText>
        </w:r>
        <w:r>
          <w:delText xml:space="preserve">allowing</w:delText>
        </w:r>
        <w:r>
          <w:delText xml:space="preserve"> the eDNA concentration at each depth to be independent</w:delText>
        </w:r>
        <w:r>
          <w:delText xml:space="preserve">.</w:delText>
        </w:r>
        <w:r>
          <w:delText xml:space="preserve"> </w:delText>
        </w:r>
        <w:r>
          <w:delText xml:space="preserve">Although incorporating dependence among depths may better reflect ecological structure, doing so would substantially increase model complexity and make the results more difficult to interpret.</w:delText>
        </w:r>
        <w:r>
          <w:delText xml:space="preserve"> </w:delText>
        </w:r>
        <w:r>
          <w:delText xml:space="preserve">The a</w:delText>
        </w:r>
        <w:r>
          <w:delText xml:space="preserve">mplitude (</w:delText>
        </w:r>
      </w:del>
      <w:ins w:id="9237" w:author="Gledis Guri" w:date="2026-07-26T00:00:00Z">
        <w:r>
          <w:t xml:space="preserve">) drawn from a normal distribution with mean 0 and standard deviation 3. Depths were treated as independent; incorporating dependence among them would add complexity without aiding interpretation. The amplitude (</w:t>
        </w:r>
      </w:ins>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bookmarkEnd w:id="7"/>
      <w:bookmarkStart w:id="8" w:name="OLE_LINK12"/>
      <w:del w:id="9238" w:author="Gledis Guri" w:date="2026-07-26T00:00:00Z">
        <w:r>
          <w:delText xml:space="preserve"> </w:delText>
        </w:r>
        <w:r>
          <w:delText xml:space="preserve">were </w:delText>
        </w:r>
        <w:r>
          <w:delText xml:space="preserve">fixed at 4 and 3</w:delText>
        </w:r>
        <w:r>
          <w:delText xml:space="preserve">,</w:delText>
        </w:r>
        <w:r>
          <w:delText xml:space="preserve"> </w:delText>
        </w:r>
        <w:r>
          <w:delText xml:space="preserve">respectively</w:delText>
        </w:r>
        <w:r>
          <w:delText xml:space="preserve">,</w:delText>
        </w:r>
        <w:r>
          <w:delText xml:space="preserve"> </w:delText>
        </w:r>
        <w:r>
          <w:delText xml:space="preserve">to mirror </w:delText>
        </w:r>
        <w:r>
          <w:delText xml:space="preserve">parameter </w:delText>
        </w:r>
        <w:r>
          <w:delText xml:space="preserve">estimates in </w:delText>
        </w:r>
        <w:r>
          <w:delText xml:space="preserve">the </w:delText>
        </w:r>
        <w:r>
          <w:delText xml:space="preserve">empirical</w:delText>
        </w:r>
        <w:r>
          <w:delText xml:space="preserve"> data</w:delText>
        </w:r>
        <w:r>
          <w:delText xml:space="preserve">.</w:delText>
        </w:r>
        <w:r>
          <w:delText xml:space="preserve"> </w:delText>
        </w:r>
        <w:r>
          <w:delText xml:space="preserve"> </w:delText>
        </w:r>
        <w:r>
          <w:delText xml:space="preserve">F</w:delText>
        </w:r>
        <w:r>
          <w:delText xml:space="preserve">ixing</w:delText>
        </w:r>
        <w:r>
          <w:delText xml:space="preserve"> </w:delText>
        </w:r>
      </w:del>
      <w:ins w:id="9239" w:author="Gledis Guri" w:date="2026-07-26T00:00:00Z">
        <w:r>
          <w:t xml:space="preserve"> were fixed at 4 and 3 to mirror empirical estimates, and fixing </w:t>
        </w:r>
      </w:ins>
      <w:r w:rsidR="0063681B" w:rsidRPr="0063681B">
        <w:rPr>
          <w:i/>
          <w:iCs/>
          <w:lang w:val="el-GR"/>
        </w:rPr>
        <w:t>α</w:t>
      </w:r>
      <w:r w:rsidR="00BD7F2B" w:rsidRPr="00BD7F2B">
        <w:rPr>
          <w:i/>
          <w:iCs/>
          <w:vertAlign w:val="superscript"/>
        </w:rPr>
        <w:t>2</w:t>
      </w:r>
      <w:del w:id="9240" w:author="Gledis Guri" w:date="2026-07-26T00:00:00Z">
        <w:r>
          <w:delText xml:space="preserve"> </w:delText>
        </w:r>
        <w:r>
          <w:delText xml:space="preserve">reduced the number of parameter combinations </w:delText>
        </w:r>
        <w:r>
          <w:delText xml:space="preserve">of simulations </w:delText>
        </w:r>
        <w:r>
          <w:delText xml:space="preserve">and maintained computational tractability. This choice is further supported by the empirical data, where estimated </w:delText>
        </w:r>
      </w:del>
      <w:ins w:id="9241" w:author="Gledis Guri" w:date="2026-07-26T00:00:00Z">
        <w:r>
          <w:t xml:space="preserve"> kept the simulation grid tractable; empirical </w:t>
        </w:r>
      </w:ins>
      <w:r w:rsidR="00C9230A" w:rsidRPr="0063681B">
        <w:rPr>
          <w:i/>
          <w:iCs/>
          <w:lang w:val="el-GR"/>
        </w:rPr>
        <w:t>α</w:t>
      </w:r>
      <w:r w:rsidR="00C9230A" w:rsidRPr="00BD7F2B">
        <w:rPr>
          <w:i/>
          <w:iCs/>
          <w:vertAlign w:val="superscript"/>
        </w:rPr>
        <w:t>2</w:t>
      </w:r>
      <w:del w:id="9242" w:author="Gledis Guri" w:date="2026-07-26T00:00:00Z">
        <w:r>
          <w:delText xml:space="preserve"> values ranged between 2 and 4 across species, indicating that fixing </w:delText>
        </w:r>
      </w:del>
      <w:ins w:id="9243" w:author="Gledis Guri" w:date="2026-07-26T00:00:00Z">
        <w:r>
          <w:t xml:space="preserve"> ranged from 2 to 4 across species, so fixing </w:t>
        </w:r>
      </w:ins>
      <w:r w:rsidR="00C9230A" w:rsidRPr="0063681B">
        <w:rPr>
          <w:i/>
          <w:iCs/>
          <w:lang w:val="el-GR"/>
        </w:rPr>
        <w:t>α</w:t>
      </w:r>
      <w:r w:rsidR="00C9230A" w:rsidRPr="00BD7F2B">
        <w:rPr>
          <w:i/>
          <w:iCs/>
          <w:vertAlign w:val="superscript"/>
        </w:rPr>
        <w:t>2</w:t>
      </w:r>
      <w:del w:id="9244" w:author="Gledis Guri" w:date="2026-07-26T00:00:00Z">
        <w:r>
          <w:delText xml:space="preserve"> at 4 remains within a realistic range</w:delText>
        </w:r>
        <w:r>
          <w:delText xml:space="preserve"> (</w:delText>
        </w:r>
        <w:r>
          <w:rPr>
            <w:szCs w:val="36"/>
          </w:rPr>
          <w:delText xml:space="preserve">Appendix S1: </w:delText>
        </w:r>
        <w:r>
          <w:rPr>
            <w:szCs w:val="36"/>
          </w:rPr>
          <w:delText xml:space="preserve">Table S1</w:delText>
        </w:r>
        <w:r>
          <w:delText xml:space="preserve">)</w:delText>
        </w:r>
        <w:r>
          <w:delText xml:space="preserve">.</w:delText>
        </w:r>
        <w:r>
          <w:delText xml:space="preserve"> In contrast</w:delText>
        </w:r>
        <w:r>
          <w:delText xml:space="preserve"> </w:delText>
        </w:r>
      </w:del>
      <w:ins w:id="9245" w:author="Gledis Guri" w:date="2026-07-26T00:00:00Z">
        <w:r>
          <w:t xml:space="preserve"> at 4 is realistic (Appendix S1: Table S1), while </w:t>
        </w:r>
      </w:ins>
      <w:r w:rsidR="0063681B" w:rsidRPr="0063681B">
        <w:rPr>
          <w:i/>
          <w:iCs/>
          <w:lang w:val="el-GR"/>
        </w:rPr>
        <w:t>σ</w:t>
      </w:r>
      <w:r w:rsidR="00BD7F2B" w:rsidRPr="00BD7F2B">
        <w:rPr>
          <w:i/>
          <w:iCs/>
          <w:vertAlign w:val="superscript"/>
        </w:rPr>
        <w:t>2</w:t>
      </w:r>
      <w:del w:id="9246" w:author="Gledis Guri" w:date="2026-07-26T00:00:00Z">
        <w:r>
          <w:delText xml:space="preserve"> </w:delText>
        </w:r>
        <w:r>
          <w:delText xml:space="preserve">represents</w:delText>
        </w:r>
        <w:r>
          <w:delText xml:space="preserve"> </w:delText>
        </w:r>
        <w:r>
          <w:delText xml:space="preserve">the</w:delText>
        </w:r>
        <w:r>
          <w:delText xml:space="preserve"> method-specific measurement uncertainty and therefore </w:delText>
        </w:r>
        <w:r>
          <w:delText xml:space="preserve">reflecting</w:delText>
        </w:r>
        <w:r>
          <w:delText xml:space="preserve"> </w:delText>
        </w:r>
        <w:r>
          <w:delText xml:space="preserve">a shared observation process across species</w:delText>
        </w:r>
        <w:r>
          <w:delText xml:space="preserve">.</w:delText>
        </w:r>
      </w:del>
      <w:ins w:id="9247" w:author="Gledis Guri" w:date="2026-07-26T00:00:00Z">
        <w:r>
          <w:t xml:space="preserve"> represents method-specific measurement uncertainty shared across species.</w:t>
        </w:r>
      </w:ins>
    </w:p>
    <w:bookmarkEnd w:id="8"/>
    <w:p w14:paraId="5A754501" w14:textId="77777777" w:rsidR="00180245" w:rsidRDefault="00180245" w:rsidP="001643E6">
      <w:pPr>
        <w:pStyle w:val="BodyText"/>
        <w:spacing w:line="480" w:lineRule="auto"/>
      </w:pPr>
    </w:p>
    <w:p w14:paraId="3144ED2B" w14:textId="34CDFDCF" w:rsidR="00640CD9" w:rsidRDefault="00180245" w:rsidP="001643E6">
      <w:pPr>
        <w:pStyle w:val="BodyText"/>
        <w:spacing w:line="480" w:lineRule="auto"/>
      </w:pPr>
      <w:del w:id="9218" w:author="Gledis Guri" w:date="2026-07-26T00:00:00Z">
        <w:r>
          <w:delText xml:space="preserve">Given the large number of </w:delText>
        </w:r>
        <w:r>
          <w:delText xml:space="preserve">projected</w:delText>
        </w:r>
        <w:r>
          <w:rPr>
            <w:i/>
            <w:iCs/>
          </w:rPr>
          <w:delText xml:space="preserve"> </w:delText>
        </w:r>
        <w:r>
          <w:delText xml:space="preserve">eDNA points (</w:delText>
        </w:r>
      </w:del>
      <w:ins w:id="9219" w:author="Gledis Guri" w:date="2026-07-26T00:00:00Z">
        <w:r>
          <w:t xml:space="preserve">Because fitting a GP to all projected points (</w:t>
        </w:r>
      </w:ins>
      <w:r w:rsidRPr="002362C0">
        <w:rPr>
          <w:i/>
          <w:iCs/>
        </w:rPr>
        <w:t>Q</w:t>
      </w:r>
      <w:del w:id="9220" w:author="Gledis Guri" w:date="2026-07-26T00:00:00Z">
        <w:r>
          <w:delText xml:space="preserve">), fitting a GP model using all locations (≈ 20,000 input values) was computationally prohibitive. </w:delText>
        </w:r>
        <w:r>
          <w:delText xml:space="preserve">To overcome this, we established a baseline for our analysis by randomly selecting a subset of 4,000 sampling points from each of the 200 simulated datasets.</w:delText>
        </w:r>
        <w:r>
          <w:delText xml:space="preserve"> </w:delText>
        </w:r>
        <w:r>
          <w:delText xml:space="preserve">This subset served as the </w:delText>
        </w:r>
        <w:r>
          <w:delText xml:space="preserve">“</w:delText>
        </w:r>
        <w:r>
          <w:delText xml:space="preserve">complete</w:delText>
        </w:r>
        <w:r>
          <w:delText xml:space="preserve">”</w:delText>
        </w:r>
        <w:r>
          <w:delText xml:space="preserve"> observation dataset (</w:delText>
        </w:r>
      </w:del>
      <w:ins w:id="9221" w:author="Gledis Guri" w:date="2026-07-26T00:00:00Z">
        <w:r>
          <w:t xml:space="preserve">; ≈ 20,000 values) was computationally prohibitive, we randomly selected 4,000 points from each of the 200 simulated datasets as the “complete” observation dataset (</w:t>
        </w:r>
      </w:ins>
      <w:r w:rsidR="00640CD9" w:rsidRPr="001C5725">
        <w:rPr>
          <w:i/>
          <w:iCs/>
        </w:rPr>
        <w:t>Y</w:t>
      </w:r>
      <w:r w:rsidR="00640CD9" w:rsidRPr="00640CD9">
        <w:t xml:space="preserve">) </w:t>
      </w:r>
      <w:r w:rsidR="00D209C7">
        <w:t>and its covariate (</w:t>
      </w:r>
      <w:r w:rsidR="00D209C7" w:rsidRPr="00D209C7">
        <w:rPr>
          <w:i/>
          <w:iCs/>
        </w:rPr>
        <w:t>X</w:t>
      </w:r>
      <w:r w:rsidR="00D209C7" w:rsidRPr="00D209C7">
        <w:t>)</w:t>
      </w:r>
      <w:r w:rsidR="00D209C7">
        <w:rPr>
          <w:i/>
          <w:iCs/>
        </w:rPr>
        <w:t xml:space="preserve"> </w:t>
      </w:r>
      <w:r>
        <w:t xml:space="preserve">for each simulation run</w:t>
      </w:r>
      <w:del w:id="9222" w:author="Gledis Guri" w:date="2026-07-26T00:00:00Z">
        <w:r>
          <w:delText xml:space="preserve">. Following a procedure identical to that used for the empirical data, we first fit the GP model (Eq. 1–2) to each complete simulated dataset (</w:delText>
        </w:r>
      </w:del>
      <w:ins w:id="9223" w:author="Gledis Guri" w:date="2026-07-26T00:00:00Z">
        <w:r>
          <w:t xml:space="preserve">. As for the empirical data, we fit the GP model (Eq. 1–2) to each complete dataset (</w:t>
        </w:r>
      </w:ins>
      <w:r w:rsidR="00640CD9" w:rsidRPr="001C5725">
        <w:rPr>
          <w:i/>
          <w:iCs/>
        </w:rPr>
        <w:t>Y</w:t>
      </w:r>
      <w:r w:rsidR="00640CD9" w:rsidRPr="00640CD9">
        <w:t xml:space="preserve">) </w:t>
      </w:r>
      <w:r w:rsidR="0099337B">
        <w:t>and covariate (</w:t>
      </w:r>
      <w:r w:rsidR="0099337B" w:rsidRPr="0099337B">
        <w:rPr>
          <w:i/>
          <w:iCs/>
        </w:rPr>
        <w:t>X</w:t>
      </w:r>
      <w:r w:rsidR="0099337B">
        <w:t xml:space="preserve">) </w:t>
      </w:r>
      <w:r w:rsidR="00640CD9" w:rsidRPr="00640CD9">
        <w:t xml:space="preserve">to infer its governing parameters </w:t>
      </w:r>
      <w:r w:rsidR="00C47431">
        <w:t>(</w:t>
      </w:r>
      <w:r w:rsidR="00C47431" w:rsidRPr="001B3530">
        <w:rPr>
          <w:i/>
          <w:iCs/>
        </w:rPr>
        <w:t>μ</w:t>
      </w:r>
      <w:r w:rsidR="00C47431" w:rsidRPr="001B3530">
        <w:rPr>
          <w:i/>
          <w:iCs/>
          <w:vertAlign w:val="subscript"/>
        </w:rPr>
        <w:t>d</w:t>
      </w:r>
      <w:r w:rsidR="00C47431">
        <w:t xml:space="preserve">, </w:t>
      </w:r>
      <w:r w:rsidR="00C47431" w:rsidRPr="001B3530">
        <w:rPr>
          <w:i/>
          <w:iCs/>
        </w:rPr>
        <w:t>ρ</w:t>
      </w:r>
      <w:r w:rsidR="00C47431">
        <w:t xml:space="preserve">, </w:t>
      </w:r>
      <w:r w:rsidR="00C47431" w:rsidRPr="001B3530">
        <w:rPr>
          <w:i/>
          <w:iCs/>
        </w:rPr>
        <w:t>α</w:t>
      </w:r>
      <w:r w:rsidR="0099337B" w:rsidRPr="0099337B">
        <w:rPr>
          <w:i/>
          <w:iCs/>
          <w:vertAlign w:val="superscript"/>
        </w:rPr>
        <w:t>2</w:t>
      </w:r>
      <w:r w:rsidR="00C47431">
        <w:t xml:space="preserve">, and </w:t>
      </w:r>
      <w:r w:rsidR="00C47431" w:rsidRPr="001B3530">
        <w:rPr>
          <w:i/>
          <w:iCs/>
        </w:rPr>
        <w:t>σ</w:t>
      </w:r>
      <w:r w:rsidR="0099337B">
        <w:rPr>
          <w:i/>
          <w:iCs/>
          <w:vertAlign w:val="superscript"/>
        </w:rPr>
        <w:t>2</w:t>
      </w:r>
      <w:r w:rsidR="00640CD9" w:rsidRPr="00640CD9">
        <w:t xml:space="preserve">) and </w:t>
      </w:r>
      <w:r w:rsidR="00C535D8">
        <w:t>thereafter</w:t>
      </w:r>
      <w:r w:rsidR="00640CD9" w:rsidRPr="00640CD9">
        <w:t xml:space="preserve"> predict eDNA concentrations (</w:t>
      </w:r>
      <w:r w:rsidR="00640CD9" w:rsidRPr="001C5725">
        <w:rPr>
          <w:i/>
          <w:iCs/>
        </w:rPr>
        <w:t>Z</w:t>
      </w:r>
      <w:r w:rsidR="00640CD9" w:rsidRPr="00640CD9">
        <w:t>) across the full spatial grid (</w:t>
      </w:r>
      <w:r w:rsidR="00640CD9" w:rsidRPr="001C5725">
        <w:rPr>
          <w:i/>
          <w:iCs/>
        </w:rPr>
        <w:t>Q</w:t>
      </w:r>
      <w:r w:rsidR="00640CD9" w:rsidRPr="00640CD9">
        <w:t>)</w:t>
      </w:r>
      <w:r w:rsidR="008E4574">
        <w:t xml:space="preserve"> using Eq. 3</w:t>
      </w:r>
      <w:r w:rsidR="00640CD9" w:rsidRPr="00640CD9">
        <w:t>. This prediction (</w:t>
      </w:r>
      <w:r w:rsidR="00640CD9" w:rsidRPr="001C5725">
        <w:rPr>
          <w:i/>
          <w:iCs/>
        </w:rPr>
        <w:t>Z</w:t>
      </w:r>
      <w:del w:id="9224" w:author="Gledis Guri" w:date="2026-07-26T00:00:00Z">
        <w:r>
          <w:delText xml:space="preserve">) served as the</w:delText>
        </w:r>
        <w:r>
          <w:delText xml:space="preserve"> “true”</w:delText>
        </w:r>
        <w:r>
          <w:delText xml:space="preserve"> spatial field against which all subsequent reduced-effort predictions were compared</w:delText>
        </w:r>
        <w:r>
          <w:delText xml:space="preserve"> (</w:delText>
        </w:r>
        <w:r>
          <w:rPr>
            <w:rStyle w:val="s2"/>
          </w:rPr>
          <w:delText xml:space="preserve">Figure 2A)</w:delText>
        </w:r>
        <w:r>
          <w:delText xml:space="preserve">.</w:delText>
        </w:r>
      </w:del>
      <w:ins w:id="9225" w:author="Gledis Guri" w:date="2026-07-26T00:00:00Z">
        <w:r>
          <w:t xml:space="preserve">) served as the “true” field for all reduced-effort comparisons (Figure 2A).</w:t>
        </w:r>
      </w:ins>
    </w:p>
    <w:p w14:paraId="48B145CE" w14:textId="77777777" w:rsidR="00640CD9" w:rsidRDefault="00640CD9" w:rsidP="001643E6">
      <w:pPr>
        <w:pStyle w:val="BodyText"/>
        <w:spacing w:line="480" w:lineRule="auto"/>
      </w:pPr>
    </w:p>
    <w:p w14:paraId="56A96515" w14:textId="651AE397" w:rsidR="00B11167" w:rsidRDefault="00D71941" w:rsidP="001643E6">
      <w:pPr>
        <w:pStyle w:val="BodyText"/>
        <w:spacing w:line="480" w:lineRule="auto"/>
      </w:pPr>
      <w:del w:id="9213" w:author="Gledis Guri" w:date="2026-07-26T00:00:00Z">
        <w:r>
          <w:delText xml:space="preserve">T</w:delText>
        </w:r>
        <w:r>
          <w:delText xml:space="preserve">o evaluate how sampling effort influences prediction accuracy</w:delText>
        </w:r>
        <w:r>
          <w:delText xml:space="preserve"> on the simulated data</w:delText>
        </w:r>
        <w:r>
          <w:delText xml:space="preserve">, we generated a series of reduced-effort observation datasets </w:delText>
        </w:r>
        <w:r>
          <w:delText xml:space="preserve">(</w:delText>
        </w:r>
      </w:del>
      <w:ins w:id="9214" w:author="Gledis Guri" w:date="2026-07-26T00:00:00Z">
        <w:r>
          <w:t xml:space="preserve">We then generated reduced-effort datasets (</w:t>
        </w:r>
      </w:ins>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del w:id="9215" w:author="Gledis Guri" w:date="2026-07-26T00:00:00Z">
        <w:r>
          <w:delText xml:space="preserve">Following the same procedure used for the empirical data, we fit the GP model</w:delText>
        </w:r>
        <w:r>
          <w:delText xml:space="preserve"> (Eq. 1-</w:delText>
        </w:r>
        <w:r>
          <w:delText xml:space="preserve">3</w:delText>
        </w:r>
        <w:r>
          <w:delText xml:space="preserve">)</w:delText>
        </w:r>
        <w:r>
          <w:delText xml:space="preserve"> </w:delText>
        </w:r>
        <w:r>
          <w:delText xml:space="preserve">to</w:delText>
        </w:r>
        <w:r>
          <w:delText xml:space="preserve"> estimate the </w:delText>
        </w:r>
        <w:r>
          <w:delText xml:space="preserve">governing parameters</w:delText>
        </w:r>
        <w:r>
          <w:delText xml:space="preserve"> </w:delText>
        </w:r>
        <w:r>
          <w:delText xml:space="preserve">and </w:delText>
        </w:r>
        <w:r>
          <w:delText xml:space="preserve">generate an effort-specific spatial prediction </w:delText>
        </w:r>
        <w:r>
          <w:delText xml:space="preserve">(</w:delText>
        </w:r>
      </w:del>
      <w:ins w:id="9216" w:author="Gledis Guri" w:date="2026-07-26T00:00:00Z">
        <w:r>
          <w:t xml:space="preserve">As for the empirical data, we fit the GP model (Eq. 1-3) at each effort to generate a prediction (</w:t>
        </w:r>
      </w:ins>
      <w:r w:rsidR="0096274C" w:rsidRPr="0096274C">
        <w:rPr>
          <w:i/>
          <w:iCs/>
        </w:rPr>
        <w:t>S</w:t>
      </w:r>
      <w:r w:rsidR="0096274C" w:rsidRPr="0096274C">
        <w:rPr>
          <w:i/>
          <w:iCs/>
          <w:vertAlign w:val="subscript"/>
        </w:rPr>
        <w:t>E</w:t>
      </w:r>
      <w:r w:rsidR="0096274C" w:rsidRPr="00D71941">
        <w:t>)</w:t>
      </w:r>
      <w:r w:rsidR="00B7045F">
        <w:t xml:space="preserve"> on the </w:t>
      </w:r>
      <w:r w:rsidR="00B7045F" w:rsidRPr="00640CD9">
        <w:t>full spatial grid (</w:t>
      </w:r>
      <w:r w:rsidR="00B7045F" w:rsidRPr="00B7045F">
        <w:rPr>
          <w:i/>
          <w:iCs/>
        </w:rPr>
        <w:t>Q</w:t>
      </w:r>
      <w:r w:rsidR="00B7045F" w:rsidRPr="00640CD9">
        <w:t>)</w:t>
      </w:r>
      <w:r w:rsidRPr="00D71941">
        <w:t xml:space="preserve">. We then </w:t>
      </w:r>
      <w:r w:rsidRPr="00D71941">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t xml:space="preserve">.</w:t>
      </w:r>
      <w:del w:id="9217" w:author="Gledis Guri" w:date="2026-07-26T00:00:00Z">
        <w:r>
          <w:delText xml:space="preserve"> This approach allowed us to directly assess the interplay between sampling density, spatial autocorrelation, and the ability to accurately reconstruct the underlying eDNA field.</w:delText>
        </w:r>
      </w:del>
      <w:bookmarkStart w:id="9" w:name="statistical-inference"/>
      <w:bookmarkEnd w:id="6"/>
    </w:p>
    <w:p w14:paraId="7487C35D" w14:textId="77777777" w:rsidR="00BB5672" w:rsidRDefault="00BB5672" w:rsidP="001643E6">
      <w:pPr>
        <w:pStyle w:val="BodyText"/>
        <w:spacing w:line="480" w:lineRule="auto"/>
      </w:pPr>
    </w:p>
    <w:p w14:paraId="4CFA0088" w14:textId="1C314B50" w:rsidR="00BB5672" w:rsidRDefault="00BB5672" w:rsidP="001643E6">
      <w:pPr>
        <w:pStyle w:val="BodyText"/>
        <w:spacing w:line="480" w:lineRule="auto"/>
      </w:pPr>
      <w:del w:id="9209" w:author="Gledis Guri" w:date="2026-07-26T00:00:00Z">
        <w:r>
          <w:delText xml:space="preserve">Additionally, to evaluate the influence of sampling effort on GP parameter estimation, we compared the </w:delText>
        </w:r>
        <w:r>
          <w:delText xml:space="preserve">estimated parameters </w:delText>
        </w:r>
        <w:r>
          <w:delText xml:space="preserve">(</w:delText>
        </w:r>
      </w:del>
      <w:ins w:id="9210" w:author="Gledis Guri" w:date="2026-07-26T00:00:00Z">
        <w:r>
          <w:t xml:space="preserve">To assess parameter recovery, we compared the estimated parameters (</w:t>
        </w:r>
      </w:ins>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del w:id="9211" w:author="Gledis Guri" w:date="2026-07-26T00:00:00Z">
        <w:r>
          <w:delText xml:space="preserve">)</w:delText>
        </w:r>
        <w:r>
          <w:delText xml:space="preserve"> </w:delText>
        </w:r>
        <w:r>
          <w:delText xml:space="preserve">to the true values used to generate the simulated fields. </w:delText>
        </w:r>
        <w:r>
          <w:delText xml:space="preserve">Differences between estimated and </w:delText>
        </w:r>
        <w:r>
          <w:delText xml:space="preserve">simulated</w:delText>
        </w:r>
        <w:r>
          <w:delText xml:space="preserve"> parameter values were quantified using the root mean squared error (</w:delText>
        </w:r>
        <w:r>
          <w:delText xml:space="preserve">hereafter</w:delText>
        </w:r>
        <w:r>
          <w:rPr>
            <w:lang w:val="el-GR"/>
          </w:rPr>
          <w:delText xml:space="preserve"> τ</w:delText>
        </w:r>
        <w:r>
          <w:delText xml:space="preserve">). </w:delText>
        </w:r>
        <w:r>
          <w:delText xml:space="preserve">This allowed us to quantify how reliably different sampling effort (</w:delText>
        </w:r>
      </w:del>
      <w:ins w:id="9212" w:author="Gledis Guri" w:date="2026-07-26T00:00:00Z">
        <w:r>
          <w:t xml:space="preserve">) with the true values used to generate the fields, quantifying differences by root mean squared error (hereafter τ). This shows how reliably each sampling effort (</w:t>
        </w:r>
      </w:ins>
      <w:r w:rsidR="00C30AD9" w:rsidRPr="00601EEA">
        <w:rPr>
          <w:i/>
          <w:iCs/>
        </w:rPr>
        <w:t>E</w:t>
      </w:r>
      <w:r w:rsidR="00C30AD9">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1E0862D8" w14:textId="6D8AD382" w:rsidR="00F67F82" w:rsidRDefault="00904831" w:rsidP="001643E6">
      <w:pPr>
        <w:pStyle w:val="FirstParagraph"/>
        <w:spacing w:line="480" w:lineRule="auto"/>
      </w:pPr>
      <w:bookmarkStart w:id="10" w:name="OLE_LINK6"/>
      <w:del w:id="9205" w:author="Gledis Guri" w:date="2026-07-26T00:00:00Z">
        <w:r>
          <w:delText xml:space="preserve">After quantifying prediction error for the empirical and simulated datasets, we next asked how the two key drivers</w:delText>
        </w:r>
        <w:r>
          <w:delText xml:space="preserve"> (i.e., </w:delText>
        </w:r>
        <w:r>
          <w:delText xml:space="preserve">sampling </w:delText>
        </w:r>
        <w:r>
          <w:delText xml:space="preserve">effort</w:delText>
        </w:r>
        <w:r>
          <w:delText xml:space="preserve"> and spatial autocorrelation</w:delText>
        </w:r>
        <w:r>
          <w:delText xml:space="preserve">) </w:delText>
        </w:r>
        <w:r>
          <w:delText xml:space="preserve">jointly shape that error. By fitting a simple log‑linear model to </w:delText>
        </w:r>
        <w:r>
          <w:delText xml:space="preserve">each</w:delText>
        </w:r>
        <w:r>
          <w:delText xml:space="preserve"> </w:delText>
        </w:r>
        <w:r>
          <w:delText xml:space="preserve">dataset </w:delText>
        </w:r>
        <w:r>
          <w:delText xml:space="preserve">separately </w:delText>
        </w:r>
        <w:r>
          <w:delText xml:space="preserve">(</w:delText>
        </w:r>
      </w:del>
      <w:ins w:id="9206" w:author="Gledis Guri" w:date="2026-07-26T00:00:00Z">
        <w:r>
          <w:t xml:space="preserve">We then asked how sampling effort and spatial autocorrelation jointly shape that error, fitting a log-linear model to each dataset separately (</w:t>
        </w:r>
      </w:ins>
      <w:r w:rsidR="00106A43">
        <w:rPr>
          <w:lang w:val="el-GR"/>
        </w:rPr>
        <w:t>ε</w:t>
      </w:r>
      <w:r w:rsidR="00106A43" w:rsidRPr="004A7175">
        <w:rPr>
          <w:vertAlign w:val="subscript"/>
        </w:rPr>
        <w:t>1</w:t>
      </w:r>
      <w:r w:rsidR="00106A43">
        <w:t xml:space="preserve"> and </w:t>
      </w:r>
      <w:r w:rsidR="00106A43">
        <w:rPr>
          <w:lang w:val="el-GR"/>
        </w:rPr>
        <w:t>ε</w:t>
      </w:r>
      <w:r w:rsidR="00106A43" w:rsidRPr="004A7175">
        <w:rPr>
          <w:vertAlign w:val="subscript"/>
        </w:rPr>
        <w:t>2</w:t>
      </w:r>
      <w:r w:rsidR="00106A43">
        <w:t xml:space="preserve"> respectively</w:t>
      </w:r>
      <w:r w:rsidR="000A3533">
        <w:t xml:space="preserve"> for empirical and simulation</w:t>
      </w:r>
      <w:del w:id="9207" w:author="Gledis Guri" w:date="2026-07-26T00:00:00Z">
        <w:r>
          <w:delText xml:space="preserve">)</w:delText>
        </w:r>
        <w:r>
          <w:delText xml:space="preserve">, we were able to isolate the individual contributions of each factor and </w:delText>
        </w:r>
        <w:r>
          <w:delText xml:space="preserve">compare between the two data</w:delText>
        </w:r>
        <w:r>
          <w:delText xml:space="preserve">sets</w:delText>
        </w:r>
        <w:r>
          <w:delText xml:space="preserve">.</w:delText>
        </w:r>
      </w:del>
      <w:ins w:id="9208" w:author="Gledis Guri" w:date="2026-07-26T00:00:00Z">
        <w:r>
          <w:t xml:space="preserve">), isolating the contribution of each factor and allowing the two datasets to be compared.</w:t>
        </w:r>
      </w:ins>
      <w:r>
        <w:t xml:space="preserve"> </w:t>
      </w:r>
    </w:p>
    <w:bookmarkEnd w:id="10"/>
    <w:p w14:paraId="58DABC85" w14:textId="77777777" w:rsidR="00F65D5F" w:rsidRPr="00F65D5F" w:rsidRDefault="00F65D5F" w:rsidP="001643E6">
      <w:pPr>
        <w:pStyle w:val="BodyText"/>
        <w:spacing w:line="480" w:lineRule="auto"/>
      </w:pPr>
    </w:p>
    <w:p w14:paraId="4B1FC85F" w14:textId="088A87AA" w:rsidR="007D39EF" w:rsidRPr="007D39EF" w:rsidRDefault="007D39EF" w:rsidP="001643E6">
      <w:pPr>
        <w:pStyle w:val="FirstParagraph"/>
        <w:spacing w:line="480" w:lineRule="auto"/>
      </w:pPr>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3D8098E3" w14:textId="2A74997C" w:rsidR="00124CBE" w:rsidRPr="00124CBE" w:rsidRDefault="00B74108"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lastRenderedPageBreak/>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2C8842F2" w:rsidR="00AD3A27" w:rsidRDefault="00DB2CB7" w:rsidP="001643E6">
      <w:pPr>
        <w:pStyle w:val="BodyText"/>
        <w:spacing w:line="480" w:lineRule="auto"/>
      </w:pPr>
      <w:del w:id="9193" w:author="Gledis Guri" w:date="2026-07-26T00:00:00Z">
        <w:r>
          <w:delText xml:space="preserve">Due to the gap in sampling effort between field data and simulation datasets, </w:delText>
        </w:r>
        <w:r>
          <w:delText xml:space="preserve">prediction accuracy was benchmarked</w:delText>
        </w:r>
        <w:r>
          <w:delText xml:space="preserve"> at different sampling effort</w:delText>
        </w:r>
        <w:r>
          <w:delText xml:space="preserve">. The empirical benchmark (</w:delText>
        </w:r>
      </w:del>
      <w:ins w:id="9194" w:author="Gledis Guri" w:date="2026-07-26T00:00:00Z">
        <w:r>
          <w:t xml:space="preserve">Field and simulated datasets differ in maximum effort and were benchmarked differently. The empirical benchmark (</w:t>
        </w:r>
      </w:ins>
      <w:r w:rsidR="002A2798" w:rsidRPr="00CA09FB">
        <w:rPr>
          <w:i/>
          <w:iCs/>
        </w:rPr>
        <w:t>ε₁</w:t>
      </w:r>
      <w:del w:id="9195" w:author="Gledis Guri" w:date="2026-07-26T00:00:00Z">
        <w:r>
          <w:delText xml:space="preserve">) was determined by the </w:delText>
        </w:r>
        <w:r>
          <w:delText xml:space="preserve">sampling</w:delText>
        </w:r>
        <w:r>
          <w:delText xml:space="preserve"> effort of </w:delText>
        </w:r>
      </w:del>
      <w:ins w:id="9196" w:author="Gledis Guri" w:date="2026-07-26T00:00:00Z">
        <w:r>
          <w:t xml:space="preserve">) used </w:t>
        </w:r>
      </w:ins>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del w:id="9201" w:author="Gledis Guri" w:date="2026-07-26T00:00:00Z">
        <w:r>
          <w:delText xml:space="preserve">) was benchmarked against </w:delText>
        </w:r>
        <w:r>
          <w:delText xml:space="preserve">a much larger set</w:delText>
        </w:r>
        <w:r>
          <w:delText xml:space="preserve"> of sampling effort </w:delText>
        </w:r>
      </w:del>
      <w:ins w:id="9202" w:author="Gledis Guri" w:date="2026-07-26T00:00:00Z">
        <w:r>
          <w:t xml:space="preserve">) used </w:t>
        </w:r>
      </w:ins>
      <w:r w:rsidRPr="008A2651">
        <w:rPr>
          <w:i/>
          <w:iCs/>
        </w:rPr>
        <w:t>N</w:t>
      </w:r>
      <w:del w:id="9197" w:author="Gledis Guri" w:date="2026-07-26T00:00:00Z">
        <w:r>
          <w:delText xml:space="preserve"> </w:delText>
        </w:r>
        <w:r>
          <w:delText xml:space="preserve">=</w:delText>
        </w:r>
        <w:r>
          <w:delText xml:space="preserve"> </w:delText>
        </w:r>
        <w:r>
          <w:delText xml:space="preserve">4,000 samples. </w:delText>
        </w:r>
        <w:r>
          <w:delText xml:space="preserve">Consequently</w:delText>
        </w:r>
        <w:r>
          <w:delText xml:space="preserve">, prediction accuracy</w:delText>
        </w:r>
        <w:r>
          <w:delText xml:space="preserve"> </w:delText>
        </w:r>
      </w:del>
      <w:ins w:id="9198" w:author="Gledis Guri" w:date="2026-07-26T00:00:00Z">
        <w:r>
          <w:t xml:space="preserve"> = 4,000. Accuracy </w:t>
        </w:r>
      </w:ins>
      <w:r w:rsidR="00AD3A27">
        <w:rPr>
          <w:lang w:val="el-GR"/>
        </w:rPr>
        <w:t>ε</w:t>
      </w:r>
      <w:r w:rsidR="00AD3A27" w:rsidRPr="00700CCC">
        <w:rPr>
          <w:vertAlign w:val="subscript"/>
        </w:rPr>
        <w:t>1</w:t>
      </w:r>
      <w:del w:id="9203" w:author="Gledis Guri" w:date="2026-07-26T00:00:00Z">
        <w:r>
          <w:delText xml:space="preserve"> in the empirical and</w:delText>
        </w:r>
        <w:r>
          <w:delText xml:space="preserve"> </w:delText>
        </w:r>
      </w:del>
      <w:ins w:id="9204" w:author="Gledis Guri" w:date="2026-07-26T00:00:00Z">
        <w:r>
          <w:t xml:space="preserve"> and </w:t>
        </w:r>
      </w:ins>
      <w:r w:rsidR="00AD3A27" w:rsidRPr="00311B63">
        <w:rPr>
          <w:i/>
          <w:iCs/>
          <w:lang w:val="el-GR"/>
        </w:rPr>
        <w:t>ε</w:t>
      </w:r>
      <w:r w:rsidR="00AD3A27" w:rsidRPr="00311B63">
        <w:rPr>
          <w:i/>
          <w:iCs/>
          <w:vertAlign w:val="subscript"/>
          <w:lang w:val="el-GR"/>
        </w:rPr>
        <w:t>2</w:t>
      </w:r>
      <w:del w:id="9199" w:author="Gledis Guri" w:date="2026-07-26T00:00:00Z">
        <w:r>
          <w:rPr>
            <w:lang w:val="el-GR"/>
          </w:rPr>
          <w:delText xml:space="preserve"> </w:delText>
        </w:r>
        <w:r>
          <w:delText xml:space="preserve">in</w:delText>
        </w:r>
        <w:r>
          <w:delText xml:space="preserve"> </w:delText>
        </w:r>
        <w:r>
          <w:delText xml:space="preserve">the </w:delText>
        </w:r>
        <w:r>
          <w:delText xml:space="preserve">simulation </w:delText>
        </w:r>
        <w:r>
          <w:delText xml:space="preserve">datasets</w:delText>
        </w:r>
        <w:r>
          <w:delText xml:space="preserve"> was evaluated against different reference benchmarks</w:delText>
        </w:r>
        <w:r>
          <w:delText xml:space="preserve"> </w:delText>
        </w:r>
        <w:r>
          <w:delText xml:space="preserve">and is therefore not directly comparable</w:delText>
        </w:r>
        <w:r>
          <w:delText xml:space="preserve"> (</w:delText>
        </w:r>
        <w:r>
          <w:rPr>
            <w:rStyle w:val="s2"/>
          </w:rPr>
          <w:delText xml:space="preserve">Figure 2</w:delText>
        </w:r>
        <w:r>
          <w:delText xml:space="preserve">)</w:delText>
        </w:r>
        <w:r>
          <w:delText xml:space="preserve">.</w:delText>
        </w:r>
        <w:r>
          <w:delText xml:space="preserve"> </w:delText>
        </w:r>
        <w:r>
          <w:delText xml:space="preserve">Moreover, the empirical dataset could not be used to evaluate prediction accuracy at sampling efforts greater than</w:delText>
        </w:r>
        <w:r>
          <w:delText xml:space="preserve"> the </w:delText>
        </w:r>
        <w:r>
          <w:delText xml:space="preserve">existing sampling scheme</w:delText>
        </w:r>
        <w:r>
          <w:delText xml:space="preserve">.</w:delText>
        </w:r>
      </w:del>
      <w:ins w:id="9200" w:author="Gledis Guri" w:date="2026-07-26T00:00:00Z">
        <w:r>
          <w:t xml:space="preserve"> are therefore not directly comparable (Figure 2), and the empirical data cannot address efforts beyond the existing scheme.</w:t>
        </w:r>
      </w:ins>
    </w:p>
    <w:p w14:paraId="465C749A" w14:textId="77777777" w:rsidR="008A2651" w:rsidRDefault="008A2651" w:rsidP="001643E6">
      <w:pPr>
        <w:pStyle w:val="BodyText"/>
        <w:spacing w:line="480" w:lineRule="auto"/>
      </w:pPr>
      <w:bookmarkStart w:id="11" w:name="OLE_LINK7"/>
    </w:p>
    <w:p w14:paraId="566D1DFE" w14:textId="61D9D6C0" w:rsidR="003A0DF7" w:rsidRDefault="007D272A" w:rsidP="001643E6">
      <w:pPr>
        <w:pStyle w:val="BodyText"/>
        <w:spacing w:line="480" w:lineRule="auto"/>
      </w:pPr>
      <w:del w:id="9175" w:author="Gledis Guri" w:date="2026-07-26T00:00:00Z">
        <w:r>
          <w:delText xml:space="preserve">T</w:delText>
        </w:r>
        <w:r>
          <w:delText xml:space="preserve">o </w:delText>
        </w:r>
        <w:r>
          <w:delText xml:space="preserve">enable a </w:delText>
        </w:r>
        <w:r>
          <w:delText xml:space="preserve">like-for-like </w:delText>
        </w:r>
        <w:r>
          <w:delText xml:space="preserve">comparison between </w:delText>
        </w:r>
        <w:r>
          <w:delText xml:space="preserve">simulated and empirical results</w:delText>
        </w:r>
        <w:r>
          <w:delText xml:space="preserve">, we </w:delText>
        </w:r>
        <w:r>
          <w:delText xml:space="preserve">performed </w:delText>
        </w:r>
        <w:r>
          <w:delText xml:space="preserve">a secondary thinning analysis </w:delText>
        </w:r>
        <w:r>
          <w:delText xml:space="preserve">and prediction accuracy estimation (</w:delText>
        </w:r>
      </w:del>
      <w:ins w:id="9176" w:author="Gledis Guri" w:date="2026-07-26T00:00:00Z">
        <w:r>
          <w:t xml:space="preserve">For a like-for-like comparison we ran a secondary thinning analysis (</w:t>
        </w:r>
      </w:ins>
      <w:r w:rsidR="00700CCC" w:rsidRPr="004D1659">
        <w:rPr>
          <w:i/>
          <w:iCs/>
          <w:lang w:val="el-GR"/>
        </w:rPr>
        <w:t>ε</w:t>
      </w:r>
      <w:r w:rsidR="00700CCC" w:rsidRPr="004D1659">
        <w:rPr>
          <w:i/>
          <w:iCs/>
          <w:vertAlign w:val="subscript"/>
        </w:rPr>
        <w:t>3</w:t>
      </w:r>
      <w:del w:id="9177" w:author="Gledis Guri" w:date="2026-07-26T00:00:00Z">
        <w:r>
          <w:delText xml:space="preserve">) </w:delText>
        </w:r>
        <w:r>
          <w:delText xml:space="preserve">in which the </w:delText>
        </w:r>
        <w:r>
          <w:delText xml:space="preserve">benchmark</w:delText>
        </w:r>
        <w:r>
          <w:delText xml:space="preserve"> </w:delText>
        </w:r>
        <w:r>
          <w:delText xml:space="preserve">was redefined to match empirical </w:delText>
        </w:r>
        <w:r>
          <w:delText xml:space="preserve">s</w:delText>
        </w:r>
        <w:r>
          <w:delText xml:space="preserve">ampling effort (</w:delText>
        </w:r>
      </w:del>
      <w:ins w:id="9178" w:author="Gledis Guri" w:date="2026-07-26T00:00:00Z">
        <w:r>
          <w:t xml:space="preserve">) with the benchmark redefined to match the empirical effort (</w:t>
        </w:r>
      </w:ins>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11"/>
      <w:r w:rsidR="00017D18">
        <w:t xml:space="preserve"> </w:t>
      </w:r>
      <w:del w:id="9179" w:author="Gledis Guri" w:date="2026-07-26T00:00:00Z">
        <w:r>
          <w:delText xml:space="preserve">Specifically, for each simulated </w:delText>
        </w:r>
        <w:r>
          <w:delText xml:space="preserve">scenario and iteration </w:delText>
        </w:r>
        <w:r>
          <w:delText xml:space="preserve">we </w:delText>
        </w:r>
        <w:r>
          <w:delText xml:space="preserve">used</w:delText>
        </w:r>
        <w:r>
          <w:delText xml:space="preserve"> the</w:delText>
        </w:r>
        <w:r>
          <w:delText xml:space="preserve"> subsample of size </w:delText>
        </w:r>
      </w:del>
      <w:ins w:id="9180" w:author="Gledis Guri" w:date="2026-07-26T00:00:00Z">
        <w:r>
          <w:t xml:space="preserve">For each simulated scenario and iteration we took the subsample of size </w:t>
        </w:r>
      </w:ins>
      <w:r w:rsidR="00F12156" w:rsidRPr="007D5E5E">
        <w:rPr>
          <w:i/>
          <w:iCs/>
        </w:rPr>
        <w:t>N</w:t>
      </w:r>
      <w:r w:rsidR="00F12156" w:rsidRPr="00F12156">
        <w:t>=358</w:t>
      </w:r>
      <w:r w:rsidR="002A1B4E" w:rsidRPr="002A1B4E">
        <w:t xml:space="preserve"> </w:t>
      </w:r>
      <w:r w:rsidR="002A1B4E">
        <w:t>(</w:t>
      </w:r>
      <w:r w:rsidR="00A66B72">
        <w:rPr>
          <w:i/>
          <w:iCs/>
        </w:rPr>
        <w:t>Y</w:t>
      </w:r>
      <w:r w:rsidR="00A66B72" w:rsidRPr="00F12156">
        <w:t xml:space="preserve"> </w:t>
      </w:r>
      <w:r w:rsidR="00A66B72">
        <w:sym w:font="Symbol" w:char="F0AC"/>
      </w:r>
      <w:r w:rsidR="007D5E5E">
        <w:rPr>
          <w:i/>
          <w:iCs/>
        </w:rPr>
        <w:t>Y</w:t>
      </w:r>
      <w:r w:rsidR="007D5E5E">
        <w:rPr>
          <w:i/>
          <w:iCs/>
          <w:vertAlign w:val="subscript"/>
        </w:rPr>
        <w:t>E</w:t>
      </w:r>
      <w:r w:rsidR="002A1B4E" w:rsidRPr="00E96C5B">
        <w:rPr>
          <w:i/>
          <w:iCs/>
          <w:vertAlign w:val="subscript"/>
        </w:rPr>
        <w:t>=3</w:t>
      </w:r>
      <w:r w:rsidR="00A4706A">
        <w:rPr>
          <w:i/>
          <w:iCs/>
          <w:vertAlign w:val="subscript"/>
        </w:rPr>
        <w:t>5</w:t>
      </w:r>
      <w:r w:rsidR="00693DEA">
        <w:rPr>
          <w:i/>
          <w:iCs/>
          <w:vertAlign w:val="subscript"/>
        </w:rPr>
        <w:t>8</w:t>
      </w:r>
      <w:r w:rsidR="00C40601">
        <w:rPr>
          <w:i/>
          <w:iCs/>
          <w:vertAlign w:val="subscript"/>
        </w:rPr>
        <w:t xml:space="preserve"> </w:t>
      </w:r>
      <w:r w:rsidR="00C40601" w:rsidRPr="00C40601">
        <w:t>and covariance</w:t>
      </w:r>
      <w:r w:rsidR="00C40601">
        <w:rPr>
          <w:i/>
          <w:iCs/>
        </w:rPr>
        <w:t xml:space="preserve"> X</w:t>
      </w:r>
      <w:r w:rsidR="00C40601" w:rsidRPr="00F12156">
        <w:t xml:space="preserve"> </w:t>
      </w:r>
      <w:r w:rsidR="00C40601">
        <w:sym w:font="Symbol" w:char="F0AC"/>
      </w:r>
      <w:r w:rsidR="00C40601">
        <w:rPr>
          <w:i/>
          <w:iCs/>
        </w:rPr>
        <w:t>X</w:t>
      </w:r>
      <w:r w:rsidR="00C40601">
        <w:rPr>
          <w:i/>
          <w:iCs/>
          <w:vertAlign w:val="subscript"/>
        </w:rPr>
        <w:t>E</w:t>
      </w:r>
      <w:r w:rsidR="00C40601" w:rsidRPr="00E96C5B">
        <w:rPr>
          <w:i/>
          <w:iCs/>
          <w:vertAlign w:val="subscript"/>
        </w:rPr>
        <w:t>=3</w:t>
      </w:r>
      <w:r w:rsidR="00C40601">
        <w:rPr>
          <w:i/>
          <w:iCs/>
          <w:vertAlign w:val="subscript"/>
        </w:rPr>
        <w:t>58</w:t>
      </w:r>
      <w:r w:rsidR="002A1B4E" w:rsidRPr="002A1B4E">
        <w:t>)</w:t>
      </w:r>
      <w:r>
        <w:t xml:space="preserve"> </w:t>
      </w:r>
      <w:del w:id="9181" w:author="Gledis Guri" w:date="2026-07-26T00:00:00Z">
        <w:r>
          <w:delText xml:space="preserve">and treated this dataset as the reference observation set</w:delText>
        </w:r>
        <w:r>
          <w:delText xml:space="preserve"> (benchmark)</w:delText>
        </w:r>
        <w:r>
          <w:delText xml:space="preserve">. We then generated the corresponding prediction</w:delText>
        </w:r>
        <w:r>
          <w:delText xml:space="preserve"> </w:delText>
        </w:r>
      </w:del>
      <w:ins w:id="9182" w:author="Gledis Guri" w:date="2026-07-26T00:00:00Z">
        <w:r>
          <w:t xml:space="preserve">as the reference set, generating the corresponding prediction </w:t>
        </w:r>
      </w:ins>
      <w:r w:rsidR="00AE48A0">
        <w:rPr>
          <w:i/>
          <w:iCs/>
        </w:rPr>
        <w:t>Z</w:t>
      </w:r>
      <w:r w:rsidR="00AE48A0" w:rsidRPr="00F12156">
        <w:t xml:space="preserve"> </w:t>
      </w:r>
      <w:r w:rsidR="00AE48A0">
        <w:sym w:font="Symbol" w:char="F0AC"/>
      </w:r>
      <w:r w:rsidR="00AE48A0" w:rsidRPr="00F12156">
        <w:t xml:space="preserve"> </w:t>
      </w:r>
      <w:r w:rsidR="00AE48A0">
        <w:rPr>
          <w:i/>
          <w:iCs/>
        </w:rPr>
        <w:t>S</w:t>
      </w:r>
      <w:r w:rsidR="007D5E5E">
        <w:rPr>
          <w:i/>
          <w:iCs/>
          <w:vertAlign w:val="subscript"/>
        </w:rPr>
        <w:t>E</w:t>
      </w:r>
      <w:r w:rsidR="00AE48A0" w:rsidRPr="001F6996">
        <w:rPr>
          <w:i/>
          <w:iCs/>
          <w:vertAlign w:val="subscript"/>
        </w:rPr>
        <w:t>=3</w:t>
      </w:r>
      <w:r w:rsidR="00FE24FB">
        <w:rPr>
          <w:i/>
          <w:iCs/>
          <w:vertAlign w:val="subscript"/>
        </w:rPr>
        <w:t>58</w:t>
      </w:r>
      <w:r w:rsidR="00AE48A0">
        <w:t xml:space="preserve"> </w:t>
      </w:r>
      <w:r w:rsidR="00F12156" w:rsidRPr="00F12156">
        <w:t xml:space="preserve">on </w:t>
      </w:r>
      <w:r w:rsidR="00F12156" w:rsidRPr="0070347A">
        <w:rPr>
          <w:i/>
          <w:iCs/>
        </w:rPr>
        <w:t>Q</w:t>
      </w:r>
      <w:r>
        <w:t xml:space="preserve">, using Eq. 3. </w:t>
      </w:r>
      <w:del w:id="9183" w:author="Gledis Guri" w:date="2026-07-26T00:00:00Z">
        <w:r>
          <w:delText xml:space="preserve">From this </w:delText>
        </w:r>
        <w:r>
          <w:delText xml:space="preserve">generated </w:delText>
        </w:r>
        <w:r>
          <w:delText xml:space="preserve">baseline</w:delText>
        </w:r>
        <w:r>
          <w:delText xml:space="preserve"> (</w:delText>
        </w:r>
      </w:del>
      <w:ins w:id="9184" w:author="Gledis Guri" w:date="2026-07-26T00:00:00Z">
        <w:r>
          <w:t xml:space="preserve">From this baseline (</w:t>
        </w:r>
      </w:ins>
      <w:r w:rsidR="00A66B72" w:rsidRPr="00A66B72">
        <w:rPr>
          <w:i/>
          <w:iCs/>
        </w:rPr>
        <w:t>Z</w:t>
      </w:r>
      <w:r w:rsidR="00A66B72">
        <w:t>)</w:t>
      </w:r>
      <w:r w:rsidR="00F12156" w:rsidRPr="00F12156">
        <w:t xml:space="preserve">, we </w:t>
      </w:r>
      <w:r w:rsidR="00B44F60">
        <w:t xml:space="preserve">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del w:id="9185" w:author="Gledis Guri" w:date="2026-07-26T00:00:00Z">
        <w:r>
          <w:delText xml:space="preserve"> = 3</w:delText>
        </w:r>
        <w:r>
          <w:delText xml:space="preserve">30</w:delText>
        </w:r>
        <w:r>
          <w:delText xml:space="preserve">, 3</w:delText>
        </w:r>
        <w:r>
          <w:delText xml:space="preserve">00</w:delText>
        </w:r>
        <w:r>
          <w:delText xml:space="preserve">, 26</w:delText>
        </w:r>
        <w:r>
          <w:delText xml:space="preserve">0</w:delText>
        </w:r>
        <w:r>
          <w:delText xml:space="preserve">, 22</w:delText>
        </w:r>
        <w:r>
          <w:delText xml:space="preserve">0</w:delText>
        </w:r>
        <w:r>
          <w:delText xml:space="preserve">, and 15</w:delText>
        </w:r>
        <w:r>
          <w:delText xml:space="preserve">0</w:delText>
        </w:r>
        <w:r>
          <w:delText xml:space="preserve">) to both the simulated and empirical datasets, refit the GP model at each effort, and computed effort-specific </w:delText>
        </w:r>
        <w:r>
          <w:delText xml:space="preserve">(</w:delText>
        </w:r>
      </w:del>
      <w:ins w:id="9186" w:author="Gledis Guri" w:date="2026-07-26T00:00:00Z">
        <w:r>
          <w:t xml:space="preserve"> = 330, 300, 260, 220, 150), refit the GP model at each effort, and computed (</w:t>
        </w:r>
      </w:ins>
      <w:r w:rsidR="00EA2262" w:rsidRPr="00EA2262">
        <w:rPr>
          <w:i/>
          <w:iCs/>
          <w:lang w:val="el-GR"/>
        </w:rPr>
        <w:t>ε</w:t>
      </w:r>
      <w:r w:rsidR="00AF1F02">
        <w:rPr>
          <w:i/>
          <w:iCs/>
          <w:vertAlign w:val="subscript"/>
        </w:rPr>
        <w:t>3</w:t>
      </w:r>
      <w:del w:id="9187" w:author="Gledis Guri" w:date="2026-07-26T00:00:00Z">
        <w:r>
          <w:delText xml:space="preserve">) </w:delText>
        </w:r>
        <w:r>
          <w:delText xml:space="preserve">prediction errors by comparing each </w:delText>
        </w:r>
      </w:del>
      <w:ins w:id="9188" w:author="Gledis Guri" w:date="2026-07-26T00:00:00Z">
        <w:r>
          <w:t xml:space="preserve">) errors by comparing each </w:t>
        </w:r>
      </w:ins>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del w:id="9189" w:author="Gledis Guri" w:date="2026-07-26T00:00:00Z">
        <w:r>
          <w:delText xml:space="preserve">Furthermore, we </w:delText>
        </w:r>
        <w:r>
          <w:delText xml:space="preserve">fitted</w:delText>
        </w:r>
        <w:r>
          <w:delText xml:space="preserve"> the</w:delText>
        </w:r>
        <w:r>
          <w:delText xml:space="preserve"> prediction accuracy (</w:delText>
        </w:r>
      </w:del>
      <w:ins w:id="9190" w:author="Gledis Guri" w:date="2026-07-26T00:00:00Z">
        <w:r>
          <w:t xml:space="preserve">We fitted (</w:t>
        </w:r>
      </w:ins>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del w:id="9191" w:author="Gledis Guri" w:date="2026-07-26T00:00:00Z">
        <w:r>
          <w:delText xml:space="preserve">) </w:delText>
        </w:r>
        <w:r>
          <w:delText xml:space="preserve">using </w:delText>
        </w:r>
        <w:r>
          <w:delText xml:space="preserve">Eq. 6</w:delText>
        </w:r>
        <w:r>
          <w:delText xml:space="preserve"> (similarly</w:delText>
        </w:r>
        <w:r>
          <w:delText xml:space="preserve"> to </w:delText>
        </w:r>
        <w:r>
          <w:delText xml:space="preserve">empirical data). </w:delText>
        </w:r>
        <w:r>
          <w:delText xml:space="preserve">We then </w:delText>
        </w:r>
        <w:r>
          <w:delText xml:space="preserve">compared the estimated model coefficients </w:delText>
        </w:r>
        <w:r>
          <w:delText xml:space="preserve">of prediction accuracy </w:delText>
        </w:r>
        <w:r>
          <w:delText xml:space="preserve">between the </w:delText>
        </w:r>
        <w:r>
          <w:delText xml:space="preserve">simulated</w:delText>
        </w:r>
        <w:r>
          <w:delText xml:space="preserve"> and </w:delText>
        </w:r>
        <w:r>
          <w:delText xml:space="preserve">empirical</w:delText>
        </w:r>
        <w:r>
          <w:delText xml:space="preserve"> to assess whether similar patterns were observed.</w:delText>
        </w:r>
      </w:del>
      <w:ins w:id="9192" w:author="Gledis Guri" w:date="2026-07-26T00:00:00Z">
        <w:r>
          <w:t xml:space="preserve">) using Eq. 6, and compared the resulting coefficients between simulated and empirical datasets.</w:t>
        </w:r>
      </w:ins>
    </w:p>
    <w:p w14:paraId="715EC110" w14:textId="77777777" w:rsidR="00286ADA" w:rsidRDefault="00286ADA" w:rsidP="001643E6">
      <w:pPr>
        <w:pStyle w:val="BodyText"/>
        <w:spacing w:line="480" w:lineRule="auto"/>
      </w:pPr>
    </w:p>
    <w:p w14:paraId="539C881D" w14:textId="67C6944C"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t xml:space="preserve"> </w:t>
      </w:r>
      <w:del w:id="9169" w:author="Gledis Guri" w:date="2026-07-26T00:00:00Z">
        <w:r>
          <w:delText xml:space="preserve">For each GP model in Stan, we ran four parallel chains with 2,000 iterations each, discarding the first 1,000 iterations as burn-in. Convergence was assessed using</w:delText>
        </w:r>
      </w:del>
      <w:ins w:id="9170" w:author="Gledis Guri" w:date="2026-07-26T00:00:00Z">
        <w:r>
          <w:t xml:space="preserve">We ran four chains of 2,000 iterations, discarding the first 1,000 as burn-in, and assessed convergence with</w:t>
        </w:r>
      </w:ins>
      <w:r>
        <w:t xml:space="preserve"> </w:t>
      </w:r>
      <m:oMath>
        <m:acc>
          <m:accPr>
            <m:ctrlPr>
              <w:rPr>
                <w:rFonts w:ascii="Cambria Math" w:hAnsi="Cambria Math"/>
              </w:rPr>
            </m:ctrlPr>
          </m:accPr>
          <m:e>
            <m:r>
              <w:rPr>
                <w:rFonts w:ascii="Cambria Math" w:hAnsi="Cambria Math"/>
              </w:rPr>
              <m:t>R</m:t>
            </m:r>
          </m:e>
        </m:acc>
      </m:oMath>
      <w:r>
        <w:t xml:space="preserve"> </w:t>
      </w:r>
      <w:del w:id="9171" w:author="Gledis Guri" w:date="2026-07-26T00:00:00Z">
        <w:r>
          <w:delText xml:space="preserve">values, where values below 1.</w:delText>
        </w:r>
        <w:r>
          <w:delText xml:space="preserve">0</w:delText>
        </w:r>
        <w:r>
          <w:delText xml:space="preserve">1 indicated satisfactory convergence and effective sample size (ESS) above 200.</w:delText>
        </w:r>
        <w:r>
          <w:delText xml:space="preserve"> </w:delText>
        </w:r>
        <w:r>
          <w:delText xml:space="preserve">The model in Eq. 6 was fitted using </w:delText>
        </w:r>
        <w:r>
          <w:delText xml:space="preserve">linear models using</w:delText>
        </w:r>
        <w:r>
          <w:delText xml:space="preserve"> </w:delText>
        </w:r>
      </w:del>
      <w:ins w:id="9172" w:author="Gledis Guri" w:date="2026-07-26T00:00:00Z">
        <w:r>
          <w:t xml:space="preserve">(below 1.01) and effective sample size (above 200). Eq. 6 was fitted with </w:t>
        </w:r>
      </w:ins>
      <w:r w:rsidR="00994043" w:rsidRPr="00D11C02">
        <w:rPr>
          <w:i/>
          <w:iCs/>
        </w:rPr>
        <w:t>lm</w:t>
      </w:r>
      <w:del w:id="9173" w:author="Gledis Guri" w:date="2026-07-26T00:00:00Z">
        <w:r>
          <w:rPr>
            <w:i/>
            <w:iCs/>
          </w:rPr>
          <w:delText xml:space="preserve">()</w:delText>
        </w:r>
        <w:r>
          <w:delText xml:space="preserve"> function in R (R Core Team, 2024), with </w:delText>
        </w:r>
        <w:r>
          <w:delText xml:space="preserve">log </w:delText>
        </w:r>
        <w:r>
          <w:delText xml:space="preserve">prediction error as the response variable and log-transformed sampling density and spatial autocorrelation as predictors</w:delText>
        </w:r>
      </w:del>
      <w:ins w:id="9174" w:author="Gledis Guri" w:date="2026-07-26T00:00:00Z">
        <w:r>
          <w:t xml:space="preserve">() in R (R Core Team, 2024), with log prediction error as response and log sampling density and autocorrelation as predictors</w:t>
        </w:r>
      </w:ins>
      <w:r w:rsidR="00C412FE">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12"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13" w:name="fig:dag"/>
      <w:bookmarkEnd w:id="12"/>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8C9D440"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rsidR="00495449" w:rsidRPr="00495449">
        <w:t>On the right (</w:t>
      </w:r>
      <w:r w:rsidR="00E112A7">
        <w:t>panel B;</w:t>
      </w:r>
      <w:r w:rsidR="00495449" w:rsidRPr="00495449">
        <w:t xml:space="preserve">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xml:space="preserve">) is obtained. The observed samples are then thinned using the same </w:t>
      </w:r>
      <w:r w:rsidR="00412E7B">
        <w:t>Y</w:t>
      </w:r>
      <w:r w:rsidR="00412E7B">
        <w:rPr>
          <w:vertAlign w:val="subscript"/>
        </w:rPr>
        <w:t>E</w:t>
      </w:r>
      <w:r w:rsidR="0097253A">
        <w:t xml:space="preserve"> designs, re</w:t>
      </w:r>
      <w:r w:rsidR="00F844BA">
        <w:rPr>
          <w:lang w:val="el-GR"/>
        </w:rPr>
        <w:t>-</w:t>
      </w:r>
      <w:r w:rsidR="0097253A">
        <w:t>fit, and used to generate predicted fields S</w:t>
      </w:r>
      <w:r w:rsidR="00412E7B">
        <w:rPr>
          <w:vertAlign w:val="subscript"/>
        </w:rPr>
        <w:t>E</w:t>
      </w:r>
      <w:r w:rsidR="0097253A">
        <w:t xml:space="preserve">. Deviations of thinned predictions from the baseline prediction quantify </w:t>
      </w:r>
      <w:r w:rsidR="002821B3">
        <w:rPr>
          <w:lang w:val="el-GR"/>
        </w:rPr>
        <w:t>ε</w:t>
      </w:r>
      <w:r w:rsidR="00295D54">
        <w:rPr>
          <w:vertAlign w:val="subscript"/>
        </w:rPr>
        <w:t>1</w:t>
      </w:r>
      <w:r w:rsidR="0097253A">
        <w:t>, representing the expected information loss when sampling density is reduced in empirical settings.</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14" w:name="results"/>
      <w:bookmarkEnd w:id="5"/>
      <w:bookmarkEnd w:id="9"/>
      <w:bookmarkEnd w:id="13"/>
      <w:r>
        <w:lastRenderedPageBreak/>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15" w:name="fig:epsilon"/>
      <w:r w:rsidRPr="00762C7D">
        <w:rPr>
          <w:b/>
          <w:bCs w:val="0"/>
        </w:rPr>
        <w:t>Empirical data</w:t>
      </w:r>
    </w:p>
    <w:p w14:paraId="57347855" w14:textId="39A5009A" w:rsidR="00D31C68" w:rsidRDefault="000443C6" w:rsidP="001643E6">
      <w:pPr>
        <w:pStyle w:val="BodyText"/>
        <w:spacing w:line="480" w:lineRule="auto"/>
      </w:pPr>
      <w:r w:rsidRPr="000443C6">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054D59">
        <w:t>,</w:t>
      </w:r>
      <w:r w:rsidRPr="000443C6">
        <w:t xml:space="preserve"> </w:t>
      </w:r>
      <w:proofErr w:type="spellStart"/>
      <w:r w:rsidRPr="00054D59">
        <w:rPr>
          <w:i/>
          <w:iCs/>
        </w:rPr>
        <w:t>Tactostoma</w:t>
      </w:r>
      <w:proofErr w:type="spellEnd"/>
      <w:r w:rsidRPr="00054D59">
        <w:rPr>
          <w:i/>
          <w:iCs/>
        </w:rPr>
        <w:t xml:space="preserve"> </w:t>
      </w:r>
      <w:proofErr w:type="spellStart"/>
      <w:r w:rsidRPr="00054D59">
        <w:rPr>
          <w:i/>
          <w:iCs/>
        </w:rPr>
        <w:t>macropus</w:t>
      </w:r>
      <w:proofErr w:type="spellEnd"/>
      <w:r w:rsidRPr="000443C6">
        <w:t>, for instance, showed a comparatively short length-scale despite its deep-water affinity.</w:t>
      </w:r>
      <w:r w:rsidR="00D31C68" w:rsidRPr="00D31C68">
        <w:t xml:space="preserve"> </w:t>
      </w:r>
      <w:r w:rsidR="00D31C68" w:rsidRPr="0087355A">
        <w:t xml:space="preserve">Together, these patterns suggest that surface-associated species </w:t>
      </w:r>
      <w:r w:rsidR="00D31C68">
        <w:t>may be</w:t>
      </w:r>
      <w:r w:rsidR="00D31C68" w:rsidRPr="0087355A">
        <w:t xml:space="preserve"> more spatially heterogeneous, whereas deeper-</w:t>
      </w:r>
      <w:r w:rsidR="00D31C68">
        <w:t>dwelling</w:t>
      </w:r>
      <w:r w:rsidR="00D31C68" w:rsidRPr="0087355A">
        <w:t xml:space="preserve"> species</w:t>
      </w:r>
      <w:r w:rsidR="00D31C68">
        <w:t xml:space="preserve"> may</w:t>
      </w:r>
      <w:r w:rsidR="00D31C68" w:rsidRPr="0087355A">
        <w:t xml:space="preserve"> display increasingly homogeneous</w:t>
      </w:r>
      <w:r w:rsidR="00D31C68">
        <w:t xml:space="preserve"> distributions</w:t>
      </w:r>
      <w:r w:rsidR="00D31C68" w:rsidRPr="0087355A">
        <w:t>.</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lternatively, differences in σ</w:t>
      </w:r>
      <w:r w:rsidR="001E6470">
        <w:rPr>
          <w:vertAlign w:val="superscript"/>
        </w:rPr>
        <w:t>2</w:t>
      </w:r>
      <w:r w:rsidRPr="00392A56">
        <w:t xml:space="preserve"> </w:t>
      </w:r>
      <w:r>
        <w:t>are</w:t>
      </w:r>
      <w:r w:rsidRPr="00392A56">
        <w:t xml:space="preserve"> linked to </w:t>
      </w:r>
      <w:r w:rsidRPr="0038376D">
        <w:t xml:space="preserve">the </w:t>
      </w:r>
      <w:r w:rsidR="009C1CC9">
        <w:t xml:space="preserve">spatial </w:t>
      </w:r>
      <w:r w:rsidR="0038376D">
        <w:t xml:space="preserve">autocorrelation parameter </w:t>
      </w:r>
      <w:r w:rsidRPr="00392A56">
        <w:t>ρ.</w:t>
      </w:r>
    </w:p>
    <w:p w14:paraId="7B56CCDA" w14:textId="429ABBE6" w:rsidR="00823035" w:rsidRPr="001455E0" w:rsidRDefault="00F32AE0" w:rsidP="001643E6">
      <w:pPr>
        <w:pStyle w:val="BodyText"/>
        <w:spacing w:line="480" w:lineRule="auto"/>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5"/>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 xml:space="preserve">owever, this reduction was strongly modulated by the degree </w:t>
      </w:r>
      <w:r w:rsidRPr="0037779D">
        <w:lastRenderedPageBreak/>
        <w:t>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16" w:name="OLE_LINK8"/>
      <w:r w:rsidRPr="003D6E81">
        <w:rPr>
          <w:b/>
          <w:bCs w:val="0"/>
        </w:rPr>
        <w:t>Simulations</w:t>
      </w:r>
    </w:p>
    <w:p w14:paraId="4D52A2D2" w14:textId="3EAAFF4F"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del w:id="9145" w:author="Gledis Guri" w:date="2026-07-26T00:00:00Z">
        <w:r>
          <w:delText xml:space="preserve">These patterns were supported by a log–log linear model </w:delText>
        </w:r>
        <w:r>
          <w:delText xml:space="preserve">where the prediction error (</w:delText>
        </w:r>
      </w:del>
      <w:ins w:id="9146" w:author="Gledis Guri" w:date="2026-07-26T00:00:00Z">
        <w:r>
          <w:t xml:space="preserve">A log–log linear model gave prediction error (</w:t>
        </w:r>
      </w:ins>
      <w:r w:rsidR="004F5128" w:rsidRPr="00246E74">
        <w:rPr>
          <w:i/>
          <w:iCs/>
          <w:lang w:val="el-GR"/>
        </w:rPr>
        <w:t>ε</w:t>
      </w:r>
      <w:del w:id="9147" w:author="Gledis Guri" w:date="2026-07-26T00:00:00Z">
        <w:r>
          <w:delText xml:space="preserve">) de</w:delText>
        </w:r>
        <w:r>
          <w:delText xml:space="preserve">creased exponentially for every exponential increase in sampling density </w:delText>
        </w:r>
        <w:r>
          <w:delText xml:space="preserve">(</w:delText>
        </w:r>
      </w:del>
      <w:ins w:id="9148" w:author="Gledis Guri" w:date="2026-07-26T00:00:00Z">
        <w:r>
          <w:t xml:space="preserve">) declining with sampling density (</w:t>
        </w:r>
      </w:ins>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del w:id="9149" w:author="Gledis Guri" w:date="2026-07-26T00:00:00Z">
        <w:r>
          <w:delText xml:space="preserve">indicating that on average every point predicted the eDNA concentration will </w:delText>
        </w:r>
        <w:r>
          <w:delText xml:space="preserve">d</w:delText>
        </w:r>
        <w:r>
          <w:delText xml:space="preserve">iffer from the </w:delText>
        </w:r>
        <w:r>
          <w:delText xml:space="preserve">predicted </w:delText>
        </w:r>
        <w:r>
          <w:delText xml:space="preserve">true concentration</w:delText>
        </w:r>
        <w:r>
          <w:rPr>
            <w:lang w:val="el-GR"/>
          </w:rPr>
          <w:delText xml:space="preserve"> </w:delText>
        </w:r>
        <w:r>
          <w:delText xml:space="preserve">(</w:delText>
        </w:r>
      </w:del>
      <w:ins w:id="9150" w:author="Gledis Guri" w:date="2026-07-26T00:00:00Z">
        <w:r>
          <w:t xml:space="preserve">meaning predictions differ from the true concentration (</w:t>
        </w:r>
      </w:ins>
      <w:r w:rsidR="00B47A6E" w:rsidRPr="00B47A6E">
        <w:rPr>
          <w:i/>
          <w:iCs/>
        </w:rPr>
        <w:t>Z</w:t>
      </w:r>
      <w:del w:id="9151" w:author="Gledis Guri" w:date="2026-07-26T00:00:00Z">
        <w:r>
          <w:delText xml:space="preserve">) </w:delText>
        </w:r>
        <w:r>
          <w:delText xml:space="preserve">by a factor of 2.72 (for perspective a concentration of 100 copies/L will be predicted between 37-270 copies/L</w:delText>
        </w:r>
        <w:r>
          <w:delText xml:space="preserve">; </w:delText>
        </w:r>
        <w:r>
          <w:delText xml:space="preserve">Appendix S1: </w:delText>
        </w:r>
        <w:r>
          <w:delText xml:space="preserve">Figure S3</w:delText>
        </w:r>
        <w:r>
          <w:delText xml:space="preserve">)</w:delText>
        </w:r>
      </w:del>
      <w:ins w:id="9152" w:author="Gledis Guri" w:date="2026-07-26T00:00:00Z">
        <w:r>
          <w:t xml:space="preserve">) by a factor of 2.72 (a true 100 copies/L predicted between 37-270 copies/L; Appendix S1: Figure S3)</w:t>
        </w:r>
      </w:ins>
      <w:r>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del w:id="9153" w:author="Gledis Guri" w:date="2026-07-26T00:00:00Z">
        <w:r>
          <w:delText xml:space="preserve"> </w:delText>
        </w:r>
        <w:r>
          <w:delText xml:space="preserve">&gt; </w:delText>
        </w:r>
        <w:r>
          <w:delText xml:space="preserve">500 km had errors below 0.</w:delText>
        </w:r>
        <w:r>
          <w:delText xml:space="preserve">4</w:delText>
        </w:r>
        <w:r>
          <w:delText xml:space="preserve"> indicating an average of over- and underestimation by a factor of 1.</w:delText>
        </w:r>
        <w:r>
          <w:delText xml:space="preserve">5</w:delText>
        </w:r>
        <w:r>
          <w:delText xml:space="preserve"> </w:delText>
        </w:r>
        <w:r>
          <w:delText xml:space="preserve">(for perspective a concentration of 100 copies/L will be predicted between </w:delText>
        </w:r>
        <w:r>
          <w:delText xml:space="preserve">67</w:delText>
        </w:r>
        <w:r>
          <w:delText xml:space="preserve">-1</w:delText>
        </w:r>
        <w:r>
          <w:delText xml:space="preserve">50</w:delText>
        </w:r>
        <w:r>
          <w:delText xml:space="preserve"> copies/L</w:delText>
        </w:r>
        <w:r>
          <w:delText xml:space="preserve">; </w:delText>
        </w:r>
        <w:r>
          <w:delText xml:space="preserve">Appendix S1: </w:delText>
        </w:r>
        <w:r>
          <w:delText xml:space="preserve">Figure S3</w:delText>
        </w:r>
        <w:r>
          <w:delText xml:space="preserve">).</w:delText>
        </w:r>
      </w:del>
      <w:ins w:id="9154" w:author="Gledis Guri" w:date="2026-07-26T00:00:00Z">
        <w:r>
          <w:t xml:space="preserve"> &gt; 500 km had errors below 0.4, a factor of 1.5 (100 copies/L predicted between 67-150; Appendix S1: Figure S3).</w:t>
        </w:r>
      </w:ins>
      <w:r w:rsidR="00CA06F2" w:rsidRPr="00CA06F2">
        <w:t xml:space="preserve"> </w:t>
      </w:r>
      <w:del w:id="9155" w:author="Gledis Guri" w:date="2026-07-26T00:00:00Z">
        <w:r>
          <w:delText xml:space="preserve">When quantifying the marginal reduction in prediction error (</w:delText>
        </w:r>
      </w:del>
      <w:ins w:id="9156" w:author="Gledis Guri" w:date="2026-07-26T00:00:00Z">
        <w:r>
          <w:t xml:space="preserve">Marginal reductions in prediction error (</w:t>
        </w:r>
      </w:ins>
      <w:r>
        <w:t xml:space="preserve">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del w:id="9157" w:author="Gledis Guri" w:date="2026-07-26T00:00:00Z">
        <w:r>
          <w:delText xml:space="preserve">), improvements were greatest at low sampling effort and declined rapidly with additional </w:delText>
        </w:r>
        <w:r>
          <w:delText xml:space="preserve">sampling, with </w:delText>
        </w:r>
      </w:del>
      <w:ins w:id="9158" w:author="Gledis Guri" w:date="2026-07-26T00:00:00Z">
        <w:r>
          <w:t xml:space="preserve">) were greatest at low effort and declined rapidly, with </w:t>
        </w:r>
      </w:ins>
      <w:r>
        <w:t xml:space="preserve">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t xml:space="preserve">B). </w:t>
      </w:r>
      <w:del w:id="9159" w:author="Gledis Guri" w:date="2026-07-26T00:00:00Z">
        <w:r>
          <w:delText xml:space="preserve">For interpretation, a </w:delText>
        </w:r>
      </w:del>
      <w:ins w:id="9160" w:author="Gledis Guri" w:date="2026-07-26T00:00:00Z">
        <w:r>
          <w:t xml:space="preserve">A </w:t>
        </w:r>
      </w:ins>
      <w:r>
        <w:t xml:space="preserve">Δ</w:t>
      </w:r>
      <w:r w:rsidR="00EA5440" w:rsidRPr="004F767A">
        <w:rPr>
          <w:i/>
          <w:iCs/>
          <w:lang w:val="el-GR"/>
        </w:rPr>
        <w:t>ε</w:t>
      </w:r>
      <w:r w:rsidR="00EA5440" w:rsidRPr="004F767A">
        <w:rPr>
          <w:i/>
          <w:iCs/>
          <w:vertAlign w:val="subscript"/>
        </w:rPr>
        <w:t>2</w:t>
      </w:r>
      <w:r w:rsidR="005D2998" w:rsidRPr="005D2998">
        <w:t xml:space="preserve"> of </w:t>
      </w:r>
      <w:r w:rsidR="006F09B4">
        <w:t>-</w:t>
      </w:r>
      <w:r w:rsidR="005D2998" w:rsidRPr="005D2998">
        <w:t>0.4 indicates that adding one sample per 10,000 km</w:t>
      </w:r>
      <w:r w:rsidR="00CE0B77" w:rsidRPr="00CE0B77">
        <w:rPr>
          <w:vertAlign w:val="superscript"/>
        </w:rPr>
        <w:t>2</w:t>
      </w:r>
      <w:del w:id="9161" w:author="Gledis Guri" w:date="2026-07-26T00:00:00Z">
        <w:r>
          <w:delText xml:space="preserve"> improves expected predictive accuracy from 37–270 copies/L to 55–182 copies/L when the </w:delText>
        </w:r>
        <w:r>
          <w:delText xml:space="preserve">predicted</w:delText>
        </w:r>
        <w:r>
          <w:delText xml:space="preserve"> </w:delText>
        </w:r>
        <w:r>
          <w:delText xml:space="preserve">true concentration</w:delText>
        </w:r>
        <w:r>
          <w:delText xml:space="preserve"> (</w:delText>
        </w:r>
      </w:del>
      <w:ins w:id="9162" w:author="Gledis Guri" w:date="2026-07-26T00:00:00Z">
        <w:r>
          <w:t xml:space="preserve"> improves accuracy from 37–270 to 55–182 copies/L when the true concentration (</w:t>
        </w:r>
      </w:ins>
      <w:r w:rsidR="00830D45" w:rsidRPr="00830D45">
        <w:rPr>
          <w:i/>
          <w:iCs/>
        </w:rPr>
        <w:t>Z</w:t>
      </w:r>
      <w:del w:id="9163" w:author="Gledis Guri" w:date="2026-07-26T00:00:00Z">
        <w:r>
          <w:delText xml:space="preserve">)</w:delText>
        </w:r>
        <w:r>
          <w:delText xml:space="preserve"> is 100 copies/L</w:delText>
        </w:r>
        <w:r>
          <w:delText xml:space="preserve"> respectively</w:delText>
        </w:r>
        <w:r>
          <w:delText xml:space="preserve">.</w:delText>
        </w:r>
      </w:del>
      <w:ins w:id="9164" w:author="Gledis Guri" w:date="2026-07-26T00:00:00Z">
        <w:r>
          <w:t xml:space="preserve">) is 100 copies/L.</w:t>
        </w:r>
      </w:ins>
      <w:r>
        <w:t xml:space="preserve"> </w:t>
      </w:r>
      <w:del w:id="9165" w:author="Gledis Guri" w:date="2026-07-26T00:00:00Z">
        <w:r>
          <w:delText xml:space="preserve">Importantly, diagnostic checks revealed no systematic bias in the predictions</w:delText>
        </w:r>
        <w:r>
          <w:delText xml:space="preserve">, </w:delText>
        </w:r>
        <w:r>
          <w:delText xml:space="preserve">so the observed variation reflects pure precision, </w:delText>
        </w:r>
        <w:r>
          <w:delText xml:space="preserve">(</w:delText>
        </w:r>
        <w:r>
          <w:delText xml:space="preserve">Appendix S1: </w:delText>
        </w:r>
        <w:r>
          <w:delText xml:space="preserve">Figure S</w:delText>
        </w:r>
        <w:r>
          <w:delText xml:space="preserve">4</w:delText>
        </w:r>
        <w:r>
          <w:delText xml:space="preserve">).</w:delText>
        </w:r>
        <w:r>
          <w:delText xml:space="preserve"> </w:delText>
        </w:r>
        <w:r>
          <w:delText xml:space="preserve">For interpretative purposes,</w:delText>
        </w:r>
        <w:r>
          <w:delText xml:space="preserve"> we adopt an arbitrary threshold of </w:delText>
        </w:r>
      </w:del>
      <w:ins w:id="9166" w:author="Gledis Guri" w:date="2026-07-26T00:00:00Z">
        <w:r>
          <w:t xml:space="preserve">Diagnostic checks revealed no systematic bias, so the variation reflects precision alone (Appendix S1: Figure S4). We adopt an arbitrary threshold of </w:t>
        </w:r>
      </w:ins>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t xml:space="preserve">. </w:t>
      </w:r>
      <w:del w:id="9167" w:author="Gledis Guri" w:date="2026-07-26T00:00:00Z">
        <w:r>
          <w:delText xml:space="preserve">However, </w:delText>
        </w:r>
        <w:r>
          <w:delText xml:space="preserve">this value is arbitrary and may be redefined according to study-specific accuracy requirements.</w:delText>
        </w:r>
      </w:del>
      <w:ins w:id="9168" w:author="Gledis Guri" w:date="2026-07-26T00:00:00Z">
        <w:r>
          <w:t xml:space="preserve">This value may be redefined according to study-specific requirements.</w:t>
        </w:r>
      </w:ins>
    </w:p>
    <w:bookmarkEnd w:id="16"/>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 xml:space="preserve">in prediction performance </w:t>
      </w:r>
      <w:r w:rsidR="00761B11" w:rsidRPr="00693712">
        <w:lastRenderedPageBreak/>
        <w:t>(</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proofErr w:type="spellStart"/>
      <w:r w:rsidRPr="00127DFE">
        <w:rPr>
          <w:i/>
          <w:iCs/>
        </w:rPr>
        <w:t>μ</w:t>
      </w:r>
      <w:r w:rsidR="00127DFE" w:rsidRPr="00127DFE">
        <w:rPr>
          <w:i/>
          <w:iCs/>
          <w:vertAlign w:val="subscript"/>
        </w:rPr>
        <w:t>d</w:t>
      </w:r>
      <w:proofErr w:type="spellEnd"/>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proofErr w:type="spellStart"/>
      <w:r w:rsidRPr="004B70A0">
        <w:rPr>
          <w:i/>
          <w:iCs/>
        </w:rPr>
        <w:t>μ</w:t>
      </w:r>
      <w:r w:rsidR="00E428C6" w:rsidRPr="004B70A0">
        <w:rPr>
          <w:i/>
          <w:iCs/>
          <w:vertAlign w:val="subscript"/>
        </w:rPr>
        <w:t>d</w:t>
      </w:r>
      <w:proofErr w:type="spellEnd"/>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lastRenderedPageBreak/>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1F539E6B" w:rsidR="00C00263" w:rsidRPr="002975EB" w:rsidRDefault="002975EB" w:rsidP="001643E6">
      <w:pPr>
        <w:pStyle w:val="ImageCaption"/>
        <w:spacing w:after="0" w:line="48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depth-</w:t>
      </w:r>
      <w:r w:rsidR="003504FB" w:rsidRPr="006717D8">
        <w:lastRenderedPageBreak/>
        <w:t xml:space="preserve">specific mean </w:t>
      </w:r>
      <w:r w:rsidRPr="006717D8">
        <w:t>(</w:t>
      </w:r>
      <w:proofErr w:type="spellStart"/>
      <w:r w:rsidR="004714FD" w:rsidRPr="006717D8">
        <w:t>μ</w:t>
      </w:r>
      <w:r w:rsidR="004714FD" w:rsidRPr="006717D8">
        <w:rPr>
          <w:vertAlign w:val="subscript"/>
        </w:rPr>
        <w:t>d</w:t>
      </w:r>
      <w:proofErr w:type="spellEnd"/>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15073F1E"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A003D1" w:rsidRPr="00101BFB">
        <w: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w:t>
      </w:r>
      <w:r w:rsidR="00D85365" w:rsidRPr="00101BFB">
        <w:t xml:space="preserve"> (</w:t>
      </w:r>
      <w:r w:rsidR="00322184">
        <w:t xml:space="preserve">Appendix S1: </w:t>
      </w:r>
      <w:r w:rsidR="00D85365" w:rsidRPr="00101BFB">
        <w:t>Figure S</w:t>
      </w:r>
      <w:r w:rsidR="00C55B9C" w:rsidRPr="00101BFB">
        <w:t>1</w:t>
      </w:r>
      <w:r w:rsidR="00D85365" w:rsidRPr="00101BFB">
        <w:t>)</w:t>
      </w:r>
      <w:r w:rsidR="00A003D1" w:rsidRPr="00101BFB">
        <w:t>.</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17" w:name="fig:epsilon_sp"/>
    </w:p>
    <w:p w14:paraId="5516F1CD" w14:textId="77777777" w:rsidR="0032076E" w:rsidRDefault="00D04708" w:rsidP="001643E6">
      <w:pPr>
        <w:pStyle w:val="Heading1"/>
        <w:spacing w:before="0" w:after="0" w:line="480" w:lineRule="auto"/>
      </w:pPr>
      <w:bookmarkStart w:id="18" w:name="discussion"/>
      <w:bookmarkEnd w:id="14"/>
      <w:bookmarkEnd w:id="17"/>
      <w:r>
        <w:t>Discussion</w:t>
      </w:r>
    </w:p>
    <w:p w14:paraId="5351486F" w14:textId="42A03E66" w:rsidR="00390A6F" w:rsidRDefault="00101BFB" w:rsidP="001643E6">
      <w:pPr>
        <w:pStyle w:val="p2"/>
        <w:spacing w:before="0" w:beforeAutospacing="0" w:after="0" w:afterAutospacing="0" w:line="480" w:lineRule="auto"/>
        <w:jc w:val="both"/>
      </w:pPr>
      <w:bookmarkStart w:id="19" w:name="sampling-optimisaion"/>
      <w:del w:id="9143" w:author="Gledis Guri" w:date="2026-07-26T00:00:00Z">
        <w:r>
          <w:delText xml:space="preserve">We</w:delText>
        </w:r>
        <w:r>
          <w:delText xml:space="preserve"> provide quantitative evidence </w:delText>
        </w:r>
        <w:r>
          <w:delText xml:space="preserve">for </w:delText>
        </w:r>
        <w:r>
          <w:delText xml:space="preserve">how </w:delText>
        </w:r>
        <w:r>
          <w:delText xml:space="preserve">species-specific spatial </w:delText>
        </w:r>
        <w:r>
          <w:delText xml:space="preserve">autocorrelation governs </w:delText>
        </w:r>
        <w:r>
          <w:delText xml:space="preserve">the efficiency of eDNA spatial surveys</w:delText>
        </w:r>
        <w:r>
          <w:delText xml:space="preserve"> for spatial distribution </w:delText>
        </w:r>
        <w:r>
          <w:delText xml:space="preserve">predictions</w:delText>
        </w:r>
        <w:r>
          <w:delText xml:space="preserve">.</w:delText>
        </w:r>
        <w:r>
          <w:delText xml:space="preserve"> Through the integration of empirical observations from 358 sampling 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w:delText>
        </w:r>
        <w:r>
          <w:delText xml:space="preserve">.</w:delText>
        </w:r>
      </w:del>
      <w:ins w:id="9144" w:author="Gledis Guri" w:date="2026-07-26T00:00:00Z">
        <w:r>
          <w:t xml:space="preserve">Species-specific spatial autocorrelation governs the efficiency of eDNA surveys for distributional prediction. Integrating 358 stations along the U.S. West Coast with simulations spanning a wide range of autocorrelation, we show that optimal sampling effort is not universal but depends on both the autocorrelation of the target species and the inferential objective.</w:t>
        </w:r>
      </w:ins>
      <w:r>
        <w:t xml:space="preserve"> </w:t>
      </w:r>
    </w:p>
    <w:p w14:paraId="3F2D72A7" w14:textId="77777777" w:rsidR="007E7F39" w:rsidRDefault="007E7F39" w:rsidP="001643E6">
      <w:pPr>
        <w:pStyle w:val="BodyText"/>
        <w:spacing w:line="480" w:lineRule="auto"/>
      </w:pPr>
      <w:bookmarkStart w:id="20"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0F262C68" w:rsidR="0064556D" w:rsidRDefault="006143E9" w:rsidP="001643E6">
      <w:pPr>
        <w:pStyle w:val="p3"/>
        <w:spacing w:before="0" w:beforeAutospacing="0" w:after="0" w:afterAutospacing="0" w:line="480" w:lineRule="auto"/>
        <w:jc w:val="both"/>
      </w:pPr>
      <w:r>
        <w:t>T</w:t>
      </w:r>
      <w:r w:rsidR="004961BF" w:rsidRPr="00693C81">
        <w:t>he value of additional sampling effort is not fixed but depends strongly on the spatial structure of the target species</w:t>
      </w:r>
      <w:r w:rsidR="00484E10" w:rsidRPr="00693C81">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 xml:space="preserve"> </w:t>
      </w:r>
      <w:del w:id="9137" w:author="Gledis Guri" w:date="2026-07-26T00:00:00Z">
        <w:r>
          <w:delText xml:space="preserve">Across simulations</w:delText>
        </w:r>
        <w:r>
          <w:delText xml:space="preserve"> and empirical data</w:delText>
        </w:r>
        <w:r>
          <w:delText xml:space="preserve">, prediction error decreased non-linearly </w:delText>
        </w:r>
        <w:r>
          <w:delText xml:space="preserve">with increasing </w:delText>
        </w:r>
        <w:r>
          <w:delText xml:space="preserve">sampling </w:delText>
        </w:r>
        <w:r>
          <w:delText xml:space="preserve">effort</w:delText>
        </w:r>
        <w:r>
          <w:delText xml:space="preserve">, </w:delText>
        </w:r>
        <w:r>
          <w:delText xml:space="preserve">while simultaneously declining as spatial autocorrelation</w:delText>
        </w:r>
        <w:r>
          <w:delText xml:space="preserve"> increased, </w:delText>
        </w:r>
        <w:r>
          <w:delText xml:space="preserve">indicating</w:delText>
        </w:r>
        <w:r>
          <w:delText xml:space="preserve"> that species with </w:delText>
        </w:r>
        <w:r>
          <w:delText xml:space="preserve">more homogenous</w:delText>
        </w:r>
        <w:r>
          <w:delText xml:space="preserve"> distributions are inherently easier to reconstruct than patchier species at the same effort level</w:delText>
        </w:r>
      </w:del>
      <w:ins w:id="9138" w:author="Gledis Guri" w:date="2026-07-26T00:00:00Z">
        <w:r>
          <w:t xml:space="preserve">Across simulations and data, prediction error declined non-linearly with effort and with autocorrelation, so homogeneously distributed species are easier to reconstruct than patchy ones at equal effort</w:t>
        </w:r>
      </w:ins>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t xml:space="preserve">. </w:t>
      </w:r>
      <w:del w:id="9139" w:author="Gledis Guri" w:date="2026-07-26T00:00:00Z">
        <w:r>
          <w:delText xml:space="preserve">The interaction between </w:delText>
        </w:r>
        <w:r>
          <w:delText xml:space="preserve">sampling </w:delText>
        </w:r>
        <w:r>
          <w:delText xml:space="preserve">effort and spatial autocorrelation is </w:delText>
        </w:r>
        <w:r>
          <w:delText xml:space="preserve">particularly critical </w:delText>
        </w:r>
        <w:r>
          <w:delText xml:space="preserve">because it demonstrates that </w:delText>
        </w:r>
        <w:r>
          <w:delText xml:space="preserve">the value of additional samples is not universal in ecology, </w:delText>
        </w:r>
        <w:r>
          <w:delText xml:space="preserve">where</w:delText>
        </w:r>
        <w:r>
          <w:delText xml:space="preserve"> the same increase in effort can produce substantial gains for one species and only marginal gains for another</w:delText>
        </w:r>
      </w:del>
      <w:ins w:id="9140" w:author="Gledis Guri" w:date="2026-07-26T00:00:00Z">
        <w:r>
          <w:t xml:space="preserve">Their interaction matters because the same increase in effort can produce substantial gains for one species and marginal gains for another</w:t>
        </w:r>
      </w:ins>
      <w:r w:rsidR="007A76E7">
        <w:t xml:space="preserve">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BC31E5" w:rsidRPr="00BC31E5">
        <w:t>(García‐Machado et al., 2024)</w:t>
      </w:r>
      <w:r w:rsidR="00BC31E5">
        <w:fldChar w:fldCharType="end"/>
      </w:r>
      <w:r w:rsidR="004961BF" w:rsidRPr="00693C81">
        <w:t xml:space="preserve">. </w:t>
      </w:r>
      <w:del w:id="9141" w:author="Gledis Guri" w:date="2026-07-26T00:00:00Z">
        <w:r>
          <w:delText xml:space="preserve">Here</w:delText>
        </w:r>
        <w:r>
          <w:delText xml:space="preserve">, our results</w:delText>
        </w:r>
        <w:r>
          <w:delText xml:space="preserve"> </w:delText>
        </w:r>
        <w:r>
          <w:delText xml:space="preserve">move beyond a general statement </w:delText>
        </w:r>
        <w:r>
          <w:delText xml:space="preserve">of </w:delText>
        </w:r>
        <w:r>
          <w:delText xml:space="preserve">sampling </w:delText>
        </w:r>
        <w:r>
          <w:delText xml:space="preserve">efficiency </w:delText>
        </w:r>
        <w:r>
          <w:delText xml:space="preserve">and provide a quantitative framework for understanding when </w:delText>
        </w:r>
        <w:r>
          <w:delText xml:space="preserve">additional</w:delText>
        </w:r>
        <w:r>
          <w:delText xml:space="preserve"> effort is informative and when it yields diminishing returns.</w:delText>
        </w:r>
      </w:del>
      <w:ins w:id="9142" w:author="Gledis Guri" w:date="2026-07-26T00:00:00Z">
        <w:r>
          <w:t xml:space="preserve">Our results turn this general statement into a quantitative account of when additional effort is informative.</w:t>
        </w:r>
      </w:ins>
    </w:p>
    <w:p w14:paraId="0CD90990" w14:textId="77777777" w:rsidR="0064556D" w:rsidRDefault="0064556D" w:rsidP="001643E6">
      <w:pPr>
        <w:pStyle w:val="p3"/>
        <w:spacing w:before="0" w:beforeAutospacing="0" w:after="0" w:afterAutospacing="0" w:line="480" w:lineRule="auto"/>
        <w:jc w:val="both"/>
      </w:pPr>
    </w:p>
    <w:p w14:paraId="08932BE5" w14:textId="597D38D7" w:rsidR="00F44773" w:rsidRDefault="0064556D" w:rsidP="001643E6">
      <w:pPr>
        <w:pStyle w:val="p3"/>
        <w:spacing w:before="0" w:beforeAutospacing="0" w:after="0" w:afterAutospacing="0" w:line="480" w:lineRule="auto"/>
        <w:jc w:val="both"/>
      </w:pPr>
      <w:del w:id="9119" w:author="Gledis Guri" w:date="2026-07-26T00:00:00Z">
        <w:r>
          <w:delText xml:space="preserve">Crucially, the decision of the sampling effort</w:delText>
        </w:r>
        <w:r>
          <w:delText xml:space="preserve"> based on prediction accuracy (</w:delText>
        </w:r>
      </w:del>
      <w:ins w:id="9120" w:author="Gledis Guri" w:date="2026-07-26T00:00:00Z">
        <w:r>
          <w:t xml:space="preserve">Sampling effort chosen on prediction accuracy (</w:t>
        </w:r>
      </w:ins>
      <w:r w:rsidR="008323BE" w:rsidRPr="00EF344D">
        <w:rPr>
          <w:i/>
          <w:iCs/>
          <w:lang w:val="el-GR"/>
        </w:rPr>
        <w:t>ε</w:t>
      </w:r>
      <w:r w:rsidR="008323BE" w:rsidRPr="00EF344D">
        <w:rPr>
          <w:i/>
          <w:iCs/>
          <w:vertAlign w:val="subscript"/>
        </w:rPr>
        <w:t>2</w:t>
      </w:r>
      <w:del w:id="9121" w:author="Gledis Guri" w:date="2026-07-26T00:00:00Z">
        <w:r>
          <w:delText xml:space="preserve">)</w:delText>
        </w:r>
        <w:r>
          <w:delText xml:space="preserve"> cannot be reduced to a single universal number, as it depends heavily on both the acceptable margin of error and the spatial autocorrelation of the target organism. Our adopted threshold for negligible marginal gains (</w:delText>
        </w:r>
      </w:del>
      <w:ins w:id="9122" w:author="Gledis Guri" w:date="2026-07-26T00:00:00Z">
        <w:r>
          <w:t xml:space="preserve">) cannot be reduced to a single universal number: it depends on the acceptable margin of error and on the autocorrelation of the target. Our threshold for negligible gains (</w:t>
        </w:r>
      </w:ins>
      <w:r w:rsidRPr="00EF344D">
        <w:rPr>
          <w:i/>
          <w:iCs/>
        </w:rPr>
        <w:t>Δ</w:t>
      </w:r>
      <w:r w:rsidRPr="00EF344D">
        <w:rPr>
          <w:i/>
          <w:iCs/>
          <w:lang w:val="el-GR"/>
        </w:rPr>
        <w:t>ε</w:t>
      </w:r>
      <w:r w:rsidRPr="00EF344D">
        <w:rPr>
          <w:i/>
          <w:iCs/>
          <w:vertAlign w:val="subscript"/>
        </w:rPr>
        <w:t>2</w:t>
      </w:r>
      <w:del w:id="9123" w:author="Gledis Guri" w:date="2026-07-26T00:00:00Z">
        <w:r>
          <w:delText xml:space="preserve"> </w:delText>
        </w:r>
        <w:r>
          <w:delText xml:space="preserve">=</w:delText>
        </w:r>
        <w:r>
          <w:delText xml:space="preserve"> </w:delText>
        </w:r>
        <w:r>
          <w:delText xml:space="preserve">-</w:delText>
        </w:r>
        <w:r>
          <w:delText xml:space="preserve">0.05)</w:delText>
        </w:r>
        <w:r>
          <w:delText xml:space="preserve"> serves as a practical heuristic, but acceptable error is inherently </w:delText>
        </w:r>
        <w:r>
          <w:delText xml:space="preserve">context dependent</w:delText>
        </w:r>
        <w:r>
          <w:delText xml:space="preserve">. For instance, studies requiring high-resolution quantitative estimates</w:delText>
        </w:r>
        <w:r>
          <w:delText xml:space="preserve"> </w:delText>
        </w:r>
        <w:r>
          <w:delText xml:space="preserve">might justify </w:delText>
        </w:r>
        <w:r>
          <w:delText xml:space="preserve">high sampling effort </w:delText>
        </w:r>
        <w:r>
          <w:delText xml:space="preserve">to achieve stricter precision</w:delText>
        </w:r>
        <w:r>
          <w:delText xml:space="preserve">, while</w:delText>
        </w:r>
        <w:r>
          <w:delText xml:space="preserve">, broad-scale biodiversity screenings might tolerate looser precision, allowing for even sparser sampling</w:delText>
        </w:r>
      </w:del>
      <w:ins w:id="9124" w:author="Gledis Guri" w:date="2026-07-26T00:00:00Z">
        <w:r>
          <w:t xml:space="preserve"> = -0.05) is a heuristic; acceptable error is context dependent, with quantitative studies justifying denser sampling and broad-scale screening tolerating sparser designs</w:t>
        </w:r>
      </w:ins>
      <w:r w:rsidR="00BC31E5">
        <w:t xml:space="preserve">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sidR="00A817FC">
        <w:rPr>
          <w:noProof/>
        </w:rPr>
        <w:t>(Perkins et al., 2021; Radinger et al., 2019)</w:t>
      </w:r>
      <w:r w:rsidR="00BC31E5">
        <w:fldChar w:fldCharType="end"/>
      </w:r>
      <w:r w:rsidR="002E0279" w:rsidRPr="002E0279">
        <w:t xml:space="preserve"> </w:t>
      </w:r>
      <w:r w:rsidR="00636E60">
        <w:t xml:space="preserve"> </w:t>
      </w:r>
      <w:del w:id="9125" w:author="Gledis Guri" w:date="2026-07-26T00:00:00Z">
        <w:r>
          <w:delText xml:space="preserve">Moreover</w:delText>
        </w:r>
        <w:r>
          <w:delText xml:space="preserve">, </w:delText>
        </w:r>
        <w:r>
          <w:delText xml:space="preserve">the species spatial autocorrelation</w:delText>
        </w:r>
        <w:r>
          <w:delText xml:space="preserve"> parameter </w:delText>
        </w:r>
        <w:r>
          <w:delText xml:space="preserve">plays a</w:delText>
        </w:r>
        <w:r>
          <w:delText xml:space="preserve">n additional</w:delText>
        </w:r>
        <w:r>
          <w:delText xml:space="preserve"> role</w:delText>
        </w:r>
        <w:r>
          <w:delText xml:space="preserve"> </w:delText>
        </w:r>
        <w:r>
          <w:delText xml:space="preserve">in</w:delText>
        </w:r>
        <w:r>
          <w:delText xml:space="preserve"> </w:delText>
        </w:r>
        <w:r>
          <w:delText xml:space="preserve">defining the decision on sampling effort. </w:delText>
        </w:r>
        <w:r>
          <w:delText xml:space="preserve">Highly autocorrelated species (e.g., </w:delText>
        </w:r>
      </w:del>
      <w:ins w:id="9126" w:author="Gledis Guri" w:date="2026-07-26T00:00:00Z">
        <w:r>
          <w:t xml:space="preserve">Highly autocorrelated species (e.g., </w:t>
        </w:r>
      </w:ins>
      <w:r w:rsidR="006D0F2D" w:rsidRPr="00EF344D">
        <w:rPr>
          <w:i/>
          <w:iCs/>
        </w:rPr>
        <w:t>ρ</w:t>
      </w:r>
      <w:del w:id="9127" w:author="Gledis Guri" w:date="2026-07-26T00:00:00Z">
        <w:r>
          <w:delText xml:space="preserve"> &gt; </w:delText>
        </w:r>
        <w:r>
          <w:delText xml:space="preserve">500 km) reach </w:delText>
        </w:r>
        <w:r>
          <w:delText xml:space="preserve">the precision </w:delText>
        </w:r>
        <w:r>
          <w:delText xml:space="preserve">threshold of negligible improvement at much lower sampling densities (roughly 4 to 5 samples per 10,000 km²)</w:delText>
        </w:r>
        <w:r>
          <w:delText xml:space="preserve">, conversely</w:delText>
        </w:r>
        <w:r>
          <w:delText xml:space="preserve">, patchily distributed species (</w:delText>
        </w:r>
      </w:del>
      <w:ins w:id="9128" w:author="Gledis Guri" w:date="2026-07-26T00:00:00Z">
        <w:r>
          <w:t xml:space="preserve"> &gt; 500 km) reach the threshold at roughly 4-5 samples per 10,000 km², whereas patchily distributed species (</w:t>
        </w:r>
      </w:ins>
      <w:r w:rsidR="006D0F2D" w:rsidRPr="00D12D23">
        <w:rPr>
          <w:i/>
          <w:iCs/>
        </w:rPr>
        <w:t>ρ</w:t>
      </w:r>
      <w:del w:id="9129" w:author="Gledis Guri" w:date="2026-07-26T00:00:00Z">
        <w:r>
          <w:delText xml:space="preserve"> &lt; </w:delText>
        </w:r>
        <w:r>
          <w:delText xml:space="preserve">50 km) require a denser sampling </w:delText>
        </w:r>
        <w:r>
          <w:delText xml:space="preserve">network (roughly 8 to 11 samples per 10,000 km²) before the marginal gains drop below the threshold</w:delText>
        </w:r>
        <w:r>
          <w:delText xml:space="preserve">.</w:delText>
        </w:r>
      </w:del>
      <w:ins w:id="9130" w:author="Gledis Guri" w:date="2026-07-26T00:00:00Z">
        <w:r>
          <w:t xml:space="preserve"> &lt; 50 km) need roughly 8-11.</w:t>
        </w:r>
      </w:ins>
      <w:r>
        <w:t xml:space="preserve"> </w:t>
      </w:r>
      <w:r w:rsidR="00BC3F86">
        <w:t xml:space="preserve"> </w:t>
      </w:r>
      <w:del w:id="9131" w:author="Gledis Guri" w:date="2026-07-26T00:00:00Z">
        <w:r>
          <w:delText xml:space="preserve">Ultimately, the framework presented here reduces the sampling design problem to two key inputs: the level of predictive certainty required for the study objective (expressed as </w:delText>
        </w:r>
      </w:del>
      <w:ins w:id="9132" w:author="Gledis Guri" w:date="2026-07-26T00:00:00Z">
        <w:r>
          <w:t xml:space="preserve">The framework reduces sampling design to two inputs: the predictive certainty required (</w:t>
        </w:r>
      </w:ins>
      <w:r>
        <w:t xml:space="preserve">ε₂</w:t>
      </w:r>
      <w:del w:id="9133" w:author="Gledis Guri" w:date="2026-07-26T00:00:00Z">
        <w:r>
          <w:delText xml:space="preserve">), and the spatial autocorrelation of the target species (</w:delText>
        </w:r>
      </w:del>
      <w:ins w:id="9134" w:author="Gledis Guri" w:date="2026-07-26T00:00:00Z">
        <w:r>
          <w:t xml:space="preserve">) and the autocorrelation of the target (</w:t>
        </w:r>
      </w:ins>
      <w:r w:rsidR="00F44773" w:rsidRPr="00EF344D">
        <w:rPr>
          <w:i/>
          <w:iCs/>
        </w:rPr>
        <w:t>ρ</w:t>
      </w:r>
      <w:del w:id="9135" w:author="Gledis Guri" w:date="2026-07-26T00:00:00Z">
        <w:r>
          <w:delText xml:space="preserve">)</w:delText>
        </w:r>
        <w:r>
          <w:delText xml:space="preserve">. </w:delText>
        </w:r>
        <w:r>
          <w:delText xml:space="preserve">Once these parameters are quantified</w:delText>
        </w:r>
        <w:r>
          <w:delText xml:space="preserve"> - </w:delText>
        </w:r>
        <w:r>
          <w:delText xml:space="preserve">through prior literature, pilot sampling, or expert knowledge</w:delText>
        </w:r>
        <w:r>
          <w:delText xml:space="preserve">,</w:delText>
        </w:r>
        <w:r>
          <w:delText xml:space="preserve"> </w:delText>
        </w:r>
        <w:r>
          <w:delText xml:space="preserve">the log</w:delText>
        </w:r>
        <w:r>
          <w:delText xml:space="preserve">-</w:delText>
        </w:r>
        <w:r>
          <w:delText xml:space="preserve">log model</w:delText>
        </w:r>
      </w:del>
      <w:ins w:id="9136" w:author="Gledis Guri" w:date="2026-07-26T00:00:00Z">
        <w:r>
          <w:t xml:space="preserve">). Once these are known from literature, pilot sampling or expert knowledge, the log-log model</w:t>
        </w:r>
      </w:ins>
      <w:r>
        <w:t xml:space="preserve"> </w:t>
      </w:r>
      <w:r w:rsidR="007E1D5D">
        <w:rPr>
          <w:lang w:val="el-GR"/>
        </w:rPr>
        <w:t xml:space="preserve">ε = </w:t>
      </w:r>
      <w:r w:rsidR="00A51671">
        <w:t>e</w:t>
      </w:r>
      <w:r w:rsidR="007E1D5D" w:rsidRPr="00A51671">
        <w:rPr>
          <w:vertAlign w:val="superscript"/>
          <w:lang w:val="el-GR"/>
        </w:rPr>
        <w:t>ω</w:t>
      </w:r>
      <w:r w:rsidR="007E1D5D">
        <w:t>E</w:t>
      </w:r>
      <w:r w:rsidR="006D5877" w:rsidRPr="006D5877">
        <w:rPr>
          <w:vertAlign w:val="superscript"/>
          <w:lang w:val="el-GR"/>
        </w:rPr>
        <w:t>β</w:t>
      </w:r>
      <w:r w:rsidR="006D5877">
        <w:rPr>
          <w:lang w:val="el-GR"/>
        </w:rPr>
        <w:t>ρ</w:t>
      </w:r>
      <w:r w:rsidR="006D5877" w:rsidRPr="006D5877">
        <w:rPr>
          <w:vertAlign w:val="superscript"/>
          <w:lang w:val="el-GR"/>
        </w:rPr>
        <w:t>θ</w:t>
      </w:r>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1643E6">
      <w:pPr>
        <w:pStyle w:val="p3"/>
        <w:spacing w:before="0" w:beforeAutospacing="0" w:after="0" w:afterAutospacing="0" w:line="480" w:lineRule="auto"/>
        <w:jc w:val="both"/>
      </w:pPr>
    </w:p>
    <w:p w14:paraId="6A7B2F03" w14:textId="34C0C6DE" w:rsidR="00B9718F" w:rsidRDefault="00BA4DE0" w:rsidP="001643E6">
      <w:pPr>
        <w:pStyle w:val="p3"/>
        <w:spacing w:before="0" w:beforeAutospacing="0" w:after="0" w:afterAutospacing="0" w:line="480" w:lineRule="auto"/>
        <w:jc w:val="both"/>
      </w:pPr>
      <w:bookmarkStart w:id="21" w:name="OLE_LINK13"/>
      <w:del w:id="9102" w:author="Gledis Guri" w:date="2026-07-26T00:00:00Z">
        <w:r>
          <w:delText xml:space="preserve">Applying </w:delText>
        </w:r>
        <w:r>
          <w:delText xml:space="preserve">our</w:delText>
        </w:r>
        <w:r>
          <w:delText xml:space="preserve"> simulation-derived thresholds to our empirical data </w:delText>
        </w:r>
        <w:r>
          <w:delText xml:space="preserve">further</w:delText>
        </w:r>
        <w:r>
          <w:delText xml:space="preserve"> illustrates this context dependency. Extrapolating the findings from the simulations, species such as </w:delText>
        </w:r>
      </w:del>
      <w:ins w:id="9103" w:author="Gledis Guri" w:date="2026-07-26T00:00:00Z">
        <w:r>
          <w:t xml:space="preserve">Applying these thresholds to our data, species such as </w:t>
        </w:r>
      </w:ins>
      <w:r w:rsidRPr="00C83611">
        <w:rPr>
          <w:i/>
          <w:iCs/>
        </w:rPr>
        <w:t>Leuroglossus</w:t>
      </w:r>
      <w:r w:rsidRPr="00C83611">
        <w:rPr>
          <w:i/>
          <w:iCs/>
        </w:rPr>
        <w:t xml:space="preserve"> </w:t>
      </w:r>
      <w:r w:rsidRPr="00C83611">
        <w:rPr>
          <w:i/>
          <w:iCs/>
        </w:rPr>
        <w:t>stilbius</w:t>
      </w:r>
      <w:r w:rsidRPr="00BA4DE0">
        <w:t xml:space="preserve"> and </w:t>
      </w:r>
      <w:r w:rsidRPr="00C83611">
        <w:rPr>
          <w:i/>
          <w:iCs/>
        </w:rPr>
        <w:t>Microstomus</w:t>
      </w:r>
      <w:r w:rsidRPr="00C83611">
        <w:rPr>
          <w:i/>
          <w:iCs/>
        </w:rPr>
        <w:t xml:space="preserve"> pacificus</w:t>
      </w:r>
      <w:del w:id="9104" w:author="Gledis Guri" w:date="2026-07-26T00:00:00Z">
        <w:r>
          <w:delText xml:space="preserve"> (</w:delText>
        </w:r>
        <w:r>
          <w:delText xml:space="preserve">species with </w:delText>
        </w:r>
        <w:r>
          <w:delText xml:space="preserve">high</w:delText>
        </w:r>
        <w:r>
          <w:delText xml:space="preserve"> spatial</w:delText>
        </w:r>
        <w:r>
          <w:delText xml:space="preserve"> autocorrelations) </w:delText>
        </w:r>
        <w:r>
          <w:delText xml:space="preserve">would require only 4 samples per 10,000 km</w:delText>
        </w:r>
      </w:del>
      <w:ins w:id="9105" w:author="Gledis Guri" w:date="2026-07-26T00:00:00Z">
        <w:r>
          <w:t xml:space="preserve"> (high autocorrelation) would need only 4 samples per 10,000 km</w:t>
        </w:r>
      </w:ins>
      <w:r w:rsidR="00C83611" w:rsidRPr="00C83611">
        <w:rPr>
          <w:vertAlign w:val="superscript"/>
        </w:rPr>
        <w:t>2</w:t>
      </w:r>
      <w:del w:id="9106" w:author="Gledis Guri" w:date="2026-07-26T00:00:00Z">
        <w:r>
          <w:delText xml:space="preserve"> to achieve a negligible marginal gain in precision</w:delText>
        </w:r>
        <w:r>
          <w:delText xml:space="preserve"> (defined here arbitrary as </w:delText>
        </w:r>
      </w:del>
      <w:ins w:id="9107" w:author="Gledis Guri" w:date="2026-07-26T00:00:00Z">
        <w:r>
          <w:t xml:space="preserve"> to reach negligible marginal gain (</w:t>
        </w:r>
      </w:ins>
      <w:r w:rsidR="00C83611" w:rsidRPr="00EF344D">
        <w:rPr>
          <w:i/>
          <w:iCs/>
          <w:lang w:val="el-GR"/>
        </w:rPr>
        <w:t>Δε</w:t>
      </w:r>
      <w:del w:id="9108" w:author="Gledis Guri" w:date="2026-07-26T00:00:00Z">
        <w:r>
          <w:delText xml:space="preserve"> = </w:delText>
        </w:r>
        <w:r>
          <w:delText xml:space="preserve">-</w:delText>
        </w:r>
        <w:r>
          <w:delText xml:space="preserve">0.05)</w:delText>
        </w:r>
        <w:r>
          <w:delText xml:space="preserve">. In contrast</w:delText>
        </w:r>
        <w:r>
          <w:delText xml:space="preserve"> </w:delText>
        </w:r>
        <w:r>
          <w:delText xml:space="preserve">such as </w:delText>
        </w:r>
      </w:del>
      <w:ins w:id="9109" w:author="Gledis Guri" w:date="2026-07-26T00:00:00Z">
        <w:r>
          <w:t xml:space="preserve"> = -0.05), whereas </w:t>
        </w:r>
      </w:ins>
      <w:r w:rsidRPr="00C83611">
        <w:rPr>
          <w:i/>
          <w:iCs/>
        </w:rPr>
        <w:t xml:space="preserve">Trachurus </w:t>
      </w:r>
      <w:r w:rsidRPr="00C83611">
        <w:rPr>
          <w:i/>
          <w:iCs/>
        </w:rPr>
        <w:t>symmetricus</w:t>
      </w:r>
      <w:r w:rsidRPr="00BA4DE0">
        <w:t xml:space="preserve">, </w:t>
      </w:r>
      <w:r w:rsidRPr="00C83611">
        <w:rPr>
          <w:i/>
          <w:iCs/>
        </w:rPr>
        <w:t>Thaleichthys</w:t>
      </w:r>
      <w:r w:rsidRPr="00C83611">
        <w:rPr>
          <w:i/>
          <w:iCs/>
        </w:rPr>
        <w:t xml:space="preserve"> pacificus</w:t>
      </w:r>
      <w:r w:rsidRPr="00BA4DE0">
        <w:t xml:space="preserve">, </w:t>
      </w:r>
      <w:r w:rsidRPr="00C83611">
        <w:rPr>
          <w:i/>
          <w:iCs/>
        </w:rPr>
        <w:t>Stenobrachius</w:t>
      </w:r>
      <w:r w:rsidRPr="00C83611">
        <w:rPr>
          <w:i/>
          <w:iCs/>
        </w:rPr>
        <w:t xml:space="preserve"> </w:t>
      </w:r>
      <w:r w:rsidRPr="00C83611">
        <w:rPr>
          <w:i/>
          <w:iCs/>
        </w:rPr>
        <w:t>leucopsarus</w:t>
      </w:r>
      <w:r w:rsidRPr="00BA4DE0">
        <w:t xml:space="preserve">, and </w:t>
      </w:r>
      <w:r w:rsidRPr="00C83611">
        <w:rPr>
          <w:i/>
          <w:iCs/>
        </w:rPr>
        <w:t>Tarletonbeania</w:t>
      </w:r>
      <w:r w:rsidRPr="00C83611">
        <w:rPr>
          <w:i/>
          <w:iCs/>
        </w:rPr>
        <w:t xml:space="preserve"> </w:t>
      </w:r>
      <w:r w:rsidRPr="00C83611">
        <w:rPr>
          <w:i/>
          <w:iCs/>
        </w:rPr>
        <w:t>crenularis</w:t>
      </w:r>
      <w:del w:id="9110" w:author="Gledis Guri" w:date="2026-07-26T00:00:00Z">
        <w:r>
          <w:delText xml:space="preserve"> (</w:delText>
        </w:r>
        <w:r>
          <w:delText xml:space="preserve">species with </w:delText>
        </w:r>
        <w:r>
          <w:delText xml:space="preserve">low spatial autocorrelation</w:delText>
        </w:r>
        <w:r>
          <w:delText xml:space="preserve">) </w:delText>
        </w:r>
        <w:r>
          <w:delText xml:space="preserve">would require approximately 9 samples per 10,000 </w:delText>
        </w:r>
        <w:r>
          <w:delText xml:space="preserve">km</w:delText>
        </w:r>
      </w:del>
      <w:ins w:id="9111" w:author="Gledis Guri" w:date="2026-07-26T00:00:00Z">
        <w:r>
          <w:t xml:space="preserve"> (low autocorrelation) would need approximately 9 samples per 10,000 km</w:t>
        </w:r>
      </w:ins>
      <w:r w:rsidR="00E86F83" w:rsidRPr="00C83611">
        <w:rPr>
          <w:vertAlign w:val="superscript"/>
        </w:rPr>
        <w:t>2</w:t>
      </w:r>
      <w:del w:id="9112" w:author="Gledis Guri" w:date="2026-07-26T00:00:00Z">
        <w:r>
          <w:delText xml:space="preserve"> to reach the same relative threshold</w:delText>
        </w:r>
      </w:del>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del w:id="9113" w:author="Gledis Guri" w:date="2026-07-26T00:00:00Z">
        <w:r>
          <w:delText xml:space="preserve">. Notably, the sampling effort required to adequately capture these patchily distributed taxa is more than double the effort needed for smoother</w:delText>
        </w:r>
        <w:r>
          <w:delText xml:space="preserve"> distributed </w:delText>
        </w:r>
        <w:r>
          <w:delText xml:space="preserve">species</w:delText>
        </w:r>
      </w:del>
      <w:ins w:id="9114" w:author="Gledis Guri" w:date="2026-07-26T00:00:00Z">
        <w:r>
          <w:t xml:space="preserve">. Patchily distributed taxa thus require more than double the effort of smooth ones</w:t>
        </w:r>
      </w:ins>
      <w:r w:rsidR="00CA6CCC">
        <w:t xml:space="preserve"> </w:t>
      </w:r>
      <w:r w:rsidR="00A817FC">
        <w:fldChar w:fldCharType="begin"/>
      </w:r>
      <w:r w:rsidR="00A817FC">
        <w:instrText xml:space="preserve"> ADDIN ZOTERO_ITEM CSL_CITATION {"citationID":"BAUGJcfP","properties":{"unsorted":false,"formattedCitation":"(Perkins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rsidR="00A817FC">
        <w:fldChar w:fldCharType="separate"/>
      </w:r>
      <w:r w:rsidR="00A817FC">
        <w:rPr>
          <w:noProof/>
        </w:rPr>
        <w:t>(Perkins et al., 2021)</w:t>
      </w:r>
      <w:r w:rsidR="00A817FC">
        <w:fldChar w:fldCharType="end"/>
      </w:r>
      <w:del w:id="9115" w:author="Gledis Guri" w:date="2026-07-26T00:00:00Z">
        <w:r>
          <w:delText xml:space="preserve">. </w:delText>
        </w:r>
        <w:r>
          <w:delText xml:space="preserve">The remaining species </w:delText>
        </w:r>
        <w:r>
          <w:delText xml:space="preserve">fall</w:delText>
        </w:r>
        <w:r>
          <w:delText xml:space="preserve"> within </w:delText>
        </w:r>
        <w:r>
          <w:delText xml:space="preserve">the</w:delText>
        </w:r>
        <w:r>
          <w:delText xml:space="preserve"> range of 4</w:delText>
        </w:r>
        <w:r>
          <w:delText xml:space="preserve">-</w:delText>
        </w:r>
        <w:r>
          <w:delText xml:space="preserve">9 samples per 10,000 km²</w:delText>
        </w:r>
        <w:r>
          <w:delText xml:space="preserve"> (</w:delText>
        </w:r>
        <w:r>
          <w:delText xml:space="preserve">for context this is slightly higher than our current empirical </w:delText>
        </w:r>
        <w:r>
          <w:delText xml:space="preserve">grid and </w:delText>
        </w:r>
        <w:r>
          <w:delText xml:space="preserve">CalCOFI's</w:delText>
        </w:r>
        <w:r>
          <w:delText xml:space="preserve"> standard 75-station grid</w:delText>
        </w:r>
        <w:r>
          <w:delText xml:space="preserve"> with</w:delText>
        </w:r>
        <w:r>
          <w:delText xml:space="preserve"> 3.6 </w:delText>
        </w:r>
        <w:r>
          <w:delText xml:space="preserve">and 3.4 </w:delText>
        </w:r>
        <w:r>
          <w:delText xml:space="preserve"> samples </w:delText>
        </w:r>
        <w:r>
          <w:delText xml:space="preserve">per </w:delText>
        </w:r>
        <w:r>
          <w:delText xml:space="preserve">10000 k</w:delText>
        </w:r>
        <w:r>
          <w:delText xml:space="preserve">m</w:delText>
        </w:r>
      </w:del>
      <w:ins w:id="9116" w:author="Gledis Guri" w:date="2026-07-26T00:00:00Z">
        <w:r>
          <w:t xml:space="preserve">. Remaining species fall between 4-9 samples per 10,000 km², slightly above our empirical grid and CalCOFI's 75-station grid (3.6 and 3.4 samples per 10,000 km</w:t>
        </w:r>
      </w:ins>
      <w:r w:rsidR="00FF7D1B" w:rsidRPr="00FF7D1B">
        <w:rPr>
          <w:vertAlign w:val="superscript"/>
        </w:rPr>
        <w:t>2</w:t>
      </w:r>
      <w:del w:id="9117" w:author="Gledis Guri" w:date="2026-07-26T00:00:00Z">
        <w:r>
          <w:delText xml:space="preserve"> </w:delText>
        </w:r>
        <w:r>
          <w:delText xml:space="preserve">respectively)</w:delText>
        </w:r>
        <w:r>
          <w:delText xml:space="preserve">, consistent with their intermediate spatial autocorrelation values</w:delText>
        </w:r>
        <w:r>
          <w:delText xml:space="preserve">.</w:delText>
        </w:r>
        <w:r>
          <w:delText xml:space="preserve"> </w:delText>
        </w:r>
        <w:r>
          <w:delText xml:space="preserve">These results highlight that no single sampling strategy is universally appropriate, as optimal effort is inherently species- and context-specific.</w:delText>
        </w:r>
        <w:r>
          <w:delText xml:space="preserve"> However, given that our analysis is based </w:delText>
        </w:r>
        <w:r>
          <w:delText xml:space="preserve">on 12 fish species, extending this conclusion to other taxa or ecosystems should be done with caution, and additional species may exhibit different scaling relationships.</w:delText>
        </w:r>
      </w:del>
      <w:ins w:id="9118" w:author="Gledis Guri" w:date="2026-07-26T00:00:00Z">
        <w:r>
          <w:t xml:space="preserve"> respectively). No single strategy is universally appropriate; with 12 fish species, extension to other taxa or ecosystems warrants caution.</w:t>
        </w:r>
      </w:ins>
    </w:p>
    <w:bookmarkEnd w:id="21"/>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6A18C866" w:rsidR="00541A82" w:rsidRDefault="00541A82" w:rsidP="001643E6">
      <w:pPr>
        <w:pStyle w:val="p3"/>
        <w:spacing w:before="0" w:beforeAutospacing="0" w:after="0" w:afterAutospacing="0" w:line="480" w:lineRule="auto"/>
        <w:jc w:val="both"/>
      </w:pPr>
      <w:del w:id="9098" w:author="Gledis Guri" w:date="2026-07-26T00:00:00Z">
        <w:r>
          <w:delText xml:space="preserve">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w:delText>
        </w:r>
      </w:del>
      <w:ins w:id="9099" w:author="Gledis Guri" w:date="2026-07-26T00:00:00Z">
        <w:r>
          <w:t xml:space="preserve">Mean eDNA concentrations declined with depth, and surface-associated species tended to have shorter length scales and larger surface-deep differences in mean concentration than deep-associated species. This is consistent with greater heterogeneity in surface waters driven by horizontal gradients, mixing and advective transport</w:t>
        </w:r>
      </w:ins>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del w:id="9100" w:author="Gledis Guri" w:date="2026-07-26T00:00:00Z">
        <w:r>
          <w:delText xml:space="preserv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delText>
        </w:r>
      </w:del>
      <w:ins w:id="9101" w:author="Gledis Guri" w:date="2026-07-26T00:00:00Z">
        <w:r>
          <w:t xml:space="preserve">. Surface-focused monitoring may therefore require denser sampling than deep-layer monitoring, provided the deep field remains spatially coherent.</w:t>
        </w:r>
      </w:ins>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1643E6">
      <w:pPr>
        <w:pStyle w:val="p3"/>
        <w:spacing w:before="0" w:beforeAutospacing="0" w:after="0" w:afterAutospacing="0" w:line="480" w:lineRule="auto"/>
        <w:jc w:val="both"/>
      </w:pPr>
      <w:del w:id="9090" w:author="Gledis Guri" w:date="2026-07-26T00:00:00Z">
        <w:r>
          <w:delText xml:space="preserve">The </w:delText>
        </w:r>
        <w:r>
          <w:delText xml:space="preserve">parameter estimation</w:delText>
        </w:r>
        <w:r>
          <w:delText xml:space="preserve"> analyses provide </w:delText>
        </w:r>
        <w:r>
          <w:delText xml:space="preserve">further</w:delText>
        </w:r>
        <w:r>
          <w:delText xml:space="preserve"> ecological </w:delText>
        </w:r>
        <w:r>
          <w:delText xml:space="preserve">insights</w:delText>
        </w:r>
        <w:r>
          <w:delText xml:space="preserve"> </w:delText>
        </w:r>
        <w:r>
          <w:delText xml:space="preserve">into how sampling effort</w:delText>
        </w:r>
        <w:r>
          <w:delText xml:space="preserve"> and spatial autocorrelation </w:delText>
        </w:r>
        <w:r>
          <w:delText xml:space="preserve">affect inference</w:delText>
        </w:r>
        <w:r>
          <w:delText xml:space="preserve">. The estimation of depth-specific mean, (</w:delText>
        </w:r>
      </w:del>
      <w:ins w:id="9091" w:author="Gledis Guri" w:date="2026-07-26T00:00:00Z">
        <w:r>
          <w:t xml:space="preserve">The depth-specific mean (</w:t>
        </w:r>
      </w:ins>
      <w:r w:rsidRPr="003A35CE">
        <w:rPr>
          <w:i/>
          <w:iCs/>
        </w:rPr>
        <w:t>μ</w:t>
      </w:r>
      <w:r w:rsidRPr="003A35CE">
        <w:rPr>
          <w:i/>
          <w:iCs/>
          <w:vertAlign w:val="subscript"/>
        </w:rPr>
        <w:t>d</w:t>
      </w:r>
      <w:r w:rsidRPr="00BC5CC1">
        <w:t>) and the length scale (</w:t>
      </w:r>
      <w:r w:rsidRPr="003A35CE">
        <w:rPr>
          <w:i/>
          <w:iCs/>
        </w:rPr>
        <w:t>ρ</w:t>
      </w:r>
      <w:del w:id="9092" w:author="Gledis Guri" w:date="2026-07-26T00:00:00Z">
        <w:r>
          <w:delText xml:space="preserve">), behaved very differently. </w:delText>
        </w:r>
        <w:r>
          <w:delText xml:space="preserve">E</w:delText>
        </w:r>
        <w:r>
          <w:delText xml:space="preserve">stimation</w:delText>
        </w:r>
        <w:r>
          <w:delText xml:space="preserve"> of </w:delText>
        </w:r>
      </w:del>
      <w:ins w:id="9093" w:author="Gledis Guri" w:date="2026-07-26T00:00:00Z">
        <w:r>
          <w:t xml:space="preserve">) behaved very differently. Estimation of </w:t>
        </w:r>
      </w:ins>
      <w:r w:rsidR="00180FAF" w:rsidRPr="00E27661">
        <w:rPr>
          <w:i/>
          <w:iCs/>
          <w:lang w:val="el-GR"/>
        </w:rPr>
        <w:t>μ</w:t>
      </w:r>
      <w:r w:rsidR="00180FAF" w:rsidRPr="00E27661">
        <w:rPr>
          <w:i/>
          <w:iCs/>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sidRPr="00E27661">
        <w:rPr>
          <w:i/>
          <w:iCs/>
          <w:lang w:val="el-GR"/>
        </w:rPr>
        <w:t>τ</w:t>
      </w:r>
      <w:r w:rsidR="0044757D" w:rsidRPr="00BC5CC1">
        <w:t xml:space="preserve">) </w:t>
      </w:r>
      <w:r w:rsidRPr="00BC5CC1">
        <w:t xml:space="preserve">in </w:t>
      </w:r>
      <w:r w:rsidR="00516CB5">
        <w:t xml:space="preserve">estimating </w:t>
      </w:r>
      <w:r w:rsidRPr="00CD3652">
        <w:rPr>
          <w:i/>
          <w:iCs/>
        </w:rPr>
        <w:t>μ</w:t>
      </w:r>
      <w:r w:rsidRPr="00BC5CC1">
        <w:t xml:space="preserve"> increased rather than declined. </w:t>
      </w:r>
      <w:del w:id="9094" w:author="Gledis Guri" w:date="2026-07-26T00:00:00Z">
        <w:r>
          <w:delText xml:space="preserve">One likely explanation is </w:delText>
        </w:r>
        <w:r>
          <w:delText xml:space="preserve">that, when the </w:delText>
        </w:r>
        <w:r>
          <w:delText xml:space="preserve">spatial </w:delText>
        </w:r>
        <w:r>
          <w:delText xml:space="preserve">autocorrelation </w:delText>
        </w:r>
        <w:r>
          <w:delText xml:space="preserve">parameter </w:delText>
        </w:r>
        <w:r>
          <w:delText xml:space="preserve">approaches or exceeds the spatial extent of the study area</w:delText>
        </w:r>
        <w:r>
          <w:delText xml:space="preserve"> (200 km longitudinal here)</w:delText>
        </w:r>
        <w:r>
          <w:delText xml:space="preserve">, </w:delText>
        </w:r>
        <w:r>
          <w:delText xml:space="preserve">the data provide only weak information about the parameter</w:delText>
        </w:r>
        <w:r>
          <w:delText xml:space="preserve">, leaving the </w:delText>
        </w:r>
        <w:r>
          <w:delText xml:space="preserve">posterior </w:delText>
        </w:r>
        <w:r>
          <w:delText xml:space="preserve">estimates </w:delText>
        </w:r>
        <w:r>
          <w:delText xml:space="preserve">heavily dependent on the Bayesian prior</w:delText>
        </w:r>
        <w:r>
          <w:delText xml:space="preserve">.</w:delText>
        </w:r>
        <w:r>
          <w:delText xml:space="preserve"> </w:delText>
        </w:r>
        <w:r>
          <w:delText xml:space="preserve">This weak identifiability means that, even with greater sampling effort, the estimate of the depth‑specific mean (</w:delText>
        </w:r>
      </w:del>
      <w:ins w:id="9095" w:author="Gledis Guri" w:date="2026-07-26T00:00:00Z">
        <w:r>
          <w:t xml:space="preserve">When autocorrelation approaches or exceeds the study extent (200 km longitudinal here), the data carry little information about the parameter and the posterior depends heavily on the prior. Under weak identifiability the estimated mean (</w:t>
        </w:r>
      </w:ins>
      <w:r w:rsidR="0060712A" w:rsidRPr="002945EA">
        <w:rPr>
          <w:i/>
          <w:iCs/>
          <w:lang w:val="el-GR"/>
        </w:rPr>
        <w:t>μ</w:t>
      </w:r>
      <w:r w:rsidR="0060712A" w:rsidRPr="002945EA">
        <w:rPr>
          <w:i/>
          <w:iCs/>
          <w:vertAlign w:val="subscript"/>
        </w:rPr>
        <w:t>d</w:t>
      </w:r>
      <w:del w:id="9096" w:author="Gledis Guri" w:date="2026-07-26T00:00:00Z">
        <w:r>
          <w:delText xml:space="preserve">) becomes more driven by the prior distribution, which can diminish precision and produce an apparent bias.</w:delText>
        </w:r>
        <w:r>
          <w:delText xml:space="preserve"> </w:delText>
        </w:r>
        <w:r>
          <w:delText xml:space="preserve">Under these conditions, the field can appear nearly uniform across the sampled domain, making it difficult to separate the overall mean from the large-scale spatial process.</w:delText>
        </w:r>
      </w:del>
      <w:ins w:id="9097" w:author="Gledis Guri" w:date="2026-07-26T00:00:00Z">
        <w:r>
          <w:t xml:space="preserve">) is prior-driven, diminishing precision and producing apparent bias: the field appears nearly uniform, making the mean hard to separate from the large-scale spatial process.</w:t>
        </w:r>
      </w:ins>
    </w:p>
    <w:p w14:paraId="070060E8" w14:textId="77777777" w:rsidR="00286ADA" w:rsidRPr="00BC5CC1" w:rsidRDefault="00286ADA" w:rsidP="001643E6">
      <w:pPr>
        <w:pStyle w:val="p3"/>
        <w:spacing w:before="0" w:beforeAutospacing="0" w:after="0" w:afterAutospacing="0" w:line="480" w:lineRule="auto"/>
        <w:jc w:val="both"/>
      </w:pPr>
    </w:p>
    <w:p w14:paraId="25AAB611" w14:textId="3CA2E14C" w:rsidR="002B45C6" w:rsidRDefault="001414C4" w:rsidP="001643E6">
      <w:pPr>
        <w:pStyle w:val="p3"/>
        <w:spacing w:before="0" w:beforeAutospacing="0" w:after="0" w:afterAutospacing="0" w:line="480" w:lineRule="auto"/>
        <w:jc w:val="both"/>
      </w:pPr>
      <w:del w:id="9086" w:author="Gledis Guri" w:date="2026-07-26T00:00:00Z">
        <w:r>
          <w:delText xml:space="preserve">By contrast, estimation of the </w:delText>
        </w:r>
        <w:r>
          <w:delText xml:space="preserve">spatial autocorrelation</w:delText>
        </w:r>
        <w:r>
          <w:delText xml:space="preserve"> parameter </w:delText>
        </w:r>
        <w:r>
          <w:rPr>
            <w:i/>
            <w:iCs/>
            <w:lang w:val="el-GR"/>
          </w:rPr>
          <w:delText xml:space="preserve">ρ</w:delText>
        </w:r>
        <w:r>
          <w:delText xml:space="preserve"> was substantially more sensitive to </w:delText>
        </w:r>
        <w:r>
          <w:delText xml:space="preserve">reduced </w:delText>
        </w:r>
        <w:r>
          <w:delText xml:space="preserve">sampling effort</w:delText>
        </w:r>
        <w:r>
          <w:delText xml:space="preserve">, particularly in scenarios</w:delText>
        </w:r>
        <w:r>
          <w:delText xml:space="preserve"> with low </w:delText>
        </w:r>
        <w:r>
          <w:delText xml:space="preserve">spatial </w:delText>
        </w:r>
        <w:r>
          <w:delText xml:space="preserve">autocorrelation</w:delText>
        </w:r>
        <w:r>
          <w:delText xml:space="preserve">. </w:delText>
        </w:r>
        <w:r>
          <w:delText xml:space="preserve">Such</w:delText>
        </w:r>
        <w:r>
          <w:delText xml:space="preserve"> difference</w:delText>
        </w:r>
        <w:r>
          <w:delText xml:space="preserve"> </w:delText>
        </w:r>
        <w:r>
          <w:delText xml:space="preserve">follows from the type of information required to estimate each parameter</w:delText>
        </w:r>
        <w:r>
          <w:delText xml:space="preserve">.</w:delText>
        </w:r>
        <w:r>
          <w:delText xml:space="preserve"> </w:delText>
        </w:r>
        <w:r>
          <w:delText xml:space="preserve">Estimating the mean mainly requires observations that broadly represent the range of values across the study area, whereas estimating spatial autocorrelation requires information on how similarity between samples changes with distance</w:delText>
        </w:r>
      </w:del>
      <w:ins w:id="9087" w:author="Gledis Guri" w:date="2026-07-26T00:00:00Z">
        <w:r>
          <w:t xml:space="preserve">By contrast ρ was far more sensitive to reduced effort, particularly at low autocorrelation, because the two parameters need different information: the mean requires observations spanning the range of values, whereas autocorrelation requires knowing how similarity changes with distance</w:t>
        </w:r>
      </w:ins>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t xml:space="preserve"> </w:t>
      </w:r>
      <w:del w:id="9088" w:author="Gledis Guri" w:date="2026-07-26T00:00:00Z">
        <w:r>
          <w:delText xml:space="preserve">In practical terms, </w:delText>
        </w:r>
        <w:r>
          <w:rPr>
            <w:i/>
            <w:iCs/>
          </w:rPr>
          <w:delText xml:space="preserve">μ</w:delText>
        </w:r>
        <w:r>
          <w:rPr>
            <w:i/>
            <w:iCs/>
            <w:vertAlign w:val="subscript"/>
          </w:rPr>
          <w:delText xml:space="preserve">d</w:delText>
        </w:r>
        <w:r>
          <w:delText xml:space="preserve"> can remain relatively robust under </w:delText>
        </w:r>
        <w:r>
          <w:delText xml:space="preserve">reduced </w:delText>
        </w:r>
        <w:r>
          <w:delText xml:space="preserve">sampling effort, provided that the spatial structure is still contained within the extent of the survey. By contrast, estimating </w:delText>
        </w:r>
        <w:r>
          <w:rPr>
            <w:lang w:val="el-GR"/>
          </w:rPr>
          <w:delText xml:space="preserve">ρ</w:delText>
        </w:r>
        <w:r>
          <w:delText xml:space="preserve"> depends much more strongly on the distances among sampling points, because resolving spatial autocorrelation requires enough closely and broadly spaced pairs to detect how similarity declines with distance</w:delText>
        </w:r>
      </w:del>
      <w:ins w:id="9089" w:author="Gledis Guri" w:date="2026-07-26T00:00:00Z">
        <w:r>
          <w:t xml:space="preserve">The mean therefore stays robust under reduced effort provided the spatial structure fits within the survey extent, whereas ρ depends on having enough closely and broadly spaced pairs</w:t>
        </w:r>
      </w:ins>
      <w:r w:rsidR="000F31EB">
        <w:t xml:space="preserv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sidR="000F31EB">
        <w:rPr>
          <w:noProof/>
        </w:rPr>
        <w:t>(Paciorek, 2010)</w:t>
      </w:r>
      <w:r w:rsidR="000F31EB">
        <w:fldChar w:fldCharType="end"/>
      </w:r>
      <w:r w:rsidR="002B45C6" w:rsidRPr="00BC5CC1">
        <w:t>.</w:t>
      </w:r>
    </w:p>
    <w:p w14:paraId="25031E9E" w14:textId="77777777" w:rsidR="00286ADA" w:rsidRPr="00BC5CC1" w:rsidRDefault="00286ADA" w:rsidP="001643E6">
      <w:pPr>
        <w:pStyle w:val="p3"/>
        <w:spacing w:before="0" w:beforeAutospacing="0" w:after="0" w:afterAutospacing="0" w:line="480" w:lineRule="auto"/>
        <w:jc w:val="both"/>
      </w:pPr>
    </w:p>
    <w:p w14:paraId="7A4F82FF" w14:textId="0DAFECB3" w:rsidR="003D5CCB" w:rsidRDefault="009C61C5" w:rsidP="001643E6">
      <w:pPr>
        <w:pStyle w:val="p3"/>
        <w:spacing w:before="0" w:beforeAutospacing="0" w:after="0" w:afterAutospacing="0" w:line="480" w:lineRule="auto"/>
        <w:jc w:val="both"/>
      </w:pPr>
      <w:del w:id="9080" w:author="Gledis Guri" w:date="2026-07-26T00:00:00Z">
        <w:r>
          <w:delText xml:space="preserve">Overall</w:delText>
        </w:r>
        <w:r>
          <w:delText xml:space="preserve">, this behavior is expected when the underlying process varies at a finer spatial scale than the sampling design can resolve. </w:delText>
        </w:r>
        <w:r>
          <w:delText xml:space="preserve">Once </w:delText>
        </w:r>
        <w:r>
          <w:delText xml:space="preserve">the</w:delText>
        </w:r>
        <w:r>
          <w:delText xml:space="preserve"> true</w:delText>
        </w:r>
        <w:r>
          <w:delText xml:space="preserve"> </w:delText>
        </w:r>
        <w:r>
          <w:rPr>
            <w:i/>
            <w:iCs/>
            <w:lang w:val="el-GR"/>
          </w:rPr>
          <w:delText xml:space="preserve">ρ</w:delText>
        </w:r>
        <w:r>
          <w:delText xml:space="preserve"> is small</w:delText>
        </w:r>
        <w:r>
          <w:delText xml:space="preserve">er than the spatial resolution of the </w:delText>
        </w:r>
        <w:r>
          <w:delText xml:space="preserve">sampling grid</w:delText>
        </w:r>
        <w:r>
          <w:delText xml:space="preserve"> (e.g., a grid spaced at 5 km cannot resolve patchiness occurring at a 1 km scale)</w:delText>
        </w:r>
        <w:r>
          <w:delText xml:space="preserve"> </w:delText>
        </w:r>
        <w:r>
          <w:delText xml:space="preserve">the model has no way to detect the pattern, and predictions default to the priors with large residual </w:delText>
        </w:r>
        <w:r>
          <w:delText xml:space="preserve">uncertainty</w:delText>
        </w:r>
      </w:del>
      <w:ins w:id="9081" w:author="Gledis Guri" w:date="2026-07-26T00:00:00Z">
        <w:r>
          <w:t xml:space="preserve">This is expected when the process varies more finely than the design can resolve: once ρ falls below the grid spacing (a 5 km grid cannot resolve 1 km patchiness) the model cannot detect the pattern and predictions default to the priors</w:t>
        </w:r>
      </w:ins>
      <w:r>
        <w:t xml:space="preserve">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del w:id="9082" w:author="Gledis Guri" w:date="2026-07-26T00:00:00Z">
        <w:r>
          <w:delText xml:space="preserve">Under these conditions, the model is operating close to the limit of what can be learned from the sampling design, and additional changes in true ρ may not translate into detectable changes in map-level accuracy.</w:delText>
        </w:r>
        <w:r>
          <w:delText xml:space="preserve"> Indeed, in situations with very low spatial autocorrelation, the value of constructing and implementing a spatial model disappear</w:delText>
        </w:r>
        <w:r>
          <w:delText xml:space="preserve">s</w:delText>
        </w:r>
        <w:r>
          <w:delText xml:space="preserve"> entirely.</w:delText>
        </w:r>
        <w:r>
          <w:delText xml:space="preserve"> Practically, this implies that sample-removal diagnostics (or any assessment that treats an </w:delText>
        </w:r>
        <w:r>
          <w:delText xml:space="preserve">undersampled</w:delText>
        </w:r>
        <w:r>
          <w:delText xml:space="preserve"> reference as truth) can become uninformative for very patchy species, because the benchmark surface itself is not resolved well enough to support fine-scale comparisons</w:delText>
        </w:r>
      </w:del>
      <w:ins w:id="9083" w:author="Gledis Guri" w:date="2026-07-26T00:00:00Z">
        <w:r>
          <w:t xml:space="preserve">At very low autocorrelation the value of a spatial model disappears, and sample-removal diagnostics that treat an undersampled reference as truth become uninformative because the benchmark surface itself is unresolved</w:t>
        </w:r>
      </w:ins>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del w:id="9084" w:author="Gledis Guri" w:date="2026-07-26T00:00:00Z">
        <w:r>
          <w:delText xml:space="preserve">. This</w:delText>
        </w:r>
        <w:r>
          <w:delText xml:space="preserve">, in turn,</w:delText>
        </w:r>
        <w:r>
          <w:delText xml:space="preserve"> motivates our reliance on simulations with much higher spatial resolution to characterize how sampling effort should scale with spatial autocorrelation.</w:delText>
        </w:r>
      </w:del>
      <w:ins w:id="9085" w:author="Gledis Guri" w:date="2026-07-26T00:00:00Z">
        <w:r>
          <w:t xml:space="preserve">, which motivates our reliance on higher-resolution simulations.</w:t>
        </w:r>
      </w:ins>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20"/>
    <w:p w14:paraId="656787B2" w14:textId="6D101A06" w:rsidR="00194686" w:rsidRDefault="00BC5CC1" w:rsidP="001643E6">
      <w:pPr>
        <w:spacing w:after="0" w:line="480" w:lineRule="auto"/>
        <w:jc w:val="both"/>
        <w:rPr>
          <w:rFonts w:ascii="Times New Roman" w:eastAsia="Times New Roman" w:hAnsi="Times New Roman" w:cs="Times New Roman"/>
        </w:rPr>
      </w:pPr>
      <w:del w:id="9076" w:author="Gledis Guri" w:date="2026-07-26T00:00:00Z">
        <w:r>
          <w:rPr>
            <w:rFonts w:ascii="Times New Roman" w:eastAsia="Times New Roman" w:hAnsi="Times New Roman" w:cs="Times New Roman"/>
          </w:rPr>
          <w:delText xml:space="preserve">Overall, the parameter</w:delText>
        </w:r>
        <w:r>
          <w:rPr>
            <w:rFonts w:ascii="Times New Roman" w:eastAsia="Times New Roman" w:hAnsi="Times New Roman" w:cs="Times New Roman"/>
          </w:rPr>
          <w:delText xml:space="preserve"> estimates</w:delText>
        </w:r>
        <w:r>
          <w:rPr>
            <w:rFonts w:ascii="Times New Roman" w:eastAsia="Times New Roman" w:hAnsi="Times New Roman" w:cs="Times New Roman"/>
          </w:rPr>
          <w:delText xml:space="preserve"> indicate that most gains in estimation </w:delText>
        </w:r>
        <w:r>
          <w:rPr>
            <w:rFonts w:ascii="Times New Roman" w:eastAsia="Times New Roman" w:hAnsi="Times New Roman" w:cs="Times New Roman"/>
          </w:rPr>
          <w:delText xml:space="preserve">of the GP parameters</w:delText>
        </w:r>
        <w:r>
          <w:rPr>
            <w:rFonts w:ascii="Times New Roman" w:eastAsia="Times New Roman" w:hAnsi="Times New Roman" w:cs="Times New Roman"/>
          </w:rPr>
          <w:delText xml:space="preserve"> occurred at low sampling </w:delText>
        </w:r>
        <w:r>
          <w:rPr>
            <w:rFonts w:ascii="Times New Roman" w:eastAsia="Times New Roman" w:hAnsi="Times New Roman" w:cs="Times New Roman"/>
          </w:rPr>
          <w:delText xml:space="preserve">effort</w:delText>
        </w:r>
        <w:r>
          <w:rPr>
            <w:rFonts w:ascii="Times New Roman" w:eastAsia="Times New Roman" w:hAnsi="Times New Roman" w:cs="Times New Roman"/>
          </w:rPr>
          <w:delText xml:space="preserve">, with little additional improvement once effort exceeded roughly 6 samples per 10,000 km</w:delText>
        </w:r>
      </w:del>
      <w:ins w:id="9077" w:author="Gledis Guri" w:date="2026-07-26T00:00:00Z">
        <w:r>
          <w:rPr>
            <w:rFonts w:ascii="Times New Roman" w:eastAsia="Times New Roman" w:hAnsi="Times New Roman" w:cs="Times New Roman"/>
          </w:rPr>
          <w:t xml:space="preserve">Most gains in GP parameter estimation occurred at low effort, with little improvement once effort exceeded roughly 6 samples per 10,000 km</w:t>
        </w:r>
      </w:ins>
      <w:r w:rsidRPr="00921324">
        <w:rPr>
          <w:rFonts w:ascii="Times New Roman" w:eastAsia="Times New Roman" w:hAnsi="Times New Roman" w:cs="Times New Roman"/>
          <w:vertAlign w:val="superscript"/>
        </w:rPr>
        <w:t>2</w:t>
      </w:r>
      <w:del w:id="9078" w:author="Gledis Guri" w:date="2026-07-26T00:00:00Z">
        <w:r>
          <w:rPr>
            <w:rFonts w:ascii="Times New Roman" w:eastAsia="Times New Roman" w:hAnsi="Times New Roman" w:cs="Times New Roman"/>
          </w:rPr>
          <w:delText xml:space="preserve"> per depth layer. This consistent leveling-off across </w:delText>
        </w:r>
        <w:r>
          <w:rPr>
            <w:rFonts w:ascii="Times New Roman" w:eastAsia="Times New Roman" w:hAnsi="Times New Roman" w:cs="Times New Roman"/>
          </w:rPr>
          <w:delText xml:space="preserve">GP </w:delText>
        </w:r>
        <w:r>
          <w:rPr>
            <w:rFonts w:ascii="Times New Roman" w:eastAsia="Times New Roman" w:hAnsi="Times New Roman" w:cs="Times New Roman"/>
          </w:rPr>
          <w:delText xml:space="preserve">parameters</w:delText>
        </w:r>
        <w:r>
          <w:rPr>
            <w:rFonts w:ascii="Times New Roman" w:eastAsia="Times New Roman" w:hAnsi="Times New Roman" w:cs="Times New Roman"/>
          </w:rPr>
          <w:delText xml:space="preserve"> estimation (Figure 5)</w:delText>
        </w:r>
        <w:r>
          <w:rPr>
            <w:rFonts w:ascii="Times New Roman" w:eastAsia="Times New Roman" w:hAnsi="Times New Roman" w:cs="Times New Roman"/>
          </w:rPr>
          <w:delText xml:space="preserve"> suggests a clear point of diminishing returns, beyond which further increases in sampling effort are unlikely to substantially improve inference under the spatial scales considered here.</w:delText>
        </w:r>
      </w:del>
      <w:ins w:id="9079" w:author="Gledis Guri" w:date="2026-07-26T00:00:00Z">
        <w:r>
          <w:rPr>
            <w:rFonts w:ascii="Times New Roman" w:eastAsia="Times New Roman" w:hAnsi="Times New Roman" w:cs="Times New Roman"/>
          </w:rPr>
          <w:t xml:space="preserve"> per depth layer (Figure 5), a clear point of diminishing returns at the spatial scales considered here.</w:t>
        </w:r>
      </w:ins>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2E39F4BC" w14:textId="0627BFC8" w:rsidR="00AF7656" w:rsidRDefault="00275178" w:rsidP="001643E6">
      <w:pPr>
        <w:pStyle w:val="p3"/>
        <w:spacing w:before="0" w:beforeAutospacing="0" w:after="0" w:afterAutospacing="0" w:line="480" w:lineRule="auto"/>
        <w:jc w:val="both"/>
      </w:pPr>
      <w:del w:id="9060" w:author="Gledis Guri" w:date="2026-07-26T00:00:00Z">
        <w:r>
          <w:delText xml:space="preserve">The simulated and empirical </w:delText>
        </w:r>
        <w:r>
          <w:delText xml:space="preserve">reduced effort analysis</w:delText>
        </w:r>
        <w:r>
          <w:delText xml:space="preserve"> showed strong agreement. This concordance suggests that </w:delText>
        </w:r>
        <w:r>
          <w:delText xml:space="preserve">our</w:delText>
        </w:r>
        <w:r>
          <w:delText xml:space="preserve"> simulation framework captured important features of eDNA spatial structure at the scale of ten-degree latitude.</w:delText>
        </w:r>
        <w:r>
          <w:delText xml:space="preserve"> </w:delText>
        </w:r>
        <w:r>
          <w:delText xml:space="preserve">At the same time, extrapolating directly from simulations to natural systems requires care because real eDNA fields may violate the simplifying assumptions of the stationary, isotropic squared exponential kernel. Spatial structure may vary across the domain </w:delText>
        </w:r>
        <w:r>
          <w:delText xml:space="preserve">(non-stationarity), differ by direction (anisotropy), or include sharp transitions (fronts, plume boundaries, shelf-break structure) that are not well represented by a globally smooth covariance function</w:delText>
        </w:r>
      </w:del>
      <w:ins w:id="9061" w:author="Gledis Guri" w:date="2026-07-26T00:00:00Z">
        <w:r>
          <w:t xml:space="preserve">Simulated and empirical thinning analyses agreed closely, suggesting the simulations captured important features of eDNA spatial structure at this scale. Extrapolation to natural systems nonetheless requires care, because real eDNA fields may violate the stationary, isotropic squared-exponential kernel through non-stationarity, anisotropy, or sharp transitions such as fronts and shelf-break structure</w:t>
        </w:r>
      </w:ins>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t xml:space="preserve">. </w:t>
      </w:r>
      <w:del w:id="9062" w:author="Gledis Guri" w:date="2026-07-26T00:00:00Z">
        <w:r>
          <w:delText xml:space="preserve">In addition, eDNA observation error is unlikely to be purely Gaussian: variability can arise from PCR </w:delText>
        </w:r>
        <w:r>
          <w:delText xml:space="preserve">bias</w:delText>
        </w:r>
        <w:r>
          <w:delText xml:space="preserve"> </w:delText>
        </w:r>
      </w:del>
      <w:ins w:id="9063" w:author="Gledis Guri" w:date="2026-07-26T00:00:00Z">
        <w:r>
          <w:t xml:space="preserve">Observation error is also unlikely to be Gaussian, arising from PCR bias </w:t>
        </w:r>
      </w:ins>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del w:id="9064" w:author="Gledis Guri" w:date="2026-07-26T00:00:00Z">
        <w:r>
          <w:delText xml:space="preserve">, compositional constraints in metabarcoding</w:delText>
        </w:r>
        <w:r>
          <w:delText xml:space="preserve"> </w:delText>
        </w:r>
      </w:del>
      <w:ins w:id="9065" w:author="Gledis Guri" w:date="2026-07-26T00:00:00Z">
        <w:r>
          <w:t xml:space="preserve">, compositional constraints </w:t>
        </w:r>
      </w:ins>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del w:id="9066" w:author="Gledis Guri" w:date="2026-07-26T00:00:00Z">
        <w:r>
          <w:delText xml:space="preserve">, incomplete calibration to absolute concentration</w:delText>
        </w:r>
        <w:r>
          <w:delText xml:space="preserve"> </w:delText>
        </w:r>
      </w:del>
      <w:ins w:id="9067" w:author="Gledis Guri" w:date="2026-07-26T00:00:00Z">
        <w:r>
          <w:t xml:space="preserve">, incomplete calibration </w:t>
        </w:r>
      </w:ins>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(Shaffer et al., 2025)</w:t>
      </w:r>
      <w:r w:rsidR="00CC3174">
        <w:fldChar w:fldCharType="end"/>
      </w:r>
      <w:del w:id="9068" w:author="Gledis Guri" w:date="2026-07-26T00:00:00Z">
        <w:r>
          <w:delText xml:space="preserve">, and heterogeneity in filtration or extraction efficiency</w:delText>
        </w:r>
        <w:r>
          <w:delText xml:space="preserve"> </w:delText>
        </w:r>
      </w:del>
      <w:ins w:id="9069" w:author="Gledis Guri" w:date="2026-07-26T00:00:00Z">
        <w:r>
          <w:t xml:space="preserve">, and filtration or extraction heterogeneity </w:t>
        </w:r>
      </w:ins>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del w:id="9070" w:author="Gledis Guri" w:date="2026-07-26T00:00:00Z">
        <w:r>
          <w:delText xml:space="preserve">.</w:delText>
        </w:r>
        <w:r>
          <w:delText xml:space="preserve"> Although </w:delText>
        </w:r>
        <w:r>
          <w:delText xml:space="preserve">the </w:delText>
        </w:r>
        <w:r>
          <w:delText xml:space="preserve">PCR bias and com</w:delText>
        </w:r>
        <w:r>
          <w:delText xml:space="preserve">positional constrain</w:delText>
        </w:r>
        <w:r>
          <w:delText xml:space="preserve">t</w:delText>
        </w:r>
        <w:r>
          <w:delText xml:space="preserve">s</w:delText>
        </w:r>
        <w:r>
          <w:delText xml:space="preserve"> might </w:delText>
        </w:r>
        <w:r>
          <w:delText xml:space="preserve">have been circumvented by</w:delText>
        </w:r>
        <w:r>
          <w:delText xml:space="preserve"> </w:delText>
        </w:r>
      </w:del>
      <w:ins w:id="9071" w:author="Gledis Guri" w:date="2026-07-26T00:00:00Z">
        <w:r>
          <w:t xml:space="preserve">. Although PCR bias and compositional constraints are addressed by </w:t>
        </w:r>
      </w:ins>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del w:id="9072" w:author="Gledis Guri" w:date="2026-07-26T00:00:00Z">
        <w:r>
          <w:delText xml:space="preserve">, minor errors </w:delText>
        </w:r>
        <w:r>
          <w:delText xml:space="preserve">or uncertainties can be further amplified in the GP inferences. </w:delText>
        </w:r>
        <w:r>
          <w:delText xml:space="preserve">Finally, ecological processes such as migration, schooling, habitat discontinuities, or patchy prey fields can generate multi-scale patterns that depart from a single characteristic length-scale</w:delText>
        </w:r>
      </w:del>
      <w:ins w:id="9073" w:author="Gledis Guri" w:date="2026-07-26T00:00:00Z">
        <w:r>
          <w:t xml:space="preserve">, residual uncertainty can be amplified in GP inference. Ecological processes such as migration, schooling and patchy prey fields can also generate multi-scale patterns departing from a single length-scale</w:t>
        </w:r>
      </w:ins>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del w:id="9074" w:author="Gledis Guri" w:date="2026-07-26T00:00:00Z">
        <w:r>
          <w:delText xml:space="preserve">. These features may help explain elevated prediction error at intermediate autocorrelation levels in the empirical data relative to simulations, where additional sources of spatial complexity are not represented.</w:delText>
        </w:r>
        <w:r>
          <w:delText xml:space="preserve"> </w:delText>
        </w:r>
        <w:r>
          <w:delText xml:space="preserve">Despite these real-world complexities, the strong concordance between empirical and simulated results indicates that our framework captures a robust and ecologically meaningful relationship between spatial autocorrelation and the sampling effort required to estimate it reliably.</w:delText>
        </w:r>
      </w:del>
      <w:ins w:id="9075" w:author="Gledis Guri" w:date="2026-07-26T00:00:00Z">
        <w:r>
          <w:t xml:space="preserve">. These may explain the elevated empirical prediction error at intermediate autocorrelation. Despite this, the concordance indicates that the framework captures a robust relationship between autocorrelation and the effort required to estimate it.</w:t>
        </w:r>
      </w:ins>
    </w:p>
    <w:p w14:paraId="5CBEA1CF" w14:textId="77777777" w:rsidR="00286ADA" w:rsidRPr="00CC24BD" w:rsidRDefault="00286ADA" w:rsidP="001643E6">
      <w:pPr>
        <w:pStyle w:val="p3"/>
        <w:spacing w:before="0" w:beforeAutospacing="0" w:after="0" w:afterAutospacing="0" w:line="480" w:lineRule="auto"/>
        <w:jc w:val="both"/>
      </w:pPr>
    </w:p>
    <w:p w14:paraId="77A3B307" w14:textId="5323E347" w:rsidR="008E3C93" w:rsidRDefault="00D0175D" w:rsidP="001643E6">
      <w:pPr>
        <w:pStyle w:val="p3"/>
        <w:spacing w:before="0" w:beforeAutospacing="0" w:after="0" w:afterAutospacing="0" w:line="480" w:lineRule="auto"/>
        <w:jc w:val="both"/>
      </w:pPr>
      <w:del w:id="9050" w:author="Gledis Guri" w:date="2026-07-26T00:00:00Z">
        <w:r>
          <w:delTex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delText>
        </w:r>
        <w:r>
          <w:delText xml:space="preserve">multiple </w:delText>
        </w:r>
        <w:r>
          <w:delText xml:space="preserve">environmental </w:delText>
        </w:r>
        <w:r>
          <w:delText xml:space="preserve">covariance </w:delText>
        </w:r>
        <w:r>
          <w:delText xml:space="preserve">(</w:delText>
        </w:r>
        <w:r>
          <w:delText xml:space="preserve">i.e., </w:delText>
        </w:r>
        <w:r>
          <w:delText xml:space="preserve">temperature, salinity, chlorophyll, bathymetry)</w:delText>
        </w:r>
      </w:del>
      <w:ins w:id="9051" w:author="Gledis Guri" w:date="2026-07-26T00:00:00Z">
        <w:r>
          <w:t xml:space="preserve">The simulations also assume fixed amplitude and noise and a single length-scale across depths, whereas real fields may vary in variance structure and respond to environmental covariates</w:t>
        </w:r>
      </w:ins>
      <w:r w:rsidR="00A579D1">
        <w:t xml:space="preserve"> </w:t>
      </w:r>
      <w:r w:rsidR="006B639E">
        <w:fldChar w:fldCharType="begin"/>
      </w:r>
      <w:r w:rsidR="006B639E">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6B639E">
        <w:fldChar w:fldCharType="separate"/>
      </w:r>
      <w:r w:rsidR="006B639E">
        <w:rPr>
          <w:noProof/>
        </w:rPr>
        <w:t>(Liu et al., 2026)</w:t>
      </w:r>
      <w:r w:rsidR="006B639E">
        <w:fldChar w:fldCharType="end"/>
      </w:r>
      <w:r w:rsidR="00D15894" w:rsidRPr="00CC24BD">
        <w:t xml:space="preserve">. </w:t>
      </w:r>
      <w:del w:id="9052" w:author="Gledis Guri" w:date="2026-07-26T00:00:00Z">
        <w:r>
          <w:delText xml:space="preserve">In addition, our prediction</w:delText>
        </w:r>
        <w:r>
          <w:delText xml:space="preserve"> </w:delText>
        </w:r>
        <w:r>
          <w:delText xml:space="preserve">error (</w:delText>
        </w:r>
      </w:del>
      <w:ins w:id="9053" w:author="Gledis Guri" w:date="2026-07-26T00:00:00Z">
        <w:r>
          <w:t xml:space="preserve">Our prediction error (</w:t>
        </w:r>
      </w:ins>
      <w:r w:rsidR="008E3C93" w:rsidRPr="00A339B0">
        <w:rPr>
          <w:i/>
          <w:iCs/>
          <w:lang w:val="el-GR"/>
        </w:rPr>
        <w:t>ε</w:t>
      </w:r>
      <w:r w:rsidR="003B2437" w:rsidRPr="00A339B0">
        <w:rPr>
          <w:i/>
          <w:iCs/>
          <w:vertAlign w:val="subscript"/>
        </w:rPr>
        <w:t>2</w:t>
      </w:r>
      <w:del w:id="9054" w:author="Gledis Guri" w:date="2026-07-26T00:00:00Z">
        <w:r>
          <w:delText xml:space="preserve">) compares reduced</w:delText>
        </w:r>
        <w:r>
          <w:delText xml:space="preserve"> </w:delText>
        </w:r>
        <w:r>
          <w:delText xml:space="preserve">effort predictions to a “complete” prediction derived from a 4,000-point subset</w:delText>
        </w:r>
        <w:r>
          <w:delText xml:space="preserve"> (</w:delText>
        </w:r>
      </w:del>
      <w:ins w:id="9055" w:author="Gledis Guri" w:date="2026-07-26T00:00:00Z">
        <w:r>
          <w:t xml:space="preserve">) also compares reduced-effort predictions to a 4,000-point subset (</w:t>
        </w:r>
      </w:ins>
      <w:r w:rsidR="00C65608" w:rsidRPr="00CC24BD">
        <w:rPr>
          <w:i/>
          <w:iCs/>
        </w:rPr>
        <w:t>Z</w:t>
      </w:r>
      <w:del w:id="9056" w:author="Gledis Guri" w:date="2026-07-26T00:00:00Z">
        <w:r>
          <w:delText xml:space="preserve">)</w:delText>
        </w:r>
        <w:r>
          <w:delText xml:space="preserve"> rather than the full underlying grid. This is </w:delText>
        </w:r>
        <w:r>
          <w:delText xml:space="preserve">more visible</w:delText>
        </w:r>
        <w:r>
          <w:delText xml:space="preserve"> </w:delText>
        </w:r>
        <w:r>
          <w:delText xml:space="preserve">on the</w:delText>
        </w:r>
        <w:r>
          <w:delText xml:space="preserve"> secondary thinning comparison </w:delText>
        </w:r>
        <w:r>
          <w:delText xml:space="preserve">as the field </w:delText>
        </w:r>
        <w:r>
          <w:delText xml:space="preserve">to which </w:delText>
        </w:r>
        <w:r>
          <w:delText xml:space="preserve">the reduced effort predictions are compared to is limited (</w:delText>
        </w:r>
      </w:del>
      <w:ins w:id="9057" w:author="Gledis Guri" w:date="2026-07-26T00:00:00Z">
        <w:r>
          <w:t xml:space="preserve">) rather than the full grid, most visible in the secondary comparison where the reference field is limited (</w:t>
        </w:r>
      </w:ins>
      <w:r>
        <w:t xml:space="preserve">N</w:t>
      </w:r>
      <w:del w:id="9058" w:author="Gledis Guri" w:date="2026-07-26T00:00:00Z">
        <w:r>
          <w:delText xml:space="preserve"> </w:delText>
        </w:r>
        <w:r>
          <w:delText xml:space="preserve">=</w:delText>
        </w:r>
        <w:r>
          <w:delText xml:space="preserve"> </w:delText>
        </w:r>
        <w:r>
          <w:delText xml:space="preserve">358 samples) hence the prediction error </w:delText>
        </w:r>
        <w:r>
          <w:delText xml:space="preserve">is higher and more stochastic.</w:delText>
        </w:r>
      </w:del>
      <w:ins w:id="9059" w:author="Gledis Guri" w:date="2026-07-26T00:00:00Z">
        <w:r>
          <w:t xml:space="preserve"> = 358) and errors are correspondingly higher and more stochastic.</w:t>
        </w:r>
      </w:ins>
      <w:r>
        <w:t xml:space="preserve"> </w:t>
      </w:r>
    </w:p>
    <w:p w14:paraId="39532822" w14:textId="77777777" w:rsidR="00286ADA" w:rsidRPr="00CC24BD" w:rsidRDefault="00286ADA" w:rsidP="001643E6">
      <w:pPr>
        <w:pStyle w:val="p3"/>
        <w:spacing w:before="0" w:beforeAutospacing="0" w:after="0" w:afterAutospacing="0" w:line="480" w:lineRule="auto"/>
        <w:jc w:val="both"/>
      </w:pPr>
    </w:p>
    <w:p w14:paraId="551C9684" w14:textId="671D11D0" w:rsidR="00A318B1" w:rsidRDefault="00C74135" w:rsidP="001643E6">
      <w:pPr>
        <w:pStyle w:val="p2"/>
        <w:spacing w:before="0" w:beforeAutospacing="0" w:after="0" w:afterAutospacing="0" w:line="480" w:lineRule="auto"/>
        <w:jc w:val="both"/>
      </w:pPr>
      <w:del w:id="9040" w:author="Gledis Guri" w:date="2026-07-26T00:00:00Z">
        <w:r>
          <w:delText xml:space="preserve">Intrinsically, eDNA integrates ecological information</w:delText>
        </w:r>
        <w:r>
          <w:delText xml:space="preserve"> through space and </w:delText>
        </w:r>
        <w:r>
          <w:delText xml:space="preserve">across </w:delText>
        </w:r>
        <w:r>
          <w:delText xml:space="preserve">time</w:delText>
        </w:r>
        <w:r>
          <w:delText xml:space="preserve"> via transport and decay</w:delText>
        </w:r>
      </w:del>
      <w:ins w:id="9041" w:author="Gledis Guri" w:date="2026-07-26T00:00:00Z">
        <w:r>
          <w:t xml:space="preserve">eDNA integrates information across space and time via transport and decay</w:t>
        </w:r>
      </w:ins>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del w:id="9042" w:author="Gledis Guri" w:date="2026-07-26T00:00:00Z">
        <w:r>
          <w:delText xml:space="preserve"> This means that even if organisms are locally patchy, the observed eDNA field may be smoother than the organism field, depending on hydrodynamic conditions and degradation rates. In our framework, such integration is embedded within the inferred </w:delText>
        </w:r>
        <w:r>
          <w:delText xml:space="preserve">length-scale (spatial autocorrelation; </w:delText>
        </w:r>
        <w:r>
          <w:rPr>
            <w:i/>
            <w:iCs/>
            <w:lang w:val="el-GR"/>
          </w:rPr>
          <w:delText xml:space="preserve">ρ</w:delText>
        </w:r>
        <w:r>
          <w:delText xml:space="preserve">)</w:delText>
        </w:r>
        <w:r>
          <w:delText xml:space="preserve">, reinforcing that </w:delText>
        </w:r>
        <w:r>
          <w:rPr>
            <w:i/>
            <w:iCs/>
            <w:lang w:val="el-GR"/>
          </w:rPr>
          <w:delText xml:space="preserve">ρ</w:delText>
        </w:r>
        <w:r>
          <w:delText xml:space="preserve"> should be interpreted as an effective length scale of the observed eDNA field rather than a purely ecological niche parameter</w:delText>
        </w:r>
      </w:del>
      <w:ins w:id="9043" w:author="Gledis Guri" w:date="2026-07-26T00:00:00Z">
        <w:r>
          <w:t xml:space="preserve"> Even where organisms are locally patchy, the observed eDNA field may therefore be smoother than the organism field. This integration is embedded in the inferred length-scale, so ρ should be read as an effective length scale of the observed field rather than a niche parameter</w:t>
        </w:r>
      </w:ins>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del w:id="9044" w:author="Gledis Guri" w:date="2026-07-26T00:00:00Z">
        <w:r>
          <w:delText xml:space="preserve">Importantly, because the length-scale parameter here reflects the integrated effects of organism distribution together with eDNA transport and decay, the depth patterns observed in this study may also reflect depth-dependent physical processes</w:delText>
        </w:r>
      </w:del>
      <w:ins w:id="9045" w:author="Gledis Guri" w:date="2026-07-26T00:00:00Z">
        <w:r>
          <w:t xml:space="preserve">Because ρ reflects organism distribution together with transport and decay, the depth patterns observed here may also reflect depth-dependent physical processes</w:t>
        </w:r>
      </w:ins>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t xml:space="preserve">. </w:t>
      </w:r>
      <w:del w:id="9046" w:author="Gledis Guri" w:date="2026-07-26T00:00:00Z">
        <w:r>
          <w:delText xml:space="preserve">DNA persistence times, particle dynamics, and water-mass stability can all vary with depth, potentially altering the effective smoothing of the eDNA field</w:delText>
        </w:r>
      </w:del>
      <w:ins w:id="9047" w:author="Gledis Guri" w:date="2026-07-26T00:00:00Z">
        <w:r>
          <w:t xml:space="preserve">Persistence times, particle dynamics and water-mass stability all vary with depth</w:t>
        </w:r>
      </w:ins>
      <w:r w:rsidR="00BA60DB">
        <w:t xml:space="preserve"> </w:t>
      </w:r>
      <w:r w:rsidR="00763E24">
        <w:fldChar w:fldCharType="begin"/>
      </w:r>
      <w:r w:rsidR="0065487C">
        <w:instrText xml:space="preserve"> ADDIN ZOTERO_ITEM CSL_CITATION {"citationID":"kzhb5iTX","properties":{"unsorted":false,"formattedCitation":"(Brand\\uc0\\u227{}o-Dias et al., 2025)","plainCitation":"(Brandão-Dias et al., 2025)","noteIndex":0},"citationItems":[{"id":4275,"uris":["http://zotero.org/users/9456007/items/U8Y2U7U9"],"itemData":{"id":4275,"type":"article-journal","abstract":"Abstract\n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Andruszkiewicz"}],"issued":{"date-parts":[["2025",7,23]]}}}],"schema":"https://github.com/citation-style-language/schema/raw/master/csl-citation.json"} </w:instrText>
      </w:r>
      <w:r w:rsidR="00763E24">
        <w:fldChar w:fldCharType="separate"/>
      </w:r>
      <w:r w:rsidR="0065487C" w:rsidRPr="0065487C">
        <w:t>(Brandão-Dias et al., 2025)</w:t>
      </w:r>
      <w:r w:rsidR="00763E24">
        <w:fldChar w:fldCharType="end"/>
      </w:r>
      <w:r w:rsidR="00F3410A" w:rsidRPr="004507D0">
        <w:t xml:space="preserve">. </w:t>
      </w:r>
      <w:del w:id="9048" w:author="Gledis Guri" w:date="2026-07-26T00:00:00Z">
        <w:r>
          <w:delText xml:space="preserve">I</w:delText>
        </w:r>
        <w:r>
          <w:delText xml:space="preserve">ntegrating eDNA observations with independent abundance data (trawl, acoustics) would allow some degree of separation of the spatial autocorrelation parameter, enabling clearer ecological interpretation of </w:delText>
        </w:r>
        <w:r>
          <w:rPr>
            <w:i/>
            <w:iCs/>
            <w:lang w:val="el-GR"/>
          </w:rPr>
          <w:delText xml:space="preserve">ρ</w:delText>
        </w:r>
        <w:r>
          <w:delText xml:space="preserve"> </w:delText>
        </w:r>
        <w:r>
          <w:delText xml:space="preserve">and improving the transferability of sampling-effort recommendations</w:delText>
        </w:r>
      </w:del>
      <w:ins w:id="9049" w:author="Gledis Guri" w:date="2026-07-26T00:00:00Z">
        <w:r>
          <w:t xml:space="preserve">Pairing eDNA with independent abundance data (trawl, acoustics) would help separate these effects and improve the transferability of effort recommendations</w:t>
        </w:r>
      </w:ins>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7DA800C3" w:rsidR="00D34C42" w:rsidRDefault="005A5E64" w:rsidP="001643E6">
      <w:pPr>
        <w:pStyle w:val="p2"/>
        <w:spacing w:before="0" w:beforeAutospacing="0" w:after="0" w:afterAutospacing="0" w:line="480" w:lineRule="auto"/>
        <w:jc w:val="both"/>
      </w:pPr>
      <w:bookmarkStart w:id="22" w:name="OLE_LINK3"/>
      <w:del w:id="9032" w:author="Gledis Guri" w:date="2026-07-26T00:00:00Z">
        <w:r>
          <w:delText xml:space="preserve">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delText>
        </w:r>
      </w:del>
      <w:ins w:id="9033" w:author="Gledis Guri" w:date="2026-07-26T00:00:00Z">
        <w:r>
          <w:t xml:space="preserve">Spatial scale bounds these results, which should be read relative to the extent and resolution of the study domain rather than as fixed thresholds. Our fields span roughly 200,000 km</w:t>
        </w:r>
        <w:r>
          <w:rPr>
            <w:vertAlign w:val="superscript"/>
          </w:rPr>
          <w:t xml:space="preserve">2</w:t>
        </w:r>
        <w:r>
          <w:t xml:space="preserve"> with a latitudinal extent exceeding 1,000 km, and the recovered length-scales remain small relative to that extent; the thresholds should therefore transfer to other broad-extent surveys of comparable scale, but not to fine-scale designs operating over metres to hundreds of metres.</w:t>
        </w:r>
      </w:ins>
      <w:r w:rsidR="009E52EF" w:rsidRPr="00CC24BD">
        <w:rPr>
          <w:lang w:val="el-GR"/>
        </w:rPr>
        <w:t xml:space="preserve"> </w:t>
      </w:r>
      <w:del w:id="9034" w:author="Gledis Guri" w:date="2026-07-26T00:00:00Z">
        <w:r>
          <w:delText xml:space="preserve">For highly spatially autocorrelated species</w:delText>
        </w:r>
        <w:r>
          <w:delText xml:space="preserve">, estimation of the depth-specific mean, </w:delText>
        </w:r>
        <w:r>
          <w:rPr>
            <w:i/>
            <w:iCs/>
            <w:lang w:val="el-GR"/>
          </w:rPr>
          <w:delText xml:space="preserve">μ</w:delText>
        </w:r>
        <w:r>
          <w:rPr>
            <w:i/>
            <w:iCs/>
            <w:vertAlign w:val="subscript"/>
          </w:rPr>
          <w:delText xml:space="preserve">d</w:delText>
        </w:r>
        <w:r>
          <w:delText xml:space="preserve"> is likely to </w:delText>
        </w:r>
        <w:r>
          <w:delText xml:space="preserve">improve</w:delText>
        </w:r>
        <w:r>
          <w:delText xml:space="preserve"> compared to results here</w:delText>
        </w:r>
        <w:r>
          <w:delText xml:space="preserve"> when the study domain is sufficiently broad to contain the dominant scale of spatial variation, as might be the case in surveys spanning an entire ocean basin such as the Pacific Ocean</w:delText>
        </w:r>
      </w:del>
      <w:ins w:id="9035" w:author="Gledis Guri" w:date="2026-07-26T00:00:00Z">
        <w:r>
          <w:t xml:space="preserve">For highly autocorrelated species, estimation of μd should improve where the domain is broad enough to contain the dominant scale of variation</w:t>
        </w:r>
      </w:ins>
      <w:r w:rsidR="00713520">
        <w:t xml:space="preserve"> </w:t>
      </w:r>
      <w:r w:rsidR="0065487C">
        <w:fldChar w:fldCharType="begin"/>
      </w:r>
      <w:r w:rsidR="00AA6C90">
        <w:instrText xml:space="preserve"> ADDIN ZOTERO_ITEM CSL_CITATION {"citationID":"ogkH3wV1","properties":{"unsorted":false,"formattedCitation":"(Paciorek,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65487C">
        <w:rPr>
          <w:noProof/>
        </w:rPr>
        <w:t>(Paciorek, 2010; Redfern et al., 2006)</w:t>
      </w:r>
      <w:r w:rsidR="0065487C">
        <w:fldChar w:fldCharType="end"/>
      </w:r>
      <w:del w:id="9036" w:author="Gledis Guri" w:date="2026-07-26T00:00:00Z">
        <w:r>
          <w:delText xml:space="preserve"> By contrast, in a very small study domain, the autocorrelation scale of the observed eDNA field may exceed the survey extent, causing the field to appear nearly uniform and making </w:delText>
        </w:r>
        <w:r>
          <w:rPr>
            <w:i/>
            <w:iCs/>
            <w:lang w:val="el-GR"/>
          </w:rPr>
          <w:delText xml:space="preserve">μ</w:delText>
        </w:r>
        <w:r>
          <w:rPr>
            <w:i/>
            <w:iCs/>
            <w:vertAlign w:val="subscript"/>
          </w:rPr>
          <w:delText xml:space="preserve">d</w:delText>
        </w:r>
        <w:r>
          <w:delText xml:space="preserve"> difficult to estimate independently of the spatial process</w:delText>
        </w:r>
      </w:del>
      <w:ins w:id="9037" w:author="Gledis Guri" w:date="2026-07-26T00:00:00Z">
        <w:r>
          <w:t xml:space="preserve"> In a small domain the autocorrelation scale may exceed the survey extent, making the field appear uniform and μd hard to separate from the spatial process</w:t>
        </w:r>
      </w:ins>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del w:id="9038" w:author="Gledis Guri" w:date="2026-07-26T00:00:00Z">
        <w:r>
          <w:delText xml:space="preserve"> </w:delText>
        </w:r>
        <w:r>
          <w:delText xml:space="preserve">Estimation of spatial autocorrelation is similarly constrained, due to lack of samples outside of the distance-decay spatial autocorrelation</w:delText>
        </w:r>
      </w:del>
      <w:ins w:id="9039" w:author="Gledis Guri" w:date="2026-07-26T00:00:00Z">
        <w:r>
          <w:t xml:space="preserve"> Estimation of ρ is similarly constrained by a lack of samples beyond the distance-decay range</w:t>
        </w:r>
      </w:ins>
      <w:r w:rsidR="006A3BF7">
        <w:t xml:space="preserve"> </w:t>
      </w:r>
      <w:r w:rsidR="004660B7">
        <w:fldChar w:fldCharType="begin"/>
      </w:r>
      <w:r w:rsidR="00AA6C90">
        <w:instrText xml:space="preserve"> ADDIN ZOTERO_ITEM CSL_CITATION {"citationID":"piXaGryO","properties":{"unsorted":false,"formattedCitation":"(Paciorek,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4660B7">
        <w:fldChar w:fldCharType="separate"/>
      </w:r>
      <w:r w:rsidR="004660B7">
        <w:rPr>
          <w:noProof/>
        </w:rPr>
        <w:t>(Paciorek, 2010)</w:t>
      </w:r>
      <w:r w:rsidR="004660B7">
        <w:fldChar w:fldCharType="end"/>
      </w:r>
      <w:r w:rsidR="00CC24BD" w:rsidRPr="00CC24BD">
        <w:t xml:space="preserve">. </w:t>
      </w:r>
    </w:p>
    <w:p w14:paraId="6A427720" w14:textId="77777777" w:rsidR="00F95A68" w:rsidRDefault="00F95A68" w:rsidP="001643E6">
      <w:pPr>
        <w:pStyle w:val="p2"/>
        <w:spacing w:before="0" w:beforeAutospacing="0" w:after="0" w:afterAutospacing="0" w:line="480" w:lineRule="auto"/>
        <w:jc w:val="both"/>
      </w:pPr>
    </w:p>
    <w:p w14:paraId="21C322EB" w14:textId="77777777" w:rsidR="00286ADA" w:rsidRPr="00CC24BD" w:rsidRDefault="00286ADA"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23" w:name="OLE_LINK1"/>
      <w:bookmarkEnd w:id="22"/>
      <w:r w:rsidRPr="00870EEE">
        <w:rPr>
          <w:rFonts w:ascii="Times New Roman" w:eastAsia="Times New Roman" w:hAnsi="Times New Roman" w:cs="Times New Roman"/>
          <w:b/>
          <w:bCs/>
        </w:rPr>
        <w:t xml:space="preserve">Implications for survey design and management applications </w:t>
      </w:r>
    </w:p>
    <w:p w14:paraId="10721492" w14:textId="46BCA09C" w:rsidR="00F04F50" w:rsidRPr="00D12FC8" w:rsidRDefault="009A110E" w:rsidP="001643E6">
      <w:pPr>
        <w:spacing w:after="0" w:line="480" w:lineRule="auto"/>
        <w:jc w:val="both"/>
        <w:rPr>
          <w:rFonts w:ascii="Times New Roman" w:eastAsia="Times New Roman" w:hAnsi="Times New Roman" w:cs="Times New Roman"/>
        </w:rPr>
      </w:pPr>
      <w:bookmarkStart w:id="24" w:name="OLE_LINK4"/>
      <w:bookmarkEnd w:id="23"/>
      <w:del w:id="9022" w:author="Gledis Guri" w:date="2026-07-26T00:00:00Z">
        <w:r>
          <w:rPr>
            <w:rFonts w:ascii="Times New Roman" w:eastAsia="Times New Roman" w:hAnsi="Times New Roman" w:cs="Times New Roman"/>
          </w:rPr>
          <w:delText xml:space="preserve">S</w:delText>
        </w:r>
        <w:r>
          <w:rPr>
            <w:rFonts w:ascii="Times New Roman" w:eastAsia="Times New Roman" w:hAnsi="Times New Roman" w:cs="Times New Roman"/>
          </w:rPr>
          <w:delText xml:space="preserve">ampling effort required for eDNA surveys should be matched to the intended inferential goal. </w:delText>
        </w:r>
        <w:r>
          <w:rPr>
            <w:rFonts w:ascii="Times New Roman" w:eastAsia="Times New Roman" w:hAnsi="Times New Roman" w:cs="Times New Roman"/>
          </w:rPr>
          <w:delText xml:space="preserve">When the objective is to estimate GP parameters such as the mean (</w:delText>
        </w:r>
      </w:del>
      <w:ins w:id="9023" w:author="Gledis Guri" w:date="2026-07-26T00:00:00Z">
        <w:r>
          <w:rPr>
            <w:rFonts w:ascii="Times New Roman" w:eastAsia="Times New Roman" w:hAnsi="Times New Roman" w:cs="Times New Roman"/>
          </w:rPr>
          <w:t xml:space="preserve">Sampling effort should be matched to the inferential goal. Where the objective is to estimate GP parameters such as the mean (</w:t>
        </w:r>
      </w:ins>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del w:id="9024" w:author="Gledis Guri" w:date="2026-07-26T00:00:00Z">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for </w:delText>
        </w:r>
        <w:r>
          <w:rPr>
            <w:rFonts w:ascii="Times New Roman" w:eastAsia="Times New Roman" w:hAnsi="Times New Roman" w:cs="Times New Roman"/>
          </w:rPr>
          <w:delText xml:space="preserve">deriv</w:delText>
        </w:r>
        <w:r>
          <w:rPr>
            <w:rFonts w:ascii="Times New Roman" w:eastAsia="Times New Roman" w:hAnsi="Times New Roman" w:cs="Times New Roman"/>
          </w:rPr>
          <w:delText xml:space="preserve">ing</w:delText>
        </w:r>
        <w:r>
          <w:rPr>
            <w:rFonts w:ascii="Times New Roman" w:eastAsia="Times New Roman" w:hAnsi="Times New Roman" w:cs="Times New Roman"/>
          </w:rPr>
          <w:delText xml:space="preserve"> depth-specific or region-specific</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abundance indices</w:delText>
        </w:r>
        <w:r>
          <w:rPr>
            <w:rFonts w:ascii="Times New Roman" w:eastAsia="Times New Roman" w:hAnsi="Times New Roman" w:cs="Times New Roman"/>
          </w:rPr>
          <w:delText xml:space="preserve"> typically used </w:delText>
        </w:r>
        <w:r>
          <w:rPr>
            <w:rFonts w:ascii="Times New Roman" w:eastAsia="Times New Roman" w:hAnsi="Times New Roman" w:cs="Times New Roman"/>
          </w:rPr>
          <w:delText xml:space="preserve">in stock assessment indices</w:delText>
        </w:r>
      </w:del>
      <w:ins w:id="9025" w:author="Gledis Guri" w:date="2026-07-26T00:00:00Z">
        <w:r>
          <w:rPr>
            <w:rFonts w:ascii="Times New Roman" w:eastAsia="Times New Roman" w:hAnsi="Times New Roman" w:cs="Times New Roman"/>
          </w:rPr>
          <w:t xml:space="preserve">) for abundance indices used in stock assessment</w:t>
        </w:r>
      </w:ins>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del w:id="9026" w:author="Gledis Guri" w:date="2026-07-26T00:00:00Z">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the autoc</w:delText>
        </w:r>
        <w:r>
          <w:rPr>
            <w:rFonts w:ascii="Times New Roman" w:eastAsia="Times New Roman" w:hAnsi="Times New Roman" w:cs="Times New Roman"/>
          </w:rPr>
          <w:delText xml:space="preserve">orrelation (</w:delText>
        </w:r>
        <w:r>
          <w:rPr>
            <w:rFonts w:ascii="Times New Roman" w:eastAsia="Times New Roman" w:hAnsi="Times New Roman" w:cs="Times New Roman"/>
            <w:i/>
            <w:iCs/>
            <w:lang w:val="el-GR"/>
          </w:rPr>
          <w:delText xml:space="preserve">ρ</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for applied ecological questions, like implementing protected area networks or monitoring programs</w:delText>
        </w:r>
      </w:del>
      <w:ins w:id="9027" w:author="Gledis Guri" w:date="2026-07-26T00:00:00Z">
        <w:r>
          <w:rPr>
            <w:rFonts w:ascii="Times New Roman" w:eastAsia="Times New Roman" w:hAnsi="Times New Roman" w:cs="Times New Roman"/>
          </w:rPr>
          <w:t xml:space="preserve">, the autocorrelation (ρ) for applied questions such as protected-area design</w:t>
        </w:r>
      </w:ins>
      <w:r>
        <w:rPr>
          <w:rFonts w:ascii="Times New Roman" w:eastAsia="Times New Roman" w:hAnsi="Times New Roman" w:cs="Times New Roman"/>
        </w:rPr>
        <w:t xml:space="preserve">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del w:id="9028" w:author="Gledis Guri" w:date="2026-07-26T00:00:00Z">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random sampling designs that adequately cover the full spatial domain of the species </w:delText>
        </w:r>
        <w:r>
          <w:rPr>
            <w:rFonts w:ascii="Times New Roman" w:eastAsia="Times New Roman" w:hAnsi="Times New Roman" w:cs="Times New Roman"/>
          </w:rPr>
          <w:delText xml:space="preserve">spatial autocorrelation </w:delText>
        </w:r>
        <w:r>
          <w:rPr>
            <w:rFonts w:ascii="Times New Roman" w:eastAsia="Times New Roman" w:hAnsi="Times New Roman" w:cs="Times New Roman"/>
          </w:rPr>
          <w:delText xml:space="preserve">are likely to be sufficient</w:delText>
        </w:r>
      </w:del>
      <w:ins w:id="9029" w:author="Gledis Guri" w:date="2026-07-26T00:00:00Z">
        <w:r>
          <w:rPr>
            <w:rFonts w:ascii="Times New Roman" w:eastAsia="Times New Roman" w:hAnsi="Times New Roman" w:cs="Times New Roman"/>
          </w:rPr>
          <w:t xml:space="preserve">), random designs covering the full spatial domain are likely sufficient</w:t>
        </w:r>
      </w:ins>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del w:id="9030" w:author="Gledis Guri" w:date="2026-07-26T00:00:00Z">
        <w:r>
          <w:rPr>
            <w:rFonts w:ascii="Times New Roman" w:eastAsia="Times New Roman" w:hAnsi="Times New Roman" w:cs="Times New Roman"/>
          </w:rPr>
          <w:delText xml:space="preserve">, as sampling effort appears to have relatively limited influence on </w:delText>
        </w:r>
        <w:r>
          <w:rPr>
            <w:rFonts w:ascii="Times New Roman" w:eastAsia="Times New Roman" w:hAnsi="Times New Roman" w:cs="Times New Roman"/>
          </w:rPr>
          <w:delText xml:space="preserve">parameter</w:delText>
        </w:r>
        <w:r>
          <w:rPr>
            <w:rFonts w:ascii="Times New Roman" w:eastAsia="Times New Roman" w:hAnsi="Times New Roman" w:cs="Times New Roman"/>
          </w:rPr>
          <w:delText xml:space="preserve"> estimation</w:delText>
        </w:r>
        <w:r>
          <w:rPr>
            <w:rFonts w:ascii="Times New Roman" w:eastAsia="Times New Roman" w:hAnsi="Times New Roman" w:cs="Times New Roman"/>
          </w:rPr>
          <w:delText xml:space="preserve"> (Figure 5)</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I</w:delText>
        </w:r>
        <w:r>
          <w:rPr>
            <w:rFonts w:ascii="Times New Roman" w:eastAsia="Times New Roman" w:hAnsi="Times New Roman" w:cs="Times New Roman"/>
          </w:rPr>
          <w:delText xml:space="preserve">n contrast, when the objective shifts toward predicting spatial distributions</w:delText>
        </w:r>
        <w:r>
          <w:rPr>
            <w:rFonts w:ascii="Times New Roman" w:eastAsia="Times New Roman" w:hAnsi="Times New Roman" w:cs="Times New Roman"/>
          </w:rPr>
          <w:delText xml:space="preserve"> - </w:delText>
        </w:r>
        <w:r>
          <w:rPr>
            <w:rFonts w:ascii="Times New Roman" w:eastAsia="Times New Roman" w:hAnsi="Times New Roman" w:cs="Times New Roman"/>
          </w:rPr>
          <w:delText xml:space="preserve">such as identifying hotspots, mapping species occurrence, or quantifying spatial niche breadth</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the accuracy of these predictions </w:delText>
        </w:r>
        <w:r>
          <w:rPr>
            <w:rFonts w:ascii="Times New Roman" w:eastAsia="Times New Roman" w:hAnsi="Times New Roman" w:cs="Times New Roman"/>
          </w:rPr>
          <w:delText xml:space="preserve">is</w:delText>
        </w:r>
        <w:r>
          <w:rPr>
            <w:rFonts w:ascii="Times New Roman" w:eastAsia="Times New Roman" w:hAnsi="Times New Roman" w:cs="Times New Roman"/>
          </w:rPr>
          <w:delText xml:space="preserve"> much more sensitive to both sampling effort and the underlying spatial autocorrelation of the species</w:delText>
        </w:r>
        <w:r>
          <w:rPr>
            <w:rFonts w:ascii="Times New Roman" w:eastAsia="Times New Roman" w:hAnsi="Times New Roman" w:cs="Times New Roman"/>
          </w:rPr>
          <w:delText xml:space="preserve"> (Figure 4</w:delText>
        </w:r>
        <w:r>
          <w:rPr>
            <w:rFonts w:ascii="Times New Roman" w:eastAsia="Times New Roman" w:hAnsi="Times New Roman" w:cs="Times New Roman"/>
          </w:rPr>
          <w:delText xml:space="preserve">A</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Such contrast is due to the GP parameter estimation is primarily concerned with establishing the covariance </w:delText>
        </w:r>
        <w:r>
          <w:rPr>
            <w:rFonts w:ascii="Times New Roman" w:eastAsia="Times New Roman" w:hAnsi="Times New Roman" w:cs="Times New Roman"/>
          </w:rPr>
          <w:delText xml:space="preserve">structure (Eq. 1-2) while, prediction is subject to a two-fold requirement: first, it relies on the parameters derived from Eq. 1-2 being accurate, and second, on the density and proximity of the observed points (Eq.</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3) from which the new data is extrapolated.</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Additionally, the GP parameters estimated here were species-specific and shared across depth layers, whereas spatial predictions were both species- and depth-specific. Consequently, sampling effort distributed across all depth strata contributed jointly to estimation of the GP parameters, </w:delText>
        </w:r>
        <w:r>
          <w:rPr>
            <w:rFonts w:ascii="Times New Roman" w:eastAsia="Times New Roman" w:hAnsi="Times New Roman" w:cs="Times New Roman"/>
          </w:rPr>
          <w:delText xml:space="preserve">while prediction accuracy was evaluated independently for each depth-specific spatial field, with no shared information among depths</w:delText>
        </w:r>
        <w:r>
          <w:rPr>
            <w:rFonts w:ascii="Times New Roman" w:eastAsia="Times New Roman" w:hAnsi="Times New Roman" w:cs="Times New Roman"/>
          </w:rPr>
          <w:delText xml:space="preserve">.</w:delText>
        </w:r>
      </w:del>
      <w:ins w:id="9031" w:author="Gledis Guri" w:date="2026-07-26T00:00:00Z">
        <w:r>
          <w:rPr>
            <w:rFonts w:ascii="Times New Roman" w:eastAsia="Times New Roman" w:hAnsi="Times New Roman" w:cs="Times New Roman"/>
          </w:rPr>
          <w:t xml:space="preserve">, since effort has limited influence on parameter estimation (Figure 5). By contrast, predicting spatial distributions, such as mapping hotspots or occurrence, is far more sensitive to both effort and autocorrelation (Figure 4A). Parameter estimation concerns only the covariance structure (Eq. 1-2), whereas prediction requires both accurate parameters and sufficient density and proximity of observed points (Eq. 3). GP parameters were also shared across depth layers whereas predictions were depth-specific, so effort across all strata contributed jointly to parameter estimation but prediction was evaluated independently per depth.</w:t>
        </w:r>
      </w:ins>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24"/>
    <w:p w14:paraId="0697FEC0" w14:textId="2EFD0B87" w:rsidR="002E285D" w:rsidRDefault="002E285D" w:rsidP="001643E6">
      <w:pPr>
        <w:spacing w:after="0" w:line="480" w:lineRule="auto"/>
        <w:jc w:val="both"/>
        <w:rPr>
          <w:rFonts w:ascii="Times New Roman" w:eastAsia="Times New Roman" w:hAnsi="Times New Roman" w:cs="Times New Roman"/>
        </w:rPr>
      </w:pPr>
      <w:del w:id="9016" w:author="Gledis Guri" w:date="2026-07-26T00:00:00Z">
        <w:r>
          <w:rPr>
            <w:rFonts w:ascii="Times New Roman" w:eastAsia="Times New Roman" w:hAnsi="Times New Roman" w:cs="Times New Roman"/>
          </w:rPr>
          <w:delText xml:space="preserve">This distinction also clarifies how sampling design </w:delText>
        </w:r>
        <w:r>
          <w:rPr>
            <w:rFonts w:ascii="Times New Roman" w:eastAsia="Times New Roman" w:hAnsi="Times New Roman" w:cs="Times New Roman"/>
          </w:rPr>
          <w:delText xml:space="preserve">shapes </w:delText>
        </w:r>
        <w:r>
          <w:rPr>
            <w:rFonts w:ascii="Times New Roman" w:eastAsia="Times New Roman" w:hAnsi="Times New Roman" w:cs="Times New Roman"/>
          </w:rPr>
          <w:delText xml:space="preserve">inference. </w:delText>
        </w:r>
        <w:r>
          <w:rPr>
            <w:rFonts w:ascii="Times New Roman" w:eastAsia="Times New Roman" w:hAnsi="Times New Roman" w:cs="Times New Roman"/>
          </w:rPr>
          <w:delText xml:space="preserve">E</w:delText>
        </w:r>
        <w:r>
          <w:rPr>
            <w:rFonts w:ascii="Times New Roman" w:eastAsia="Times New Roman" w:hAnsi="Times New Roman" w:cs="Times New Roman"/>
          </w:rPr>
          <w:delText xml:space="preserve">stimation</w:delText>
        </w:r>
        <w:r>
          <w:rPr>
            <w:rFonts w:ascii="Times New Roman" w:eastAsia="Times New Roman" w:hAnsi="Times New Roman" w:cs="Times New Roman"/>
          </w:rPr>
          <w:delText xml:space="preserve"> of the mean</w:delText>
        </w:r>
        <w:r>
          <w:rPr>
            <w:rFonts w:ascii="Times New Roman" w:eastAsia="Times New Roman" w:hAnsi="Times New Roman" w:cs="Times New Roman"/>
          </w:rPr>
          <w:delText xml:space="preserve"> benefits primarily from coverage (sampling across the full domain) and secondarily from balance (avoiding over-sampling a limited region)</w:delText>
        </w:r>
      </w:del>
      <w:ins w:id="9017" w:author="Gledis Guri" w:date="2026-07-26T00:00:00Z">
        <w:r>
          <w:rPr>
            <w:rFonts w:ascii="Times New Roman" w:eastAsia="Times New Roman" w:hAnsi="Times New Roman" w:cs="Times New Roman"/>
          </w:rPr>
          <w:t xml:space="preserve">This clarifies how design shapes inference: estimating the mean benefits from coverage and from balance (avoiding over-sampling one region)</w:t>
        </w:r>
      </w:ins>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del w:id="9018" w:author="Gledis Guri" w:date="2026-07-26T00:00:00Z">
        <w:r>
          <w:rPr>
            <w:rFonts w:ascii="Times New Roman" w:eastAsia="Times New Roman" w:hAnsi="Times New Roman" w:cs="Times New Roman"/>
          </w:rPr>
          <w:delText xml:space="preserve">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delText>
        </w:r>
      </w:del>
      <w:ins w:id="9019" w:author="Gledis Guri" w:date="2026-07-26T00:00:00Z">
        <w:r>
          <w:rPr>
            <w:rFonts w:ascii="Times New Roman" w:eastAsia="Times New Roman" w:hAnsi="Times New Roman" w:cs="Times New Roman"/>
          </w:rPr>
          <w:t xml:space="preserve">Estimating the length-scale requires in addition a wide spread of pairwise distances, with close stations resolving rapid decorrelation and distant ones constraining the covariance tail</w:t>
        </w:r>
      </w:ins>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del w:id="9020" w:author="Gledis Guri" w:date="2026-07-26T00:00:00Z">
        <w:r>
          <w:rPr>
            <w:rFonts w:ascii="Times New Roman" w:eastAsia="Times New Roman" w:hAnsi="Times New Roman" w:cs="Times New Roman"/>
          </w:rPr>
          <w:delText xml:space="preserve">Uniformly thinning </w:delText>
        </w:r>
        <w:r>
          <w:rPr>
            <w:rFonts w:ascii="Times New Roman" w:eastAsia="Times New Roman" w:hAnsi="Times New Roman" w:cs="Times New Roman"/>
          </w:rPr>
          <w:delText xml:space="preserve">an otherwise regular spatial design </w:delText>
        </w:r>
        <w:r>
          <w:rPr>
            <w:rFonts w:ascii="Times New Roman" w:eastAsia="Times New Roman" w:hAnsi="Times New Roman" w:cs="Times New Roman"/>
          </w:rPr>
          <w:delText xml:space="preserve">reduces both the number of pairs and the diversity of distances, which </w:delText>
        </w:r>
        <w:r>
          <w:rPr>
            <w:rFonts w:ascii="Times New Roman" w:eastAsia="Times New Roman" w:hAnsi="Times New Roman" w:cs="Times New Roman"/>
          </w:rPr>
          <w:delText xml:space="preserve">helps </w:delText>
        </w:r>
        <w:r>
          <w:rPr>
            <w:rFonts w:ascii="Times New Roman" w:eastAsia="Times New Roman" w:hAnsi="Times New Roman" w:cs="Times New Roman"/>
          </w:rPr>
          <w:delText xml:space="preserve">explain the </w:delText>
        </w:r>
        <w:r>
          <w:rPr>
            <w:rFonts w:ascii="Times New Roman" w:eastAsia="Times New Roman" w:hAnsi="Times New Roman" w:cs="Times New Roman"/>
          </w:rPr>
          <w:delText xml:space="preserve">large </w:delText>
        </w:r>
        <w:r>
          <w:rPr>
            <w:rFonts w:ascii="Times New Roman" w:eastAsia="Times New Roman" w:hAnsi="Times New Roman" w:cs="Times New Roman"/>
          </w:rPr>
          <w:delText xml:space="preserve">uncertainty in</w:delText>
        </w:r>
        <w:r>
          <w:rPr>
            <w:rFonts w:ascii="Times New Roman" w:eastAsia="Times New Roman" w:hAnsi="Times New Roman" w:cs="Times New Roman"/>
          </w:rPr>
          <w:delText xml:space="preserve"> estimating</w:delText>
        </w:r>
        <w:r>
          <w:rPr>
            <w:rFonts w:ascii="Times New Roman" w:eastAsia="Times New Roman" w:hAnsi="Times New Roman" w:cs="Times New Roman"/>
          </w:rPr>
          <w:delText xml:space="preserve"> </w:delText>
        </w:r>
        <w:r>
          <w:rPr>
            <w:rFonts w:ascii="Times New Roman" w:eastAsia="Times New Roman" w:hAnsi="Times New Roman" w:cs="Times New Roman"/>
            <w:i/>
            <w:iCs/>
            <w:lang w:val="el-GR"/>
          </w:rPr>
          <w:delText xml:space="preserve">ρ</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under</w:delText>
        </w:r>
        <w:r>
          <w:rPr>
            <w:rFonts w:ascii="Times New Roman" w:eastAsia="Times New Roman" w:hAnsi="Times New Roman" w:cs="Times New Roman"/>
          </w:rPr>
          <w:delText xml:space="preserve"> low effort</w:delText>
        </w:r>
        <w:r>
          <w:rPr>
            <w:rFonts w:ascii="Times New Roman" w:eastAsia="Times New Roman" w:hAnsi="Times New Roman" w:cs="Times New Roman"/>
          </w:rPr>
          <w:delText xml:space="preserve"> scenarios as</w:delText>
        </w:r>
        <w:r>
          <w:rPr>
            <w:rFonts w:ascii="Times New Roman" w:eastAsia="Times New Roman" w:hAnsi="Times New Roman" w:cs="Times New Roman"/>
          </w:rPr>
          <w:delText xml:space="preserve"> observed </w:delText>
        </w:r>
        <w:r>
          <w:rPr>
            <w:rFonts w:ascii="Times New Roman" w:eastAsia="Times New Roman" w:hAnsi="Times New Roman" w:cs="Times New Roman"/>
          </w:rPr>
          <w:delText xml:space="preserve">through </w:delText>
        </w:r>
        <w:r>
          <w:rPr>
            <w:rFonts w:ascii="Times New Roman" w:eastAsia="Times New Roman" w:hAnsi="Times New Roman" w:cs="Times New Roman"/>
          </w:rPr>
          <w:delText xml:space="preserve">the simulations. </w:delText>
        </w:r>
        <w:r>
          <w:rPr>
            <w:rFonts w:ascii="Times New Roman" w:eastAsia="Times New Roman" w:hAnsi="Times New Roman" w:cs="Times New Roman"/>
          </w:rPr>
          <w:delTex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delText>
        </w:r>
        <w:r>
          <w:rPr>
            <w:rFonts w:ascii="Times New Roman" w:eastAsia="Times New Roman" w:hAnsi="Times New Roman" w:cs="Times New Roman"/>
            <w:i/>
            <w:iCs/>
            <w:lang w:val="el-GR"/>
          </w:rPr>
          <w:delText xml:space="preserve">ρ</w:delText>
        </w:r>
        <w:r>
          <w:rPr>
            <w:rFonts w:ascii="Times New Roman" w:eastAsia="Times New Roman" w:hAnsi="Times New Roman" w:cs="Times New Roman"/>
          </w:rPr>
          <w:delText xml:space="preserve"> without requiring a proportional increase in total effort, although this was not directly evaluated in the present stud</w:delText>
        </w:r>
        <w:r>
          <w:rPr>
            <w:rFonts w:ascii="Times New Roman" w:eastAsia="Times New Roman" w:hAnsi="Times New Roman" w:cs="Times New Roman"/>
          </w:rPr>
          <w:delText xml:space="preserve">y</w:delText>
        </w:r>
        <w:r>
          <w:rPr>
            <w:rFonts w:ascii="Times New Roman" w:eastAsia="Times New Roman" w:hAnsi="Times New Roman" w:cs="Times New Roman"/>
          </w:rPr>
          <w:delText xml:space="preserve">.</w:delText>
        </w:r>
      </w:del>
      <w:ins w:id="9021" w:author="Gledis Guri" w:date="2026-07-26T00:00:00Z">
        <w:r>
          <w:rPr>
            <w:rFonts w:ascii="Times New Roman" w:eastAsia="Times New Roman" w:hAnsi="Times New Roman" w:cs="Times New Roman"/>
          </w:rPr>
          <w:t xml:space="preserve">This tension is general rather than specific to eDNA: designs optimal for prediction and designs optimal for covariance-parameter estimation are long known to be largely antithetical (Zimmerman, 2006). What our results add is the magnitude of that tension for a spatially integrated eDNA field, and the densities at which each objective ceases to improve. Uniform thinning reduces both the number of pairs and the diversity of distances, explaining the large uncertainty in ρ at low effort. Where ship time is limiting, broad transects combined with small clusters of nearby stations may improve recovery of ρ without a proportional increase in effort, although we did not test this directly.</w:t>
        </w:r>
      </w:ins>
    </w:p>
    <w:p w14:paraId="5DE08DDE" w14:textId="77777777" w:rsidR="00286ADA" w:rsidRDefault="00286ADA" w:rsidP="001643E6">
      <w:pPr>
        <w:spacing w:after="0" w:line="480" w:lineRule="auto"/>
        <w:jc w:val="both"/>
        <w:rPr>
          <w:rFonts w:ascii="Times New Roman" w:eastAsia="Times New Roman" w:hAnsi="Times New Roman" w:cs="Times New Roman"/>
        </w:rPr>
      </w:pPr>
    </w:p>
    <w:p w14:paraId="06972A25" w14:textId="12C0C2EE" w:rsidR="002E285D" w:rsidRDefault="000145BE" w:rsidP="001643E6">
      <w:pPr>
        <w:pStyle w:val="p2"/>
        <w:spacing w:before="0" w:beforeAutospacing="0" w:after="0" w:afterAutospacing="0" w:line="480" w:lineRule="auto"/>
        <w:jc w:val="both"/>
      </w:pPr>
      <w:del w:id="9010" w:author="Gledis Guri" w:date="2026-07-26T00:00:00Z">
        <w:r>
          <w:delText xml:space="preserve">B</w:delText>
        </w:r>
        <w:r>
          <w:delText xml:space="preserve">roadly, our findings indicate that a single universally optimal sample size is unlikely to exist for multispecies eDNA surveys. Instead, optimal effort is species- and context-dependent and should be aligned with the spatial scale of heterogeneity that is most relevant for management.</w:delText>
        </w:r>
      </w:del>
      <w:ins w:id="9011" w:author="Gledis Guri" w:date="2026-07-26T00:00:00Z">
        <w:r>
          <w:t xml:space="preserve">A single universally optimal sample size is unlikely to exist for multispecies eDNA surveys; optimal effort is species- and context-dependent.</w:t>
        </w:r>
      </w:ins>
      <w:del w:id="9012" w:author="Gledis Guri" w:date="2026-07-26T00:00:00Z">
        <w:r>
          <w:delText xml:space="preserve"> Nevertheless, across the scenarios considered here and the spatial domain used in this study, sampling </w:delText>
        </w:r>
        <w:r>
          <w:delText xml:space="preserve">effort</w:delText>
        </w:r>
        <w:r>
          <w:delText xml:space="preserve"> of </w:delText>
        </w:r>
        <w:r>
          <w:delText xml:space="preserve">4 - 9</w:delText>
        </w:r>
        <w:r>
          <w:delText xml:space="preserve"> samples per 10,000 km</w:delText>
        </w:r>
      </w:del>
      <w:ins w:id="9013" w:author="Gledis Guri" w:date="2026-07-26T00:00:00Z">
        <w:r>
          <w:t xml:space="preserve"> Across the scenarios and domain considered here, 4-9 samples per 10,000 km</w:t>
        </w:r>
      </w:ins>
      <w:r w:rsidR="002E285D" w:rsidRPr="002E285D">
        <w:rPr>
          <w:vertAlign w:val="superscript"/>
        </w:rPr>
        <w:t>2</w:t>
      </w:r>
      <w:del w:id="9014" w:author="Gledis Guri" w:date="2026-07-26T00:00:00Z">
        <w:r>
          <w:delText xml:space="preserve"> per depth layer marked the point at which diminishing returns became apparent</w:delText>
        </w:r>
        <w:r>
          <w:delText xml:space="preserve"> given species-specific spatial autocorrelation</w:delText>
        </w:r>
        <w:r>
          <w:delText xml:space="preserve">. Beyond this level of effort, general pattern of estimating all the parameters of interest here (</w:delText>
        </w:r>
        <w:r>
          <w:rPr>
            <w:i/>
            <w:iCs/>
            <w:lang w:val="el-GR"/>
          </w:rPr>
          <w:delText xml:space="preserve">μ</w:delText>
        </w:r>
        <w:r>
          <w:rPr>
            <w:lang w:val="el-GR"/>
          </w:rPr>
          <w:delText xml:space="preserve">, </w:delText>
        </w:r>
        <w:r>
          <w:rPr>
            <w:i/>
            <w:iCs/>
            <w:lang w:val="el-GR"/>
          </w:rPr>
          <w:delText xml:space="preserve">ρ</w:delText>
        </w:r>
        <w:r>
          <w:rPr>
            <w:lang w:val="el-GR"/>
          </w:rPr>
          <w:delText xml:space="preserve">, </w:delText>
        </w:r>
        <w:r>
          <w:rPr>
            <w:i/>
            <w:iCs/>
            <w:lang w:val="el-GR"/>
          </w:rPr>
          <w:delText xml:space="preserve">α</w:delText>
        </w:r>
        <w:r>
          <w:rPr>
            <w:lang w:val="el-GR"/>
          </w:rPr>
          <w:delText xml:space="preserve">, </w:delText>
        </w:r>
        <w:r>
          <w:rPr>
            <w:i/>
            <w:iCs/>
            <w:lang w:val="el-GR"/>
          </w:rPr>
          <w:delText xml:space="preserve">σ</w:delText>
        </w:r>
        <w:r>
          <w:rPr>
            <w:lang w:val="el-GR"/>
          </w:rPr>
          <w:delText xml:space="preserve">, </w:delText>
        </w:r>
        <w:r>
          <w:delText xml:space="preserve">and </w:delText>
        </w:r>
        <w:r>
          <w:rPr>
            <w:i/>
            <w:iCs/>
            <w:lang w:val="el-GR"/>
          </w:rPr>
          <w:delText xml:space="preserve">ε</w:delText>
        </w:r>
        <w:r>
          <w:delText xml:space="preserve">) showed minimal change with increasing sampling effort suggesting that further increases in effort may yield limited gains in inference relative to cost.</w:delText>
        </w:r>
      </w:del>
      <w:ins w:id="9015" w:author="Gledis Guri" w:date="2026-07-26T00:00:00Z">
        <w:r>
          <w:t xml:space="preserve"> per depth layer marked the onset of diminishing returns, beyond which all parameters of interest (μ, ρ, α, σ, ε) changed little with added effort.</w:t>
        </w:r>
      </w:ins>
    </w:p>
    <w:p w14:paraId="26F752C6" w14:textId="77777777" w:rsidR="00286ADA" w:rsidRDefault="00286ADA" w:rsidP="001643E6">
      <w:pPr>
        <w:pStyle w:val="p2"/>
        <w:spacing w:before="0" w:beforeAutospacing="0" w:after="0" w:afterAutospacing="0" w:line="480" w:lineRule="auto"/>
        <w:jc w:val="both"/>
      </w:pPr>
    </w:p>
    <w:p w14:paraId="64B35C11" w14:textId="77777777" w:rsidR="00A318B1" w:rsidRPr="000D2BF7" w:rsidRDefault="00A318B1" w:rsidP="001643E6">
      <w:pPr>
        <w:pStyle w:val="Heading3"/>
        <w:spacing w:before="0" w:after="0" w:line="480" w:lineRule="auto"/>
        <w:jc w:val="both"/>
        <w:rPr>
          <w:i w:val="0"/>
          <w:iCs/>
        </w:rPr>
      </w:pPr>
      <w:r w:rsidRPr="000D2BF7">
        <w:rPr>
          <w:i w:val="0"/>
          <w:iCs/>
        </w:rPr>
        <w:t>Conclusions</w:t>
      </w:r>
    </w:p>
    <w:p w14:paraId="33C97E38" w14:textId="174F5CC5" w:rsidR="003A4273" w:rsidRPr="00187296" w:rsidRDefault="00915163" w:rsidP="001643E6">
      <w:pPr>
        <w:pStyle w:val="p3"/>
        <w:spacing w:before="0" w:beforeAutospacing="0" w:after="0" w:afterAutospacing="0" w:line="480" w:lineRule="auto"/>
        <w:jc w:val="both"/>
      </w:pPr>
      <w:del w:id="9006" w:author="Gledis Guri" w:date="2026-07-26T00:00:00Z">
        <w:r>
          <w:delText xml:space="preserve">This study shows that the effectiveness of marine eDNA sampling depends strongly on spatial autocorrelation and on the specific goals of the survey.</w:delText>
        </w:r>
      </w:del>
      <w:ins w:id="9007" w:author="Gledis Guri" w:date="2026-07-26T00:00:00Z">
        <w:r>
          <w:t xml:space="preserve">The sampling effort needed to recover a spatial field depends strongly and predictably on the autocorrelation of that field and on the goals of the survey.</w:t>
        </w:r>
      </w:ins>
      <w:r>
        <w:t xml:space="preserve"> In both simulated and empirical datasets, increasing sampling effort improved spatial prediction, but the</w:t>
      </w:r>
      <w:r w:rsidR="00187296" w:rsidRPr="00187296">
        <w:t xml:space="preserve">se gains diminished once sampling effort reached </w:t>
      </w:r>
      <w:r w:rsidR="00BD5952">
        <w:t>4 - 9</w:t>
      </w:r>
      <w:r w:rsidRPr="00187296">
        <w:t xml:space="preserve"> samples </w:t>
      </w:r>
      <w:r w:rsidR="00187296" w:rsidRPr="00187296">
        <w:t xml:space="preserve">or more </w:t>
      </w:r>
      <w:r>
        <w:t xml:space="preserve">per 10,000 km² per depth layer.</w:t>
      </w:r>
      <w:del w:id="9008" w:author="Gledis Guri" w:date="2026-07-26T00:00:00Z">
        <w:r>
          <w:delText xml:space="preserve"> The results also indicate that</w:delText>
        </w:r>
        <w:r>
          <w:delText xml:space="preserve"> estimating</w:delText>
        </w:r>
        <w:r>
          <w:delText xml:space="preserve"> </w:delText>
        </w:r>
        <w:r>
          <w:delText xml:space="preserve">the </w:delText>
        </w:r>
        <w:r>
          <w:delText xml:space="preserve">mean signal</w:delText>
        </w:r>
        <w:r>
          <w:delText xml:space="preserve">s (</w:delText>
        </w:r>
        <w:r>
          <w:delText xml:space="preserve">analogous to a stock assessment index</w:delText>
        </w:r>
        <w:r>
          <w:delText xml:space="preserve">)</w:delText>
        </w:r>
        <w:r>
          <w:delText xml:space="preserve">, </w:delText>
        </w:r>
        <w:r>
          <w:delText xml:space="preserve">is more robust to reduced sampling than estimating spatial autocorrelation parameters, which require denser and more spatially representative designs</w:delText>
        </w:r>
        <w:r>
          <w:delText xml:space="preserve">. These findings </w:delText>
        </w:r>
        <w:r>
          <w:delText xml:space="preserve">emphasize </w:delText>
        </w:r>
        <w:r>
          <w:delText xml:space="preserve">that there is no single optimal sampling threshold for all </w:delText>
        </w:r>
        <w:r>
          <w:delText xml:space="preserve">multispecies </w:delText>
        </w:r>
        <w:r>
          <w:delText xml:space="preserve">eDNA </w:delText>
        </w:r>
        <w:r>
          <w:delText xml:space="preserve">surveys</w:delText>
        </w:r>
        <w:r>
          <w:delText xml:space="preserve">, since appropriate effort depends on the taxa and the ecological question being addressed. Overall, the study provides a practical framework for designing more efficient and purpose-specific eDNA surveys.</w:delText>
        </w:r>
      </w:del>
      <w:ins w:id="9009" w:author="Gledis Guri" w:date="2026-07-26T00:00:00Z">
        <w:r>
          <w:t xml:space="preserve"> Estimating mean signals is more robust to reduced sampling than estimating autocorrelation, which requires denser, more spatially representative designs. Overall, the study connects a general principle of spatial ecology, that the information a sample carries is set by how far the underlying field remains correlated, to a quantitative rule for designing broad-extent eDNA surveys.</w:t>
        </w:r>
      </w:ins>
    </w:p>
    <w:p w14:paraId="07D5FE49" w14:textId="77777777" w:rsidR="002877EE" w:rsidRDefault="003A4273" w:rsidP="001643E6">
      <w:pPr>
        <w:spacing w:after="0" w:line="480" w:lineRule="auto"/>
      </w:pPr>
      <w:r>
        <w:br w:type="page"/>
      </w:r>
      <w:bookmarkStart w:id="25" w:name="fig:mu_rho_N"/>
      <w:bookmarkStart w:id="26" w:name="appendix"/>
      <w:bookmarkEnd w:id="18"/>
      <w:bookmarkEnd w:id="19"/>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r w:rsidRPr="00957362">
        <w:rPr>
          <w:rFonts w:ascii="Times New Roman" w:hAnsi="Times New Roman"/>
          <w:bCs/>
        </w:rPr>
        <w:t xml:space="preserve">The data has been submitted to </w:t>
      </w:r>
      <w:proofErr w:type="spellStart"/>
      <w:r w:rsidRPr="00957362">
        <w:rPr>
          <w:rFonts w:ascii="Times New Roman" w:hAnsi="Times New Roman"/>
          <w:bCs/>
        </w:rPr>
        <w:t>Zenodo</w:t>
      </w:r>
      <w:proofErr w:type="spellEnd"/>
      <w:r w:rsidRPr="00957362">
        <w:rPr>
          <w:rFonts w:ascii="Times New Roman" w:hAnsi="Times New Roman"/>
          <w:bCs/>
        </w:rPr>
        <w:t xml:space="preserve"> repository with </w:t>
      </w:r>
      <w:r w:rsidR="007C4C73" w:rsidRPr="00957362">
        <w:rPr>
          <w:rFonts w:ascii="Times New Roman" w:hAnsi="Times New Roman"/>
          <w:bCs/>
        </w:rPr>
        <w:t xml:space="preserve">DOI number 10.5281/zenodo.21141367 and the code can be found on GitHub repository </w:t>
      </w:r>
      <w:hyperlink r:id="rId17"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25"/>
    <w:bookmarkEnd w:id="26"/>
    <w:p w14:paraId="7443A33A" w14:textId="77777777" w:rsidR="00937D72" w:rsidRPr="00937D72" w:rsidRDefault="00F553D1" w:rsidP="001643E6">
      <w:pPr>
        <w:pStyle w:val="Bibliography"/>
      </w:pPr>
      <w:r w:rsidRPr="007A589B">
        <w:fldChar w:fldCharType="begin"/>
      </w:r>
      <w:r w:rsidR="008A3F3D">
        <w:instrText xml:space="preserve"> ADDIN ZOTERO_BIBL {"uncited":[],"omitted":[],"custom":[]} CSL_BIBLIOGRAPHY </w:instrText>
      </w:r>
      <w:r w:rsidRPr="007A589B">
        <w:fldChar w:fldCharType="separate"/>
      </w:r>
      <w:r w:rsidR="00937D72" w:rsidRPr="00937D72">
        <w:t xml:space="preserve">Baetscher, D. S., Omori, K. L., Goethel, D. R., Shelton, A. O., Berger, A. M., Ledger, K. J., Nichols, K. M., &amp; Larson, W. A. (2025). The Pragmatic Sceptic: A Practical Approach for Integrating Environmental </w:t>
      </w:r>
      <w:r w:rsidR="00937D72" w:rsidRPr="00937D72">
        <w:rPr>
          <w:smallCaps/>
        </w:rPr>
        <w:t>DNA</w:t>
      </w:r>
      <w:r w:rsidR="00937D72" w:rsidRPr="00937D72">
        <w:t xml:space="preserve"> Into Marine Stock Assessment and Fisheries Management. </w:t>
      </w:r>
      <w:r w:rsidR="00937D72" w:rsidRPr="00937D72">
        <w:rPr>
          <w:i/>
          <w:iCs/>
        </w:rPr>
        <w:t>Fish and Fisheries</w:t>
      </w:r>
      <w:r w:rsidR="00937D72" w:rsidRPr="00937D72">
        <w:t>, faf.70001. https://doi.org/10.1111/faf.70001</w:t>
      </w:r>
    </w:p>
    <w:p w14:paraId="61D9D7F0" w14:textId="77777777" w:rsidR="00937D72" w:rsidRPr="00937D72" w:rsidRDefault="00937D72" w:rsidP="001643E6">
      <w:pPr>
        <w:pStyle w:val="Bibliography"/>
      </w:pPr>
      <w:r w:rsidRPr="00937D72">
        <w:t xml:space="preserve">Bessey, C., Jarman, S. N., Berry, O., Olsen, Y. S., Bunce, M., Simpson, T., Power, M., McLaughlin, J., Edgar, G. J., &amp; Keesing, J. (2020). Maximizing fish detection with eDNA metabarcoding. </w:t>
      </w:r>
      <w:r w:rsidRPr="00937D72">
        <w:rPr>
          <w:i/>
          <w:iCs/>
        </w:rPr>
        <w:t>Environmental DNA</w:t>
      </w:r>
      <w:r w:rsidRPr="00937D72">
        <w:t xml:space="preserve">, </w:t>
      </w:r>
      <w:r w:rsidRPr="00937D72">
        <w:rPr>
          <w:i/>
          <w:iCs/>
        </w:rPr>
        <w:t>2</w:t>
      </w:r>
      <w:r w:rsidRPr="00937D72">
        <w:t>(4), 493–504. https://doi.org/10.1002/edn3.74</w:t>
      </w:r>
    </w:p>
    <w:p w14:paraId="7D3DF35E" w14:textId="77777777" w:rsidR="00937D72" w:rsidRPr="00937D72" w:rsidRDefault="00937D72" w:rsidP="001643E6">
      <w:pPr>
        <w:pStyle w:val="Bibliography"/>
      </w:pPr>
      <w:r w:rsidRPr="00937D72">
        <w:t xml:space="preserve">Brandão‐Dias, P. F. P., Hallack, D. M. C., Snyder, E. D., Tank, J. L., Bolster, D., Volponi, S., Shogren, A. J., Lamberti, G. A., Bibby, K., &amp; Egan, S. P. (2023). Particle size influences decay rates of environmental DNA in aquatic systems. </w:t>
      </w:r>
      <w:r w:rsidRPr="00937D72">
        <w:rPr>
          <w:i/>
          <w:iCs/>
        </w:rPr>
        <w:t>Molecular Ecology Resources</w:t>
      </w:r>
      <w:r w:rsidRPr="00937D72">
        <w:t xml:space="preserve">, </w:t>
      </w:r>
      <w:r w:rsidRPr="00937D72">
        <w:rPr>
          <w:i/>
          <w:iCs/>
        </w:rPr>
        <w:t>23</w:t>
      </w:r>
      <w:r w:rsidRPr="00937D72">
        <w:t>(4), 756–770. https://doi.org/10.1111/1755-0998.13751</w:t>
      </w:r>
    </w:p>
    <w:p w14:paraId="4CAE4D8A" w14:textId="77777777" w:rsidR="00937D72" w:rsidRPr="00937D72" w:rsidRDefault="00937D72" w:rsidP="001643E6">
      <w:pPr>
        <w:pStyle w:val="Bibliography"/>
      </w:pPr>
      <w:r w:rsidRPr="00937D72">
        <w:lastRenderedPageBreak/>
        <w:t xml:space="preserve">Brandão-Dias, P. F., Shaffer, M., Guri, G., Parsons, K. M., Kelly, R. P., &amp; Allan, E. A. (2025). Differential decay of multiple environmental nucleic acid components. </w:t>
      </w:r>
      <w:r w:rsidRPr="00937D72">
        <w:rPr>
          <w:i/>
          <w:iCs/>
        </w:rPr>
        <w:t>Scientific Reports</w:t>
      </w:r>
      <w:r w:rsidRPr="00937D72">
        <w:t xml:space="preserve">, </w:t>
      </w:r>
      <w:r w:rsidRPr="00937D72">
        <w:rPr>
          <w:i/>
          <w:iCs/>
        </w:rPr>
        <w:t>15</w:t>
      </w:r>
      <w:r w:rsidRPr="00937D72">
        <w:t>(1), 26791. https://doi.org/10.1038/s41598-025-12916-5</w:t>
      </w:r>
    </w:p>
    <w:p w14:paraId="55E192A7" w14:textId="77777777" w:rsidR="00937D72" w:rsidRPr="00937D72" w:rsidRDefault="00937D72" w:rsidP="001643E6">
      <w:pPr>
        <w:pStyle w:val="Bibliography"/>
      </w:pPr>
      <w:r w:rsidRPr="00937D72">
        <w:t xml:space="preserve">Callahan, B. J., McMurdie, P. J., Rosen, M. J., Han, A. W., Johnson, A. J. A., &amp; Holmes, S. P. (2016). DADA2: High-resolution sample inference from Illumina amplicon data. </w:t>
      </w:r>
      <w:r w:rsidRPr="00937D72">
        <w:rPr>
          <w:i/>
          <w:iCs/>
        </w:rPr>
        <w:t>Nature Methods</w:t>
      </w:r>
      <w:r w:rsidRPr="00937D72">
        <w:t xml:space="preserve">, </w:t>
      </w:r>
      <w:r w:rsidRPr="00937D72">
        <w:rPr>
          <w:i/>
          <w:iCs/>
        </w:rPr>
        <w:t>13</w:t>
      </w:r>
      <w:r w:rsidRPr="00937D72">
        <w:t>(7), 581–583. https://doi.org/10.1038/nmeth.3869</w:t>
      </w:r>
    </w:p>
    <w:p w14:paraId="49C4039C" w14:textId="77777777" w:rsidR="00937D72" w:rsidRPr="00937D72" w:rsidRDefault="00937D72" w:rsidP="001643E6">
      <w:pPr>
        <w:pStyle w:val="Bibliography"/>
      </w:pPr>
      <w:r w:rsidRPr="00937D72">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37D72">
        <w:rPr>
          <w:i/>
          <w:iCs/>
        </w:rPr>
        <w:t>Ecography</w:t>
      </w:r>
      <w:r w:rsidRPr="00937D72">
        <w:t xml:space="preserve">, </w:t>
      </w:r>
      <w:r w:rsidRPr="00937D72">
        <w:rPr>
          <w:i/>
          <w:iCs/>
        </w:rPr>
        <w:t>30</w:t>
      </w:r>
      <w:r w:rsidRPr="00937D72">
        <w:t>(5), 609–628. https://doi.org/10.1111/j.2007.0906-7590.05171.x</w:t>
      </w:r>
    </w:p>
    <w:p w14:paraId="7FCB4392" w14:textId="77777777" w:rsidR="00937D72" w:rsidRPr="00937D72" w:rsidRDefault="00937D72" w:rsidP="001643E6">
      <w:pPr>
        <w:pStyle w:val="Bibliography"/>
      </w:pPr>
      <w:r w:rsidRPr="00937D72">
        <w:t xml:space="preserve">Elith, J., Leathwick, J. R., &amp; Hastie, T. (2008). A working guide to boosted regression trees. </w:t>
      </w:r>
      <w:r w:rsidRPr="00937D72">
        <w:rPr>
          <w:i/>
          <w:iCs/>
        </w:rPr>
        <w:t>Journal of Animal Ecology</w:t>
      </w:r>
      <w:r w:rsidRPr="00937D72">
        <w:t xml:space="preserve">, </w:t>
      </w:r>
      <w:r w:rsidRPr="00937D72">
        <w:rPr>
          <w:i/>
          <w:iCs/>
        </w:rPr>
        <w:t>77</w:t>
      </w:r>
      <w:r w:rsidRPr="00937D72">
        <w:t>(4), 802–813. https://doi.org/10.1111/j.1365-2656.2008.01390.x</w:t>
      </w:r>
    </w:p>
    <w:p w14:paraId="33EC3851" w14:textId="77777777" w:rsidR="00937D72" w:rsidRPr="00937D72" w:rsidRDefault="00937D72" w:rsidP="001643E6">
      <w:pPr>
        <w:pStyle w:val="Bibliography"/>
      </w:pPr>
      <w:r w:rsidRPr="00937D72">
        <w:t xml:space="preserve">Fortin, M.-J., Drapeau, P., &amp; Legendre, P. (1989). Spatial autocorrelation and sampling design in plant ecology. </w:t>
      </w:r>
      <w:r w:rsidRPr="00937D72">
        <w:rPr>
          <w:i/>
          <w:iCs/>
        </w:rPr>
        <w:t>Vegetatio</w:t>
      </w:r>
      <w:r w:rsidRPr="00937D72">
        <w:t xml:space="preserve">, </w:t>
      </w:r>
      <w:r w:rsidRPr="00937D72">
        <w:rPr>
          <w:i/>
          <w:iCs/>
        </w:rPr>
        <w:t>83</w:t>
      </w:r>
      <w:r w:rsidRPr="00937D72">
        <w:t>(1–2), 209–222. https://doi.org/10.1007/BF00031693</w:t>
      </w:r>
    </w:p>
    <w:p w14:paraId="08395412" w14:textId="77777777" w:rsidR="00937D72" w:rsidRPr="00937D72" w:rsidRDefault="00937D72" w:rsidP="001643E6">
      <w:pPr>
        <w:pStyle w:val="Bibliography"/>
      </w:pPr>
      <w:r w:rsidRPr="00937D72">
        <w:t xml:space="preserve">Fraser, H. M., Greenstreet, S. P. R., &amp; Piet, G. J. (2007). Taking account of catchability in groundfish survey trawls: Implications for estimating demersal fish biomass. </w:t>
      </w:r>
      <w:r w:rsidRPr="00937D72">
        <w:rPr>
          <w:i/>
          <w:iCs/>
        </w:rPr>
        <w:t>ICES Journal of Marine Science</w:t>
      </w:r>
      <w:r w:rsidRPr="00937D72">
        <w:t xml:space="preserve">, </w:t>
      </w:r>
      <w:r w:rsidRPr="00937D72">
        <w:rPr>
          <w:i/>
          <w:iCs/>
        </w:rPr>
        <w:t>64</w:t>
      </w:r>
      <w:r w:rsidRPr="00937D72">
        <w:t>(9), 1800–1819. https://doi.org/10.1093/icesjms/fsm145</w:t>
      </w:r>
    </w:p>
    <w:p w14:paraId="1A5AE572" w14:textId="77777777" w:rsidR="00937D72" w:rsidRPr="00937D72" w:rsidRDefault="00937D72" w:rsidP="001643E6">
      <w:pPr>
        <w:pStyle w:val="Bibliography"/>
      </w:pPr>
      <w:r w:rsidRPr="00937D72">
        <w:t xml:space="preserve">Fukaya, K., Murakami, H., Yoon, S., Minami, K., Osada, Y., Yamamoto, S., Masuda, R., Kasai, A., Miyashita, K., Minamoto, T., &amp; Kondoh, M. (2021). Estimating fish population abundance by integrating quantitative data on environmental DNA and hydrodynamic modelling. </w:t>
      </w:r>
      <w:r w:rsidRPr="00937D72">
        <w:rPr>
          <w:i/>
          <w:iCs/>
        </w:rPr>
        <w:t>Molecular Ecology</w:t>
      </w:r>
      <w:r w:rsidRPr="00937D72">
        <w:t xml:space="preserve">, </w:t>
      </w:r>
      <w:r w:rsidRPr="00937D72">
        <w:rPr>
          <w:i/>
          <w:iCs/>
        </w:rPr>
        <w:t>30</w:t>
      </w:r>
      <w:r w:rsidRPr="00937D72">
        <w:t>(13), 3057–3067. https://doi.org/10.1111/mec.15530</w:t>
      </w:r>
    </w:p>
    <w:p w14:paraId="2C211504" w14:textId="77777777" w:rsidR="00937D72" w:rsidRPr="00937D72" w:rsidRDefault="00937D72" w:rsidP="001643E6">
      <w:pPr>
        <w:pStyle w:val="Bibliography"/>
      </w:pPr>
      <w:r w:rsidRPr="00937D72">
        <w:t xml:space="preserve">García‐Machado, E., Normandeau, E., Côté, G., Caza‐Allard, I., Babin, C., &amp; Bernatchez, L. (2024). Evaluating Sampling Designs to Survey Fish Diversity in Lakes From Northern Temperate Zones. </w:t>
      </w:r>
      <w:r w:rsidRPr="00937D72">
        <w:rPr>
          <w:i/>
          <w:iCs/>
        </w:rPr>
        <w:t>Environmental DNA</w:t>
      </w:r>
      <w:r w:rsidRPr="00937D72">
        <w:t xml:space="preserve">, </w:t>
      </w:r>
      <w:r w:rsidRPr="00937D72">
        <w:rPr>
          <w:i/>
          <w:iCs/>
        </w:rPr>
        <w:t>6</w:t>
      </w:r>
      <w:r w:rsidRPr="00937D72">
        <w:t>(6), e70015. https://doi.org/10.1002/edn3.70015</w:t>
      </w:r>
    </w:p>
    <w:p w14:paraId="0C3002B0" w14:textId="77777777" w:rsidR="00937D72" w:rsidRPr="00937D72" w:rsidRDefault="00937D72" w:rsidP="001643E6">
      <w:pPr>
        <w:pStyle w:val="Bibliography"/>
      </w:pPr>
      <w:r w:rsidRPr="00937D72">
        <w:lastRenderedPageBreak/>
        <w:t xml:space="preserve">Gloor, G. B., Macklaim, J. M., Pawlowsky-Glahn, V., &amp; Egozcue, J. J. (2017). Microbiome Datasets Are Compositional: And This Is Not Optional. </w:t>
      </w:r>
      <w:r w:rsidRPr="00937D72">
        <w:rPr>
          <w:i/>
          <w:iCs/>
        </w:rPr>
        <w:t>Frontiers in Microbiology</w:t>
      </w:r>
      <w:r w:rsidRPr="00937D72">
        <w:t xml:space="preserve">, </w:t>
      </w:r>
      <w:r w:rsidRPr="00937D72">
        <w:rPr>
          <w:i/>
          <w:iCs/>
        </w:rPr>
        <w:t>8</w:t>
      </w:r>
      <w:r w:rsidRPr="00937D72">
        <w:t>, 2224. https://doi.org/10.3389/fmicb.2017.02224</w:t>
      </w:r>
    </w:p>
    <w:p w14:paraId="28E3D150" w14:textId="77777777" w:rsidR="00937D72" w:rsidRPr="00937D72" w:rsidRDefault="00937D72" w:rsidP="001643E6">
      <w:pPr>
        <w:pStyle w:val="Bibliography"/>
      </w:pPr>
      <w:r w:rsidRPr="00937D72">
        <w:t xml:space="preserve">Gold, Z., Sprague, J., Kushner, D. J., Marin, E. Z., &amp; Barber, P. H. (2021). eDNA metabarcoding as a biomonitoring tool for marine protected areas. </w:t>
      </w:r>
      <w:r w:rsidRPr="00937D72">
        <w:rPr>
          <w:i/>
          <w:iCs/>
        </w:rPr>
        <w:t>PLoS ONE</w:t>
      </w:r>
      <w:r w:rsidRPr="00937D72">
        <w:t xml:space="preserve">, </w:t>
      </w:r>
      <w:r w:rsidRPr="00937D72">
        <w:rPr>
          <w:i/>
          <w:iCs/>
        </w:rPr>
        <w:t>16</w:t>
      </w:r>
      <w:r w:rsidRPr="00937D72">
        <w:t>(2 February 2021), 1–19. https://doi.org/10.1371/journal.pone.0238557</w:t>
      </w:r>
    </w:p>
    <w:p w14:paraId="46E1A674" w14:textId="77777777" w:rsidR="00937D72" w:rsidRPr="00937D72" w:rsidRDefault="00937D72" w:rsidP="001643E6">
      <w:pPr>
        <w:pStyle w:val="Bibliography"/>
      </w:pPr>
      <w:r w:rsidRPr="00937D72">
        <w:t xml:space="preserve">Guillera‐Arroita, G., &amp; Lahoz‐Monfort, J. J. (2012). Designing studies to detect differences in species occupancy: Power analysis under imperfect detection. </w:t>
      </w:r>
      <w:r w:rsidRPr="00937D72">
        <w:rPr>
          <w:i/>
          <w:iCs/>
        </w:rPr>
        <w:t>Methods in Ecology and Evolution</w:t>
      </w:r>
      <w:r w:rsidRPr="00937D72">
        <w:t xml:space="preserve">, </w:t>
      </w:r>
      <w:r w:rsidRPr="00937D72">
        <w:rPr>
          <w:i/>
          <w:iCs/>
        </w:rPr>
        <w:t>3</w:t>
      </w:r>
      <w:r w:rsidRPr="00937D72">
        <w:t>(5), 860–869. https://doi.org/10.1111/j.2041-210X.2012.00225.x</w:t>
      </w:r>
    </w:p>
    <w:p w14:paraId="59BB996A" w14:textId="77777777" w:rsidR="00937D72" w:rsidRPr="00937D72" w:rsidRDefault="00937D72" w:rsidP="001643E6">
      <w:pPr>
        <w:pStyle w:val="Bibliography"/>
      </w:pPr>
      <w:r w:rsidRPr="00937D72">
        <w:t xml:space="preserve">Guisan, A., &amp; Zimmermann, N. E. (2000). Predictive habitat distribution models in ecology. </w:t>
      </w:r>
      <w:r w:rsidRPr="00937D72">
        <w:rPr>
          <w:i/>
          <w:iCs/>
        </w:rPr>
        <w:t>Ecological Modelling</w:t>
      </w:r>
      <w:r w:rsidRPr="00937D72">
        <w:t xml:space="preserve">, </w:t>
      </w:r>
      <w:r w:rsidRPr="00937D72">
        <w:rPr>
          <w:i/>
          <w:iCs/>
        </w:rPr>
        <w:t>135</w:t>
      </w:r>
      <w:r w:rsidRPr="00937D72">
        <w:t>(2–3), 147–186. https://doi.org/10.1016/S0304-3800(00)00354-9</w:t>
      </w:r>
    </w:p>
    <w:p w14:paraId="0CF95938" w14:textId="77777777" w:rsidR="00937D72" w:rsidRPr="00937D72" w:rsidRDefault="00937D72" w:rsidP="001643E6">
      <w:pPr>
        <w:pStyle w:val="Bibliography"/>
      </w:pPr>
      <w:r w:rsidRPr="00937D72">
        <w:t xml:space="preserve">Guri, G., Liu, O. R., Kelly, R. P., Shaffer, M. R., Parsons, K. M., Ramón-Laca, A., Nichols, K. M., Brandão-Dias, P. F. P., Wells, A., &amp; Shelton, A. O. (2025). </w:t>
      </w:r>
      <w:r w:rsidRPr="00937D72">
        <w:rPr>
          <w:i/>
          <w:iCs/>
        </w:rPr>
        <w:t>Quantitative, Multispecies Monitoring at a Continental Scale</w:t>
      </w:r>
      <w:r w:rsidRPr="00937D72">
        <w:t>. Ecology. https://doi.org/10.1101/2025.10.30.685180</w:t>
      </w:r>
    </w:p>
    <w:p w14:paraId="54E0676C" w14:textId="77777777" w:rsidR="00937D72" w:rsidRPr="00937D72" w:rsidRDefault="00937D72" w:rsidP="001643E6">
      <w:pPr>
        <w:pStyle w:val="Bibliography"/>
      </w:pPr>
      <w:r w:rsidRPr="00937D72">
        <w:t xml:space="preserve">Guri, G., Shelton, A. O., Kelly, R. P., Yoccoz, N., Johansen, T., Præbel, K., Hanebrekke, T., Ray, J. L., Fall, J., &amp; Westgaard, J.-I. (2024). Predicting trawl catches using environmental DNA. </w:t>
      </w:r>
      <w:r w:rsidRPr="00937D72">
        <w:rPr>
          <w:i/>
          <w:iCs/>
        </w:rPr>
        <w:t>ICES Journal of Marine Science</w:t>
      </w:r>
      <w:r w:rsidRPr="00937D72">
        <w:t>, fsae097. https://doi.org/10.1093/icesjms/fsae097</w:t>
      </w:r>
    </w:p>
    <w:p w14:paraId="3FEC8F46" w14:textId="77777777" w:rsidR="00937D72" w:rsidRPr="00937D72" w:rsidRDefault="00937D72" w:rsidP="001643E6">
      <w:pPr>
        <w:pStyle w:val="Bibliography"/>
      </w:pPr>
      <w:r w:rsidRPr="00937D72">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937D72">
        <w:rPr>
          <w:i/>
          <w:iCs/>
        </w:rPr>
        <w:t>Environmental DNA</w:t>
      </w:r>
      <w:r w:rsidRPr="00937D72">
        <w:t>, edn3.409. https://doi.org/10.1002/edn3.409</w:t>
      </w:r>
    </w:p>
    <w:p w14:paraId="71413FA0" w14:textId="77777777" w:rsidR="00937D72" w:rsidRPr="00937D72" w:rsidRDefault="00937D72" w:rsidP="001643E6">
      <w:pPr>
        <w:pStyle w:val="Bibliography"/>
      </w:pPr>
      <w:r w:rsidRPr="00937D72">
        <w:t xml:space="preserve">Ip, Y. C. A., Guri, G., Allan, E. A., &amp; Kelly, R. P. (2025). Passive air sampling detects environmental DNA transfer from water into air. </w:t>
      </w:r>
      <w:r w:rsidRPr="00937D72">
        <w:rPr>
          <w:i/>
          <w:iCs/>
        </w:rPr>
        <w:t>Scientific Reports</w:t>
      </w:r>
      <w:r w:rsidRPr="00937D72">
        <w:t xml:space="preserve">, </w:t>
      </w:r>
      <w:r w:rsidRPr="00937D72">
        <w:rPr>
          <w:i/>
          <w:iCs/>
        </w:rPr>
        <w:t>15</w:t>
      </w:r>
      <w:r w:rsidRPr="00937D72">
        <w:t>(1), 42245. https://doi.org/10.1038/s41598-025-26293-6</w:t>
      </w:r>
    </w:p>
    <w:p w14:paraId="6F32DD1A" w14:textId="77777777" w:rsidR="00937D72" w:rsidRPr="00937D72" w:rsidRDefault="00937D72" w:rsidP="001643E6">
      <w:pPr>
        <w:pStyle w:val="Bibliography"/>
      </w:pPr>
      <w:r w:rsidRPr="00937D72">
        <w:lastRenderedPageBreak/>
        <w:t xml:space="preserve">Jo, T. S., Murakami, H., &amp; Nakadai, R. (2025). Spatial dispersal of environmental DNA particles in lentic and marine ecosystems: An overview and synthesis. </w:t>
      </w:r>
      <w:r w:rsidRPr="00937D72">
        <w:rPr>
          <w:i/>
          <w:iCs/>
        </w:rPr>
        <w:t>Ecological Indicators</w:t>
      </w:r>
      <w:r w:rsidRPr="00937D72">
        <w:t xml:space="preserve">, </w:t>
      </w:r>
      <w:r w:rsidRPr="00937D72">
        <w:rPr>
          <w:i/>
          <w:iCs/>
        </w:rPr>
        <w:t>174</w:t>
      </w:r>
      <w:r w:rsidRPr="00937D72">
        <w:t>, 113469. https://doi.org/10.1016/j.ecolind.2025.113469</w:t>
      </w:r>
    </w:p>
    <w:p w14:paraId="0D591194" w14:textId="77777777" w:rsidR="00937D72" w:rsidRPr="00937D72" w:rsidRDefault="00937D72" w:rsidP="001643E6">
      <w:pPr>
        <w:pStyle w:val="Bibliography"/>
      </w:pPr>
      <w:r w:rsidRPr="00937D72">
        <w:t xml:space="preserve">Kaufman, C. G., &amp; Shaby, B. A. (2013). The role of the range parameter for estimation and prediction in geostatistics. </w:t>
      </w:r>
      <w:r w:rsidRPr="00937D72">
        <w:rPr>
          <w:i/>
          <w:iCs/>
        </w:rPr>
        <w:t>Biometrika</w:t>
      </w:r>
      <w:r w:rsidRPr="00937D72">
        <w:t xml:space="preserve">, </w:t>
      </w:r>
      <w:r w:rsidRPr="00937D72">
        <w:rPr>
          <w:i/>
          <w:iCs/>
        </w:rPr>
        <w:t>100</w:t>
      </w:r>
      <w:r w:rsidRPr="00937D72">
        <w:t>(2), 473–484. https://doi.org/10.1093/biomet/ass079</w:t>
      </w:r>
    </w:p>
    <w:p w14:paraId="2D041A3B" w14:textId="77777777" w:rsidR="00937D72" w:rsidRPr="00937D72" w:rsidRDefault="00937D72" w:rsidP="001643E6">
      <w:pPr>
        <w:pStyle w:val="Bibliography"/>
      </w:pPr>
      <w:r w:rsidRPr="00937D72">
        <w:t xml:space="preserve">Kelly, R. P., Shelton, A. O., &amp; Gallego, R. (2019). Understanding PCR Processes to Draw Meaningful Conclusions from Environmental DNA Studies. </w:t>
      </w:r>
      <w:r w:rsidRPr="00937D72">
        <w:rPr>
          <w:i/>
          <w:iCs/>
        </w:rPr>
        <w:t>Scientific Reports</w:t>
      </w:r>
      <w:r w:rsidRPr="00937D72">
        <w:t xml:space="preserve">, </w:t>
      </w:r>
      <w:r w:rsidRPr="00937D72">
        <w:rPr>
          <w:i/>
          <w:iCs/>
        </w:rPr>
        <w:t>9</w:t>
      </w:r>
      <w:r w:rsidRPr="00937D72">
        <w:t>(1), 1–14. https://doi.org/10.1038/s41598-019-48546-x</w:t>
      </w:r>
    </w:p>
    <w:p w14:paraId="116F1D82" w14:textId="77777777" w:rsidR="00937D72" w:rsidRPr="00937D72" w:rsidRDefault="00937D72" w:rsidP="001643E6">
      <w:pPr>
        <w:pStyle w:val="Bibliography"/>
      </w:pPr>
      <w:r w:rsidRPr="00937D72">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37D72">
        <w:rPr>
          <w:i/>
          <w:iCs/>
        </w:rPr>
        <w:t>Environmental DNA</w:t>
      </w:r>
      <w:r w:rsidRPr="00937D72">
        <w:t xml:space="preserve">, </w:t>
      </w:r>
      <w:r w:rsidRPr="00937D72">
        <w:rPr>
          <w:i/>
          <w:iCs/>
        </w:rPr>
        <w:t>3</w:t>
      </w:r>
      <w:r w:rsidRPr="00937D72">
        <w:t>(6), 1142–1155. https://doi.org/10.1002/edn3.236</w:t>
      </w:r>
    </w:p>
    <w:p w14:paraId="6ECBB00F" w14:textId="77777777" w:rsidR="00937D72" w:rsidRPr="00937D72" w:rsidRDefault="00937D72" w:rsidP="001643E6">
      <w:pPr>
        <w:pStyle w:val="Bibliography"/>
      </w:pPr>
      <w:r w:rsidRPr="00937D72">
        <w:t xml:space="preserve">Laroche, F. (2024). Efficient sampling designs to assess biodiversity spatial autocorrelation: Should we go fractal? </w:t>
      </w:r>
      <w:r w:rsidRPr="00937D72">
        <w:rPr>
          <w:i/>
          <w:iCs/>
        </w:rPr>
        <w:t>Peer Community Journal</w:t>
      </w:r>
      <w:r w:rsidRPr="00937D72">
        <w:t xml:space="preserve">, </w:t>
      </w:r>
      <w:r w:rsidRPr="00937D72">
        <w:rPr>
          <w:i/>
          <w:iCs/>
        </w:rPr>
        <w:t>4</w:t>
      </w:r>
      <w:r w:rsidRPr="00937D72">
        <w:t>, e76. https://doi.org/10.24072/pcjournal.454</w:t>
      </w:r>
    </w:p>
    <w:p w14:paraId="172E1342" w14:textId="77777777" w:rsidR="00937D72" w:rsidRPr="00937D72" w:rsidRDefault="00937D72" w:rsidP="001643E6">
      <w:pPr>
        <w:pStyle w:val="Bibliography"/>
      </w:pPr>
      <w:r w:rsidRPr="00937D72">
        <w:t xml:space="preserve">Lees, K. J., MacNeil, M. A., Hedges, K. J., &amp; Hussey, N. E. (2021). Estimating demographic parameters for fisheries management using acoustic telemetry. </w:t>
      </w:r>
      <w:r w:rsidRPr="00937D72">
        <w:rPr>
          <w:i/>
          <w:iCs/>
        </w:rPr>
        <w:t>Reviews in Fish Biology and Fisheries</w:t>
      </w:r>
      <w:r w:rsidRPr="00937D72">
        <w:t xml:space="preserve">, </w:t>
      </w:r>
      <w:r w:rsidRPr="00937D72">
        <w:rPr>
          <w:i/>
          <w:iCs/>
        </w:rPr>
        <w:t>31</w:t>
      </w:r>
      <w:r w:rsidRPr="00937D72">
        <w:t>(1), 25–51. https://doi.org/10.1007/s11160-020-09626-8</w:t>
      </w:r>
    </w:p>
    <w:p w14:paraId="5DA57C5A" w14:textId="77777777" w:rsidR="00937D72" w:rsidRPr="00937D72" w:rsidRDefault="00937D72" w:rsidP="001643E6">
      <w:pPr>
        <w:pStyle w:val="Bibliography"/>
      </w:pPr>
      <w:r w:rsidRPr="00937D72">
        <w:t xml:space="preserve">Lek, S., &amp; Guégan, J. F. (1999). Artificial neural networks as a tool in ecological modelling, an introduction. </w:t>
      </w:r>
      <w:r w:rsidRPr="00937D72">
        <w:rPr>
          <w:i/>
          <w:iCs/>
        </w:rPr>
        <w:t>Ecological Modelling</w:t>
      </w:r>
      <w:r w:rsidRPr="00937D72">
        <w:t xml:space="preserve">, </w:t>
      </w:r>
      <w:r w:rsidRPr="00937D72">
        <w:rPr>
          <w:i/>
          <w:iCs/>
        </w:rPr>
        <w:t>120</w:t>
      </w:r>
      <w:r w:rsidRPr="00937D72">
        <w:t>(2–3), 65–73. https://doi.org/10.1016/S0304-3800(99)00092-7</w:t>
      </w:r>
    </w:p>
    <w:p w14:paraId="30A07D6F" w14:textId="77777777" w:rsidR="00937D72" w:rsidRPr="00937D72" w:rsidRDefault="00937D72" w:rsidP="001643E6">
      <w:pPr>
        <w:pStyle w:val="Bibliography"/>
      </w:pPr>
      <w:r w:rsidRPr="00937D72">
        <w:t xml:space="preserve">Lewy, P., &amp; Kristensen, K. (2009). Modelling the distribution of fish accounting for spatial correlation and overdispersion. </w:t>
      </w:r>
      <w:r w:rsidRPr="00937D72">
        <w:rPr>
          <w:i/>
          <w:iCs/>
        </w:rPr>
        <w:t>Canadian Journal of Fisheries and Aquatic Sciences</w:t>
      </w:r>
      <w:r w:rsidRPr="00937D72">
        <w:t xml:space="preserve">, </w:t>
      </w:r>
      <w:r w:rsidRPr="00937D72">
        <w:rPr>
          <w:i/>
          <w:iCs/>
        </w:rPr>
        <w:t>66</w:t>
      </w:r>
      <w:r w:rsidRPr="00937D72">
        <w:t>(10), 1809–1820. https://doi.org/10.1139/F09-114</w:t>
      </w:r>
    </w:p>
    <w:p w14:paraId="17F8E504" w14:textId="77777777" w:rsidR="00937D72" w:rsidRPr="00937D72" w:rsidRDefault="00937D72" w:rsidP="001643E6">
      <w:pPr>
        <w:pStyle w:val="Bibliography"/>
      </w:pPr>
      <w:r w:rsidRPr="00937D72">
        <w:lastRenderedPageBreak/>
        <w:t xml:space="preserve">Lezama-Ochoa, N., Pennino, M. G., Hall, M. A., Lopez, J., &amp; Murua, H. (2020). Using a Bayesian modelling approach (INLA-SPDE) to predict the occurrence of the Spinetail Devil Ray (Mobular mobular). </w:t>
      </w:r>
      <w:r w:rsidRPr="00937D72">
        <w:rPr>
          <w:i/>
          <w:iCs/>
        </w:rPr>
        <w:t>Scientific Reports</w:t>
      </w:r>
      <w:r w:rsidRPr="00937D72">
        <w:t xml:space="preserve">, </w:t>
      </w:r>
      <w:r w:rsidRPr="00937D72">
        <w:rPr>
          <w:i/>
          <w:iCs/>
        </w:rPr>
        <w:t>10</w:t>
      </w:r>
      <w:r w:rsidRPr="00937D72">
        <w:t>(1), 18822. https://doi.org/10.1038/s41598-020-73879-3</w:t>
      </w:r>
    </w:p>
    <w:p w14:paraId="42768E30" w14:textId="77777777" w:rsidR="00937D72" w:rsidRPr="00937D72" w:rsidRDefault="00937D72" w:rsidP="001643E6">
      <w:pPr>
        <w:pStyle w:val="Bibliography"/>
      </w:pPr>
      <w:r w:rsidRPr="00937D72">
        <w:t xml:space="preserve">Li, X., &amp; Wang, Y. (2013). Applying various algorithms for species distribution modelling. </w:t>
      </w:r>
      <w:r w:rsidRPr="00937D72">
        <w:rPr>
          <w:i/>
          <w:iCs/>
        </w:rPr>
        <w:t>Integrative Zoology</w:t>
      </w:r>
      <w:r w:rsidRPr="00937D72">
        <w:t xml:space="preserve">, </w:t>
      </w:r>
      <w:r w:rsidRPr="00937D72">
        <w:rPr>
          <w:i/>
          <w:iCs/>
        </w:rPr>
        <w:t>8</w:t>
      </w:r>
      <w:r w:rsidRPr="00937D72">
        <w:t>(2), 124–135. https://doi.org/10.1111/1749-4877.12000</w:t>
      </w:r>
    </w:p>
    <w:p w14:paraId="5939A911" w14:textId="77777777" w:rsidR="00937D72" w:rsidRPr="00937D72" w:rsidRDefault="00937D72" w:rsidP="001643E6">
      <w:pPr>
        <w:pStyle w:val="Bibliography"/>
      </w:pPr>
      <w:r w:rsidRPr="00937D72">
        <w:t xml:space="preserve">Li, Z., Ramón, C. L., Bogdanowicz, S., Koeberle, A. L., Wang, D., Rueda, F. J., Cowen, E. A., Walter, M. T., Sethi, S. A., Lodge, D. M., Luo, D., &amp; Andrés, J. A. (2026). Tracing Environmental DNA Transport in a Large Lake with Synthetic DNA Microparticles and Hydrodynamic Modeling. </w:t>
      </w:r>
      <w:r w:rsidRPr="00937D72">
        <w:rPr>
          <w:i/>
          <w:iCs/>
        </w:rPr>
        <w:t>Environmental Science &amp; Technology</w:t>
      </w:r>
      <w:r w:rsidRPr="00937D72">
        <w:t xml:space="preserve">, </w:t>
      </w:r>
      <w:r w:rsidRPr="00937D72">
        <w:rPr>
          <w:i/>
          <w:iCs/>
        </w:rPr>
        <w:t>60</w:t>
      </w:r>
      <w:r w:rsidRPr="00937D72">
        <w:t>(4), 3519–3531. https://doi.org/10.1021/acs.est.5c11071</w:t>
      </w:r>
    </w:p>
    <w:p w14:paraId="1417E505" w14:textId="77777777" w:rsidR="00937D72" w:rsidRPr="00937D72" w:rsidRDefault="00937D72" w:rsidP="001643E6">
      <w:pPr>
        <w:pStyle w:val="Bibliography"/>
      </w:pPr>
      <w:r w:rsidRPr="00937D72">
        <w:t xml:space="preserve">Liu, O. R., Shelton, A. O., Ramón-Laca, A., Nichols, K. M., Ward, E. J., Phillips, E. M., Zamon, J. E., Wells, A., &amp; Kelly, R. P. (2026). Mapping the marine distribution of eulachon (Thaleichthys pacificus) in the Northeast Pacific using environmental DNA. </w:t>
      </w:r>
      <w:r w:rsidRPr="00937D72">
        <w:rPr>
          <w:i/>
          <w:iCs/>
        </w:rPr>
        <w:t>Communications Biology</w:t>
      </w:r>
      <w:r w:rsidRPr="00937D72">
        <w:t xml:space="preserve">, </w:t>
      </w:r>
      <w:r w:rsidRPr="00937D72">
        <w:rPr>
          <w:i/>
          <w:iCs/>
        </w:rPr>
        <w:t>9</w:t>
      </w:r>
      <w:r w:rsidRPr="00937D72">
        <w:t>(1), 465. https://doi.org/10.1038/s42003-026-09733-5</w:t>
      </w:r>
    </w:p>
    <w:p w14:paraId="73B99D3F" w14:textId="77777777" w:rsidR="00937D72" w:rsidRPr="00937D72" w:rsidRDefault="00937D72" w:rsidP="001643E6">
      <w:pPr>
        <w:pStyle w:val="Bibliography"/>
      </w:pPr>
      <w:r w:rsidRPr="00937D72">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937D72">
        <w:rPr>
          <w:i/>
          <w:iCs/>
        </w:rPr>
        <w:t>Royal Society Open Science</w:t>
      </w:r>
      <w:r w:rsidRPr="00937D72">
        <w:t>. https://doi.org/10.1098/rsos.150088</w:t>
      </w:r>
    </w:p>
    <w:p w14:paraId="32D26F13" w14:textId="77777777" w:rsidR="00937D72" w:rsidRPr="00937D72" w:rsidRDefault="00937D72" w:rsidP="001643E6">
      <w:pPr>
        <w:pStyle w:val="Bibliography"/>
      </w:pPr>
      <w:r w:rsidRPr="00937D72">
        <w:t xml:space="preserve">Muradian, M. L., Branch, T. A., &amp; Punt, A. E. (2019). A framework for assessing which sampling programmes provide the best trade-off between accuracy and cost of data in stock assessments. </w:t>
      </w:r>
      <w:r w:rsidRPr="00937D72">
        <w:rPr>
          <w:i/>
          <w:iCs/>
        </w:rPr>
        <w:t>ICES Journal of Marine Science</w:t>
      </w:r>
      <w:r w:rsidRPr="00937D72">
        <w:t xml:space="preserve">, </w:t>
      </w:r>
      <w:r w:rsidRPr="00937D72">
        <w:rPr>
          <w:i/>
          <w:iCs/>
        </w:rPr>
        <w:t>76</w:t>
      </w:r>
      <w:r w:rsidRPr="00937D72">
        <w:t>(7), 2102–2113. https://doi.org/10.1093/icesjms/fsz163</w:t>
      </w:r>
    </w:p>
    <w:p w14:paraId="4DFC090A" w14:textId="77777777" w:rsidR="00937D72" w:rsidRPr="00937D72" w:rsidRDefault="00937D72" w:rsidP="001643E6">
      <w:pPr>
        <w:pStyle w:val="Bibliography"/>
      </w:pPr>
      <w:r w:rsidRPr="00937D72">
        <w:t xml:space="preserve">Nielsen, J. R., Kristensen, K., Lewy, P., &amp; Bastardie, F. (2016). A Statistical Model for Estimation of Fish Density Including Correlation in Size, Space, Time and between Species from Research Survey Data. </w:t>
      </w:r>
      <w:r w:rsidRPr="00937D72">
        <w:rPr>
          <w:i/>
          <w:iCs/>
        </w:rPr>
        <w:t>PLOS ONE</w:t>
      </w:r>
      <w:r w:rsidRPr="00937D72">
        <w:t xml:space="preserve">, </w:t>
      </w:r>
      <w:r w:rsidRPr="00937D72">
        <w:rPr>
          <w:i/>
          <w:iCs/>
        </w:rPr>
        <w:t>11</w:t>
      </w:r>
      <w:r w:rsidRPr="00937D72">
        <w:t>(2), e0148722. https://doi.org/10.1371/journal.pone.0148722</w:t>
      </w:r>
    </w:p>
    <w:p w14:paraId="58F39601" w14:textId="77777777" w:rsidR="00937D72" w:rsidRPr="00937D72" w:rsidRDefault="00937D72" w:rsidP="001643E6">
      <w:pPr>
        <w:pStyle w:val="Bibliography"/>
      </w:pPr>
      <w:r w:rsidRPr="00937D72">
        <w:t xml:space="preserve">Paciorek, C. J. (2010). The Importance of Scale for Spatial-Confounding Bias and Precision of Spatial Regression Estimators. </w:t>
      </w:r>
      <w:r w:rsidRPr="00937D72">
        <w:rPr>
          <w:i/>
          <w:iCs/>
        </w:rPr>
        <w:t>Statistical Science</w:t>
      </w:r>
      <w:r w:rsidRPr="00937D72">
        <w:t xml:space="preserve">, </w:t>
      </w:r>
      <w:r w:rsidRPr="00937D72">
        <w:rPr>
          <w:i/>
          <w:iCs/>
        </w:rPr>
        <w:t>25</w:t>
      </w:r>
      <w:r w:rsidRPr="00937D72">
        <w:t>(1). https://doi.org/10.1214/10-STS326</w:t>
      </w:r>
    </w:p>
    <w:p w14:paraId="13CE883F" w14:textId="77777777" w:rsidR="00937D72" w:rsidRPr="00937D72" w:rsidRDefault="00937D72" w:rsidP="001643E6">
      <w:pPr>
        <w:pStyle w:val="Bibliography"/>
      </w:pPr>
      <w:r w:rsidRPr="00937D72">
        <w:lastRenderedPageBreak/>
        <w:t xml:space="preserve">Paciorek, C. J., &amp; Schervish, M. J. (2006). Spatial modelling using a new class of nonstationary covariance functions. </w:t>
      </w:r>
      <w:r w:rsidRPr="00937D72">
        <w:rPr>
          <w:i/>
          <w:iCs/>
        </w:rPr>
        <w:t>Environmetrics</w:t>
      </w:r>
      <w:r w:rsidRPr="00937D72">
        <w:t xml:space="preserve">, </w:t>
      </w:r>
      <w:r w:rsidRPr="00937D72">
        <w:rPr>
          <w:i/>
          <w:iCs/>
        </w:rPr>
        <w:t>17</w:t>
      </w:r>
      <w:r w:rsidRPr="00937D72">
        <w:t>(5), 483–506. https://doi.org/10.1002/env.785</w:t>
      </w:r>
    </w:p>
    <w:p w14:paraId="754D913B" w14:textId="77777777" w:rsidR="00937D72" w:rsidRPr="00937D72" w:rsidRDefault="00937D72" w:rsidP="001643E6">
      <w:pPr>
        <w:pStyle w:val="Bibliography"/>
      </w:pPr>
      <w:r w:rsidRPr="00937D72">
        <w:t xml:space="preserve">Perkins, N. R., Prall, M., Chakraborty, A., White, J. W., Baskett, M. L., &amp; Morgan, S. G. (2021). Quantifying the statistical power of monitoring programs for marine protected areas. </w:t>
      </w:r>
      <w:r w:rsidRPr="00937D72">
        <w:rPr>
          <w:i/>
          <w:iCs/>
        </w:rPr>
        <w:t>Ecological Applications</w:t>
      </w:r>
      <w:r w:rsidRPr="00937D72">
        <w:t xml:space="preserve">, </w:t>
      </w:r>
      <w:r w:rsidRPr="00937D72">
        <w:rPr>
          <w:i/>
          <w:iCs/>
        </w:rPr>
        <w:t>31</w:t>
      </w:r>
      <w:r w:rsidRPr="00937D72">
        <w:t>(1), e2215. https://doi.org/10.1002/eap.2215</w:t>
      </w:r>
    </w:p>
    <w:p w14:paraId="3BC9750D" w14:textId="77777777" w:rsidR="00937D72" w:rsidRPr="00937D72" w:rsidRDefault="00937D72" w:rsidP="001643E6">
      <w:pPr>
        <w:pStyle w:val="Bibliography"/>
      </w:pPr>
      <w:r w:rsidRPr="00937D72">
        <w:t xml:space="preserve">Perret, J., Charpentier, A., Pradel, R., Papuga, G., &amp; Besnard, A. (2022). Spatially balanced sampling methods are always more precise than random ones for estimating the size of aggregated populations. </w:t>
      </w:r>
      <w:r w:rsidRPr="00937D72">
        <w:rPr>
          <w:i/>
          <w:iCs/>
        </w:rPr>
        <w:t>Methods in Ecology and Evolution</w:t>
      </w:r>
      <w:r w:rsidRPr="00937D72">
        <w:t xml:space="preserve">, </w:t>
      </w:r>
      <w:r w:rsidRPr="00937D72">
        <w:rPr>
          <w:i/>
          <w:iCs/>
        </w:rPr>
        <w:t>13</w:t>
      </w:r>
      <w:r w:rsidRPr="00937D72">
        <w:t>(12), 2743–2756. https://doi.org/10.1111/2041-210X.14015</w:t>
      </w:r>
    </w:p>
    <w:p w14:paraId="3A9C4DDD" w14:textId="77777777" w:rsidR="00937D72" w:rsidRPr="00937D72" w:rsidRDefault="00937D72" w:rsidP="001643E6">
      <w:pPr>
        <w:pStyle w:val="Bibliography"/>
      </w:pPr>
      <w:r w:rsidRPr="00937D72">
        <w:t xml:space="preserve">Radinger, J., Britton, J. R., Carlson, S. M., Magurran, A. E., Alcaraz‐Hernández, J. D., Almodóvar, A., Benejam, L., Fernández‐Delgado, C., Nicola, G. G., Oliva‐Paterna, F. J., Torralva, M., &amp; García‐Berthou, E. (2019). Effective monitoring of freshwater fish. </w:t>
      </w:r>
      <w:r w:rsidRPr="00937D72">
        <w:rPr>
          <w:i/>
          <w:iCs/>
        </w:rPr>
        <w:t>Fish and Fisheries</w:t>
      </w:r>
      <w:r w:rsidRPr="00937D72">
        <w:t xml:space="preserve">, </w:t>
      </w:r>
      <w:r w:rsidRPr="00937D72">
        <w:rPr>
          <w:i/>
          <w:iCs/>
        </w:rPr>
        <w:t>20</w:t>
      </w:r>
      <w:r w:rsidRPr="00937D72">
        <w:t>(4), 729–747. https://doi.org/10.1111/faf.12373</w:t>
      </w:r>
    </w:p>
    <w:p w14:paraId="1963DE78" w14:textId="77777777" w:rsidR="00937D72" w:rsidRPr="00937D72" w:rsidRDefault="00937D72" w:rsidP="001643E6">
      <w:pPr>
        <w:pStyle w:val="Bibliography"/>
      </w:pPr>
      <w:r w:rsidRPr="00937D72">
        <w:t xml:space="preserve">Ramón-Laca, A., Wells, A., &amp; Park, L. (2021). A workflow for the relative quantification of multiple fish species from oceanic water samples using environmental DNA (eDNA) to support large-scale fishery surveys. </w:t>
      </w:r>
      <w:r w:rsidRPr="00937D72">
        <w:rPr>
          <w:i/>
          <w:iCs/>
        </w:rPr>
        <w:t>PLOS ONE</w:t>
      </w:r>
      <w:r w:rsidRPr="00937D72">
        <w:t xml:space="preserve">, </w:t>
      </w:r>
      <w:r w:rsidRPr="00937D72">
        <w:rPr>
          <w:i/>
          <w:iCs/>
        </w:rPr>
        <w:t>16</w:t>
      </w:r>
      <w:r w:rsidRPr="00937D72">
        <w:t>(9), e0257773. https://doi.org/10.1371/journal.pone.0257773</w:t>
      </w:r>
    </w:p>
    <w:p w14:paraId="275A6A80" w14:textId="77777777" w:rsidR="00937D72" w:rsidRPr="00937D72" w:rsidRDefault="00937D72" w:rsidP="001643E6">
      <w:pPr>
        <w:pStyle w:val="Bibliography"/>
      </w:pPr>
      <w:r w:rsidRPr="00937D72">
        <w:t xml:space="preserve">Redfern, J., Ferguson, M., Becker, E., Hyrenbach, K., Good, C., Barlow, J., Kaschner, K., Baumgartner, M., Forney, K., Ballance, L., Fauchald, P., Halpin, P., Hamazaki, T., Pershing, A., Qian, S., Read, A., Reilly, S., Torres, L., &amp; Werne, F. (2006). Techniques for cetaceanhabitat modeling. </w:t>
      </w:r>
      <w:r w:rsidRPr="00937D72">
        <w:rPr>
          <w:i/>
          <w:iCs/>
        </w:rPr>
        <w:t>Marine Ecology Progress Series</w:t>
      </w:r>
      <w:r w:rsidRPr="00937D72">
        <w:t xml:space="preserve">, </w:t>
      </w:r>
      <w:r w:rsidRPr="00937D72">
        <w:rPr>
          <w:i/>
          <w:iCs/>
        </w:rPr>
        <w:t>310</w:t>
      </w:r>
      <w:r w:rsidRPr="00937D72">
        <w:t>, 271–295. https://doi.org/10.3354/meps310271</w:t>
      </w:r>
    </w:p>
    <w:p w14:paraId="52B48039" w14:textId="77777777" w:rsidR="00937D72" w:rsidRPr="00937D72" w:rsidRDefault="00937D72" w:rsidP="001643E6">
      <w:pPr>
        <w:pStyle w:val="Bibliography"/>
      </w:pPr>
      <w:r w:rsidRPr="00937D72">
        <w:t xml:space="preserve">Rocha, A. D., Groen, T. A., Skidmore, A. K., &amp; Willemen, L. (2021). Role of Sampling Design When Predicting Spatially Dependent Ecological Data With Remote Sensing. </w:t>
      </w:r>
      <w:r w:rsidRPr="00937D72">
        <w:rPr>
          <w:i/>
          <w:iCs/>
        </w:rPr>
        <w:t>IEEE Transactions on Geoscience and Remote Sensing</w:t>
      </w:r>
      <w:r w:rsidRPr="00937D72">
        <w:t xml:space="preserve">, </w:t>
      </w:r>
      <w:r w:rsidRPr="00937D72">
        <w:rPr>
          <w:i/>
          <w:iCs/>
        </w:rPr>
        <w:t>59</w:t>
      </w:r>
      <w:r w:rsidRPr="00937D72">
        <w:t>(1), 663–674. https://doi.org/10.1109/TGRS.2020.2989216</w:t>
      </w:r>
    </w:p>
    <w:p w14:paraId="71A7EEBC" w14:textId="77777777" w:rsidR="00937D72" w:rsidRPr="00937D72" w:rsidRDefault="00937D72" w:rsidP="001643E6">
      <w:pPr>
        <w:pStyle w:val="Bibliography"/>
      </w:pPr>
      <w:r w:rsidRPr="00937D72">
        <w:t xml:space="preserve">Salter, I., Brandner, M., Djurhuus, A., Præbel, K., &amp; Wangensteen, O. (2026). Comparison of Environmental </w:t>
      </w:r>
      <w:r w:rsidRPr="00937D72">
        <w:rPr>
          <w:smallCaps/>
        </w:rPr>
        <w:t>DNA</w:t>
      </w:r>
      <w:r w:rsidRPr="00937D72">
        <w:t xml:space="preserve"> Metabarcoding and Trawl Data Highlights Gear Selectivity of Marine Demersal Fish Surveys on the Faroese Plateau. </w:t>
      </w:r>
      <w:r w:rsidRPr="00937D72">
        <w:rPr>
          <w:i/>
          <w:iCs/>
        </w:rPr>
        <w:t>Environmental DNA</w:t>
      </w:r>
      <w:r w:rsidRPr="00937D72">
        <w:t xml:space="preserve">, </w:t>
      </w:r>
      <w:r w:rsidRPr="00937D72">
        <w:rPr>
          <w:i/>
          <w:iCs/>
        </w:rPr>
        <w:t>8</w:t>
      </w:r>
      <w:r w:rsidRPr="00937D72">
        <w:t>(2), e70253. https://doi.org/10.1002/edn3.70253</w:t>
      </w:r>
    </w:p>
    <w:p w14:paraId="527E8EF1" w14:textId="77777777" w:rsidR="00937D72" w:rsidRPr="00937D72" w:rsidRDefault="00937D72" w:rsidP="001643E6">
      <w:pPr>
        <w:pStyle w:val="Bibliography"/>
      </w:pPr>
      <w:r w:rsidRPr="00937D72">
        <w:lastRenderedPageBreak/>
        <w:t xml:space="preserve">Schweiger, A. H., Irl, S. D. H., Steinbauer, M. J., Dengler, J., &amp; Beierkuhnlein, C. (2016). Optimizing sampling approaches along ecological gradients. </w:t>
      </w:r>
      <w:r w:rsidRPr="00937D72">
        <w:rPr>
          <w:i/>
          <w:iCs/>
        </w:rPr>
        <w:t>Methods in Ecology and Evolution</w:t>
      </w:r>
      <w:r w:rsidRPr="00937D72">
        <w:t xml:space="preserve">, </w:t>
      </w:r>
      <w:r w:rsidRPr="00937D72">
        <w:rPr>
          <w:i/>
          <w:iCs/>
        </w:rPr>
        <w:t>7</w:t>
      </w:r>
      <w:r w:rsidRPr="00937D72">
        <w:t>(4), 463–471. https://doi.org/10.1111/2041-210X.12495</w:t>
      </w:r>
    </w:p>
    <w:p w14:paraId="5C3E9BED" w14:textId="77777777" w:rsidR="00937D72" w:rsidRPr="00937D72" w:rsidRDefault="00937D72" w:rsidP="001643E6">
      <w:pPr>
        <w:pStyle w:val="Bibliography"/>
      </w:pPr>
      <w:r w:rsidRPr="00937D72">
        <w:t xml:space="preserve">Shaffer, M. R., Andruszkiewicz Allan, E., Van Cise, A. M., Parsons, K. M., Shelton, A. O., &amp; Kelly, R. P. (2025). Observation Bias in Metabarcoding. </w:t>
      </w:r>
      <w:r w:rsidRPr="00937D72">
        <w:rPr>
          <w:i/>
          <w:iCs/>
        </w:rPr>
        <w:t>Molecular Ecology Resources</w:t>
      </w:r>
      <w:r w:rsidRPr="00937D72">
        <w:t xml:space="preserve">, </w:t>
      </w:r>
      <w:r w:rsidRPr="00937D72">
        <w:rPr>
          <w:i/>
          <w:iCs/>
        </w:rPr>
        <w:t>25</w:t>
      </w:r>
      <w:r w:rsidRPr="00937D72">
        <w:t>(7), e14119. https://doi.org/10.1111/1755-0998.14119</w:t>
      </w:r>
    </w:p>
    <w:p w14:paraId="68F0ADE9" w14:textId="77777777" w:rsidR="00937D72" w:rsidRPr="00937D72" w:rsidRDefault="00937D72" w:rsidP="001643E6">
      <w:pPr>
        <w:pStyle w:val="Bibliography"/>
      </w:pPr>
      <w:r w:rsidRPr="00937D72">
        <w:t xml:space="preserve">Shelton, A. O., Ramón-Laca, A., Wells, A., Clemons, J., Chu, D., Feist, B. E., Kelly, R. P., Parker-Stetter, S. L., Thomas, R., Nichols, K. M., &amp; Park, L. (2022). Environmental DNA provides quantitative estimates of Pacific hake abundance and distribution in the open ocean. </w:t>
      </w:r>
      <w:r w:rsidRPr="00937D72">
        <w:rPr>
          <w:i/>
          <w:iCs/>
        </w:rPr>
        <w:t>Proceedings of the Royal Society B: Biological Sciences</w:t>
      </w:r>
      <w:r w:rsidRPr="00937D72">
        <w:t xml:space="preserve">, </w:t>
      </w:r>
      <w:r w:rsidRPr="00937D72">
        <w:rPr>
          <w:i/>
          <w:iCs/>
        </w:rPr>
        <w:t>289</w:t>
      </w:r>
      <w:r w:rsidRPr="00937D72">
        <w:t>(1971), 20212613. https://doi.org/https://doi.org/10.1098/rspb.2021.2613</w:t>
      </w:r>
    </w:p>
    <w:p w14:paraId="744CA32D" w14:textId="77777777" w:rsidR="00937D72" w:rsidRPr="00937D72" w:rsidRDefault="00937D72" w:rsidP="001643E6">
      <w:pPr>
        <w:pStyle w:val="Bibliography"/>
      </w:pPr>
      <w:r w:rsidRPr="00937D72">
        <w:t xml:space="preserve">Stan Development Team. (2023). </w:t>
      </w:r>
      <w:r w:rsidRPr="00937D72">
        <w:rPr>
          <w:i/>
          <w:iCs/>
        </w:rPr>
        <w:t>Stan Modeling Language Users Guide and Reference Manual</w:t>
      </w:r>
      <w:r w:rsidRPr="00937D72">
        <w:t xml:space="preserve"> (Version 2.26.1) [Computer software]. https://mc-stan.org/</w:t>
      </w:r>
    </w:p>
    <w:p w14:paraId="3B1CE5E4" w14:textId="77777777" w:rsidR="00937D72" w:rsidRPr="00937D72" w:rsidRDefault="00937D72" w:rsidP="001643E6">
      <w:pPr>
        <w:pStyle w:val="Bibliography"/>
      </w:pPr>
      <w:r w:rsidRPr="00937D72">
        <w:t xml:space="preserve">Stein, A., &amp; Ettema, C. (2003). An overview of spatial sampling procedures and experimental design of spatial studies for ecosystem comparisons. </w:t>
      </w:r>
      <w:r w:rsidRPr="00937D72">
        <w:rPr>
          <w:i/>
          <w:iCs/>
        </w:rPr>
        <w:t>Agriculture, Ecosystems &amp; Environment</w:t>
      </w:r>
      <w:r w:rsidRPr="00937D72">
        <w:t xml:space="preserve">, </w:t>
      </w:r>
      <w:r w:rsidRPr="00937D72">
        <w:rPr>
          <w:i/>
          <w:iCs/>
        </w:rPr>
        <w:t>94</w:t>
      </w:r>
      <w:r w:rsidRPr="00937D72">
        <w:t>(1), 31–47. https://doi.org/10.1016/S0167-8809(02)00013-0</w:t>
      </w:r>
    </w:p>
    <w:p w14:paraId="5EAC2EEC" w14:textId="77777777" w:rsidR="00937D72" w:rsidRPr="00937D72" w:rsidRDefault="00937D72" w:rsidP="001643E6">
      <w:pPr>
        <w:pStyle w:val="Bibliography"/>
      </w:pPr>
      <w:r w:rsidRPr="00937D72">
        <w:t xml:space="preserve">Taberlet, P., Coissac, E., Hajibabaei, M., &amp; Rieseberg, L. H. (2012). Environmental DNA. </w:t>
      </w:r>
      <w:r w:rsidRPr="00937D72">
        <w:rPr>
          <w:i/>
          <w:iCs/>
        </w:rPr>
        <w:t>Molecular Ecology</w:t>
      </w:r>
      <w:r w:rsidRPr="00937D72">
        <w:t xml:space="preserve">, </w:t>
      </w:r>
      <w:r w:rsidRPr="00937D72">
        <w:rPr>
          <w:i/>
          <w:iCs/>
        </w:rPr>
        <w:t>21</w:t>
      </w:r>
      <w:r w:rsidRPr="00937D72">
        <w:t>(8), 1789–1793. https://doi.org/10.1111/j.1365-294X.2012.05542.x</w:t>
      </w:r>
    </w:p>
    <w:p w14:paraId="0E90FE70" w14:textId="77777777" w:rsidR="00937D72" w:rsidRPr="00937D72" w:rsidRDefault="00937D72" w:rsidP="001643E6">
      <w:pPr>
        <w:pStyle w:val="Bibliography"/>
      </w:pPr>
      <w:r w:rsidRPr="00937D72">
        <w:t xml:space="preserve">Tarugara, A., Clegg, B. W., Gandiwa, E., &amp; Muposhi, V. K. (2019). Cost-benefit analysis of increasing sampling effort in a baited-camera trap survey of an African leopard (Panthera pardus) population. </w:t>
      </w:r>
      <w:r w:rsidRPr="00937D72">
        <w:rPr>
          <w:i/>
          <w:iCs/>
        </w:rPr>
        <w:t>Global Ecology and Conservation</w:t>
      </w:r>
      <w:r w:rsidRPr="00937D72">
        <w:t xml:space="preserve">, </w:t>
      </w:r>
      <w:r w:rsidRPr="00937D72">
        <w:rPr>
          <w:i/>
          <w:iCs/>
        </w:rPr>
        <w:t>18</w:t>
      </w:r>
      <w:r w:rsidRPr="00937D72">
        <w:t>, e00627. https://doi.org/10.1016/j.gecco.2019.e00627</w:t>
      </w:r>
    </w:p>
    <w:p w14:paraId="6B7DB4F9" w14:textId="77777777" w:rsidR="00937D72" w:rsidRPr="00937D72" w:rsidRDefault="00937D72" w:rsidP="001643E6">
      <w:pPr>
        <w:pStyle w:val="Bibliography"/>
      </w:pPr>
      <w:r w:rsidRPr="00937D72">
        <w:t xml:space="preserve">Thiele, J., Schulte Auf’M Erley, G., Glemnitz, M., &amp; Gabriel, D. (2023). Efficiency of spatial sampling designs in estimating abundance and species richness of carabids at the landscape level. </w:t>
      </w:r>
      <w:r w:rsidRPr="00937D72">
        <w:rPr>
          <w:i/>
          <w:iCs/>
        </w:rPr>
        <w:t>Landscape Ecology</w:t>
      </w:r>
      <w:r w:rsidRPr="00937D72">
        <w:t xml:space="preserve">, </w:t>
      </w:r>
      <w:r w:rsidRPr="00937D72">
        <w:rPr>
          <w:i/>
          <w:iCs/>
        </w:rPr>
        <w:t>38</w:t>
      </w:r>
      <w:r w:rsidRPr="00937D72">
        <w:t>(4), 919–932. https://doi.org/10.1007/s10980-023-01605-1</w:t>
      </w:r>
    </w:p>
    <w:p w14:paraId="5094ADB1" w14:textId="77777777" w:rsidR="00937D72" w:rsidRPr="00937D72" w:rsidRDefault="00937D72" w:rsidP="001643E6">
      <w:pPr>
        <w:pStyle w:val="Bibliography"/>
      </w:pPr>
      <w:r w:rsidRPr="00937D72">
        <w:lastRenderedPageBreak/>
        <w:t xml:space="preserve">Thorson, J. T., Shelton, A. O., Ward, E. J., &amp; Skaug, H. J. (2015). Geostatistical delta-generalized linear mixed models improve precision for estimated abundance indices for West Coast groundfishes. </w:t>
      </w:r>
      <w:r w:rsidRPr="00937D72">
        <w:rPr>
          <w:i/>
          <w:iCs/>
        </w:rPr>
        <w:t>ICES Journal of Marine Science</w:t>
      </w:r>
      <w:r w:rsidRPr="00937D72">
        <w:t xml:space="preserve">, </w:t>
      </w:r>
      <w:r w:rsidRPr="00937D72">
        <w:rPr>
          <w:i/>
          <w:iCs/>
        </w:rPr>
        <w:t>72</w:t>
      </w:r>
      <w:r w:rsidRPr="00937D72">
        <w:t>(5), 1297–1310. https://doi.org/10.1093/icesjms/fsu243</w:t>
      </w:r>
    </w:p>
    <w:p w14:paraId="72D83517" w14:textId="77777777" w:rsidR="00937D72" w:rsidRPr="00937D72" w:rsidRDefault="00937D72" w:rsidP="001643E6">
      <w:pPr>
        <w:pStyle w:val="Bibliography"/>
      </w:pPr>
      <w:r w:rsidRPr="00937D72">
        <w:t xml:space="preserve">Wagner, H. H., &amp; Fortin, M.-J. (2005). Spatial analysis of landscapes: Concepts and statistics. </w:t>
      </w:r>
      <w:r w:rsidRPr="00937D72">
        <w:rPr>
          <w:i/>
          <w:iCs/>
        </w:rPr>
        <w:t>Ecology</w:t>
      </w:r>
      <w:r w:rsidRPr="00937D72">
        <w:t xml:space="preserve">, </w:t>
      </w:r>
      <w:r w:rsidRPr="00937D72">
        <w:rPr>
          <w:i/>
          <w:iCs/>
        </w:rPr>
        <w:t>86</w:t>
      </w:r>
      <w:r w:rsidRPr="00937D72">
        <w:t>(8), 1975–1987. https://doi.org/10.1890/04-0914</w:t>
      </w:r>
    </w:p>
    <w:p w14:paraId="6B79B2BB" w14:textId="77777777" w:rsidR="00937D72" w:rsidRPr="00937D72" w:rsidRDefault="00937D72" w:rsidP="001643E6">
      <w:pPr>
        <w:pStyle w:val="Bibliography"/>
      </w:pPr>
      <w:r w:rsidRPr="00937D72">
        <w:t xml:space="preserve">Xu, B., Zhang, C., Xue, Y., Ren, Y., &amp; Chen, Y. (2015). Optimization of sampling effort for a fishery-independent survey with multiple goals. </w:t>
      </w:r>
      <w:r w:rsidRPr="00937D72">
        <w:rPr>
          <w:i/>
          <w:iCs/>
        </w:rPr>
        <w:t>Environmental Monitoring and Assessment</w:t>
      </w:r>
      <w:r w:rsidRPr="00937D72">
        <w:t xml:space="preserve">, </w:t>
      </w:r>
      <w:r w:rsidRPr="00937D72">
        <w:rPr>
          <w:i/>
          <w:iCs/>
        </w:rPr>
        <w:t>187</w:t>
      </w:r>
      <w:r w:rsidRPr="00937D72">
        <w:t>(5). https://doi.org/10.1007/s10661-015-4483-9</w:t>
      </w:r>
    </w:p>
    <w:p w14:paraId="36CAA80B" w14:textId="77777777" w:rsidR="00937D72" w:rsidRPr="00937D72" w:rsidRDefault="00937D72" w:rsidP="001643E6">
      <w:pPr>
        <w:pStyle w:val="Bibliography"/>
      </w:pPr>
      <w:r w:rsidRPr="00937D72">
        <w:t xml:space="preserve">Yoccoz, N. G., Nichols, J. D., &amp; Boulinier, T. (2001). Monitoring of biological diversity in space and time. </w:t>
      </w:r>
      <w:r w:rsidRPr="00937D72">
        <w:rPr>
          <w:i/>
          <w:iCs/>
        </w:rPr>
        <w:t>Trends in Ecology &amp; Evolution</w:t>
      </w:r>
      <w:r w:rsidRPr="00937D72">
        <w:t xml:space="preserve">, </w:t>
      </w:r>
      <w:r w:rsidRPr="00937D72">
        <w:rPr>
          <w:i/>
          <w:iCs/>
        </w:rPr>
        <w:t>16</w:t>
      </w:r>
      <w:r w:rsidRPr="00937D72">
        <w:t>(8), 446–453. https://doi.org/10.1016/S0169-5347(01)02205-4</w:t>
      </w:r>
    </w:p>
    <w:p w14:paraId="179D8E6E" w14:textId="77777777" w:rsidR="00937D72" w:rsidRPr="00937D72" w:rsidRDefault="00937D72" w:rsidP="001643E6">
      <w:pPr>
        <w:pStyle w:val="Bibliography"/>
      </w:pPr>
      <w:r w:rsidRPr="00937D72">
        <w:t xml:space="preserve">Zhao, J., Yang, K., &amp; Ma, J. (2022). Optimization of Sampling Effort for Different Fishery Groups in the Yangtze River Estuary, China. </w:t>
      </w:r>
      <w:r w:rsidRPr="00937D72">
        <w:rPr>
          <w:i/>
          <w:iCs/>
        </w:rPr>
        <w:t>Marine and Coastal Fisheries</w:t>
      </w:r>
      <w:r w:rsidRPr="00937D72">
        <w:t xml:space="preserve">, </w:t>
      </w:r>
      <w:r w:rsidRPr="00937D72">
        <w:rPr>
          <w:i/>
          <w:iCs/>
        </w:rPr>
        <w:t>14</w:t>
      </w:r>
      <w:r w:rsidRPr="00937D72">
        <w:t>(4). https://doi.org/10.1002/mcf2.10214</w:t>
      </w:r>
    </w:p>
    <w:p w14:paraId="4EFA3209" w14:textId="67CD6B84" w:rsidR="00AD04EE" w:rsidRDefault="00AD04EE">
      <w:pPr>
        <w:pStyle w:val="Bibliography"/>
        <w:rPr>
          <w:ins w:id="9005" w:author="Gledis Guri" w:date="2026-07-26T00:00:00Z"/>
        </w:rPr>
      </w:pPr>
      <w:ins w:id="9004" w:author="Gledis Guri" w:date="2026-07-26T00:00:00Z">
        <w:r>
          <w:t xml:space="preserve">Zimmerman, D. L. (2006). Optimal network design for spatial prediction, covariance parameter estimation, and empirical prediction. </w:t>
        </w:r>
        <w:r>
          <w:rPr>
            <w:i/>
            <w:iCs/>
          </w:rPr>
          <w:t xml:space="preserve">Environmetrics</w:t>
        </w:r>
        <w:r>
          <w:t xml:space="preserve">, </w:t>
        </w:r>
        <w:r>
          <w:rPr>
            <w:i/>
            <w:iCs/>
          </w:rPr>
          <w:t xml:space="preserve">17</w:t>
        </w:r>
        <w:r>
          <w:t xml:space="preserve">(6), 635-652. https://doi.org/10.1002/env.769</w:t>
        </w:r>
      </w:ins>
    </w:p>
    <w:p w14:paraId="5940244E" w14:textId="126DE309" w:rsidR="000974AE" w:rsidRDefault="00F553D1" w:rsidP="001643E6">
      <w:pPr>
        <w:pStyle w:val="Bibliography"/>
      </w:pPr>
      <w:r w:rsidRPr="007A589B">
        <w:rPr>
          <w:rFonts w:cs="Times New Roman"/>
        </w:rPr>
        <w:fldChar w:fldCharType="end"/>
      </w:r>
      <w:r w:rsidR="000974AE">
        <w:br w:type="page"/>
      </w:r>
    </w:p>
    <w:sectPr w:rsidR="000974AE" w:rsidSect="00FE50DF">
      <w:footerReference w:type="even" r:id="rId18"/>
      <w:footerReference w:type="default" r:id="rId1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016E47" w14:textId="77777777" w:rsidR="00B74108" w:rsidRDefault="00B74108" w:rsidP="009A2297">
      <w:pPr>
        <w:spacing w:after="0"/>
      </w:pPr>
      <w:r>
        <w:separator/>
      </w:r>
    </w:p>
  </w:endnote>
  <w:endnote w:type="continuationSeparator" w:id="0">
    <w:p w14:paraId="2D5B728D" w14:textId="77777777" w:rsidR="00B74108" w:rsidRDefault="00B74108"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EndPr>
      <w:rPr>
        <w:rStyle w:val="PageNumber"/>
      </w:rPr>
    </w:sdtEndPr>
    <w:sdtContent>
      <w:p w14:paraId="7F6FEE35" w14:textId="50994AF1"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EndPr>
      <w:rPr>
        <w:rStyle w:val="PageNumber"/>
      </w:rPr>
    </w:sdtEnd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75695C" w14:textId="77777777" w:rsidR="00B74108" w:rsidRDefault="00B74108" w:rsidP="009A2297">
      <w:pPr>
        <w:spacing w:after="0"/>
      </w:pPr>
      <w:r>
        <w:separator/>
      </w:r>
    </w:p>
  </w:footnote>
  <w:footnote w:type="continuationSeparator" w:id="0">
    <w:p w14:paraId="431561C2" w14:textId="77777777" w:rsidR="00B74108" w:rsidRDefault="00B74108"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16AE"/>
    <w:rsid w:val="000B1746"/>
    <w:rsid w:val="000B3342"/>
    <w:rsid w:val="000B354D"/>
    <w:rsid w:val="000B48EE"/>
    <w:rsid w:val="000B4D5A"/>
    <w:rsid w:val="000B4F85"/>
    <w:rsid w:val="000B5E8A"/>
    <w:rsid w:val="000B632F"/>
    <w:rsid w:val="000B7F3C"/>
    <w:rsid w:val="000C1D0D"/>
    <w:rsid w:val="000C1D95"/>
    <w:rsid w:val="000C1E9E"/>
    <w:rsid w:val="000C295A"/>
    <w:rsid w:val="000C4EFA"/>
    <w:rsid w:val="000C6147"/>
    <w:rsid w:val="000D0491"/>
    <w:rsid w:val="000D1A88"/>
    <w:rsid w:val="000D2BF7"/>
    <w:rsid w:val="000D4F7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DFE"/>
    <w:rsid w:val="00131C1F"/>
    <w:rsid w:val="001331FA"/>
    <w:rsid w:val="00133DD4"/>
    <w:rsid w:val="00134076"/>
    <w:rsid w:val="001345B5"/>
    <w:rsid w:val="001365D9"/>
    <w:rsid w:val="00137DD4"/>
    <w:rsid w:val="00140286"/>
    <w:rsid w:val="00140D71"/>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30"/>
    <w:rsid w:val="001B494C"/>
    <w:rsid w:val="001B4F2A"/>
    <w:rsid w:val="001B5275"/>
    <w:rsid w:val="001B55AB"/>
    <w:rsid w:val="001B5BD6"/>
    <w:rsid w:val="001B5C27"/>
    <w:rsid w:val="001B6091"/>
    <w:rsid w:val="001B65DC"/>
    <w:rsid w:val="001C0551"/>
    <w:rsid w:val="001C2382"/>
    <w:rsid w:val="001C3B95"/>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50034"/>
    <w:rsid w:val="00450784"/>
    <w:rsid w:val="004507D0"/>
    <w:rsid w:val="00452BD9"/>
    <w:rsid w:val="00460098"/>
    <w:rsid w:val="0046181E"/>
    <w:rsid w:val="0046242E"/>
    <w:rsid w:val="00462848"/>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91651"/>
    <w:rsid w:val="00592A3B"/>
    <w:rsid w:val="00593FCD"/>
    <w:rsid w:val="00594CDF"/>
    <w:rsid w:val="00594E42"/>
    <w:rsid w:val="00596C9B"/>
    <w:rsid w:val="00596EE8"/>
    <w:rsid w:val="00596FE3"/>
    <w:rsid w:val="0059760B"/>
    <w:rsid w:val="00597849"/>
    <w:rsid w:val="00597E5A"/>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3BF7"/>
    <w:rsid w:val="006A47D8"/>
    <w:rsid w:val="006A5C4E"/>
    <w:rsid w:val="006A69E6"/>
    <w:rsid w:val="006A6F92"/>
    <w:rsid w:val="006A719F"/>
    <w:rsid w:val="006A78FC"/>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64E1"/>
    <w:rsid w:val="00766B84"/>
    <w:rsid w:val="00767965"/>
    <w:rsid w:val="00770648"/>
    <w:rsid w:val="007706FA"/>
    <w:rsid w:val="00771760"/>
    <w:rsid w:val="007718FD"/>
    <w:rsid w:val="00771ED9"/>
    <w:rsid w:val="00772D50"/>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6AA7"/>
    <w:rsid w:val="00AD6B7D"/>
    <w:rsid w:val="00AD7403"/>
    <w:rsid w:val="00AE01EE"/>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C5"/>
    <w:rsid w:val="00B44F60"/>
    <w:rsid w:val="00B454BA"/>
    <w:rsid w:val="00B4554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B31"/>
    <w:rsid w:val="00C535D8"/>
    <w:rsid w:val="00C53AEA"/>
    <w:rsid w:val="00C5471F"/>
    <w:rsid w:val="00C55B9C"/>
    <w:rsid w:val="00C560C0"/>
    <w:rsid w:val="00C56809"/>
    <w:rsid w:val="00C568AC"/>
    <w:rsid w:val="00C5758D"/>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B91"/>
    <w:rsid w:val="00CF709A"/>
    <w:rsid w:val="00CF7855"/>
    <w:rsid w:val="00D00BC1"/>
    <w:rsid w:val="00D0175D"/>
    <w:rsid w:val="00D020BE"/>
    <w:rsid w:val="00D0383A"/>
    <w:rsid w:val="00D0383F"/>
    <w:rsid w:val="00D04708"/>
    <w:rsid w:val="00D05BE1"/>
    <w:rsid w:val="00D06983"/>
    <w:rsid w:val="00D06D96"/>
    <w:rsid w:val="00D07218"/>
    <w:rsid w:val="00D109D3"/>
    <w:rsid w:val="00D11C02"/>
    <w:rsid w:val="00D123C5"/>
    <w:rsid w:val="00D12D23"/>
    <w:rsid w:val="00D12F22"/>
    <w:rsid w:val="00D12FC8"/>
    <w:rsid w:val="00D15894"/>
    <w:rsid w:val="00D15A4E"/>
    <w:rsid w:val="00D15F1E"/>
    <w:rsid w:val="00D15F71"/>
    <w:rsid w:val="00D16A1F"/>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73B"/>
    <w:rsid w:val="00D76335"/>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AB9"/>
    <w:rsid w:val="00FC5977"/>
    <w:rsid w:val="00FC59CA"/>
    <w:rsid w:val="00FC5E1D"/>
    <w:rsid w:val="00FC6883"/>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github.com/gledguri/Smart-eDNA-sampling"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42</Pages>
  <Words>37457</Words>
  <Characters>213506</Characters>
  <Application>Microsoft Office Word</Application>
  <DocSecurity>0</DocSecurity>
  <Lines>1779</Lines>
  <Paragraphs>500</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250463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25</cp:revision>
  <cp:lastPrinted>2026-04-15T23:13:00Z</cp:lastPrinted>
  <dcterms:created xsi:type="dcterms:W3CDTF">2026-07-02T19:48:00Z</dcterms:created>
  <dcterms:modified xsi:type="dcterms:W3CDTF">2026-07-03T20:57:00Z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zotero-version="9.0.4"&gt;&lt;session id="LUEis6zL"/&gt;&lt;style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