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123DF344" w:rsidR="000D6CB9" w:rsidRDefault="00000000">
      <w:pPr>
        <w:pStyle w:val="BodyText"/>
        <w:spacing w:line="480" w:lineRule="auto"/>
      </w:pPr>
      <w:r>
        <w:t xml:space="preserve">2. </w:t>
      </w:r>
      <w:del w:id="2" w:author="Owen Liu" w:date="2026-08-17T15:59:00Z" w16du:dateUtc="2026-08-17T22:59:00Z">
        <w:r w:rsidDel="00B85D9D">
          <w:delText>We combined</w:delText>
        </w:r>
      </w:del>
      <w:ins w:id="3" w:author="Owen Liu" w:date="2026-08-17T15:59:00Z" w16du:dateUtc="2026-08-17T22:59:00Z">
        <w:r w:rsidR="00B85D9D">
          <w:t xml:space="preserve">Based on </w:t>
        </w:r>
      </w:ins>
      <w:ins w:id="4" w:author="Owen Liu" w:date="2026-08-17T16:00:00Z" w16du:dateUtc="2026-08-17T23:00:00Z">
        <w:r w:rsidR="00B85D9D">
          <w:t>empirical</w:t>
        </w:r>
      </w:ins>
      <w:r>
        <w:t xml:space="preserve"> eDNA metabarcoding data for 12 fish species from 358 stations and five depth strata along the U.S. West Coast</w:t>
      </w:r>
      <w:ins w:id="5" w:author="Owen Liu" w:date="2026-08-17T15:59:00Z" w16du:dateUtc="2026-08-17T22:59:00Z">
        <w:r w:rsidR="00B85D9D">
          <w:t xml:space="preserve">, </w:t>
        </w:r>
      </w:ins>
      <w:del w:id="6" w:author="Owen Liu" w:date="2026-08-17T16:00:00Z" w16du:dateUtc="2026-08-17T23:00:00Z">
        <w:r w:rsidDel="00B85D9D">
          <w:delText xml:space="preserve"> with</w:delText>
        </w:r>
      </w:del>
      <w:ins w:id="7" w:author="Owen Liu" w:date="2026-08-17T16:00:00Z" w16du:dateUtc="2026-08-17T23:00:00Z">
        <w:r w:rsidR="00B85D9D">
          <w:t>we simulated</w:t>
        </w:r>
      </w:ins>
      <w:r>
        <w:t xml:space="preserve"> 200 </w:t>
      </w:r>
      <w:del w:id="8" w:author="Owen Liu" w:date="2026-08-17T16:00:00Z" w16du:dateUtc="2026-08-17T23:00:00Z">
        <w:r w:rsidDel="00B85D9D">
          <w:delText xml:space="preserve">simulated </w:delText>
        </w:r>
      </w:del>
      <w:ins w:id="9" w:author="Owen Liu" w:date="2026-08-17T16:02:00Z" w16du:dateUtc="2026-08-17T23:02:00Z">
        <w:r w:rsidR="00B85D9D">
          <w:t xml:space="preserve">realistic eDNA </w:t>
        </w:r>
      </w:ins>
      <w:r>
        <w:t xml:space="preserve">spatial fields </w:t>
      </w:r>
      <w:del w:id="10" w:author="Owen Liu" w:date="2026-08-17T16:03:00Z" w16du:dateUtc="2026-08-17T23:03:00Z">
        <w:r w:rsidDel="003C3BE6">
          <w:delText>spanning autocorrelation length-scales (</w:delText>
        </w:r>
        <w:r w:rsidDel="003C3BE6">
          <w:rPr>
            <w:i/>
            <w:iCs/>
          </w:rPr>
          <w:delText>ρ</w:delText>
        </w:r>
        <w:r w:rsidDel="003C3BE6">
          <w:delText>) of 25–1000 km</w:delText>
        </w:r>
      </w:del>
      <w:ins w:id="11" w:author="Owen Liu" w:date="2026-08-17T16:00:00Z" w16du:dateUtc="2026-08-17T23:00:00Z">
        <w:r w:rsidR="00B85D9D">
          <w:t xml:space="preserve">spanning a wide range of </w:t>
        </w:r>
      </w:ins>
      <w:ins w:id="12" w:author="Owen Liu" w:date="2026-08-17T16:01:00Z" w16du:dateUtc="2026-08-17T23:01:00Z">
        <w:r w:rsidR="00B85D9D">
          <w:t>spatial autocorrelation, from</w:t>
        </w:r>
      </w:ins>
      <w:ins w:id="13" w:author="Owen Liu" w:date="2026-08-17T16:02:00Z" w16du:dateUtc="2026-08-17T23:02:00Z">
        <w:r w:rsidR="00B85D9D">
          <w:t xml:space="preserve"> patchy to homogenous</w:t>
        </w:r>
      </w:ins>
      <w:r>
        <w:t>. Bayesian Gaussian process (GP) models estimated species-specific spatial structure, and</w:t>
      </w:r>
      <w:ins w:id="14" w:author="Owen Liu" w:date="2026-08-17T16:06:00Z" w16du:dateUtc="2026-08-17T23:06:00Z">
        <w:r w:rsidR="003C3BE6">
          <w:t xml:space="preserve"> both empirical and simulated</w:t>
        </w:r>
      </w:ins>
      <w:r>
        <w:t xml:space="preserve"> datasets were</w:t>
      </w:r>
      <w:ins w:id="15" w:author="Owen Liu" w:date="2026-08-17T16:07:00Z" w16du:dateUtc="2026-08-17T23:07:00Z">
        <w:r w:rsidR="003C3BE6">
          <w:t xml:space="preserve"> then</w:t>
        </w:r>
      </w:ins>
      <w:r>
        <w:t xml:space="preserve"> progressively thinned to quantify how reduced effort degrades prediction and parameter recovery.</w:t>
      </w:r>
    </w:p>
    <w:p w14:paraId="1A16C07B" w14:textId="0C23B746" w:rsidR="000D6CB9" w:rsidRDefault="00000000">
      <w:pPr>
        <w:pStyle w:val="BodyText"/>
        <w:spacing w:line="480" w:lineRule="auto"/>
      </w:pPr>
      <w:r>
        <w:t xml:space="preserve">3. </w:t>
      </w:r>
      <w:ins w:id="16" w:author="Ryan Kelly" w:date="2026-08-05T15:32:00Z" w16du:dateUtc="2026-08-05T22:32:00Z">
        <w:r w:rsidR="007440D9">
          <w:t>As expected, p</w:t>
        </w:r>
      </w:ins>
      <w:del w:id="17" w:author="Ryan Kelly" w:date="2026-08-05T15:32:00Z" w16du:dateUtc="2026-08-05T22:32:00Z">
        <w:r w:rsidDel="007440D9">
          <w:delText>P</w:delText>
        </w:r>
      </w:del>
      <w:r>
        <w:t>rediction</w:t>
      </w:r>
      <w:ins w:id="18" w:author="Ryan Kelly" w:date="2026-08-05T15:31:00Z" w16du:dateUtc="2026-08-05T22:31:00Z">
        <w:r w:rsidR="007440D9">
          <w:t>s</w:t>
        </w:r>
      </w:ins>
      <w:r>
        <w:t xml:space="preserve"> </w:t>
      </w:r>
      <w:del w:id="19" w:author="Ryan Kelly" w:date="2026-08-05T15:31:00Z" w16du:dateUtc="2026-08-05T22:31:00Z">
        <w:r w:rsidDel="007440D9">
          <w:delText>error declined</w:delText>
        </w:r>
      </w:del>
      <w:ins w:id="20" w:author="Ryan Kelly" w:date="2026-08-05T15:31:00Z" w16du:dateUtc="2026-08-05T22:31:00Z">
        <w:r w:rsidR="007440D9">
          <w:t>impro</w:t>
        </w:r>
      </w:ins>
      <w:ins w:id="21" w:author="Ryan Kelly" w:date="2026-08-05T15:32:00Z" w16du:dateUtc="2026-08-05T22:32:00Z">
        <w:r w:rsidR="007440D9">
          <w:t>ved</w:t>
        </w:r>
      </w:ins>
      <w:r>
        <w:t xml:space="preserve"> non-linearly with </w:t>
      </w:r>
      <w:ins w:id="22" w:author="Ryan Kelly" w:date="2026-08-05T15:32:00Z" w16du:dateUtc="2026-08-05T22:32:00Z">
        <w:r w:rsidR="007440D9">
          <w:t xml:space="preserve">increasing </w:t>
        </w:r>
      </w:ins>
      <w:r>
        <w:t>sampling density and with increasing</w:t>
      </w:r>
      <w:ins w:id="23" w:author="Ryan Kelly" w:date="2026-08-05T15:32:00Z" w16du:dateUtc="2026-08-05T22:32:00Z">
        <w:r w:rsidR="002B0D91">
          <w:t xml:space="preserve"> degrees of autocorrelation</w:t>
        </w:r>
      </w:ins>
      <w:r>
        <w:t xml:space="preserve"> </w:t>
      </w:r>
      <w:ins w:id="24" w:author="Ryan Kelly" w:date="2026-08-05T15:32:00Z" w16du:dateUtc="2026-08-05T22:32:00Z">
        <w:r w:rsidR="002B0D91">
          <w:t>(</w:t>
        </w:r>
      </w:ins>
      <w:r>
        <w:rPr>
          <w:i/>
          <w:iCs/>
        </w:rPr>
        <w:t>ρ</w:t>
      </w:r>
      <w:ins w:id="25" w:author="Ryan Kelly" w:date="2026-08-05T15:32:00Z" w16du:dateUtc="2026-08-05T22:32:00Z">
        <w:r w:rsidR="002B0D91">
          <w:t>)</w:t>
        </w:r>
      </w:ins>
      <w:del w:id="26" w:author="Ryan Kelly" w:date="2026-08-05T15:31:00Z" w16du:dateUtc="2026-08-05T22:31:00Z">
        <w:r w:rsidDel="00D774FE">
          <w:delText>, and the two interacted. Coefficients of a log–log error model fitted separately to simulated and field data agreed closely, indicating that the simulations reproduced real eDNA fields</w:delText>
        </w:r>
      </w:del>
      <w:r>
        <w:t>.</w:t>
      </w:r>
    </w:p>
    <w:p w14:paraId="75E2E814" w14:textId="77777777"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commentRangeStart w:id="27"/>
      <w:r>
        <w:t>(</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commentRangeEnd w:id="27"/>
      <w:r w:rsidR="00186E38">
        <w:rPr>
          <w:rStyle w:val="CommentReference"/>
          <w:sz w:val="24"/>
          <w:szCs w:val="24"/>
        </w:rPr>
        <w:commentReference w:id="27"/>
      </w:r>
    </w:p>
    <w:p w14:paraId="1CEE31DB" w14:textId="1618CDDF" w:rsidR="000D6CB9" w:rsidRDefault="00000000">
      <w:pPr>
        <w:pStyle w:val="BodyText"/>
        <w:spacing w:line="480" w:lineRule="auto"/>
      </w:pPr>
      <w:r>
        <w:t>5. The inferential objective mattered as much as the effort: depth-specific means, which underpin abundance indices, were recovered reliably under sparse sampling, whereas</w:t>
      </w:r>
      <w:ins w:id="28" w:author="Ryan Kelly" w:date="2026-08-05T15:46:00Z" w16du:dateUtc="2026-08-05T22:46:00Z">
        <w:r w:rsidR="00547F50">
          <w:t xml:space="preserve"> estimating</w:t>
        </w:r>
      </w:ins>
      <w:r>
        <w:t xml:space="preserve"> </w:t>
      </w:r>
      <w:r>
        <w:rPr>
          <w:i/>
          <w:iCs/>
        </w:rPr>
        <w:t>ρ</w:t>
      </w:r>
      <w:r>
        <w:t xml:space="preserve"> required denser designs spanning a wide range of distances, stabilising above ~6 samples per 10,000 km</w:t>
      </w:r>
      <w:r>
        <w:rPr>
          <w:vertAlign w:val="superscript"/>
        </w:rPr>
        <w:t>2</w:t>
      </w:r>
      <w:r>
        <w:t>.</w:t>
      </w:r>
    </w:p>
    <w:p w14:paraId="78FB4D89" w14:textId="77777777" w:rsidR="000D6CB9" w:rsidRDefault="00000000">
      <w:pPr>
        <w:pStyle w:val="BodyText"/>
        <w:spacing w:line="480" w:lineRule="auto"/>
      </w:pPr>
      <w:r>
        <w:t xml:space="preserve">6. </w:t>
      </w:r>
      <w:r>
        <w:rPr>
          <w:i/>
          <w:iCs/>
        </w:rPr>
        <w:t>Synthesis and applications</w:t>
      </w:r>
      <w:r>
        <w:t xml:space="preserve">. Optimal eDNA sampling effort depends on the patchiness of the target taxon and on the purpose of the survey. Our error model can be inverted to convert a required precision and a prior estimate of spatial autocorrelation into a minimum sampling density, letting survey designers allocate ship time before a cruise. Across the California Current, 4–9 samples per </w:t>
      </w:r>
      <w:r>
        <w:lastRenderedPageBreak/>
        <w:t>10,000 km</w:t>
      </w:r>
      <w:r>
        <w:rPr>
          <w:vertAlign w:val="superscript"/>
        </w:rPr>
        <w:t>2</w:t>
      </w:r>
      <w:r>
        <w:t xml:space="preserve"> per depth layer spanned the point of diminishing returns, modestly above the existing </w:t>
      </w:r>
      <w:commentRangeStart w:id="29"/>
      <w:commentRangeStart w:id="30"/>
      <w:r>
        <w:t xml:space="preserve">eDNA and CalCOFI grids </w:t>
      </w:r>
      <w:commentRangeEnd w:id="29"/>
      <w:r w:rsidR="00127B6F">
        <w:rPr>
          <w:rStyle w:val="CommentReference"/>
          <w:sz w:val="24"/>
          <w:szCs w:val="24"/>
        </w:rPr>
        <w:commentReference w:id="29"/>
      </w:r>
      <w:commentRangeEnd w:id="30"/>
      <w:r w:rsidR="000C43C4">
        <w:rPr>
          <w:rStyle w:val="CommentReference"/>
          <w:sz w:val="24"/>
          <w:szCs w:val="24"/>
        </w:rPr>
        <w:commentReference w:id="30"/>
      </w:r>
      <w:r>
        <w:t>(3.6 and 3.4 samples per 10,000 km</w:t>
      </w:r>
      <w:r>
        <w:rPr>
          <w:vertAlign w:val="superscript"/>
        </w:rPr>
        <w:t>2</w:t>
      </w:r>
      <w:r>
        <w:t>). Programmes producing abundance indices for stock assessment can operate near current effort; those mapping fine-scale distributions need denser designs including clusters of closely spaced stations.</w:t>
      </w:r>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 survey cost-effectiveness</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31" w:name="introduction"/>
      <w:bookmarkEnd w:id="0"/>
      <w:r>
        <w:t>Introduction</w:t>
      </w:r>
    </w:p>
    <w:p w14:paraId="12A3A315" w14:textId="358CA57E" w:rsidR="00E656D3" w:rsidRDefault="00686350" w:rsidP="001643E6">
      <w:pPr>
        <w:pStyle w:val="BodyText"/>
        <w:spacing w:line="480" w:lineRule="auto"/>
      </w:pPr>
      <w:bookmarkStart w:id="32"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2"/>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 xml:space="preserve">(Baetscher et al., 2025; </w:t>
      </w:r>
      <w:r w:rsidR="00E54BD9">
        <w:rPr>
          <w:noProof/>
        </w:rPr>
        <w:lastRenderedPageBreak/>
        <w:t>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5516F180" w14:textId="6A34E213" w:rsidR="0032076E" w:rsidRDefault="001063EA" w:rsidP="001063EA">
      <w:pPr>
        <w:pStyle w:val="BodyText"/>
        <w:spacing w:line="480" w:lineRule="auto"/>
      </w:pPr>
      <w:r w:rsidRPr="001063EA">
        <w:t xml:space="preserve">We hypothesize that the sampling density a species requires depends on </w:t>
      </w:r>
      <w:del w:id="33" w:author="Ryan Kelly" w:date="2026-08-05T15:47:00Z" w16du:dateUtc="2026-08-05T22:47:00Z">
        <w:r w:rsidRPr="001063EA" w:rsidDel="00C32BB5">
          <w:delText xml:space="preserve">the distance over which its </w:delText>
        </w:r>
        <w:r w:rsidDel="00C32BB5">
          <w:delText xml:space="preserve">quantitative </w:delText>
        </w:r>
        <w:r w:rsidRPr="001063EA" w:rsidDel="00C32BB5">
          <w:delText xml:space="preserve">distribution remains similar to itself — </w:delText>
        </w:r>
      </w:del>
      <w:r w:rsidRPr="001063EA">
        <w:t>its spatial autocorrelation</w:t>
      </w:r>
      <w:r>
        <w:t xml:space="preserve"> </w:t>
      </w:r>
      <w:r w:rsidRPr="001063EA">
        <w:t xml:space="preserve">(ρ). A species with a long length-scale varies gradually and can be reconstructed from </w:t>
      </w:r>
      <w:r>
        <w:t>fewer</w:t>
      </w:r>
      <w:r w:rsidRPr="001063EA">
        <w:t xml:space="preserve"> </w:t>
      </w:r>
      <w:r>
        <w:t>samples</w:t>
      </w:r>
      <w:r w:rsidRPr="001063EA">
        <w:t>, whereas one with a short length-scale varies abruptly</w:t>
      </w:r>
      <w:del w:id="34" w:author="Owen Liu" w:date="2026-08-17T15:54:00Z" w16du:dateUtc="2026-08-17T22:54:00Z">
        <w:r w:rsidDel="00B85D9D">
          <w:delText xml:space="preserve">, </w:delText>
        </w:r>
      </w:del>
      <w:del w:id="35" w:author="Owen Liu" w:date="2026-08-17T15:53:00Z" w16du:dateUtc="2026-08-17T22:53:00Z">
        <w:r w:rsidDel="00B85D9D">
          <w:delText>hence</w:delText>
        </w:r>
        <w:r w:rsidRPr="001063EA" w:rsidDel="00B85D9D">
          <w:delText xml:space="preserve"> </w:delText>
        </w:r>
      </w:del>
      <w:del w:id="36" w:author="Owen Liu" w:date="2026-08-17T15:54:00Z" w16du:dateUtc="2026-08-17T22:54:00Z">
        <w:r w:rsidDel="00B85D9D">
          <w:delText>requir</w:delText>
        </w:r>
      </w:del>
      <w:del w:id="37" w:author="Owen Liu" w:date="2026-08-17T15:53:00Z" w16du:dateUtc="2026-08-17T22:53:00Z">
        <w:r w:rsidDel="00B85D9D">
          <w:delText>e</w:delText>
        </w:r>
      </w:del>
      <w:ins w:id="38" w:author="Owen Liu" w:date="2026-08-17T15:54:00Z" w16du:dateUtc="2026-08-17T22:54:00Z">
        <w:r w:rsidR="00B85D9D">
          <w:t xml:space="preserve"> and may require a greater sampling density to characterize</w:t>
        </w:r>
      </w:ins>
      <w:del w:id="39" w:author="Owen Liu" w:date="2026-08-17T15:53:00Z" w16du:dateUtc="2026-08-17T22:53:00Z">
        <w:r w:rsidDel="00B85D9D">
          <w:delText>s</w:delText>
        </w:r>
      </w:del>
      <w:del w:id="40" w:author="Owen Liu" w:date="2026-08-17T15:54:00Z" w16du:dateUtc="2026-08-17T22:54:00Z">
        <w:r w:rsidDel="00B85D9D">
          <w:delText xml:space="preserve"> more samples</w:delText>
        </w:r>
      </w:del>
      <w:r>
        <w:t xml:space="preserve"> </w:t>
      </w:r>
      <w:r w:rsidRPr="001063EA">
        <w:t xml:space="preserve">(Figure 1). </w:t>
      </w:r>
      <w:r>
        <w:t>Hence, 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r>
        <w:t>Therefore</w:t>
      </w:r>
      <w:r w:rsidR="00C416FB">
        <w:t>,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rsidR="00FB27EA">
        <w:t xml:space="preserve"> and (ii) the accuracy of </w:t>
      </w:r>
      <w:commentRangeStart w:id="41"/>
      <w:r w:rsidR="00FB27EA">
        <w:t xml:space="preserve">GP </w:t>
      </w:r>
      <w:commentRangeEnd w:id="41"/>
      <w:r w:rsidR="00B85D9D">
        <w:rPr>
          <w:rStyle w:val="CommentReference"/>
          <w:sz w:val="24"/>
          <w:szCs w:val="24"/>
        </w:rPr>
        <w:commentReference w:id="41"/>
      </w:r>
      <w:r w:rsidR="00FB27EA">
        <w:t>parameter estimation. Our objective is deliberately operational: to give a survey planner guidance applicable before a cruise from a prior estimate of the spatial autocorrelation of the target taxa and a statement of the precision required</w:t>
      </w:r>
      <w:r w:rsidR="00765D4E">
        <w:t>.</w:t>
      </w:r>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52DCE376" w:rsidR="007D49E0" w:rsidRPr="00871E3F" w:rsidRDefault="00B65A9C" w:rsidP="001643E6">
      <w:pPr>
        <w:pStyle w:val="BodyText"/>
        <w:spacing w:line="480" w:lineRule="auto"/>
        <w:rPr>
          <w:i/>
          <w:iCs/>
        </w:rPr>
      </w:pPr>
      <w:r w:rsidRPr="00871E3F">
        <w:rPr>
          <w:i/>
          <w:iCs/>
        </w:rPr>
        <w:t xml:space="preserve">Figure 1. Conceptual </w:t>
      </w:r>
      <w:del w:id="42" w:author="Ole.Shelton" w:date="2026-08-19T15:20:00Z" w16du:dateUtc="2026-08-19T22:20:00Z">
        <w:r w:rsidRPr="00871E3F" w:rsidDel="00BE34B9">
          <w:rPr>
            <w:i/>
            <w:iCs/>
          </w:rPr>
          <w:delText xml:space="preserve">figure </w:delText>
        </w:r>
      </w:del>
      <w:r w:rsidRPr="00871E3F">
        <w:rPr>
          <w:i/>
          <w:iCs/>
        </w:rPr>
        <w:t>illustrat</w:t>
      </w:r>
      <w:ins w:id="43" w:author="Ole.Shelton" w:date="2026-08-19T15:20:00Z" w16du:dateUtc="2026-08-19T22:20:00Z">
        <w:r w:rsidR="00BE34B9">
          <w:rPr>
            <w:i/>
            <w:iCs/>
          </w:rPr>
          <w:t>ion of</w:t>
        </w:r>
      </w:ins>
      <w:del w:id="44" w:author="Ole.Shelton" w:date="2026-08-19T15:20:00Z" w16du:dateUtc="2026-08-19T22:20:00Z">
        <w:r w:rsidRPr="00871E3F" w:rsidDel="00BE34B9">
          <w:rPr>
            <w:i/>
            <w:iCs/>
          </w:rPr>
          <w:delText>ing</w:delText>
        </w:r>
      </w:del>
      <w:r w:rsidRPr="00871E3F">
        <w:rPr>
          <w:i/>
          <w:iCs/>
        </w:rPr>
        <w:t xml:space="preserve">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45" w:name="materials-and-methods"/>
      <w:bookmarkEnd w:id="31"/>
      <w:r>
        <w:t>Materials and methods</w:t>
      </w:r>
    </w:p>
    <w:p w14:paraId="6D460FDF" w14:textId="28F45267" w:rsidR="001B4F2A" w:rsidRDefault="003676DB" w:rsidP="001643E6">
      <w:pPr>
        <w:pStyle w:val="BodyText"/>
        <w:spacing w:line="480" w:lineRule="auto"/>
      </w:pPr>
      <w:bookmarkStart w:id="46" w:name="simulated-edna-data"/>
      <w:r>
        <w:t>W</w:t>
      </w:r>
      <w:r w:rsidR="00F82C02" w:rsidRPr="00F82C02">
        <w:t xml:space="preserve">e evaluated how sampling effort influences the recovery of marine eDNA spatial patterns by integrating empirical observations with simulation-based analyses within a common GP </w:t>
      </w:r>
      <w:r w:rsidR="00F82C02" w:rsidRPr="00F82C02">
        <w:lastRenderedPageBreak/>
        <w:t>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lastRenderedPageBreak/>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45F2A5D2"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Samples underwent PCR amplification using the MiFish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w:t>
      </w:r>
      <w:r>
        <w:lastRenderedPageBreak/>
        <w:t xml:space="preserve">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Clupea pallasii</w:t>
      </w:r>
      <w:r>
        <w:t xml:space="preserve">, </w:t>
      </w:r>
      <w:r>
        <w:rPr>
          <w:i/>
          <w:iCs/>
        </w:rPr>
        <w:t>Engraulis mordax</w:t>
      </w:r>
      <w:r>
        <w:t xml:space="preserve">, </w:t>
      </w:r>
      <w:r>
        <w:rPr>
          <w:i/>
          <w:iCs/>
        </w:rPr>
        <w:t>Leuroglossus stilbius</w:t>
      </w:r>
      <w:r>
        <w:t xml:space="preserve">, </w:t>
      </w:r>
      <w:r>
        <w:rPr>
          <w:i/>
          <w:iCs/>
        </w:rPr>
        <w:t>Microstomus pacificus</w:t>
      </w:r>
      <w:r>
        <w:t xml:space="preserve">, </w:t>
      </w:r>
      <w:r>
        <w:rPr>
          <w:i/>
          <w:iCs/>
        </w:rPr>
        <w:t>Sardinops sagax</w:t>
      </w:r>
      <w:r>
        <w:t xml:space="preserve">, </w:t>
      </w:r>
      <w:r>
        <w:rPr>
          <w:i/>
          <w:iCs/>
        </w:rPr>
        <w:t>Scomber japonicus</w:t>
      </w:r>
      <w:r>
        <w:t xml:space="preserve">, </w:t>
      </w:r>
      <w:r>
        <w:rPr>
          <w:i/>
          <w:iCs/>
        </w:rPr>
        <w:t>Sebastes entomelas</w:t>
      </w:r>
      <w:r>
        <w:t xml:space="preserve">, </w:t>
      </w:r>
      <w:r>
        <w:rPr>
          <w:i/>
          <w:iCs/>
        </w:rPr>
        <w:t>Stenobrachius leucopsarus</w:t>
      </w:r>
      <w:r>
        <w:t xml:space="preserve">, </w:t>
      </w:r>
      <w:r>
        <w:rPr>
          <w:i/>
          <w:iCs/>
        </w:rPr>
        <w:t>Tactostoma macropus</w:t>
      </w:r>
      <w:r>
        <w:t xml:space="preserve">, </w:t>
      </w:r>
      <w:r>
        <w:rPr>
          <w:i/>
          <w:iCs/>
        </w:rPr>
        <w:t>Tarletonbeania crenularis</w:t>
      </w:r>
      <w:r>
        <w:t xml:space="preserve">, </w:t>
      </w:r>
      <w:r>
        <w:rPr>
          <w:i/>
          <w:iCs/>
        </w:rPr>
        <w:t>Thaleichthys pacificus</w:t>
      </w:r>
      <w:r>
        <w:t xml:space="preserve"> and </w:t>
      </w:r>
      <w:r>
        <w:rPr>
          <w:i/>
          <w:iCs/>
        </w:rPr>
        <w:t>Trachurus symmetricus</w:t>
      </w:r>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 xml:space="preserve">distributed across five depth </w:t>
      </w:r>
      <w:r w:rsidR="00D94C80" w:rsidRPr="00192DF5">
        <w:lastRenderedPageBreak/>
        <w:t>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03969A53"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t>
      </w:r>
      <w:del w:id="47" w:author="Owen Liu" w:date="2026-08-17T16:14:00Z" w16du:dateUtc="2026-08-17T23:14:00Z">
        <w:r w:rsidR="007E6DD0" w:rsidDel="008E2907">
          <w:delText xml:space="preserve">with </w:delText>
        </w:r>
      </w:del>
      <w:commentRangeStart w:id="48"/>
      <w:ins w:id="49" w:author="Owen Liu" w:date="2026-08-17T16:14:00Z" w16du:dateUtc="2026-08-17T23:14:00Z">
        <w:r w:rsidR="008E2907">
          <w:t xml:space="preserve">for </w:t>
        </w:r>
      </w:ins>
      <w:commentRangeEnd w:id="48"/>
      <w:r w:rsidR="008E2907" w:rsidRPr="00FB072C">
        <w:rPr>
          <w:rStyle w:val="CommentReference"/>
          <w:i/>
          <w:iCs/>
          <w:sz w:val="24"/>
          <w:szCs w:val="24"/>
        </w:rPr>
        <w:commentReference w:id="48"/>
      </w:r>
      <w:r w:rsidR="007E6DD0" w:rsidRPr="00FB072C">
        <w:rPr>
          <w:i/>
          <w:iCs/>
        </w:rPr>
        <w:t>Z</w:t>
      </w:r>
      <w:r w:rsidR="00920328">
        <w:t xml:space="preserve">, </w:t>
      </w:r>
      <w:r w:rsidR="007E6DD0">
        <w:rPr>
          <w:i/>
          <w:iCs/>
        </w:rPr>
        <w:t>Y</w:t>
      </w:r>
      <w:r w:rsidR="007E6DD0">
        <w:rPr>
          <w:i/>
          <w:iCs/>
          <w:vertAlign w:val="subscript"/>
        </w:rPr>
        <w:t>E</w:t>
      </w:r>
      <w:r w:rsidR="007E6DD0">
        <w:t xml:space="preserve"> </w:t>
      </w:r>
      <w:del w:id="50" w:author="Owen Liu" w:date="2026-08-17T16:14:00Z" w16du:dateUtc="2026-08-17T23:14:00Z">
        <w:r w:rsidR="007E6DD0" w:rsidDel="008E2907">
          <w:delText xml:space="preserve">with </w:delText>
        </w:r>
      </w:del>
      <w:ins w:id="51" w:author="Owen Liu" w:date="2026-08-17T16:14:00Z" w16du:dateUtc="2026-08-17T23:14:00Z">
        <w:r w:rsidR="008E2907">
          <w:t xml:space="preserve">for </w:t>
        </w:r>
      </w:ins>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t>
      </w:r>
      <w:del w:id="52" w:author="Owen Liu" w:date="2026-08-17T16:14:00Z" w16du:dateUtc="2026-08-17T23:14:00Z">
        <w:r w:rsidR="00920328" w:rsidDel="008E2907">
          <w:delText xml:space="preserve">with </w:delText>
        </w:r>
      </w:del>
      <w:ins w:id="53" w:author="Owen Liu" w:date="2026-08-17T16:14:00Z" w16du:dateUtc="2026-08-17T23:14:00Z">
        <w:r w:rsidR="008E2907">
          <w:t xml:space="preserve">for </w:t>
        </w:r>
      </w:ins>
      <w:r w:rsidR="00920328">
        <w:rPr>
          <w:i/>
          <w:iCs/>
        </w:rPr>
        <w:t>X</w:t>
      </w:r>
      <w:r w:rsidR="00920328">
        <w:t xml:space="preserve"> </w:t>
      </w:r>
      <w:r w:rsidR="007E6DD0">
        <w:t xml:space="preserve">in Eq. 3. </w:t>
      </w:r>
      <w:r>
        <w:t>This framework enables direct, like-for-like comparisons of reconstructed fields across sampling 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lastRenderedPageBreak/>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commentRangeStart w:id="54"/>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commentRangeEnd w:id="54"/>
      <w:r w:rsidR="006A07C4">
        <w:rPr>
          <w:rStyle w:val="CommentReference"/>
          <w:sz w:val="24"/>
          <w:szCs w:val="24"/>
        </w:rPr>
        <w:commentReference w:id="54"/>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485A3ACA"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 xml:space="preserve">was held </w:t>
      </w:r>
      <w:r w:rsidR="0065046F" w:rsidRPr="00AA096F">
        <w:lastRenderedPageBreak/>
        <w:t>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bookmarkStart w:id="55"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55"/>
      <w:r w:rsidR="004D2E90">
        <w:t xml:space="preserve"> </w:t>
      </w:r>
      <w:bookmarkStart w:id="56"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A14311">
        <w:rPr>
          <w:lang w:val="el-GR"/>
        </w:rPr>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56"/>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lastRenderedPageBreak/>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57" w:name="statistical-inference"/>
      <w:bookmarkEnd w:id="46"/>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58"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58"/>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lastRenderedPageBreak/>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6B485E9E"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w:t>
      </w:r>
      <w:del w:id="59" w:author="Ryan Kelly" w:date="2026-08-05T15:50:00Z" w16du:dateUtc="2026-08-05T22:50:00Z">
        <w:r w:rsidR="00A309E9" w:rsidDel="00AE5F09">
          <w:delText>at different sampling effort</w:delText>
        </w:r>
      </w:del>
      <w:ins w:id="60" w:author="Ryan Kelly" w:date="2026-08-05T15:50:00Z" w16du:dateUtc="2026-08-05T22:50:00Z">
        <w:r w:rsidR="00AE5F09">
          <w:t>differently between the two datasets</w:t>
        </w:r>
      </w:ins>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61"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61"/>
      <w:r w:rsidR="00017D18">
        <w:t xml:space="preserve"> </w:t>
      </w:r>
      <w:r>
        <w:t xml:space="preserve">Taking the N=358 subsample as the reference observation set and its prediction on Q as the baseline (Z), we 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487261EE"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w:t>
      </w:r>
      <w:commentRangeStart w:id="62"/>
      <w:r w:rsidR="007C0AAD">
        <w:t>burn-in</w:t>
      </w:r>
      <w:commentRangeEnd w:id="62"/>
      <w:r w:rsidR="00B957D9">
        <w:rPr>
          <w:rStyle w:val="CommentReference"/>
          <w:sz w:val="24"/>
          <w:szCs w:val="24"/>
        </w:rPr>
        <w:commentReference w:id="62"/>
      </w:r>
      <w:r w:rsidR="007C0AAD">
        <w:t xml:space="preserve">.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 xml:space="preserve">1 </w:t>
      </w:r>
      <w:r w:rsidR="007C0AAD">
        <w:lastRenderedPageBreak/>
        <w:t>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63"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64" w:name="fig:dag"/>
      <w:bookmarkEnd w:id="63"/>
      <w:r>
        <w:rPr>
          <w:noProof/>
        </w:rPr>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46A1C45D"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 xml:space="preserve">=4000) is used to fit a GP model and generate a predicted field (Z), which serves as the reference </w:t>
      </w:r>
      <w:r w:rsidR="00BA1382" w:rsidRPr="00BA1382">
        <w:lastRenderedPageBreak/>
        <w:t>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65" w:name="results"/>
      <w:bookmarkEnd w:id="45"/>
      <w:bookmarkEnd w:id="57"/>
      <w:bookmarkEnd w:id="64"/>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66" w:name="fig:epsilon"/>
      <w:r w:rsidRPr="00762C7D">
        <w:rPr>
          <w:b/>
          <w:bCs w:val="0"/>
        </w:rPr>
        <w:t>Empirical data</w:t>
      </w:r>
    </w:p>
    <w:p w14:paraId="57347855" w14:textId="10658886"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ins w:id="67" w:author="Ryan Kelly" w:date="2026-08-05T15:52:00Z" w16du:dateUtc="2026-08-05T22:52:00Z">
        <w:r w:rsidR="00BD02A1">
          <w:t>.</w:t>
        </w:r>
      </w:ins>
      <w:del w:id="68" w:author="Ryan Kelly" w:date="2026-08-05T15:52:00Z" w16du:dateUtc="2026-08-05T22:52:00Z">
        <w:r w:rsidR="00054D59" w:rsidDel="00BD02A1">
          <w:delText>,</w:delText>
        </w:r>
      </w:del>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w:t>
      </w:r>
      <w:r w:rsidRPr="00BC550E">
        <w:lastRenderedPageBreak/>
        <w:t xml:space="preserve">bottom-associated taxa, indicating greater </w:t>
      </w:r>
      <w:r>
        <w:t>process</w:t>
      </w:r>
      <w:r w:rsidRPr="00EC0F93">
        <w:t xml:space="preserve"> variance </w:t>
      </w:r>
      <w:r>
        <w:t xml:space="preserve">of the inferred </w:t>
      </w:r>
      <w:r w:rsidRPr="00BC550E">
        <w:t>eDNA fields.</w:t>
      </w:r>
      <w:r>
        <w:t xml:space="preserve">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66"/>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 xml:space="preserve">the signal amplitude </w:t>
      </w:r>
      <w:r w:rsidRPr="00826938">
        <w:lastRenderedPageBreak/>
        <w:t>(α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owever, this reduction was strongly modulated by the degree 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69" w:name="OLE_LINK8"/>
      <w:r w:rsidRPr="003D6E81">
        <w:rPr>
          <w:b/>
          <w:bCs w:val="0"/>
        </w:rPr>
        <w:t>Simulations</w:t>
      </w:r>
    </w:p>
    <w:p w14:paraId="4D52A2D2" w14:textId="2DA3BBCC"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 xml:space="preserve">6 samples per </w:t>
      </w:r>
      <w:r w:rsidR="006E4E43">
        <w:lastRenderedPageBreak/>
        <w:t>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69"/>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lastRenderedPageBreak/>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w:t>
      </w:r>
      <w:r w:rsidR="003F2203">
        <w:lastRenderedPageBreak/>
        <w:t>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lastRenderedPageBreak/>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r w:rsidR="004714FD" w:rsidRPr="006717D8">
        <w:t>μ</w:t>
      </w:r>
      <w:r w:rsidR="004714FD" w:rsidRPr="006717D8">
        <w:rPr>
          <w:vertAlign w:val="subscript"/>
        </w:rPr>
        <w:t>d</w:t>
      </w:r>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70" w:name="fig:epsilon_sp"/>
    </w:p>
    <w:p w14:paraId="5516F1CD" w14:textId="77777777" w:rsidR="0032076E" w:rsidRDefault="00D04708" w:rsidP="001643E6">
      <w:pPr>
        <w:pStyle w:val="Heading1"/>
        <w:spacing w:before="0" w:after="0" w:line="480" w:lineRule="auto"/>
      </w:pPr>
      <w:bookmarkStart w:id="71" w:name="discussion"/>
      <w:bookmarkEnd w:id="65"/>
      <w:bookmarkEnd w:id="70"/>
      <w:r>
        <w:t>Discussion</w:t>
      </w:r>
    </w:p>
    <w:p w14:paraId="5351486F" w14:textId="16269BED" w:rsidR="00390A6F" w:rsidRDefault="00101BFB" w:rsidP="001643E6">
      <w:pPr>
        <w:pStyle w:val="p2"/>
        <w:spacing w:before="0" w:beforeAutospacing="0" w:after="0" w:afterAutospacing="0" w:line="480" w:lineRule="auto"/>
        <w:jc w:val="both"/>
      </w:pPr>
      <w:bookmarkStart w:id="72"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We show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73"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 xml:space="preserve">Prediction error decreased non-linearly with sampling effort and with increasing spatial autocorrelation, confirming that homogeneously </w:t>
      </w:r>
      <w:r w:rsidRPr="002D4B65">
        <w:lastRenderedPageBreak/>
        <w:t>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7F9080EE"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41CBD479" w:rsidR="00B9718F" w:rsidRDefault="00BA4DE0" w:rsidP="001643E6">
      <w:pPr>
        <w:pStyle w:val="p3"/>
        <w:spacing w:before="0" w:beforeAutospacing="0" w:after="0" w:afterAutospacing="0" w:line="480" w:lineRule="auto"/>
        <w:jc w:val="both"/>
      </w:pPr>
      <w:bookmarkStart w:id="74"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 xml:space="preserve">on 12 fish species, extending this conclusion to other taxa or ecosystems should be done with caution, and additional species may exhibit different scaling </w:t>
      </w:r>
      <w:commentRangeStart w:id="75"/>
      <w:r w:rsidR="0017095B" w:rsidRPr="0017095B">
        <w:t>relationships</w:t>
      </w:r>
      <w:commentRangeEnd w:id="75"/>
      <w:r w:rsidR="00D010A7" w:rsidRPr="0017095B">
        <w:rPr>
          <w:rStyle w:val="CommentReference"/>
          <w:sz w:val="24"/>
          <w:szCs w:val="24"/>
        </w:rPr>
        <w:commentReference w:id="75"/>
      </w:r>
      <w:r w:rsidR="0017095B" w:rsidRPr="0017095B">
        <w:t>.</w:t>
      </w:r>
    </w:p>
    <w:bookmarkEnd w:id="74"/>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xml:space="preserve">. From a sampling-efficiency perspective, this implies that surface-focused monitoring may require denser spatial sampling to reconstruct patchy distributions, whereas deep-layer monitoring may allow coarser sampling grids </w:t>
      </w:r>
      <w:r>
        <w:lastRenderedPageBreak/>
        <w:t>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r w:rsidR="002B45C6" w:rsidRPr="00CD3652">
        <w:rPr>
          <w:i/>
          <w:iCs/>
        </w:rPr>
        <w:t>μ</w:t>
      </w:r>
      <w:r w:rsidR="002B45C6" w:rsidRPr="00CD3652">
        <w:rPr>
          <w:i/>
          <w:iCs/>
          <w:vertAlign w:val="subscript"/>
        </w:rPr>
        <w:t>d</w:t>
      </w:r>
      <w:r w:rsidR="002B45C6" w:rsidRPr="00BC5CC1">
        <w:t xml:space="preserve"> can remain relatively robust under </w:t>
      </w:r>
      <w:r w:rsidR="00E37436">
        <w:t xml:space="preserve">reduced </w:t>
      </w:r>
      <w:r>
        <w:t xml:space="preserve">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lastRenderedPageBreak/>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r w:rsidR="00B427B8" w:rsidRPr="00BC5CC1">
        <w:t>undersampled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73"/>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4E0A34BB" w:rsidR="00A318B1" w:rsidRPr="000D2BF7" w:rsidRDefault="000F7C17" w:rsidP="001643E6">
      <w:pPr>
        <w:pStyle w:val="Heading3"/>
        <w:spacing w:before="0" w:after="0" w:line="480" w:lineRule="auto"/>
        <w:jc w:val="both"/>
        <w:rPr>
          <w:i w:val="0"/>
          <w:iCs/>
        </w:rPr>
      </w:pPr>
      <w:r>
        <w:rPr>
          <w:i w:val="0"/>
          <w:iCs/>
        </w:rPr>
        <w:t xml:space="preserve">Limitations on extrapolating simulations </w:t>
      </w:r>
      <w:del w:id="76" w:author="Owen Liu" w:date="2026-08-17T16:20:00Z" w16du:dateUtc="2026-08-17T23:20:00Z">
        <w:r w:rsidDel="008E2907">
          <w:rPr>
            <w:i w:val="0"/>
            <w:iCs/>
          </w:rPr>
          <w:delText xml:space="preserve">on </w:delText>
        </w:r>
      </w:del>
      <w:ins w:id="77" w:author="Owen Liu" w:date="2026-08-17T16:20:00Z" w16du:dateUtc="2026-08-17T23:20:00Z">
        <w:r w:rsidR="008E2907">
          <w:rPr>
            <w:i w:val="0"/>
            <w:iCs/>
          </w:rPr>
          <w:t xml:space="preserve">to </w:t>
        </w:r>
      </w:ins>
      <w:r>
        <w:rPr>
          <w:i w:val="0"/>
          <w:iCs/>
        </w:rPr>
        <w:t>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w:t>
      </w:r>
      <w:r w:rsidR="00690C1C" w:rsidRPr="00CC24BD">
        <w:lastRenderedPageBreak/>
        <w:t>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3D8F5ECF" w:rsidR="00286ADA" w:rsidRDefault="00587753" w:rsidP="001643E6">
      <w:pPr>
        <w:pStyle w:val="p3"/>
        <w:spacing w:before="0" w:beforeAutospacing="0" w:after="0" w:afterAutospacing="0" w:line="480" w:lineRule="auto"/>
        <w:jc w:val="both"/>
      </w:pPr>
      <w:r>
        <w:br/>
      </w:r>
      <w:commentRangeStart w:id="78"/>
      <w:r w:rsidRPr="00587753">
        <w:t xml:space="preserve">In addition, eDNA observation error is unlikely to be purely Gaussian, with variability arising from sources such as PCR bias, compositional constraints, incomplete calibration, and heterogeneity in filtration or extraction efficiency (Kelly et al., 2019; Gloor et al., 2017; Shaffer et al., 2025; Bessey et al., 2020). </w:t>
      </w:r>
      <w:commentRangeEnd w:id="78"/>
      <w:r w:rsidR="008E2907" w:rsidRPr="00587753">
        <w:rPr>
          <w:rStyle w:val="CommentReference"/>
          <w:sz w:val="24"/>
          <w:szCs w:val="24"/>
        </w:rPr>
        <w:commentReference w:id="78"/>
      </w:r>
      <w:r w:rsidRPr="00587753">
        <w:t xml:space="preserve">Our framework accounts for these sources (Guri et al., 2025), so they are unlikely to bias the results presented here. Finally, ecological processes such as migration, schooling, habitat discontinuities, or patchy prey fields can generate multi-scale patterns that </w:t>
      </w:r>
      <w:r w:rsidRPr="00587753">
        <w:lastRenderedPageBreak/>
        <w:t>depart from a single characteristic length-scale (Wagner &amp; Fortin, 2005).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w:t>
      </w:r>
      <w:r w:rsidR="00F3410A" w:rsidRPr="004507D0">
        <w:lastRenderedPageBreak/>
        <w:t>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6494558B" w:rsidR="00D34C42" w:rsidRDefault="005A5E64" w:rsidP="001643E6">
      <w:pPr>
        <w:pStyle w:val="p2"/>
        <w:spacing w:before="0" w:beforeAutospacing="0" w:after="0" w:afterAutospacing="0" w:line="480" w:lineRule="auto"/>
        <w:jc w:val="both"/>
      </w:pPr>
      <w:bookmarkStart w:id="79"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80" w:name="OLE_LINK1"/>
      <w:bookmarkEnd w:id="79"/>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81" w:name="OLE_LINK4"/>
      <w:bookmarkEnd w:id="80"/>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w:t>
      </w:r>
      <w:r w:rsidR="00B337A5" w:rsidRPr="000F42A5">
        <w:rPr>
          <w:rFonts w:ascii="Times New Roman" w:eastAsia="Times New Roman" w:hAnsi="Times New Roman" w:cs="Times New Roman"/>
        </w:rPr>
        <w:lastRenderedPageBreak/>
        <w:t>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81"/>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r w:rsidRPr="00CE2CA0">
        <w:rPr>
          <w:rFonts w:ascii="Times New Roman" w:eastAsia="Times New Roman" w:hAnsi="Times New Roman" w:cs="Times New Roman"/>
        </w:rPr>
        <w:lastRenderedPageBreak/>
        <w:t>programmes, these considerations are most appropriately governed by the patchiest taxon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t xml:space="preserve">For managers and survey designers the practical message is that effort should be set by the patchiness of the taxa a programme is required to resolve and by the decision the data must support, and that both can be specified in advance rather than discovered afterwards.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 xml:space="preserve">. </w:t>
      </w:r>
    </w:p>
    <w:p w14:paraId="07D5FE49" w14:textId="77777777" w:rsidR="002877EE" w:rsidRDefault="003A4273" w:rsidP="001643E6">
      <w:pPr>
        <w:spacing w:after="0" w:line="480" w:lineRule="auto"/>
      </w:pPr>
      <w:r>
        <w:br w:type="page"/>
      </w:r>
      <w:bookmarkStart w:id="82" w:name="fig:mu_rho_N"/>
      <w:bookmarkStart w:id="83" w:name="appendix"/>
      <w:bookmarkEnd w:id="71"/>
      <w:bookmarkEnd w:id="72"/>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1FCB494" w14:textId="77777777" w:rsidR="004475F1" w:rsidRDefault="004475F1">
      <w:pPr>
        <w:pStyle w:val="BodyText"/>
        <w:spacing w:line="480" w:lineRule="auto"/>
        <w:rPr>
          <w:b/>
        </w:rPr>
      </w:pPr>
    </w:p>
    <w:p w14:paraId="50E20B05" w14:textId="3F8E526B" w:rsidR="000D6CB9" w:rsidRDefault="00000000">
      <w:pPr>
        <w:pStyle w:val="BodyText"/>
        <w:spacing w:line="480" w:lineRule="auto"/>
      </w:pPr>
      <w:r>
        <w:rPr>
          <w:b/>
        </w:rPr>
        <w:t>Conflict of interest statement</w:t>
      </w:r>
    </w:p>
    <w:p w14:paraId="0ACDADA4" w14:textId="77777777" w:rsidR="000D6CB9" w:rsidRDefault="00000000">
      <w:pPr>
        <w:pStyle w:val="BodyText"/>
        <w:spacing w:line="480" w:lineRule="auto"/>
      </w:pPr>
      <w:r>
        <w:t>The authors declare no conflict of interest.</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Zenodo repository with </w:t>
      </w:r>
      <w:r w:rsidR="007C4C73" w:rsidRPr="00957362">
        <w:rPr>
          <w:rFonts w:ascii="Times New Roman" w:hAnsi="Times New Roman"/>
          <w:bCs/>
        </w:rPr>
        <w:t xml:space="preserve">DOI number 10.5281/zenodo.21141367 and the code can be found on GitHub repository </w:t>
      </w:r>
      <w:hyperlink r:id="rId21"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82"/>
    <w:bookmarkEnd w:id="83"/>
    <w:p w14:paraId="1BCB8C1F" w14:textId="77777777" w:rsidR="001C4DF2" w:rsidRPr="001C4DF2" w:rsidRDefault="00F553D1" w:rsidP="00623D17">
      <w:pPr>
        <w:pStyle w:val="Bibliography"/>
        <w:spacing w:line="240" w:lineRule="auto"/>
      </w:pPr>
      <w:r w:rsidRPr="007A589B">
        <w:fldChar w:fldCharType="begin"/>
      </w:r>
      <w:r w:rsidR="001C4DF2">
        <w:instrText xml:space="preserve"> ADDIN ZOTERO_BIBL {"uncited":[],"omitted":[],"custom":[]} CSL_BIBLIOGRAPHY </w:instrText>
      </w:r>
      <w:r w:rsidRPr="007A589B">
        <w:fldChar w:fldCharType="separate"/>
      </w:r>
      <w:r w:rsidR="001C4DF2" w:rsidRPr="001C4DF2">
        <w:t xml:space="preserve">Baetscher, D. S., Omori, K. L., Goethel, D. R., Shelton, A. O., Berger, A. M., Ledger, K. J., Nichols, K. M., &amp; Larson, W. A. (2025). The Pragmatic Sceptic: A Practical Approach for Integrating Environmental </w:t>
      </w:r>
      <w:r w:rsidR="001C4DF2" w:rsidRPr="001C4DF2">
        <w:rPr>
          <w:smallCaps/>
        </w:rPr>
        <w:t>DNA</w:t>
      </w:r>
      <w:r w:rsidR="001C4DF2" w:rsidRPr="001C4DF2">
        <w:t xml:space="preserve"> Into Marine Stock Assessment and Fisheries Management. </w:t>
      </w:r>
      <w:r w:rsidR="001C4DF2" w:rsidRPr="001C4DF2">
        <w:rPr>
          <w:i/>
          <w:iCs/>
        </w:rPr>
        <w:t>Fish and Fisheries</w:t>
      </w:r>
      <w:r w:rsidR="001C4DF2" w:rsidRPr="001C4DF2">
        <w:t>, faf.70001. https://doi.org/10.1111/faf.70001</w:t>
      </w:r>
    </w:p>
    <w:p w14:paraId="6ACB4D63" w14:textId="77777777" w:rsidR="001C4DF2" w:rsidRPr="001C4DF2" w:rsidRDefault="001C4DF2" w:rsidP="00623D17">
      <w:pPr>
        <w:pStyle w:val="Bibliography"/>
        <w:spacing w:line="240" w:lineRule="auto"/>
      </w:pPr>
      <w:r w:rsidRPr="001C4DF2">
        <w:t xml:space="preserve">Bessey, C., Jarman, S. N., Berry, O., Olsen, Y. S., Bunce, M., Simpson, T., Power, M., McLaughlin, J., Edgar, G. J., &amp; Keesing, J. (2020). Maximizing fish detection with eDNA metabarcoding. </w:t>
      </w:r>
      <w:r w:rsidRPr="001C4DF2">
        <w:rPr>
          <w:i/>
          <w:iCs/>
        </w:rPr>
        <w:t>Environmental DNA</w:t>
      </w:r>
      <w:r w:rsidRPr="001C4DF2">
        <w:t xml:space="preserve">, </w:t>
      </w:r>
      <w:r w:rsidRPr="001C4DF2">
        <w:rPr>
          <w:i/>
          <w:iCs/>
        </w:rPr>
        <w:t>2</w:t>
      </w:r>
      <w:r w:rsidRPr="001C4DF2">
        <w:t>(4), 493–504. https://doi.org/10.1002/edn3.74</w:t>
      </w:r>
    </w:p>
    <w:p w14:paraId="1464BDC9" w14:textId="77777777" w:rsidR="001C4DF2" w:rsidRPr="001C4DF2" w:rsidRDefault="001C4DF2" w:rsidP="00623D17">
      <w:pPr>
        <w:pStyle w:val="Bibliography"/>
        <w:spacing w:line="240" w:lineRule="auto"/>
      </w:pPr>
      <w:r w:rsidRPr="001C4DF2">
        <w:t xml:space="preserve">Brandão‐Dias, P. F. P., Hallack, D. M. C., Snyder, E. D., Tank, J. L., Bolster, D., Volponi, S., Shogren, A. J., Lamberti, G. A., Bibby, K., &amp; Egan, S. P. (2023). Particle size influences decay rates of environmental DNA in aquatic systems. </w:t>
      </w:r>
      <w:r w:rsidRPr="001C4DF2">
        <w:rPr>
          <w:i/>
          <w:iCs/>
        </w:rPr>
        <w:t>Molecular Ecology Resources</w:t>
      </w:r>
      <w:r w:rsidRPr="001C4DF2">
        <w:t xml:space="preserve">, </w:t>
      </w:r>
      <w:r w:rsidRPr="001C4DF2">
        <w:rPr>
          <w:i/>
          <w:iCs/>
        </w:rPr>
        <w:t>23</w:t>
      </w:r>
      <w:r w:rsidRPr="001C4DF2">
        <w:t>(4), 756–770. https://doi.org/10.1111/1755-0998.13751</w:t>
      </w:r>
    </w:p>
    <w:p w14:paraId="77D1945E" w14:textId="77777777" w:rsidR="001C4DF2" w:rsidRPr="001C4DF2" w:rsidRDefault="001C4DF2" w:rsidP="00623D17">
      <w:pPr>
        <w:pStyle w:val="Bibliography"/>
        <w:spacing w:line="240" w:lineRule="auto"/>
      </w:pPr>
      <w:r w:rsidRPr="001C4DF2">
        <w:t xml:space="preserve">Callahan, B. J., McMurdie, P. J., Rosen, M. J., Han, A. W., Johnson, A. J. A., &amp; Holmes, S. P. (2016). DADA2: High-resolution sample inference from Illumina amplicon data. </w:t>
      </w:r>
      <w:r w:rsidRPr="001C4DF2">
        <w:rPr>
          <w:i/>
          <w:iCs/>
        </w:rPr>
        <w:t>Nature Methods</w:t>
      </w:r>
      <w:r w:rsidRPr="001C4DF2">
        <w:t xml:space="preserve">, </w:t>
      </w:r>
      <w:r w:rsidRPr="001C4DF2">
        <w:rPr>
          <w:i/>
          <w:iCs/>
        </w:rPr>
        <w:t>13</w:t>
      </w:r>
      <w:r w:rsidRPr="001C4DF2">
        <w:t>(7), 581–583. https://doi.org/10.1038/nmeth.3869</w:t>
      </w:r>
    </w:p>
    <w:p w14:paraId="3E35DDDF" w14:textId="77777777" w:rsidR="001C4DF2" w:rsidRPr="001C4DF2" w:rsidRDefault="001C4DF2" w:rsidP="00623D17">
      <w:pPr>
        <w:pStyle w:val="Bibliography"/>
        <w:spacing w:line="240" w:lineRule="auto"/>
      </w:pPr>
      <w:r w:rsidRPr="001C4DF2">
        <w:lastRenderedPageBreak/>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1C4DF2">
        <w:rPr>
          <w:i/>
          <w:iCs/>
        </w:rPr>
        <w:t>Ecography</w:t>
      </w:r>
      <w:r w:rsidRPr="001C4DF2">
        <w:t xml:space="preserve">, </w:t>
      </w:r>
      <w:r w:rsidRPr="001C4DF2">
        <w:rPr>
          <w:i/>
          <w:iCs/>
        </w:rPr>
        <w:t>30</w:t>
      </w:r>
      <w:r w:rsidRPr="001C4DF2">
        <w:t>(5), 609–628. https://doi.org/10.1111/j.2007.0906-7590.05171.x</w:t>
      </w:r>
    </w:p>
    <w:p w14:paraId="338D9A4A" w14:textId="77777777" w:rsidR="001C4DF2" w:rsidRPr="001C4DF2" w:rsidRDefault="001C4DF2" w:rsidP="00623D17">
      <w:pPr>
        <w:pStyle w:val="Bibliography"/>
        <w:spacing w:line="240" w:lineRule="auto"/>
      </w:pPr>
      <w:r w:rsidRPr="001C4DF2">
        <w:t xml:space="preserve">Fortin, M.-J., Drapeau, P., &amp; Legendre, P. (1989). Spatial autocorrelation and sampling design in plant ecology. </w:t>
      </w:r>
      <w:r w:rsidRPr="001C4DF2">
        <w:rPr>
          <w:i/>
          <w:iCs/>
        </w:rPr>
        <w:t>Vegetatio</w:t>
      </w:r>
      <w:r w:rsidRPr="001C4DF2">
        <w:t xml:space="preserve">, </w:t>
      </w:r>
      <w:r w:rsidRPr="001C4DF2">
        <w:rPr>
          <w:i/>
          <w:iCs/>
        </w:rPr>
        <w:t>83</w:t>
      </w:r>
      <w:r w:rsidRPr="001C4DF2">
        <w:t>(1–2), 209–222. https://doi.org/10.1007/BF00031693</w:t>
      </w:r>
    </w:p>
    <w:p w14:paraId="5A64E066" w14:textId="77777777" w:rsidR="001C4DF2" w:rsidRPr="001C4DF2" w:rsidRDefault="001C4DF2" w:rsidP="00623D17">
      <w:pPr>
        <w:pStyle w:val="Bibliography"/>
        <w:spacing w:line="240" w:lineRule="auto"/>
      </w:pPr>
      <w:r w:rsidRPr="001C4DF2">
        <w:t xml:space="preserve">Fukaya, K., Murakami, H., Yoon, S., Minami, K., Osada, Y., Yamamoto, S., Masuda, R., Kasai, A., Miyashita, K., Minamoto, T., &amp; Kondoh, M. (2021). Estimating fish population abundance by integrating quantitative data on environmental DNA and hydrodynamic modelling. </w:t>
      </w:r>
      <w:r w:rsidRPr="001C4DF2">
        <w:rPr>
          <w:i/>
          <w:iCs/>
        </w:rPr>
        <w:t>Molecular Ecology</w:t>
      </w:r>
      <w:r w:rsidRPr="001C4DF2">
        <w:t xml:space="preserve">, </w:t>
      </w:r>
      <w:r w:rsidRPr="001C4DF2">
        <w:rPr>
          <w:i/>
          <w:iCs/>
        </w:rPr>
        <w:t>30</w:t>
      </w:r>
      <w:r w:rsidRPr="001C4DF2">
        <w:t>(13), 3057–3067. https://doi.org/10.1111/mec.15530</w:t>
      </w:r>
    </w:p>
    <w:p w14:paraId="6B0188E3" w14:textId="77777777" w:rsidR="001C4DF2" w:rsidRPr="001C4DF2" w:rsidRDefault="001C4DF2" w:rsidP="00623D17">
      <w:pPr>
        <w:pStyle w:val="Bibliography"/>
        <w:spacing w:line="240" w:lineRule="auto"/>
      </w:pPr>
      <w:r w:rsidRPr="001C4DF2">
        <w:t xml:space="preserve">García‐Machado, E., Normandeau, E., Côté, G., Caza‐Allard, I., Babin, C., &amp; Bernatchez, L. (2024). Evaluating Sampling Designs to Survey Fish Diversity in Lakes From Northern Temperate Zones. </w:t>
      </w:r>
      <w:r w:rsidRPr="001C4DF2">
        <w:rPr>
          <w:i/>
          <w:iCs/>
        </w:rPr>
        <w:t>Environmental DNA</w:t>
      </w:r>
      <w:r w:rsidRPr="001C4DF2">
        <w:t xml:space="preserve">, </w:t>
      </w:r>
      <w:r w:rsidRPr="001C4DF2">
        <w:rPr>
          <w:i/>
          <w:iCs/>
        </w:rPr>
        <w:t>6</w:t>
      </w:r>
      <w:r w:rsidRPr="001C4DF2">
        <w:t>(6), e70015. https://doi.org/10.1002/edn3.70015</w:t>
      </w:r>
    </w:p>
    <w:p w14:paraId="34ED5285" w14:textId="77777777" w:rsidR="001C4DF2" w:rsidRPr="001C4DF2" w:rsidRDefault="001C4DF2" w:rsidP="00623D17">
      <w:pPr>
        <w:pStyle w:val="Bibliography"/>
        <w:spacing w:line="240" w:lineRule="auto"/>
      </w:pPr>
      <w:r w:rsidRPr="001C4DF2">
        <w:t xml:space="preserve">Gloor, G. B., Macklaim, J. M., Pawlowsky-Glahn, V., &amp; Egozcue, J. J. (2017). Microbiome Datasets Are Compositional: And This Is Not Optional. </w:t>
      </w:r>
      <w:r w:rsidRPr="001C4DF2">
        <w:rPr>
          <w:i/>
          <w:iCs/>
        </w:rPr>
        <w:t>Frontiers in Microbiology</w:t>
      </w:r>
      <w:r w:rsidRPr="001C4DF2">
        <w:t xml:space="preserve">, </w:t>
      </w:r>
      <w:r w:rsidRPr="001C4DF2">
        <w:rPr>
          <w:i/>
          <w:iCs/>
        </w:rPr>
        <w:t>8</w:t>
      </w:r>
      <w:r w:rsidRPr="001C4DF2">
        <w:t>, 2224. https://doi.org/10.3389/fmicb.2017.02224</w:t>
      </w:r>
    </w:p>
    <w:p w14:paraId="0F837AEE" w14:textId="77777777" w:rsidR="001C4DF2" w:rsidRPr="001C4DF2" w:rsidRDefault="001C4DF2" w:rsidP="00623D17">
      <w:pPr>
        <w:pStyle w:val="Bibliography"/>
        <w:spacing w:line="240" w:lineRule="auto"/>
      </w:pPr>
      <w:r w:rsidRPr="001C4DF2">
        <w:t xml:space="preserve">Gold, Z., Sprague, J., Kushner, D. J., Marin, E. Z., &amp; Barber, P. H. (2021). eDNA metabarcoding as a biomonitoring tool for marine protected areas. </w:t>
      </w:r>
      <w:r w:rsidRPr="001C4DF2">
        <w:rPr>
          <w:i/>
          <w:iCs/>
        </w:rPr>
        <w:t>PLoS ONE</w:t>
      </w:r>
      <w:r w:rsidRPr="001C4DF2">
        <w:t xml:space="preserve">, </w:t>
      </w:r>
      <w:r w:rsidRPr="001C4DF2">
        <w:rPr>
          <w:i/>
          <w:iCs/>
        </w:rPr>
        <w:t>16</w:t>
      </w:r>
      <w:r w:rsidRPr="001C4DF2">
        <w:t>(2 February 2021), 1–19. https://doi.org/10.1371/journal.pone.0238557</w:t>
      </w:r>
    </w:p>
    <w:p w14:paraId="420FC24B" w14:textId="77777777" w:rsidR="001C4DF2" w:rsidRPr="001C4DF2" w:rsidRDefault="001C4DF2" w:rsidP="00623D17">
      <w:pPr>
        <w:pStyle w:val="Bibliography"/>
        <w:spacing w:line="240" w:lineRule="auto"/>
      </w:pPr>
      <w:r w:rsidRPr="001C4DF2">
        <w:t xml:space="preserve">Guri, G., Liu, O. R., Kelly, R. P., Shaffer, M. R., Parsons, K. M., Ramón-Laca, A., Nichols, K. M., Brandão-Dias, P. F. P., Wells, A., &amp; Shelton, A. O. (2025). </w:t>
      </w:r>
      <w:r w:rsidRPr="001C4DF2">
        <w:rPr>
          <w:i/>
          <w:iCs/>
        </w:rPr>
        <w:t>Quantitative, Multispecies Monitoring at a Continental Scale</w:t>
      </w:r>
      <w:r w:rsidRPr="001C4DF2">
        <w:t>. Ecology. https://doi.org/10.1101/2025.10.30.685180</w:t>
      </w:r>
    </w:p>
    <w:p w14:paraId="719D9C2C" w14:textId="77777777" w:rsidR="001C4DF2" w:rsidRPr="001C4DF2" w:rsidRDefault="001C4DF2" w:rsidP="00623D17">
      <w:pPr>
        <w:pStyle w:val="Bibliography"/>
        <w:spacing w:line="240" w:lineRule="auto"/>
      </w:pPr>
      <w:r w:rsidRPr="001C4DF2">
        <w:t xml:space="preserve">Guri, G., Shelton, A. O., Kelly, R. P., Yoccoz, N., Johansen, T., Præbel, K., Hanebrekke, T., Ray, J. L., Fall, J., &amp; Westgaard, J.-I. (2024). Predicting trawl catches using environmental DNA. </w:t>
      </w:r>
      <w:r w:rsidRPr="001C4DF2">
        <w:rPr>
          <w:i/>
          <w:iCs/>
        </w:rPr>
        <w:t>ICES Journal of Marine Science</w:t>
      </w:r>
      <w:r w:rsidRPr="001C4DF2">
        <w:t>, fsae097. https://doi.org/10.1093/icesjms/fsae097</w:t>
      </w:r>
    </w:p>
    <w:p w14:paraId="467D3786" w14:textId="77777777" w:rsidR="001C4DF2" w:rsidRPr="001C4DF2" w:rsidRDefault="001C4DF2" w:rsidP="00623D17">
      <w:pPr>
        <w:pStyle w:val="Bibliography"/>
        <w:spacing w:line="240" w:lineRule="auto"/>
      </w:pPr>
      <w:r w:rsidRPr="001C4DF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1C4DF2">
        <w:rPr>
          <w:i/>
          <w:iCs/>
        </w:rPr>
        <w:t>Environmental DNA</w:t>
      </w:r>
      <w:r w:rsidRPr="001C4DF2">
        <w:t>, edn3.409. https://doi.org/10.1002/edn3.409</w:t>
      </w:r>
    </w:p>
    <w:p w14:paraId="4CC7ECF7" w14:textId="77777777" w:rsidR="001C4DF2" w:rsidRPr="001C4DF2" w:rsidRDefault="001C4DF2" w:rsidP="00623D17">
      <w:pPr>
        <w:pStyle w:val="Bibliography"/>
        <w:spacing w:line="240" w:lineRule="auto"/>
      </w:pPr>
      <w:r w:rsidRPr="001C4DF2">
        <w:t xml:space="preserve">Jo, T. S., Murakami, H., &amp; Nakadai, R. (2025). Spatial dispersal of environmental DNA particles in lentic and marine ecosystems: An overview and synthesis. </w:t>
      </w:r>
      <w:r w:rsidRPr="001C4DF2">
        <w:rPr>
          <w:i/>
          <w:iCs/>
        </w:rPr>
        <w:t>Ecological Indicators</w:t>
      </w:r>
      <w:r w:rsidRPr="001C4DF2">
        <w:t xml:space="preserve">, </w:t>
      </w:r>
      <w:r w:rsidRPr="001C4DF2">
        <w:rPr>
          <w:i/>
          <w:iCs/>
        </w:rPr>
        <w:t>174</w:t>
      </w:r>
      <w:r w:rsidRPr="001C4DF2">
        <w:t>, 113469. https://doi.org/10.1016/j.ecolind.2025.113469</w:t>
      </w:r>
    </w:p>
    <w:p w14:paraId="2CDA9F0A" w14:textId="77777777" w:rsidR="001C4DF2" w:rsidRPr="001C4DF2" w:rsidRDefault="001C4DF2" w:rsidP="00623D17">
      <w:pPr>
        <w:pStyle w:val="Bibliography"/>
        <w:spacing w:line="240" w:lineRule="auto"/>
      </w:pPr>
      <w:r w:rsidRPr="001C4DF2">
        <w:t xml:space="preserve">Kaufman, C. G., &amp; Shaby, B. A. (2013). The role of the range parameter for estimation and prediction in geostatistics. </w:t>
      </w:r>
      <w:r w:rsidRPr="001C4DF2">
        <w:rPr>
          <w:i/>
          <w:iCs/>
        </w:rPr>
        <w:t>Biometrika</w:t>
      </w:r>
      <w:r w:rsidRPr="001C4DF2">
        <w:t xml:space="preserve">, </w:t>
      </w:r>
      <w:r w:rsidRPr="001C4DF2">
        <w:rPr>
          <w:i/>
          <w:iCs/>
        </w:rPr>
        <w:t>100</w:t>
      </w:r>
      <w:r w:rsidRPr="001C4DF2">
        <w:t>(2), 473–484. https://doi.org/10.1093/biomet/ass079</w:t>
      </w:r>
    </w:p>
    <w:p w14:paraId="5A141E45" w14:textId="77777777" w:rsidR="001C4DF2" w:rsidRPr="001C4DF2" w:rsidRDefault="001C4DF2" w:rsidP="00623D17">
      <w:pPr>
        <w:pStyle w:val="Bibliography"/>
        <w:spacing w:line="240" w:lineRule="auto"/>
      </w:pPr>
      <w:r w:rsidRPr="001C4DF2">
        <w:t xml:space="preserve">Kelly, R. P., Shelton, A. O., &amp; Gallego, R. (2019). Understanding PCR Processes to Draw Meaningful Conclusions from Environmental DNA Studies. </w:t>
      </w:r>
      <w:r w:rsidRPr="001C4DF2">
        <w:rPr>
          <w:i/>
          <w:iCs/>
        </w:rPr>
        <w:t>Scientific Reports</w:t>
      </w:r>
      <w:r w:rsidRPr="001C4DF2">
        <w:t xml:space="preserve">, </w:t>
      </w:r>
      <w:r w:rsidRPr="001C4DF2">
        <w:rPr>
          <w:i/>
          <w:iCs/>
        </w:rPr>
        <w:t>9</w:t>
      </w:r>
      <w:r w:rsidRPr="001C4DF2">
        <w:t>(1), 1–14. https://doi.org/10.1038/s41598-019-48546-x</w:t>
      </w:r>
    </w:p>
    <w:p w14:paraId="50DA1C86" w14:textId="77777777" w:rsidR="001C4DF2" w:rsidRPr="001C4DF2" w:rsidRDefault="001C4DF2" w:rsidP="00623D17">
      <w:pPr>
        <w:pStyle w:val="Bibliography"/>
        <w:spacing w:line="240" w:lineRule="auto"/>
      </w:pPr>
      <w:r w:rsidRPr="001C4DF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1C4DF2">
        <w:rPr>
          <w:i/>
          <w:iCs/>
        </w:rPr>
        <w:t>Environmental DNA</w:t>
      </w:r>
      <w:r w:rsidRPr="001C4DF2">
        <w:t xml:space="preserve">, </w:t>
      </w:r>
      <w:r w:rsidRPr="001C4DF2">
        <w:rPr>
          <w:i/>
          <w:iCs/>
        </w:rPr>
        <w:t>3</w:t>
      </w:r>
      <w:r w:rsidRPr="001C4DF2">
        <w:t>(6), 1142–1155. https://doi.org/10.1002/edn3.236</w:t>
      </w:r>
    </w:p>
    <w:p w14:paraId="5A852A41" w14:textId="77777777" w:rsidR="001C4DF2" w:rsidRPr="001C4DF2" w:rsidRDefault="001C4DF2" w:rsidP="00623D17">
      <w:pPr>
        <w:pStyle w:val="Bibliography"/>
        <w:spacing w:line="240" w:lineRule="auto"/>
      </w:pPr>
      <w:r w:rsidRPr="001C4DF2">
        <w:lastRenderedPageBreak/>
        <w:t xml:space="preserve">Laroche, F. (2024). Efficient sampling designs to assess biodiversity spatial autocorrelation: Should we go fractal? </w:t>
      </w:r>
      <w:r w:rsidRPr="001C4DF2">
        <w:rPr>
          <w:i/>
          <w:iCs/>
        </w:rPr>
        <w:t>Peer Community Journal</w:t>
      </w:r>
      <w:r w:rsidRPr="001C4DF2">
        <w:t xml:space="preserve">, </w:t>
      </w:r>
      <w:r w:rsidRPr="001C4DF2">
        <w:rPr>
          <w:i/>
          <w:iCs/>
        </w:rPr>
        <w:t>4</w:t>
      </w:r>
      <w:r w:rsidRPr="001C4DF2">
        <w:t>, e76. https://doi.org/10.24072/pcjournal.454</w:t>
      </w:r>
    </w:p>
    <w:p w14:paraId="41B2D6D4" w14:textId="77777777" w:rsidR="001C4DF2" w:rsidRPr="001C4DF2" w:rsidRDefault="001C4DF2" w:rsidP="00623D17">
      <w:pPr>
        <w:pStyle w:val="Bibliography"/>
        <w:spacing w:line="240" w:lineRule="auto"/>
      </w:pPr>
      <w:r w:rsidRPr="001C4DF2">
        <w:t xml:space="preserve">Lewy, P., &amp; Kristensen, K. (2009). Modelling the distribution of fish accounting for spatial correlation and overdispersion. </w:t>
      </w:r>
      <w:r w:rsidRPr="001C4DF2">
        <w:rPr>
          <w:i/>
          <w:iCs/>
        </w:rPr>
        <w:t>Canadian Journal of Fisheries and Aquatic Sciences</w:t>
      </w:r>
      <w:r w:rsidRPr="001C4DF2">
        <w:t xml:space="preserve">, </w:t>
      </w:r>
      <w:r w:rsidRPr="001C4DF2">
        <w:rPr>
          <w:i/>
          <w:iCs/>
        </w:rPr>
        <w:t>66</w:t>
      </w:r>
      <w:r w:rsidRPr="001C4DF2">
        <w:t>(10), 1809–1820. https://doi.org/10.1139/F09-114</w:t>
      </w:r>
    </w:p>
    <w:p w14:paraId="04E86D58" w14:textId="77777777" w:rsidR="001C4DF2" w:rsidRPr="001C4DF2" w:rsidRDefault="001C4DF2" w:rsidP="00623D17">
      <w:pPr>
        <w:pStyle w:val="Bibliography"/>
        <w:spacing w:line="240" w:lineRule="auto"/>
      </w:pPr>
      <w:r w:rsidRPr="001C4DF2">
        <w:t xml:space="preserve">Liu, O. R., Shelton, A. O., Ramón-Laca, A., Nichols, K. M., Ward, E. J., Phillips, E. M., Zamon, J. E., Wells, A., &amp; Kelly, R. P. (2026). Mapping the marine distribution of eulachon (Thaleichthys pacificus) in the Northeast Pacific using environmental DNA. </w:t>
      </w:r>
      <w:r w:rsidRPr="001C4DF2">
        <w:rPr>
          <w:i/>
          <w:iCs/>
        </w:rPr>
        <w:t>Communications Biology</w:t>
      </w:r>
      <w:r w:rsidRPr="001C4DF2">
        <w:t xml:space="preserve">, </w:t>
      </w:r>
      <w:r w:rsidRPr="001C4DF2">
        <w:rPr>
          <w:i/>
          <w:iCs/>
        </w:rPr>
        <w:t>9</w:t>
      </w:r>
      <w:r w:rsidRPr="001C4DF2">
        <w:t>(1), 465. https://doi.org/10.1038/s42003-026-09733-5</w:t>
      </w:r>
    </w:p>
    <w:p w14:paraId="63B772C7" w14:textId="77777777" w:rsidR="001C4DF2" w:rsidRPr="001C4DF2" w:rsidRDefault="001C4DF2" w:rsidP="00623D17">
      <w:pPr>
        <w:pStyle w:val="Bibliography"/>
        <w:spacing w:line="240" w:lineRule="auto"/>
      </w:pPr>
      <w:r w:rsidRPr="001C4DF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1C4DF2">
        <w:rPr>
          <w:i/>
          <w:iCs/>
        </w:rPr>
        <w:t>Royal Society Open Science</w:t>
      </w:r>
      <w:r w:rsidRPr="001C4DF2">
        <w:t>. https://doi.org/10.1098/rsos.150088</w:t>
      </w:r>
    </w:p>
    <w:p w14:paraId="0FBB23C6" w14:textId="77777777" w:rsidR="001C4DF2" w:rsidRPr="001C4DF2" w:rsidRDefault="001C4DF2" w:rsidP="00623D17">
      <w:pPr>
        <w:pStyle w:val="Bibliography"/>
        <w:spacing w:line="240" w:lineRule="auto"/>
      </w:pPr>
      <w:r w:rsidRPr="001C4DF2">
        <w:t xml:space="preserve">Paciorek, C. J. (2010). The Importance of Scale for Spatial-Confounding Bias and Precision of Spatial Regression Estimators. </w:t>
      </w:r>
      <w:r w:rsidRPr="001C4DF2">
        <w:rPr>
          <w:i/>
          <w:iCs/>
        </w:rPr>
        <w:t>Statistical Science</w:t>
      </w:r>
      <w:r w:rsidRPr="001C4DF2">
        <w:t xml:space="preserve">, </w:t>
      </w:r>
      <w:r w:rsidRPr="001C4DF2">
        <w:rPr>
          <w:i/>
          <w:iCs/>
        </w:rPr>
        <w:t>25</w:t>
      </w:r>
      <w:r w:rsidRPr="001C4DF2">
        <w:t>(1). https://doi.org/10.1214/10-STS326</w:t>
      </w:r>
    </w:p>
    <w:p w14:paraId="1958107D" w14:textId="77777777" w:rsidR="001C4DF2" w:rsidRPr="001C4DF2" w:rsidRDefault="001C4DF2" w:rsidP="00623D17">
      <w:pPr>
        <w:pStyle w:val="Bibliography"/>
        <w:spacing w:line="240" w:lineRule="auto"/>
      </w:pPr>
      <w:r w:rsidRPr="001C4DF2">
        <w:t xml:space="preserve">Paciorek, C. J., &amp; Schervish, M. J. (2006). Spatial modelling using a new class of nonstationary covariance functions. </w:t>
      </w:r>
      <w:r w:rsidRPr="001C4DF2">
        <w:rPr>
          <w:i/>
          <w:iCs/>
        </w:rPr>
        <w:t>Environmetrics</w:t>
      </w:r>
      <w:r w:rsidRPr="001C4DF2">
        <w:t xml:space="preserve">, </w:t>
      </w:r>
      <w:r w:rsidRPr="001C4DF2">
        <w:rPr>
          <w:i/>
          <w:iCs/>
        </w:rPr>
        <w:t>17</w:t>
      </w:r>
      <w:r w:rsidRPr="001C4DF2">
        <w:t>(5), 483–506. https://doi.org/10.1002/env.785</w:t>
      </w:r>
    </w:p>
    <w:p w14:paraId="627D4FAB" w14:textId="77777777" w:rsidR="001C4DF2" w:rsidRPr="001C4DF2" w:rsidRDefault="001C4DF2" w:rsidP="00623D17">
      <w:pPr>
        <w:pStyle w:val="Bibliography"/>
        <w:spacing w:line="240" w:lineRule="auto"/>
      </w:pPr>
      <w:r w:rsidRPr="001C4DF2">
        <w:t xml:space="preserve">Perkins, N. R., Prall, M., Chakraborty, A., White, J. W., Baskett, M. L., &amp; Morgan, S. G. (2021). Quantifying the statistical power of monitoring programs for marine protected areas. </w:t>
      </w:r>
      <w:r w:rsidRPr="001C4DF2">
        <w:rPr>
          <w:i/>
          <w:iCs/>
        </w:rPr>
        <w:t>Ecological Applications</w:t>
      </w:r>
      <w:r w:rsidRPr="001C4DF2">
        <w:t xml:space="preserve">, </w:t>
      </w:r>
      <w:r w:rsidRPr="001C4DF2">
        <w:rPr>
          <w:i/>
          <w:iCs/>
        </w:rPr>
        <w:t>31</w:t>
      </w:r>
      <w:r w:rsidRPr="001C4DF2">
        <w:t>(1), e2215. https://doi.org/10.1002/eap.2215</w:t>
      </w:r>
    </w:p>
    <w:p w14:paraId="7C663F2A" w14:textId="77777777" w:rsidR="001C4DF2" w:rsidRPr="001C4DF2" w:rsidRDefault="001C4DF2" w:rsidP="00623D17">
      <w:pPr>
        <w:pStyle w:val="Bibliography"/>
        <w:spacing w:line="240" w:lineRule="auto"/>
      </w:pPr>
      <w:r w:rsidRPr="001C4DF2">
        <w:t xml:space="preserve">Perret, J., Charpentier, A., Pradel, R., Papuga, G., &amp; Besnard, A. (2022). Spatially balanced sampling methods are always more precise than random ones for estimating the size of aggregated populations. </w:t>
      </w:r>
      <w:r w:rsidRPr="001C4DF2">
        <w:rPr>
          <w:i/>
          <w:iCs/>
        </w:rPr>
        <w:t>Methods in Ecology and Evolution</w:t>
      </w:r>
      <w:r w:rsidRPr="001C4DF2">
        <w:t xml:space="preserve">, </w:t>
      </w:r>
      <w:r w:rsidRPr="001C4DF2">
        <w:rPr>
          <w:i/>
          <w:iCs/>
        </w:rPr>
        <w:t>13</w:t>
      </w:r>
      <w:r w:rsidRPr="001C4DF2">
        <w:t>(12), 2743–2756. https://doi.org/10.1111/2041-210X.14015</w:t>
      </w:r>
    </w:p>
    <w:p w14:paraId="79922B9C" w14:textId="77777777" w:rsidR="001C4DF2" w:rsidRPr="001C4DF2" w:rsidRDefault="001C4DF2" w:rsidP="00623D17">
      <w:pPr>
        <w:pStyle w:val="Bibliography"/>
        <w:spacing w:line="240" w:lineRule="auto"/>
      </w:pPr>
      <w:r w:rsidRPr="001C4DF2">
        <w:t xml:space="preserve">Radinger, J., Britton, J. R., Carlson, S. M., Magurran, A. E., Alcaraz‐Hernández, J. D., Almodóvar, A., Benejam, L., Fernández‐Delgado, C., Nicola, G. G., Oliva‐Paterna, F. J., Torralva, M., &amp; García‐Berthou, E. (2019). Effective monitoring of freshwater fish. </w:t>
      </w:r>
      <w:r w:rsidRPr="001C4DF2">
        <w:rPr>
          <w:i/>
          <w:iCs/>
        </w:rPr>
        <w:t>Fish and Fisheries</w:t>
      </w:r>
      <w:r w:rsidRPr="001C4DF2">
        <w:t xml:space="preserve">, </w:t>
      </w:r>
      <w:r w:rsidRPr="001C4DF2">
        <w:rPr>
          <w:i/>
          <w:iCs/>
        </w:rPr>
        <w:t>20</w:t>
      </w:r>
      <w:r w:rsidRPr="001C4DF2">
        <w:t>(4), 729–747. https://doi.org/10.1111/faf.12373</w:t>
      </w:r>
    </w:p>
    <w:p w14:paraId="779FFB86" w14:textId="77777777" w:rsidR="001C4DF2" w:rsidRPr="001C4DF2" w:rsidRDefault="001C4DF2" w:rsidP="00623D17">
      <w:pPr>
        <w:pStyle w:val="Bibliography"/>
        <w:spacing w:line="240" w:lineRule="auto"/>
      </w:pPr>
      <w:r w:rsidRPr="001C4DF2">
        <w:t xml:space="preserve">Ramón-Laca, A., Wells, A., &amp; Park, L. (2021). A workflow for the relative quantification of multiple fish species from oceanic water samples using environmental DNA (eDNA) to support large-scale fishery surveys. </w:t>
      </w:r>
      <w:r w:rsidRPr="001C4DF2">
        <w:rPr>
          <w:i/>
          <w:iCs/>
        </w:rPr>
        <w:t>PLOS ONE</w:t>
      </w:r>
      <w:r w:rsidRPr="001C4DF2">
        <w:t xml:space="preserve">, </w:t>
      </w:r>
      <w:r w:rsidRPr="001C4DF2">
        <w:rPr>
          <w:i/>
          <w:iCs/>
        </w:rPr>
        <w:t>16</w:t>
      </w:r>
      <w:r w:rsidRPr="001C4DF2">
        <w:t>(9), e0257773. https://doi.org/10.1371/journal.pone.0257773</w:t>
      </w:r>
    </w:p>
    <w:p w14:paraId="4F814D9F" w14:textId="77777777" w:rsidR="001C4DF2" w:rsidRPr="001C4DF2" w:rsidRDefault="001C4DF2" w:rsidP="00623D17">
      <w:pPr>
        <w:pStyle w:val="Bibliography"/>
        <w:spacing w:line="240" w:lineRule="auto"/>
      </w:pPr>
      <w:r w:rsidRPr="001C4DF2">
        <w:t xml:space="preserve">Redfern, J., Ferguson, M., Becker, E., Hyrenbach, K., Good, C., Barlow, J., Kaschner, K., Baumgartner, M., Forney, K., Ballance, L., Fauchald, P., Halpin, P., Hamazaki, T., Pershing, A., Qian, S., Read, A., Reilly, S., Torres, L., &amp; Werne, F. (2006). Techniques for cetaceanhabitat modeling. </w:t>
      </w:r>
      <w:r w:rsidRPr="001C4DF2">
        <w:rPr>
          <w:i/>
          <w:iCs/>
        </w:rPr>
        <w:t>Marine Ecology Progress Series</w:t>
      </w:r>
      <w:r w:rsidRPr="001C4DF2">
        <w:t xml:space="preserve">, </w:t>
      </w:r>
      <w:r w:rsidRPr="001C4DF2">
        <w:rPr>
          <w:i/>
          <w:iCs/>
        </w:rPr>
        <w:t>310</w:t>
      </w:r>
      <w:r w:rsidRPr="001C4DF2">
        <w:t>, 271–295. https://doi.org/10.3354/meps310271</w:t>
      </w:r>
    </w:p>
    <w:p w14:paraId="2E8BB60A" w14:textId="77777777" w:rsidR="001C4DF2" w:rsidRPr="001C4DF2" w:rsidRDefault="001C4DF2" w:rsidP="00623D17">
      <w:pPr>
        <w:pStyle w:val="Bibliography"/>
        <w:spacing w:line="240" w:lineRule="auto"/>
      </w:pPr>
      <w:r w:rsidRPr="001C4DF2">
        <w:t xml:space="preserve">Rocha, A. D., Groen, T. A., Skidmore, A. K., &amp; Willemen, L. (2021). Role of Sampling Design When Predicting Spatially Dependent Ecological Data With Remote Sensing. </w:t>
      </w:r>
      <w:r w:rsidRPr="001C4DF2">
        <w:rPr>
          <w:i/>
          <w:iCs/>
        </w:rPr>
        <w:t>IEEE Transactions on Geoscience and Remote Sensing</w:t>
      </w:r>
      <w:r w:rsidRPr="001C4DF2">
        <w:t xml:space="preserve">, </w:t>
      </w:r>
      <w:r w:rsidRPr="001C4DF2">
        <w:rPr>
          <w:i/>
          <w:iCs/>
        </w:rPr>
        <w:t>59</w:t>
      </w:r>
      <w:r w:rsidRPr="001C4DF2">
        <w:t>(1), 663–674. https://doi.org/10.1109/TGRS.2020.2989216</w:t>
      </w:r>
    </w:p>
    <w:p w14:paraId="40D358FA" w14:textId="77777777" w:rsidR="001C4DF2" w:rsidRPr="001C4DF2" w:rsidRDefault="001C4DF2" w:rsidP="00623D17">
      <w:pPr>
        <w:pStyle w:val="Bibliography"/>
        <w:spacing w:line="240" w:lineRule="auto"/>
      </w:pPr>
      <w:r w:rsidRPr="001C4DF2">
        <w:t xml:space="preserve">Salter, I., Brandner, M., Djurhuus, A., Præbel, K., &amp; Wangensteen, O. (2026). Comparison of Environmental </w:t>
      </w:r>
      <w:r w:rsidRPr="001C4DF2">
        <w:rPr>
          <w:smallCaps/>
        </w:rPr>
        <w:t>DNA</w:t>
      </w:r>
      <w:r w:rsidRPr="001C4DF2">
        <w:t xml:space="preserve"> Metabarcoding and Trawl Data Highlights Gear Selectivity of Marine Demersal Fish Surveys on the Faroese Plateau. </w:t>
      </w:r>
      <w:r w:rsidRPr="001C4DF2">
        <w:rPr>
          <w:i/>
          <w:iCs/>
        </w:rPr>
        <w:t>Environmental DNA</w:t>
      </w:r>
      <w:r w:rsidRPr="001C4DF2">
        <w:t xml:space="preserve">, </w:t>
      </w:r>
      <w:r w:rsidRPr="001C4DF2">
        <w:rPr>
          <w:i/>
          <w:iCs/>
        </w:rPr>
        <w:t>8</w:t>
      </w:r>
      <w:r w:rsidRPr="001C4DF2">
        <w:t>(2), e70253. https://doi.org/10.1002/edn3.70253</w:t>
      </w:r>
    </w:p>
    <w:p w14:paraId="07094345" w14:textId="77777777" w:rsidR="001C4DF2" w:rsidRPr="001C4DF2" w:rsidRDefault="001C4DF2" w:rsidP="00623D17">
      <w:pPr>
        <w:pStyle w:val="Bibliography"/>
        <w:spacing w:line="240" w:lineRule="auto"/>
      </w:pPr>
      <w:r w:rsidRPr="001C4DF2">
        <w:lastRenderedPageBreak/>
        <w:t xml:space="preserve">Schweiger, A. H., Irl, S. D. H., Steinbauer, M. J., Dengler, J., &amp; Beierkuhnlein, C. (2016). Optimizing sampling approaches along ecological gradients. </w:t>
      </w:r>
      <w:r w:rsidRPr="001C4DF2">
        <w:rPr>
          <w:i/>
          <w:iCs/>
        </w:rPr>
        <w:t>Methods in Ecology and Evolution</w:t>
      </w:r>
      <w:r w:rsidRPr="001C4DF2">
        <w:t xml:space="preserve">, </w:t>
      </w:r>
      <w:r w:rsidRPr="001C4DF2">
        <w:rPr>
          <w:i/>
          <w:iCs/>
        </w:rPr>
        <w:t>7</w:t>
      </w:r>
      <w:r w:rsidRPr="001C4DF2">
        <w:t>(4), 463–471. https://doi.org/10.1111/2041-210X.12495</w:t>
      </w:r>
    </w:p>
    <w:p w14:paraId="09665662" w14:textId="77777777" w:rsidR="001C4DF2" w:rsidRPr="001C4DF2" w:rsidRDefault="001C4DF2" w:rsidP="00623D17">
      <w:pPr>
        <w:pStyle w:val="Bibliography"/>
        <w:spacing w:line="240" w:lineRule="auto"/>
      </w:pPr>
      <w:r w:rsidRPr="001C4DF2">
        <w:t xml:space="preserve">Shaffer, M. R., Andruszkiewicz Allan, E., Van Cise, A. M., Parsons, K. M., Shelton, A. O., &amp; Kelly, R. P. (2025). Observation Bias in Metabarcoding. </w:t>
      </w:r>
      <w:r w:rsidRPr="001C4DF2">
        <w:rPr>
          <w:i/>
          <w:iCs/>
        </w:rPr>
        <w:t>Molecular Ecology Resources</w:t>
      </w:r>
      <w:r w:rsidRPr="001C4DF2">
        <w:t xml:space="preserve">, </w:t>
      </w:r>
      <w:r w:rsidRPr="001C4DF2">
        <w:rPr>
          <w:i/>
          <w:iCs/>
        </w:rPr>
        <w:t>25</w:t>
      </w:r>
      <w:r w:rsidRPr="001C4DF2">
        <w:t>(7), e14119. https://doi.org/10.1111/1755-0998.14119</w:t>
      </w:r>
    </w:p>
    <w:p w14:paraId="360C9670" w14:textId="77777777" w:rsidR="001C4DF2" w:rsidRPr="001C4DF2" w:rsidRDefault="001C4DF2" w:rsidP="00623D17">
      <w:pPr>
        <w:pStyle w:val="Bibliography"/>
        <w:spacing w:line="240" w:lineRule="auto"/>
      </w:pPr>
      <w:r w:rsidRPr="001C4DF2">
        <w:t xml:space="preserve">Shelton, A. O., Ramón-Laca, A., Wells, A., Clemons, J., Chu, D., Feist, B. E., Kelly, R. P., Parker-Stetter, S. L., Thomas, R., Nichols, K. M., &amp; Park, L. (2022). Environmental DNA provides quantitative estimates of Pacific hake abundance and distribution in the open ocean. </w:t>
      </w:r>
      <w:r w:rsidRPr="001C4DF2">
        <w:rPr>
          <w:i/>
          <w:iCs/>
        </w:rPr>
        <w:t>Proceedings of the Royal Society B: Biological Sciences</w:t>
      </w:r>
      <w:r w:rsidRPr="001C4DF2">
        <w:t xml:space="preserve">, </w:t>
      </w:r>
      <w:r w:rsidRPr="001C4DF2">
        <w:rPr>
          <w:i/>
          <w:iCs/>
        </w:rPr>
        <w:t>289</w:t>
      </w:r>
      <w:r w:rsidRPr="001C4DF2">
        <w:t>(1971), 20212613. https://doi.org/https://doi.org/10.1098/rspb.2021.2613</w:t>
      </w:r>
    </w:p>
    <w:p w14:paraId="1BF4204E" w14:textId="77777777" w:rsidR="001C4DF2" w:rsidRPr="001C4DF2" w:rsidRDefault="001C4DF2" w:rsidP="00623D17">
      <w:pPr>
        <w:pStyle w:val="Bibliography"/>
        <w:spacing w:line="240" w:lineRule="auto"/>
      </w:pPr>
      <w:r w:rsidRPr="001C4DF2">
        <w:t xml:space="preserve">Stan Development Team. (2023). </w:t>
      </w:r>
      <w:r w:rsidRPr="001C4DF2">
        <w:rPr>
          <w:i/>
          <w:iCs/>
        </w:rPr>
        <w:t>Stan Modeling Language Users Guide and Reference Manual</w:t>
      </w:r>
      <w:r w:rsidRPr="001C4DF2">
        <w:t xml:space="preserve"> (Version 2.26.1) [Computer software]. https://mc-stan.org/</w:t>
      </w:r>
    </w:p>
    <w:p w14:paraId="7F880D19" w14:textId="77777777" w:rsidR="001C4DF2" w:rsidRPr="001C4DF2" w:rsidRDefault="001C4DF2" w:rsidP="00623D17">
      <w:pPr>
        <w:pStyle w:val="Bibliography"/>
        <w:spacing w:line="240" w:lineRule="auto"/>
      </w:pPr>
      <w:r w:rsidRPr="001C4DF2">
        <w:t xml:space="preserve">Stein, A., &amp; Ettema, C. (2003). An overview of spatial sampling procedures and experimental design of spatial studies for ecosystem comparisons. </w:t>
      </w:r>
      <w:r w:rsidRPr="001C4DF2">
        <w:rPr>
          <w:i/>
          <w:iCs/>
        </w:rPr>
        <w:t>Agriculture, Ecosystems &amp; Environment</w:t>
      </w:r>
      <w:r w:rsidRPr="001C4DF2">
        <w:t xml:space="preserve">, </w:t>
      </w:r>
      <w:r w:rsidRPr="001C4DF2">
        <w:rPr>
          <w:i/>
          <w:iCs/>
        </w:rPr>
        <w:t>94</w:t>
      </w:r>
      <w:r w:rsidRPr="001C4DF2">
        <w:t>(1), 31–47. https://doi.org/10.1016/S0167-8809(02)00013-0</w:t>
      </w:r>
    </w:p>
    <w:p w14:paraId="216B8433" w14:textId="77777777" w:rsidR="001C4DF2" w:rsidRPr="001C4DF2" w:rsidRDefault="001C4DF2" w:rsidP="00623D17">
      <w:pPr>
        <w:pStyle w:val="Bibliography"/>
        <w:spacing w:line="240" w:lineRule="auto"/>
      </w:pPr>
      <w:r w:rsidRPr="001C4DF2">
        <w:t xml:space="preserve">Taberlet, P., Coissac, E., Hajibabaei, M., &amp; Rieseberg, L. H. (2012). Environmental DNA. </w:t>
      </w:r>
      <w:r w:rsidRPr="001C4DF2">
        <w:rPr>
          <w:i/>
          <w:iCs/>
        </w:rPr>
        <w:t>Molecular Ecology</w:t>
      </w:r>
      <w:r w:rsidRPr="001C4DF2">
        <w:t xml:space="preserve">, </w:t>
      </w:r>
      <w:r w:rsidRPr="001C4DF2">
        <w:rPr>
          <w:i/>
          <w:iCs/>
        </w:rPr>
        <w:t>21</w:t>
      </w:r>
      <w:r w:rsidRPr="001C4DF2">
        <w:t>(8), 1789–1793. https://doi.org/10.1111/j.1365-294X.2012.05542.x</w:t>
      </w:r>
    </w:p>
    <w:p w14:paraId="34BB65A1" w14:textId="77777777" w:rsidR="001C4DF2" w:rsidRPr="001C4DF2" w:rsidRDefault="001C4DF2" w:rsidP="00623D17">
      <w:pPr>
        <w:pStyle w:val="Bibliography"/>
        <w:spacing w:line="240" w:lineRule="auto"/>
      </w:pPr>
      <w:r w:rsidRPr="001C4DF2">
        <w:t xml:space="preserve">Thorson, J. T., Shelton, A. O., Ward, E. J., &amp; Skaug, H. J. (2015). Geostatistical delta-generalized linear mixed models improve precision for estimated abundance indices for West Coast groundfishes. </w:t>
      </w:r>
      <w:r w:rsidRPr="001C4DF2">
        <w:rPr>
          <w:i/>
          <w:iCs/>
        </w:rPr>
        <w:t>ICES Journal of Marine Science</w:t>
      </w:r>
      <w:r w:rsidRPr="001C4DF2">
        <w:t xml:space="preserve">, </w:t>
      </w:r>
      <w:r w:rsidRPr="001C4DF2">
        <w:rPr>
          <w:i/>
          <w:iCs/>
        </w:rPr>
        <w:t>72</w:t>
      </w:r>
      <w:r w:rsidRPr="001C4DF2">
        <w:t>(5), 1297–1310. https://doi.org/10.1093/icesjms/fsu243</w:t>
      </w:r>
    </w:p>
    <w:p w14:paraId="1436A7CF" w14:textId="77777777" w:rsidR="001C4DF2" w:rsidRPr="001C4DF2" w:rsidRDefault="001C4DF2" w:rsidP="00623D17">
      <w:pPr>
        <w:pStyle w:val="Bibliography"/>
        <w:spacing w:line="240" w:lineRule="auto"/>
      </w:pPr>
      <w:r w:rsidRPr="001C4DF2">
        <w:t xml:space="preserve">Wagner, H. H., &amp; Fortin, M.-J. (2005). Spatial analysis of landscapes: Concepts and statistics. </w:t>
      </w:r>
      <w:r w:rsidRPr="001C4DF2">
        <w:rPr>
          <w:i/>
          <w:iCs/>
        </w:rPr>
        <w:t>Ecology</w:t>
      </w:r>
      <w:r w:rsidRPr="001C4DF2">
        <w:t xml:space="preserve">, </w:t>
      </w:r>
      <w:r w:rsidRPr="001C4DF2">
        <w:rPr>
          <w:i/>
          <w:iCs/>
        </w:rPr>
        <w:t>86</w:t>
      </w:r>
      <w:r w:rsidRPr="001C4DF2">
        <w:t>(8), 1975–1987. https://doi.org/10.1890/04-0914</w:t>
      </w:r>
    </w:p>
    <w:p w14:paraId="0FD06D45" w14:textId="77777777" w:rsidR="001C4DF2" w:rsidRPr="001C4DF2" w:rsidRDefault="001C4DF2" w:rsidP="00623D17">
      <w:pPr>
        <w:pStyle w:val="Bibliography"/>
        <w:spacing w:line="240" w:lineRule="auto"/>
      </w:pPr>
      <w:r w:rsidRPr="001C4DF2">
        <w:t xml:space="preserve">Xu, B., Zhang, C., Xue, Y., Ren, Y., &amp; Chen, Y. (2015). Optimization of sampling effort for a fishery-independent survey with multiple goals. </w:t>
      </w:r>
      <w:r w:rsidRPr="001C4DF2">
        <w:rPr>
          <w:i/>
          <w:iCs/>
        </w:rPr>
        <w:t>Environmental Monitoring and Assessment</w:t>
      </w:r>
      <w:r w:rsidRPr="001C4DF2">
        <w:t xml:space="preserve">, </w:t>
      </w:r>
      <w:r w:rsidRPr="001C4DF2">
        <w:rPr>
          <w:i/>
          <w:iCs/>
        </w:rPr>
        <w:t>187</w:t>
      </w:r>
      <w:r w:rsidRPr="001C4DF2">
        <w:t>(5). https://doi.org/10.1007/s10661-015-4483-9</w:t>
      </w:r>
    </w:p>
    <w:p w14:paraId="49FCA4F7" w14:textId="77777777" w:rsidR="001C4DF2" w:rsidRPr="001C4DF2" w:rsidRDefault="001C4DF2" w:rsidP="00623D17">
      <w:pPr>
        <w:pStyle w:val="Bibliography"/>
        <w:spacing w:line="240" w:lineRule="auto"/>
      </w:pPr>
      <w:r w:rsidRPr="001C4DF2">
        <w:t xml:space="preserve">Yoccoz, N. G., Nichols, J. D., &amp; Boulinier, T. (2001). Monitoring of biological diversity in space and time. </w:t>
      </w:r>
      <w:r w:rsidRPr="001C4DF2">
        <w:rPr>
          <w:i/>
          <w:iCs/>
        </w:rPr>
        <w:t>Trends in Ecology &amp; Evolution</w:t>
      </w:r>
      <w:r w:rsidRPr="001C4DF2">
        <w:t xml:space="preserve">, </w:t>
      </w:r>
      <w:r w:rsidRPr="001C4DF2">
        <w:rPr>
          <w:i/>
          <w:iCs/>
        </w:rPr>
        <w:t>16</w:t>
      </w:r>
      <w:r w:rsidRPr="001C4DF2">
        <w:t>(8), 446–453. https://doi.org/10.1016/S0169-5347(01)02205-4</w:t>
      </w:r>
    </w:p>
    <w:p w14:paraId="7C517AB5" w14:textId="77777777" w:rsidR="001C4DF2" w:rsidRPr="001C4DF2" w:rsidRDefault="001C4DF2" w:rsidP="00623D17">
      <w:pPr>
        <w:pStyle w:val="Bibliography"/>
        <w:spacing w:line="240" w:lineRule="auto"/>
      </w:pPr>
      <w:r w:rsidRPr="001C4DF2">
        <w:t xml:space="preserve">Zhao, J., Yang, K., &amp; Ma, J. (2022). Optimization of Sampling Effort for Different Fishery Groups in the Yangtze River Estuary, China. </w:t>
      </w:r>
      <w:r w:rsidRPr="001C4DF2">
        <w:rPr>
          <w:i/>
          <w:iCs/>
        </w:rPr>
        <w:t>Marine and Coastal Fisheries</w:t>
      </w:r>
      <w:r w:rsidRPr="001C4DF2">
        <w:t xml:space="preserve">, </w:t>
      </w:r>
      <w:r w:rsidRPr="001C4DF2">
        <w:rPr>
          <w:i/>
          <w:iCs/>
        </w:rPr>
        <w:t>14</w:t>
      </w:r>
      <w:r w:rsidRPr="001C4DF2">
        <w:t>(4). https://doi.org/10.1002/mcf2.10214</w:t>
      </w:r>
    </w:p>
    <w:p w14:paraId="5940244E" w14:textId="5CDD6FEF" w:rsidR="000974AE" w:rsidRDefault="00F553D1" w:rsidP="00623D17">
      <w:pPr>
        <w:pStyle w:val="Bibliography"/>
        <w:spacing w:line="240" w:lineRule="auto"/>
      </w:pPr>
      <w:r w:rsidRPr="007A589B">
        <w:rPr>
          <w:rFonts w:cs="Times New Roman"/>
        </w:rPr>
        <w:fldChar w:fldCharType="end"/>
      </w:r>
      <w:r w:rsidR="000974AE">
        <w:br w:type="page"/>
      </w:r>
    </w:p>
    <w:sectPr w:rsidR="000974AE"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 w:author="Ryan Kelly" w:date="2026-08-05T15:46:00Z" w:initials="RK">
    <w:p w14:paraId="3C89D7CF" w14:textId="77777777" w:rsidR="00186E38" w:rsidRDefault="00186E38" w:rsidP="00186E38">
      <w:r>
        <w:rPr>
          <w:rStyle w:val="CommentReference"/>
        </w:rPr>
        <w:annotationRef/>
      </w:r>
      <w:r>
        <w:rPr>
          <w:sz w:val="20"/>
          <w:szCs w:val="20"/>
        </w:rPr>
        <w:t>to generalize this, would it make sense to think of it as a ratio? (like, the same principle would apply if the units here were cm^2, rather than km^2, right?)</w:t>
      </w:r>
    </w:p>
  </w:comment>
  <w:comment w:id="29" w:author="Ryan Kelly" w:date="2026-08-05T15:47:00Z" w:initials="RK">
    <w:p w14:paraId="0CAE6C24" w14:textId="77777777" w:rsidR="00127B6F" w:rsidRDefault="00127B6F" w:rsidP="00127B6F">
      <w:r>
        <w:rPr>
          <w:rStyle w:val="CommentReference"/>
        </w:rPr>
        <w:annotationRef/>
      </w:r>
      <w:r>
        <w:rPr>
          <w:sz w:val="20"/>
          <w:szCs w:val="20"/>
        </w:rPr>
        <w:t>here and elsewhere in the paper, I think you either need to define/introduce these or else omit them. Most readers will have no idea what they mean.</w:t>
      </w:r>
    </w:p>
  </w:comment>
  <w:comment w:id="30" w:author="Ole.Shelton" w:date="2026-08-19T15:10:00Z" w:initials="O">
    <w:p w14:paraId="5E7B21DF" w14:textId="1EE0A9C7" w:rsidR="000C43C4" w:rsidRDefault="000C43C4">
      <w:pPr>
        <w:pStyle w:val="CommentText"/>
      </w:pPr>
      <w:r>
        <w:rPr>
          <w:rStyle w:val="CommentReference"/>
        </w:rPr>
        <w:annotationRef/>
      </w:r>
      <w:r>
        <w:t>Perhaps say modestly above sample densities for existing eDNA surveys in the region? Or something?</w:t>
      </w:r>
    </w:p>
  </w:comment>
  <w:comment w:id="41" w:author="Owen Liu" w:date="2026-08-17T15:57:00Z" w:initials="OL">
    <w:p w14:paraId="5B4C79E2" w14:textId="77777777" w:rsidR="00B85D9D" w:rsidRDefault="00B85D9D" w:rsidP="00B85D9D">
      <w:pPr>
        <w:pStyle w:val="CommentText"/>
      </w:pPr>
      <w:r>
        <w:rPr>
          <w:rStyle w:val="CommentReference"/>
        </w:rPr>
        <w:annotationRef/>
      </w:r>
      <w:r>
        <w:t>First time this is used in the body text. Needs to be introduced and defined</w:t>
      </w:r>
    </w:p>
  </w:comment>
  <w:comment w:id="48" w:author="Owen Liu" w:date="2026-08-17T16:14:00Z" w:initials="OL">
    <w:p w14:paraId="7D5F3BB8" w14:textId="77777777" w:rsidR="008E2907" w:rsidRDefault="008E2907" w:rsidP="008E2907">
      <w:pPr>
        <w:pStyle w:val="CommentText"/>
      </w:pPr>
      <w:r>
        <w:rPr>
          <w:rStyle w:val="CommentReference"/>
        </w:rPr>
        <w:annotationRef/>
      </w:r>
      <w:r>
        <w:t>Right?</w:t>
      </w:r>
    </w:p>
  </w:comment>
  <w:comment w:id="54" w:author="Ryan Kelly" w:date="2026-08-05T15:49:00Z" w:initials="RK">
    <w:p w14:paraId="3F956E5A" w14:textId="77777777" w:rsidR="006A07C4" w:rsidRDefault="006A07C4" w:rsidP="006A07C4">
      <w:r>
        <w:rPr>
          <w:rStyle w:val="CommentReference"/>
        </w:rPr>
        <w:annotationRef/>
      </w:r>
      <w:r>
        <w:rPr>
          <w:sz w:val="20"/>
          <w:szCs w:val="20"/>
        </w:rPr>
        <w:t>I was confused by the 1 in the subscript until I saw the others later on (labeled as 2 and 3, which I think makes great sense). I suggest just introducing this nomenclature here, for clarity.</w:t>
      </w:r>
    </w:p>
  </w:comment>
  <w:comment w:id="62" w:author="Ryan Kelly" w:date="2026-08-05T15:51:00Z" w:initials="RK">
    <w:p w14:paraId="615E978C" w14:textId="77777777" w:rsidR="00B957D9" w:rsidRDefault="00B957D9" w:rsidP="00B957D9">
      <w:r>
        <w:rPr>
          <w:rStyle w:val="CommentReference"/>
        </w:rPr>
        <w:annotationRef/>
      </w:r>
      <w:r>
        <w:rPr>
          <w:sz w:val="20"/>
          <w:szCs w:val="20"/>
        </w:rPr>
        <w:t>I think, very technically, burn-in is different from stan's warmup insofar as stan's warmup is tuning parameters, etc., while burn-in simply omits the first XXX iteration/samples.</w:t>
      </w:r>
    </w:p>
  </w:comment>
  <w:comment w:id="75" w:author="Ryan Kelly" w:date="2026-08-05T15:54:00Z" w:initials="RK">
    <w:p w14:paraId="7617D8CD" w14:textId="77777777" w:rsidR="00D010A7" w:rsidRDefault="00D010A7" w:rsidP="00D010A7">
      <w:r>
        <w:rPr>
          <w:rStyle w:val="CommentReference"/>
        </w:rPr>
        <w:annotationRef/>
      </w:r>
      <w:r>
        <w:rPr>
          <w:sz w:val="20"/>
          <w:szCs w:val="20"/>
        </w:rPr>
        <w:t>it might make sense to reinforce one of your earlier key ideas here: metabarcoding gives information about many species simultaneously, but each species has a different degree of spatial autocorrelation, and therefore thinking about the "correct" scale of sampling gets complicated because there are inevitable tradeoffs between species of interest.</w:t>
      </w:r>
    </w:p>
  </w:comment>
  <w:comment w:id="78" w:author="Owen Liu" w:date="2026-08-17T16:22:00Z" w:initials="OL">
    <w:p w14:paraId="7E6A9405" w14:textId="77777777" w:rsidR="008E2907" w:rsidRDefault="008E2907" w:rsidP="008E2907">
      <w:pPr>
        <w:pStyle w:val="CommentText"/>
      </w:pPr>
      <w:r>
        <w:rPr>
          <w:rStyle w:val="CommentReference"/>
        </w:rPr>
        <w:annotationRef/>
      </w:r>
      <w:r>
        <w:t>Repeat of the previous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89D7CF" w15:done="0"/>
  <w15:commentEx w15:paraId="0CAE6C24" w15:done="0"/>
  <w15:commentEx w15:paraId="5E7B21DF" w15:paraIdParent="0CAE6C24" w15:done="0"/>
  <w15:commentEx w15:paraId="5B4C79E2" w15:done="0"/>
  <w15:commentEx w15:paraId="7D5F3BB8" w15:done="0"/>
  <w15:commentEx w15:paraId="3F956E5A" w15:done="0"/>
  <w15:commentEx w15:paraId="615E978C" w15:done="0"/>
  <w15:commentEx w15:paraId="7617D8CD" w15:done="0"/>
  <w15:commentEx w15:paraId="7E6A94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8E7D83F" w16cex:dateUtc="2026-08-05T22:46:00Z"/>
  <w16cex:commentExtensible w16cex:durableId="795F9CB2" w16cex:dateUtc="2026-08-05T22:47:00Z"/>
  <w16cex:commentExtensible w16cex:durableId="211BD0DD" w16cex:dateUtc="2026-08-19T22:10:00Z"/>
  <w16cex:commentExtensible w16cex:durableId="1B7AECC1" w16cex:dateUtc="2026-08-17T22:57:00Z"/>
  <w16cex:commentExtensible w16cex:durableId="5CE0E100" w16cex:dateUtc="2026-08-17T23:14:00Z"/>
  <w16cex:commentExtensible w16cex:durableId="348F7A0A" w16cex:dateUtc="2026-08-05T22:49:00Z"/>
  <w16cex:commentExtensible w16cex:durableId="2226315C" w16cex:dateUtc="2026-08-05T22:51:00Z"/>
  <w16cex:commentExtensible w16cex:durableId="7A4765E4" w16cex:dateUtc="2026-08-05T22:54:00Z"/>
  <w16cex:commentExtensible w16cex:durableId="52DA4FE0" w16cex:dateUtc="2026-08-17T2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89D7CF" w16cid:durableId="18E7D83F"/>
  <w16cid:commentId w16cid:paraId="0CAE6C24" w16cid:durableId="795F9CB2"/>
  <w16cid:commentId w16cid:paraId="5E7B21DF" w16cid:durableId="211BD0DD"/>
  <w16cid:commentId w16cid:paraId="5B4C79E2" w16cid:durableId="1B7AECC1"/>
  <w16cid:commentId w16cid:paraId="7D5F3BB8" w16cid:durableId="5CE0E100"/>
  <w16cid:commentId w16cid:paraId="3F956E5A" w16cid:durableId="348F7A0A"/>
  <w16cid:commentId w16cid:paraId="615E978C" w16cid:durableId="2226315C"/>
  <w16cid:commentId w16cid:paraId="7617D8CD" w16cid:durableId="7A4765E4"/>
  <w16cid:commentId w16cid:paraId="7E6A9405" w16cid:durableId="52DA4F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900CD" w14:textId="77777777" w:rsidR="008A5924" w:rsidRDefault="008A5924" w:rsidP="009A2297">
      <w:pPr>
        <w:spacing w:after="0"/>
      </w:pPr>
      <w:r>
        <w:separator/>
      </w:r>
    </w:p>
  </w:endnote>
  <w:endnote w:type="continuationSeparator" w:id="0">
    <w:p w14:paraId="21432FE1" w14:textId="77777777" w:rsidR="008A5924" w:rsidRDefault="008A5924"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75D38F" w14:textId="77777777" w:rsidR="008A5924" w:rsidRDefault="008A5924" w:rsidP="009A2297">
      <w:pPr>
        <w:spacing w:after="0"/>
      </w:pPr>
      <w:r>
        <w:separator/>
      </w:r>
    </w:p>
  </w:footnote>
  <w:footnote w:type="continuationSeparator" w:id="0">
    <w:p w14:paraId="009C7AA0" w14:textId="77777777" w:rsidR="008A5924" w:rsidRDefault="008A5924"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wen Liu">
    <w15:presenceInfo w15:providerId="AD" w15:userId="S::owenrliu@uw.edu::f7fcd9d6-0008-4128-91a1-2a4d89ba95cb"/>
  </w15:person>
  <w15:person w15:author="Ryan Kelly">
    <w15:presenceInfo w15:providerId="AD" w15:userId="S::rpkelly@uw.edu::bdd078d1-2c18-4ae4-92e7-09a089cd5dac"/>
  </w15:person>
  <w15:person w15:author="Ole.Shelton">
    <w15:presenceInfo w15:providerId="None" w15:userId="Ole.Shelto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4238"/>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3C4"/>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BE6"/>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4878"/>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0C7"/>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24"/>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907"/>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4BF0"/>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2875"/>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73C"/>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5D9D"/>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4B9"/>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gledguri/Smart-eDNA-sampling"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35</Pages>
  <Words>27425</Words>
  <Characters>156324</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183383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Ole.Shelton</cp:lastModifiedBy>
  <cp:revision>3</cp:revision>
  <cp:lastPrinted>2026-04-15T23:13:00Z</cp:lastPrinted>
  <dcterms:created xsi:type="dcterms:W3CDTF">2026-08-19T22:11:00Z</dcterms:created>
  <dcterms:modified xsi:type="dcterms:W3CDTF">2026-08-19T22:28:00Z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id="KoN9VrR8"/&gt;&lt;style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