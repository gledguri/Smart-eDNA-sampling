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85A6B4" w14:textId="77777777" w:rsidR="00BD1D03" w:rsidRDefault="00000000">
      <w:pPr>
        <w:pStyle w:val="BodyText"/>
        <w:spacing w:line="480" w:lineRule="auto"/>
      </w:pPr>
      <w:r>
        <w:rPr>
          <w:b/>
        </w:rPr>
        <w:t>Journal:</w:t>
      </w:r>
      <w:r>
        <w:t xml:space="preserve"> Ecological Applications</w:t>
      </w:r>
    </w:p>
    <w:p w14:paraId="75593CCD" w14:textId="77777777" w:rsidR="00BD1D03" w:rsidRDefault="00000000">
      <w:pPr>
        <w:pStyle w:val="BodyText"/>
        <w:spacing w:line="480" w:lineRule="auto"/>
      </w:pPr>
      <w:r>
        <w:rPr>
          <w:b/>
        </w:rPr>
        <w:t>Manuscript type:</w:t>
      </w:r>
      <w:r>
        <w:t xml:space="preserve"> Method</w:t>
      </w:r>
    </w:p>
    <w:p w14:paraId="7B7E7696" w14:textId="77777777" w:rsidR="00AD04EE" w:rsidRPr="00B97B65" w:rsidRDefault="00AD04EE" w:rsidP="00AD04EE">
      <w:pPr>
        <w:pStyle w:val="Title"/>
        <w:spacing w:after="0" w:line="480" w:lineRule="auto"/>
        <w:jc w:val="left"/>
        <w:rPr>
          <w:rFonts w:ascii="Times New Roman" w:hAnsi="Times New Roman" w:cs="Times New Roman"/>
          <w:b/>
          <w:bCs/>
          <w:sz w:val="28"/>
          <w:szCs w:val="28"/>
        </w:rPr>
      </w:pPr>
      <w:bookmarkStart w:id="0" w:name="abstract"/>
      <w:r>
        <w:rPr>
          <w:rFonts w:ascii="Times New Roman" w:hAnsi="Times New Roman" w:cs="Times New Roman"/>
          <w:b/>
          <w:bCs/>
          <w:sz w:val="28"/>
          <w:szCs w:val="28"/>
        </w:rPr>
        <w:t xml:space="preserve">Smart environmental DNA sampling strategies: </w:t>
      </w:r>
      <w:r>
        <w:rPr>
          <w:rFonts w:ascii="Times New Roman" w:hAnsi="Times New Roman" w:cs="Times New Roman"/>
          <w:b/>
          <w:sz w:val="28"/>
          <w:szCs w:val="28"/>
        </w:rPr>
        <w:t>a spatial</w:t>
      </w:r>
      <w:r>
        <w:rPr>
          <w:rFonts w:ascii="Times New Roman" w:hAnsi="Times New Roman" w:cs="Times New Roman"/>
          <w:b/>
          <w:bCs/>
          <w:sz w:val="28"/>
          <w:szCs w:val="28"/>
        </w:rPr>
        <w:t xml:space="preserve"> autocorrelation </w:t>
      </w:r>
      <w:r>
        <w:rPr>
          <w:rFonts w:ascii="Times New Roman" w:hAnsi="Times New Roman" w:cs="Times New Roman"/>
          <w:b/>
          <w:sz w:val="28"/>
          <w:szCs w:val="28"/>
        </w:rPr>
        <w:t>method and interactive planner for</w:t>
      </w:r>
      <w:r>
        <w:rPr>
          <w:rFonts w:ascii="Times New Roman" w:hAnsi="Times New Roman" w:cs="Times New Roman"/>
          <w:b/>
          <w:bCs/>
          <w:sz w:val="28"/>
          <w:szCs w:val="28"/>
        </w:rPr>
        <w:t xml:space="preserve"> survey design</w:t>
      </w:r>
    </w:p>
    <w:p w14:paraId="3D984AE8" w14:textId="77777777" w:rsidR="000D6CB9" w:rsidRDefault="00000000">
      <w:pPr>
        <w:pStyle w:val="Author"/>
        <w:spacing w:after="0" w:line="480" w:lineRule="auto"/>
      </w:pPr>
      <w:r>
        <w:rPr>
          <w:rFonts w:ascii="Times New Roman" w:hAnsi="Times New Roman" w:cs="Times New Roman"/>
          <w:b/>
          <w:bCs/>
        </w:rPr>
        <w:t>Running headline:</w:t>
      </w:r>
      <w:r>
        <w:rPr>
          <w:rFonts w:ascii="Times New Roman" w:hAnsi="Times New Roman" w:cs="Times New Roman"/>
        </w:rPr>
        <w:t xml:space="preserve"> Efficient eDNA survey design</w:t>
      </w:r>
    </w:p>
    <w:p w14:paraId="167E8E36" w14:textId="77777777" w:rsidR="00BD1D03" w:rsidRDefault="00000000">
      <w:pPr>
        <w:pStyle w:val="BodyText"/>
        <w:spacing w:line="480" w:lineRule="auto"/>
      </w:pPr>
      <w:r>
        <w:t>Gledis Guri</w:t>
      </w:r>
      <w:r>
        <w:rPr>
          <w:vertAlign w:val="superscript"/>
        </w:rPr>
        <w:t>1*</w:t>
      </w:r>
      <w:r>
        <w:t>, Ryan P. Kelly</w:t>
      </w:r>
      <w:r>
        <w:rPr>
          <w:vertAlign w:val="superscript"/>
        </w:rPr>
        <w:t>1</w:t>
      </w:r>
      <w:r>
        <w:t>, Andrew O. Shelton</w:t>
      </w:r>
      <w:r>
        <w:rPr>
          <w:vertAlign w:val="superscript"/>
        </w:rPr>
        <w:t>2</w:t>
      </w:r>
      <w:r>
        <w:t>, Owen R. Liu</w:t>
      </w:r>
      <w:r>
        <w:rPr>
          <w:vertAlign w:val="superscript"/>
        </w:rPr>
        <w:t>3</w:t>
      </w:r>
      <w:r>
        <w:t>, Krista M. Nichols</w:t>
      </w:r>
      <w:r>
        <w:rPr>
          <w:vertAlign w:val="superscript"/>
        </w:rPr>
        <w:t>2</w:t>
      </w:r>
    </w:p>
    <w:p w14:paraId="10225EA0" w14:textId="77777777" w:rsidR="00BD1D03" w:rsidRDefault="00000000">
      <w:pPr>
        <w:pStyle w:val="BodyText"/>
        <w:spacing w:line="480" w:lineRule="auto"/>
      </w:pPr>
      <w:r>
        <w:rPr>
          <w:vertAlign w:val="superscript"/>
        </w:rPr>
        <w:t>1</w:t>
      </w:r>
      <w:r>
        <w:t>School of Marine and Environmental Affairs, University of Washington, Seattle, Washington, USA</w:t>
      </w:r>
    </w:p>
    <w:p w14:paraId="1194CBA9" w14:textId="77777777" w:rsidR="00BD1D03" w:rsidRDefault="00000000">
      <w:pPr>
        <w:pStyle w:val="BodyText"/>
        <w:spacing w:line="480" w:lineRule="auto"/>
      </w:pPr>
      <w:r>
        <w:rPr>
          <w:vertAlign w:val="superscript"/>
        </w:rPr>
        <w:t>2</w:t>
      </w:r>
      <w:r>
        <w:t>Conservation Biology Division, Northwest Fisheries Science Center, NOAA Fisheries, 2725 Montlake Blvd E, Seattle, Washington 98112, USA</w:t>
      </w:r>
    </w:p>
    <w:p w14:paraId="1455DA54" w14:textId="77777777" w:rsidR="00BD1D03" w:rsidRDefault="00000000">
      <w:pPr>
        <w:pStyle w:val="BodyText"/>
        <w:spacing w:line="480" w:lineRule="auto"/>
      </w:pPr>
      <w:r>
        <w:rPr>
          <w:vertAlign w:val="superscript"/>
        </w:rPr>
        <w:t>3</w:t>
      </w:r>
      <w:r>
        <w:t>School of Aquatic and Fishery Sciences, University of Washington, Seattle, Washington, USA</w:t>
      </w:r>
    </w:p>
    <w:p w14:paraId="3CA58A61" w14:textId="77777777" w:rsidR="00BD1D03" w:rsidRDefault="00000000">
      <w:pPr>
        <w:pStyle w:val="BodyText"/>
        <w:spacing w:line="480" w:lineRule="auto"/>
      </w:pPr>
      <w:r>
        <w:rPr>
          <w:vertAlign w:val="superscript"/>
        </w:rPr>
        <w:t>*</w:t>
      </w:r>
      <w:r>
        <w:t>Corresponding author. Email: gguri@uw.edu</w:t>
      </w:r>
    </w:p>
    <w:p w14:paraId="35BA781E" w14:textId="77777777" w:rsidR="00BD1D03" w:rsidRDefault="00000000">
      <w:pPr>
        <w:pStyle w:val="BodyText"/>
        <w:spacing w:line="480" w:lineRule="auto"/>
      </w:pPr>
      <w:r>
        <w:rPr>
          <w:b/>
        </w:rPr>
        <w:t>Open Research statement:</w:t>
      </w:r>
      <w:r>
        <w:t xml:space="preserve"> Data are archived in Zenodo (Guri, 2026; https://doi.org/10.5281/zenodo.21141367). Novel code (R and Stan scripts that reproduce all analyses) and the eDNA Survey Planner are provided for peer review in a public GitHub repository (https://github.com/gledguri/Smart-eDNA-sampling), and the planner can be used directly in a web browser at https://gledguri.github.io/Smart-eDNA-sampling/. Upon acceptance, the version of record of the code and the planner will be permanently archived in Zenodo.</w:t>
      </w:r>
    </w:p>
    <w:p w14:paraId="4D9ED84F" w14:textId="77777777" w:rsidR="00BD1D03" w:rsidRDefault="00000000">
      <w:pPr>
        <w:pStyle w:val="BodyText"/>
        <w:spacing w:line="480" w:lineRule="auto"/>
      </w:pPr>
      <w:r>
        <w:rPr>
          <w:b/>
        </w:rPr>
        <w:t>Key words:</w:t>
      </w:r>
      <w:r>
        <w:t xml:space="preserve"> biodiversity monitoring; decision-support tool; environmental DNA; fisheries management; Gaussian process; metabarcoding; sampling design; spatial autocorrelation; survey cost-effectiveness</w:t>
      </w:r>
    </w:p>
    <w:p w14:paraId="61DD3E7E" w14:textId="77777777" w:rsidR="00AD04EE" w:rsidRDefault="00AD04EE" w:rsidP="00AD04EE">
      <w:pPr>
        <w:pStyle w:val="Author"/>
        <w:spacing w:after="0" w:line="480" w:lineRule="auto"/>
        <w:jc w:val="left"/>
        <w:rPr>
          <w:rFonts w:ascii="Times New Roman" w:hAnsi="Times New Roman" w:cs="Times New Roman"/>
        </w:rPr>
      </w:pPr>
    </w:p>
    <w:p w14:paraId="7FB341E9" w14:textId="77777777" w:rsidR="00AD04EE" w:rsidRDefault="00AD04EE">
      <w:pPr>
        <w:rPr>
          <w:rFonts w:ascii="Times New Roman" w:eastAsiaTheme="majorEastAsia" w:hAnsi="Times New Roman" w:cstheme="majorBidi"/>
          <w:b/>
          <w:sz w:val="28"/>
          <w:szCs w:val="40"/>
        </w:rPr>
      </w:pPr>
      <w:r>
        <w:br w:type="page"/>
      </w:r>
    </w:p>
    <w:p w14:paraId="1AF47531" w14:textId="77777777" w:rsidR="0032076E" w:rsidRDefault="00D04708" w:rsidP="001643E6">
      <w:pPr>
        <w:pStyle w:val="Heading1"/>
        <w:spacing w:before="0" w:after="0" w:line="480" w:lineRule="auto"/>
      </w:pPr>
      <w:r>
        <w:lastRenderedPageBreak/>
        <w:t>Abstract</w:t>
      </w:r>
    </w:p>
    <w:p w14:paraId="2F40A1B5" w14:textId="179A8C1C" w:rsidR="000D6CB9" w:rsidRDefault="00000000">
      <w:pPr>
        <w:pStyle w:val="BodyText"/>
        <w:spacing w:line="480" w:lineRule="auto"/>
      </w:pPr>
      <w:r>
        <w:t xml:space="preserve">Environmental DNA (eDNA) surveys are increasingly used to monitor marine biodiversity, yet managers </w:t>
      </w:r>
      <w:r w:rsidR="00462704">
        <w:t xml:space="preserve">who must budget and justify surveys </w:t>
      </w:r>
      <w:r>
        <w:t xml:space="preserve">have little quantitative guidance on how many samples to collect, and because species differ in patchiness, no single sample size serves all. We </w:t>
      </w:r>
      <w:r w:rsidR="00462704" w:rsidRPr="00462704">
        <w:rPr>
          <w:rFonts w:cs="Times New Roman"/>
        </w:rPr>
        <w:t>hypothesize</w:t>
      </w:r>
      <w:r>
        <w:t>d that a taxon’s spatial autocorrelation length-scale (</w:t>
      </w:r>
      <w:r>
        <w:rPr>
          <w:i/>
        </w:rPr>
        <w:t>ρ</w:t>
      </w:r>
      <w:r>
        <w:t>)</w:t>
      </w:r>
      <w:r w:rsidR="00462704" w:rsidRPr="00462704">
        <w:rPr>
          <w:rFonts w:cs="Times New Roman"/>
        </w:rPr>
        <w:t>, which describes how quickly its eDNA field changes across space, can guide this decision, because smoothly varying fields can be reconstructed from fewer samples than patchy ones. To test this, we simulated Gaussian process (GP) fields spanning</w:t>
      </w:r>
      <w:r>
        <w:t xml:space="preserve"> a </w:t>
      </w:r>
      <w:r w:rsidR="00462704" w:rsidRPr="00462704">
        <w:rPr>
          <w:rFonts w:cs="Times New Roman"/>
        </w:rPr>
        <w:t>wide range of ρ, fitted Bayesian GP models to learn their parameters, progressively removed samples and refitted the models, and compared the resulting predictions and parameter estimates with those from the complete fields</w:t>
      </w:r>
      <w:r>
        <w:t xml:space="preserve">. </w:t>
      </w:r>
      <w:r w:rsidR="00462704" w:rsidRPr="00462704">
        <w:rPr>
          <w:rFonts w:cs="Times New Roman"/>
        </w:rPr>
        <w:t>The resulting</w:t>
      </w:r>
      <w:r>
        <w:t xml:space="preserve"> prediction </w:t>
      </w:r>
      <w:r w:rsidR="00462704" w:rsidRPr="00462704">
        <w:rPr>
          <w:rFonts w:cs="Times New Roman"/>
        </w:rPr>
        <w:t>error</w:t>
      </w:r>
      <w:r>
        <w:t xml:space="preserve">s are summarized in an invertible error–effort equation </w:t>
      </w:r>
      <w:r w:rsidR="00462704">
        <w:t xml:space="preserve">that converts a target prediction error and a prior estimate of ρ into a minimum sampling density and is </w:t>
      </w:r>
      <w:r>
        <w:t xml:space="preserve">implemented in a free, browser-based survey planner. </w:t>
      </w:r>
      <w:r w:rsidR="00462704" w:rsidRPr="00462704">
        <w:rPr>
          <w:rFonts w:cs="Times New Roman"/>
        </w:rPr>
        <w:t>We then applied the method in a case study combining eDNA data</w:t>
      </w:r>
      <w:r>
        <w:t xml:space="preserve"> for 12 fish species (358 samples from five depth strata along the U.S. West Coast) with 200 simulated fields (</w:t>
      </w:r>
      <w:r>
        <w:rPr>
          <w:i/>
        </w:rPr>
        <w:t>ρ</w:t>
      </w:r>
      <w:r>
        <w:t xml:space="preserve"> = 25–1000 km)</w:t>
      </w:r>
      <w:r w:rsidR="00C52B80">
        <w:t>.</w:t>
      </w:r>
      <w:r>
        <w:t xml:space="preserve"> </w:t>
      </w:r>
      <w:r w:rsidR="00C52B80">
        <w:t xml:space="preserve">Marginal </w:t>
      </w:r>
      <w:r>
        <w:t>gains</w:t>
      </w:r>
      <w:r w:rsidR="00C52B80">
        <w:t xml:space="preserve"> in prediction accuracy</w:t>
      </w:r>
      <w:r>
        <w:t xml:space="preserve"> became negligible </w:t>
      </w:r>
      <w:r w:rsidR="006011D6" w:rsidRPr="003F1347">
        <w:rPr>
          <w:rFonts w:cs="Times New Roman"/>
        </w:rPr>
        <w:t>beyond</w:t>
      </w:r>
      <w:r>
        <w:t xml:space="preserve"> 4–5 samples per 10,000 km</w:t>
      </w:r>
      <w:r>
        <w:rPr>
          <w:vertAlign w:val="superscript"/>
        </w:rPr>
        <w:t>2</w:t>
      </w:r>
      <w:r>
        <w:t xml:space="preserve"> per depth layer for smoothly distributed species (</w:t>
      </w:r>
      <w:r>
        <w:rPr>
          <w:i/>
        </w:rPr>
        <w:t>ρ</w:t>
      </w:r>
      <w:r>
        <w:t xml:space="preserve"> &gt; 500 km), whereas </w:t>
      </w:r>
      <w:r w:rsidR="006011D6">
        <w:t xml:space="preserve">for </w:t>
      </w:r>
      <w:r>
        <w:t>patchily distributed species (</w:t>
      </w:r>
      <w:r>
        <w:rPr>
          <w:i/>
        </w:rPr>
        <w:t>ρ</w:t>
      </w:r>
      <w:r>
        <w:t xml:space="preserve"> &lt; 50 km) </w:t>
      </w:r>
      <w:r w:rsidR="006011D6" w:rsidRPr="006011D6">
        <w:rPr>
          <w:rFonts w:cs="Times New Roman"/>
        </w:rPr>
        <w:t>they became negligible only beyon</w:t>
      </w:r>
      <w:commentRangeStart w:id="1"/>
      <w:commentRangeStart w:id="2"/>
      <w:r>
        <w:t>d 8–11</w:t>
      </w:r>
      <w:commentRangeEnd w:id="1"/>
      <w:r w:rsidR="00C52B80">
        <w:rPr>
          <w:rStyle w:val="CommentReference"/>
          <w:sz w:val="24"/>
          <w:szCs w:val="24"/>
        </w:rPr>
        <w:commentReference w:id="1"/>
      </w:r>
      <w:commentRangeEnd w:id="2"/>
      <w:r w:rsidR="00020775">
        <w:rPr>
          <w:rStyle w:val="CommentReference"/>
          <w:sz w:val="24"/>
          <w:szCs w:val="24"/>
        </w:rPr>
        <w:commentReference w:id="2"/>
      </w:r>
      <w:r>
        <w:t xml:space="preserve">, </w:t>
      </w:r>
      <w:r w:rsidR="006011D6" w:rsidRPr="006011D6">
        <w:rPr>
          <w:rFonts w:cs="Times New Roman"/>
        </w:rPr>
        <w:t>more than</w:t>
      </w:r>
      <w:r>
        <w:t xml:space="preserve"> twice the </w:t>
      </w:r>
      <w:r w:rsidR="006011D6" w:rsidRPr="006011D6">
        <w:rPr>
          <w:rFonts w:cs="Times New Roman"/>
        </w:rPr>
        <w:t>sampling density</w:t>
      </w:r>
      <w:r>
        <w:t>.</w:t>
      </w:r>
      <w:r w:rsidR="00462704">
        <w:t xml:space="preserve"> Error patterns in the simulations closely matched those in the observed data.</w:t>
      </w:r>
      <w:r>
        <w:t xml:space="preserve"> </w:t>
      </w:r>
      <w:r w:rsidR="006011D6" w:rsidRPr="006011D6">
        <w:rPr>
          <w:rFonts w:cs="Times New Roman"/>
        </w:rPr>
        <w:t>Together, these results show that the sampling effort needed to characterize a species’ distribution is not universal but depends on its spatial autocorrelation, and can therefore be specified in advance</w:t>
      </w:r>
      <w:commentRangeStart w:id="3"/>
      <w:commentRangeStart w:id="4"/>
      <w:r>
        <w:t xml:space="preserve">. </w:t>
      </w:r>
      <w:commentRangeEnd w:id="3"/>
      <w:r w:rsidR="00C52B80">
        <w:rPr>
          <w:rStyle w:val="CommentReference"/>
          <w:sz w:val="24"/>
          <w:szCs w:val="24"/>
        </w:rPr>
        <w:commentReference w:id="3"/>
      </w:r>
      <w:commentRangeEnd w:id="4"/>
      <w:r w:rsidR="00020775">
        <w:rPr>
          <w:rStyle w:val="CommentReference"/>
          <w:sz w:val="24"/>
          <w:szCs w:val="24"/>
        </w:rPr>
        <w:commentReference w:id="4"/>
      </w:r>
      <w:commentRangeStart w:id="5"/>
      <w:commentRangeStart w:id="6"/>
      <w:r>
        <w:t>The planner lets survey designers set defensible, species-specific effort before a cruise.</w:t>
      </w:r>
      <w:commentRangeEnd w:id="5"/>
      <w:r w:rsidR="00C52B80">
        <w:rPr>
          <w:rStyle w:val="CommentReference"/>
          <w:sz w:val="24"/>
          <w:szCs w:val="24"/>
        </w:rPr>
        <w:commentReference w:id="5"/>
      </w:r>
      <w:commentRangeEnd w:id="6"/>
      <w:r w:rsidR="00020775">
        <w:rPr>
          <w:rStyle w:val="CommentReference"/>
          <w:sz w:val="24"/>
          <w:szCs w:val="24"/>
        </w:rPr>
        <w:commentReference w:id="6"/>
      </w:r>
    </w:p>
    <w:p w14:paraId="5D886C7A" w14:textId="77777777" w:rsidR="003B5D12" w:rsidRPr="00915163" w:rsidRDefault="003B5D12" w:rsidP="001643E6">
      <w:pPr>
        <w:pStyle w:val="BodyText"/>
        <w:spacing w:line="480" w:lineRule="auto"/>
      </w:pPr>
    </w:p>
    <w:p w14:paraId="55B66859" w14:textId="77777777" w:rsidR="00D477E6" w:rsidRPr="00D477E6" w:rsidRDefault="00D477E6" w:rsidP="001643E6">
      <w:pPr>
        <w:pStyle w:val="BodyText"/>
        <w:spacing w:line="480" w:lineRule="auto"/>
      </w:pPr>
    </w:p>
    <w:p w14:paraId="51CE0AFA" w14:textId="77777777" w:rsidR="0032076E" w:rsidRDefault="00D04708" w:rsidP="001643E6">
      <w:pPr>
        <w:pStyle w:val="Heading1"/>
        <w:spacing w:before="0" w:after="0" w:line="480" w:lineRule="auto"/>
      </w:pPr>
      <w:bookmarkStart w:id="7" w:name="introduction"/>
      <w:bookmarkEnd w:id="0"/>
      <w:r>
        <w:t>Introduction</w:t>
      </w:r>
    </w:p>
    <w:p w14:paraId="68880131" w14:textId="77777777" w:rsidR="00E656D3" w:rsidRDefault="00686350" w:rsidP="001643E6">
      <w:pPr>
        <w:pStyle w:val="BodyText"/>
        <w:spacing w:line="480" w:lineRule="auto"/>
        <w:ind w:firstLine="720"/>
      </w:pPr>
      <w:bookmarkStart w:id="8" w:name="OLE_LINK9"/>
      <w:r>
        <w:t>Biodiversity monitoring programmes underpin decisions about where to fish, what to protect and how to report progress against national and international conservation targets, yet the budgets available to them are effectively fixed. How many samples to collect, and where, is therefore a management decision as much as a statistical one</w:t>
      </w:r>
      <w:r w:rsidR="00B44D15">
        <w:t xml:space="preserve"> </w:t>
      </w:r>
      <w:r w:rsidR="00B44D15">
        <w:fldChar w:fldCharType="begin"/>
      </w:r>
      <w:r w:rsidR="00B44D15">
        <w:instrText xml:space="preserve"> ADDIN ZOTERO_ITEM CSL_CITATION {"citationID":"tecIVbvI","properties":{"unsorted":false,"formattedCitation":"(Yoccoz et al., 2001)","plainCitation":"(Yoccoz et al., 2001)","noteIndex":0},"citationItems":[{"id":4699,"uris":["http://zotero.org/users/9456007/items/6HQLU6XX"],"itemData":{"id":4699,"type":"article-journal","citation-key":"yoccoz2001","container-title":"Trends in Ecology &amp; Evolution","DOI":"10.1016/S0169-5347(01)02205-4","ISSN":"01695347","issue":"8","journalAbbreviation":"Trends in Ecology &amp; Evolution","language":"en","license":"https://www.elsevier.com/tdm/userlicense/1.0/","page":"446-453","source":"DOI.org (Crossref)","title":"Monitoring of biological diversity in space and time","volume":"16","author":[{"family":"Yoccoz","given":"Nigel G."},{"family":"Nichols","given":"James D."},{"family":"Boulinier","given":"Thierry"}],"issued":{"date-parts":[["2001",8]]}}}],"schema":"https://github.com/citation-style-language/schema/raw/master/csl-citation.json"} </w:instrText>
      </w:r>
      <w:r w:rsidR="00B44D15">
        <w:fldChar w:fldCharType="separate"/>
      </w:r>
      <w:r w:rsidR="00B44D15">
        <w:rPr>
          <w:noProof/>
        </w:rPr>
        <w:t>(Yoccoz et al., 2001)</w:t>
      </w:r>
      <w:r w:rsidR="00B44D15">
        <w:fldChar w:fldCharType="end"/>
      </w:r>
      <w:r w:rsidR="00B44D15">
        <w:t>.</w:t>
      </w:r>
      <w:r>
        <w:t xml:space="preserve"> Survey design must balance the need for sufficient data for detecting trends and changes in population while also minimizing cost (i.e., maximizing sampling efficiency)</w:t>
      </w:r>
      <w:r w:rsidR="008A6B47" w:rsidRPr="008A6B47">
        <w:t xml:space="preserve"> </w:t>
      </w:r>
      <w:r w:rsidR="008A6B47">
        <w:fldChar w:fldCharType="begin"/>
      </w:r>
      <w:r w:rsidR="00AA6C90">
        <w:instrText xml:space="preserve"> ADDIN ZOTERO_ITEM CSL_CITATION {"citationID":"M9vGpHeW","properties":{"unsorted":false,"formattedCitation":"(Stein &amp; Ettema, 2003; Xu et al., 2015; Zhao et al., 2022)","plainCitation":"(Stein &amp; Ettema, 2003; Xu et al., 2015; Zhao et al., 2022)","noteIndex":0},"citationItems":[{"id":4563,"uris":["http://zotero.org/users/9456007/items/D2YHP9BP"],"itemData":{"id":4563,"type":"article-journal","citation-key":"stein2003","container-title":"Agriculture, Ecosystems &amp; Environment","DOI":"10.1016/S0167-8809(02)00013-0","ISSN":"01678809","issue":"1","journalAbbreviation":"Agriculture, Ecosystems &amp; Environment","language":"en","license":"https://www.elsevier.com/tdm/userlicense/1.0/","page":"31-47","source":"DOI.org (Crossref)","title":"An overview of spatial sampling procedures and experimental design of spatial studies for ecosystem comparisons","volume":"94","author":[{"family":"Stein","given":"Alfred"},{"family":"Ettema","given":"Christien"}],"issued":{"date-parts":[["2003",1]]}}},{"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8A6B47">
        <w:fldChar w:fldCharType="separate"/>
      </w:r>
      <w:r w:rsidR="00556224">
        <w:rPr>
          <w:noProof/>
        </w:rPr>
        <w:t>(Stein &amp; Ettema, 2003; Xu et al., 2015; Zhao et al., 2022)</w:t>
      </w:r>
      <w:r w:rsidR="008A6B47">
        <w:fldChar w:fldCharType="end"/>
      </w:r>
      <w:r w:rsidR="009841AD">
        <w:t>.</w:t>
      </w:r>
    </w:p>
    <w:bookmarkEnd w:id="8"/>
    <w:p w14:paraId="44A2B5FA" w14:textId="77777777" w:rsidR="00CE6B24" w:rsidRDefault="0066533A" w:rsidP="001643E6">
      <w:pPr>
        <w:pStyle w:val="BodyText"/>
        <w:spacing w:line="480" w:lineRule="auto"/>
        <w:ind w:firstLine="720"/>
      </w:pPr>
      <w:r>
        <w:t>The emergence of environmental DNA (eDNA) sampling has revolutionized monitoring capabilities, offering a non-invasive method to detect species presence and estimate relative abundance</w:t>
      </w:r>
      <w:r w:rsidR="009841AD" w:rsidRPr="009841AD">
        <w:t xml:space="preserve"> </w:t>
      </w:r>
      <w:r w:rsidR="009841AD">
        <w:fldChar w:fldCharType="begin"/>
      </w:r>
      <w:r w:rsidR="00FA3259">
        <w:instrText xml:space="preserve"> ADDIN ZOTERO_ITEM CSL_CITATION {"citationID":"AbgBOqqe","properties":{"unsorted":false,"formattedCitation":"(Gold et al., 2021; Shelton et al., 2022; Taberlet et al., 2012)","plainCitation":"(Gold et al., 2021; Shelton et al., 2022; Taberlet et al., 2012)","noteIndex":0},"citationItems":[{"id":728,"uris":["http://zotero.org/users/9456007/items/5YIPCZWJ"],"itemData":{"id":728,"type":"article-journal","abstract":"Monitoring of marine protected areas (MPAs) is critical for marine ecosystem management, yet current protocols rely on SCUBA-based visual surveys that are costly and time consuming, limiting their scope and effectiveness. Environmental DNA (eDNA) metabarcoding is a promising alternative for marine ecosystem monitoring, but more direct comparisons to visual surveys are needed to understand the strengths and limitations of each approach. This study compares fish communities inside and outside the Scorpion State Marine Reserve off Santa Cruz Island, CA using eDNA metabarcoding and underwater visual census surveys. Results from eDNA captured 76% (19/25) of fish species and 95% (19/20) of fish genera observed during pairwise underwater visual census. Species missed by eDNA were due to the inability of MiFish 12S barcodes to differentiate species of rockfishes (Sebastes, n = 4) or low site occupancy rates of crevice-dwelling Lythrypnus gobies. However, eDNA detected an additional 23 fish species not recorded in paired visual surveys, but previously reported from prior visual surveys, highlighting the sensitivity of eDNA. Significant variation in eDNA signatures by location (50 m) and site (~1000 m) demonstrates the sensitivity of eDNA to address key questions such as community composition inside and outside MPAs. Results demonstrate the utility of eDNA metabarcoding for monitoring marine ecosystems, providing an important complementary tool to visual methods.","citation-key":"gold2021","container-title":"PLoS ONE","DOI":"10.1371/journal.pone.0238557","ISSN":"19326203","issue":"2 February 2021","note":"162 citations (Crossref/DOI) [2026-01-20]\n158 citations (Crossref/DOI) [2025-10-27]\n61 citations (Crossref) [2023-10-02]\n11 citations (Semantic Scholar/DOI) [2022-05-12]\nISBN: 1111111111","page":"1-19","PMID":"33626067","title":"eDNA metabarcoding as a biomonitoring tool for marine protected areas","volume":"16","author":[{"family":"Gold","given":"Zachary"},{"family":"Sprague","given":"Joshua"},{"family":"Kushner","given":"David J."},{"family":"Marin","given":"Erick Zerecero"},{"family":"Barber","given":"Paul H."}],"issued":{"date-parts":[["2021"]]}}},{"id":749,"uris":["http://zotero.org/users/9456007/items/R4RSPWHM"],"itemData":{"id":749,"type":"article-journal","abstract":"All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M."},{"family":"Park","given":"Linda"}],"issued":{"date-parts":[["2022",3,30]]}}},{"id":537,"uris":["http://zotero.org/users/9456007/items/N68ZGY3Y"],"itemData":{"id":537,"type":"article-journal","citation-key":"taberlet2012","container-title":"Molecular Ecology","DOI":"10.1111/j.1365-294X.2012.05542.x","ISSN":"09621083","issue":"8","language":"en","note":"1092 citations (Crossref/DOI) [2026-01-20]\n1057 citations (Crossref/DOI) [2025-10-27]\n1057 citations (Crossref/DOI) [2025-10-27]\n881 citations (Semantic Scholar/DOI) [2022-05-13]","page":"1789-1793","source":"DOI.org (Crossref)","title":"Environmental DNA","title-short":"Environmental DNA","volume":"21","author":[{"family":"Taberlet","given":"Pierre"},{"family":"Coissac","given":"Eric"},{"family":"Hajibabaei","given":"Mehrdad"},{"family":"Rieseberg","given":"Loren H."}],"issued":{"date-parts":[["2012",4]]}}}],"schema":"https://github.com/citation-style-language/schema/raw/master/csl-citation.json"} </w:instrText>
      </w:r>
      <w:r w:rsidR="009841AD">
        <w:fldChar w:fldCharType="separate"/>
      </w:r>
      <w:r w:rsidR="00FA3259">
        <w:rPr>
          <w:noProof/>
        </w:rPr>
        <w:t>(Gold et al., 2021; Shelton et al., 2022; Taberlet et al., 2012)</w:t>
      </w:r>
      <w:r w:rsidR="009841AD">
        <w:fldChar w:fldCharType="end"/>
      </w:r>
      <w:r w:rsidR="00CC7677">
        <w:t>.</w:t>
      </w:r>
      <w:r>
        <w:t xml:space="preserve"> </w:t>
      </w:r>
      <w:r w:rsidR="00C72FBD" w:rsidRPr="00C72FBD">
        <w:t>Recent synthesis work shows that eDNA methods have matured sufficiently for key uncertainties to be quantified and incorporated into existing fisheries stock-assessment frameworks, enabling the development of cost-effective abundance indices that complement conventional surveys</w:t>
      </w:r>
      <w:r w:rsidR="00C72FBD">
        <w:t xml:space="preserve"> </w:t>
      </w:r>
      <w:r w:rsidR="00A45D3E">
        <w:fldChar w:fldCharType="begin"/>
      </w:r>
      <w:r w:rsidR="00E54BD9">
        <w:instrText xml:space="preserve"> ADDIN ZOTERO_ITEM CSL_CITATION {"citationID":"8fmPfxNk","properties":{"unsorted":false,"formattedCitation":"(Baetscher et al., 2025; Guri et al., 2024; Kirtane et al., 2021; Salter et al., 2026)","plainCitation":"(Baetscher et al., 2025; Guri et al., 2024; Kirtane et al., 2021; Salter et al., 2026)","noteIndex":0},"citationItems":[{"id":4234,"uris":["http://zotero.org/users/9456007/items/7W8EAA72"],"itemData":{"id":4234,"type":"article-journal","abstract":"ABSTRACT\n            \n              The ‘omics revolution’ has advanced scientific understanding of marine ecosystems and led to a rapid increase in data that can inform species' population structure, distribution, and abundance. Of the 'omics data types, environmental DNA (eDNA) may present the most cost‐effective opportunity for developing quantitative estimates of abundance trends, a key input for stock assessment models. However, eDNA has yet to be widely adopted for stock status determinations within regional fisheries management organisations. We review progress towards addressing key challenges that limited the application of eDNA in marine fisheries management, including advances in (1) the quantitative relationship between eDNA observations and species biomass, (2) reducing false‐negative and false‐positive detections, (3) defining the spatial scale of eDNA, (4) collecting biological data from eDNA surveys, (5) quantifying uncertainty in eDNA surveys, and (6) responding to scepticism of new survey methods. We use a case study with Pacific hake (\n              \n                Merluccius productus\n              \n              ) to demonstrate the development of an eDNA index and its direct integration into an age‐structured stock assessment model. Given the many ways in which the field of eDNA has matured, we propose that eDNA can meaningfully inform a range of fisheries management needs, and outline a roadmap for using eDNA in stock assessment models in data‐limited to data‐rich species. A primary impediment to operationalising eDNA as stock assessment model inputs is the lack of interdisciplinary research teams, including geneticists, ecological modellers, and stock assessment scientists, which are necessary to interpret methods and results across scientific disciplines and ensure data are used appropriately.","citation-key":"baetscher2025","container-title":"Fish and Fisheries","DOI":"10.1111/faf.70001","ISSN":"1467-2960, 1467-2979","journalAbbreviation":"Fish and Fisheries","language":"en","note":"2 citations (Crossref/DOI) [2026-01-20]\n0 citations (Crossref/DOI) [2025-10-27]\n0 citations (Crossref/DOI) [2025-10-27]","page":"faf.70001","source":"DOI.org (Crossref)","title":"The Pragmatic Sceptic: A Practical Approach for Integrating Environmental &lt;span style=\"font-variant:small-caps;\"&gt;DNA&lt;/span&gt; Into Marine Stock Assessment and Fisheries Management","title-short":"The Pragmatic Sceptic","author":[{"family":"Baetscher","given":"Diana S."},{"family":"Omori","given":"Kristen L."},{"family":"Goethel","given":"Daniel R."},{"family":"Shelton","given":"Andrew Olaf"},{"family":"Berger","given":"Aaron M."},{"family":"Ledger","given":"Kimberly J."},{"family":"Nichols","given":"Krista M."},{"family":"Larson","given":"Wesley A."}],"issued":{"date-parts":[["2025",6,24]]}}},{"id":619,"uris":["http://zotero.org/users/9456007/items/HEWRJKJD"],"itemData":{"id":619,"type":"article-journal","abstract":"Abstract\n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Stewart"}],"issued":{"date-parts":[["2024",8,7]]}}},{"id":4609,"uris":["http://zotero.org/users/9456007/items/M2PQPTJA"],"itemData":{"id":4609,"type":"article-journal","abstract":"Abstract\n            \n              Stock assessments are critical to inform decisions for sustainable fisheries management. Environmental DNA (eDNA) analysis is a potential tool for assessing fish biomass and populations to aid in stock assessments. To facilitate modeling of biomass based on eDNA data, shedding and decay rates are needed. We designed species‐specific, probe‐based qPCR assays for three economically important fish species: black sea bass (\n              Centropristis striata\n              ), winter flounder (\n              Pseudopleuronectes americanus\n              ), and summer flounder (\n              Paralichthys dentatus\n              ). Winter flounder eDNA was measured using two qPCR assays (135 and 292 bp). We report the eDNA shedding and decay rates and the associated variability from two replicate experimental systems. The eDNA decay rates were not significantly different between all species. The eDNA shedding rates between the two replicate systems were significantly different for winter flounder (135 bp assay) and summer flounder. qPCR amplicon length did not affect the eDNA decay rates for winter flounder. The three new qPCR assays were tested in environmental waters alongside traditional trawl surveys. No eDNA from BSB, WF, or SF was detected by eDNA methods, and out of 13 bottom trawls over 6 days only 1 WF, 1 SF, and 2 BSB were caught. This research presents three new, efficient qPCR assays and shows agreement between eDNA methods and trawl surveys suggesting low abundance or absence of target fish.","citation-key":"kirtane2021","container-title":"Environmental DNA","DOI":"10.1002/edn3.236","ISSN":"2637-4943, 2637-4943","issue":"6","journalAbbreviation":"Environmental DNA","language":"en","page":"1142-1155","source":"DOI.org (Crossref)","title":"Quantification of Environmental DNA (eDNA) shedding and decay rates for three commercially harvested fish species and comparison between eDNA detection and trawl catches","volume":"3","author":[{"family":"Kirtane","given":"Anish"},{"family":"Wieczorek","given":"Daniel"},{"family":"Noji","given":"Thomas"},{"family":"Baskin","given":"Liza"},{"family":"Ober","given":"Claire"},{"family":"Plosica","given":"Riley"},{"family":"Chenoweth","given":"Ashley"},{"family":"Lynch","given":"Katie"},{"family":"Sassoubre","given":"Lauren"}],"issued":{"date-parts":[["2021",11]]}}},{"id":4619,"uris":["http://zotero.org/users/9456007/items/STH6EZGE"],"itemData":{"id":4619,"type":"article-journal","abstract":"ABSTRACT\n            \n              Environmental DNA (eDNA) has emerged as a promising tool for studying fish dynamics in aquatic environments. However, the quantitative capabilities of eDNA metabarcoding, especially in marine systems, remain contentious due to limited comparative studies. This study presents a comparison between a standardized trawl survey and eDNA metabarcoding (12S) in demersal fishing grounds around the Faroe Islands. Data were collected at 26 sites distributed across six regions. A total of 31 fish species were detected from trawls. Inclusion of Molecular Operational Taxonomic Units increased survey taxa richness by 151% to 47, with 21 species shared between methods, 11 unique to trawling, and 15 unique to eDNA. Unique trawl detections were linked to low biomass species (rarity) and technical limitations in species differentiation (e.g.,\n              Sebastes\n              spp.). Unique eDNA detections were associated with rarity, size, gear‐behavioral traits, and pelagic species. For taxa detected by both methods, total reads were positively correlated with trawl biomass over the survey area (\n              r\n               = 0.85,\n              q\n               &lt; 0.001), but not by site or region. Accounting for stochastic amplification in technical replicates improved the survey‐wide eDNA‐biomass correlation (\n              r\n               = 0.91,\n              q\n               &lt; 0.001). Regional distribution of sandeel eDNA agreed with stomach contents of\n              \n                Gadus morhua\n              \n              , providing information on its spatial distribution otherwise missed by trawling. Overall, eDNA metabarcoding identified small species under‐sampled by trawl gear, thus enhancing species richness when methods were combined. The study also highlighted the potential for eDNA to describe the spatial distribution of sandeel, a keystone species in the Faroese marine ecosystem, and generated reliable quantitative estimates of species rank biomass. However, the study highlights limitations of both eDNA and trawling that are problematic in marine systems: (i) detection of low biomass species, (ii) variability over small spatial scales, and some limitations specific to eDNA: (iii) vertical mixing of eDNA signals from pelagic and demersal habitats.","citation-key":"salter2026","container-title":"Environmental DNA","DOI":"10.1002/edn3.70253","ISSN":"2637-4943, 2637-4943","issue":"2","journalAbbreviation":"Environmental DNA","language":"en","page":"e70253","source":"DOI.org (Crossref)","title":"Comparison of Environmental &lt;span style=\"font-variant:small-caps;\"&gt;DNA&lt;/span&gt; Metabarcoding and Trawl Data Highlights Gear Selectivity of Marine Demersal Fish Surveys on the Faroese Plateau","title-short":"Comparison of Environmental &lt;span style=\"font-variant","volume":"8","author":[{"family":"Salter","given":"I."},{"family":"Brandner","given":"M."},{"family":"Djurhuus","given":"A."},{"family":"Præbel","given":"K."},{"family":"Wangensteen","given":"O."}],"issued":{"date-parts":[["2026",3]]}}}],"schema":"https://github.com/citation-style-language/schema/raw/master/csl-citation.json"} </w:instrText>
      </w:r>
      <w:r w:rsidR="00A45D3E">
        <w:fldChar w:fldCharType="separate"/>
      </w:r>
      <w:r w:rsidR="00E54BD9">
        <w:rPr>
          <w:noProof/>
        </w:rPr>
        <w:t>(Baetscher et al., 2025; Guri et al., 2024; Kirtane et al., 2021; Salter et al., 2026)</w:t>
      </w:r>
      <w:r w:rsidR="00A45D3E">
        <w:fldChar w:fldCharType="end"/>
      </w:r>
      <w:r>
        <w:t>. Because agencies are now evaluating eDNA as an operational component of biodiversity assessment rather than as an exploratory tool, explicit and defensible guidance on how much to sample has become a prerequisite for uptake rather than a refinement of it.</w:t>
      </w:r>
    </w:p>
    <w:p w14:paraId="312C175B" w14:textId="77777777" w:rsidR="00BF4A9D" w:rsidRDefault="00BF4A9D" w:rsidP="001643E6">
      <w:pPr>
        <w:pStyle w:val="BodyText"/>
        <w:spacing w:line="480" w:lineRule="auto"/>
        <w:ind w:firstLine="720"/>
      </w:pPr>
      <w:r w:rsidRPr="00BF4A9D">
        <w:t>While increased sampling intensity generally reduces variance in population estimates and improves the precision of spatial pattern detection</w:t>
      </w:r>
      <w:r w:rsidR="00403804">
        <w:t xml:space="preserve"> in species distribution models</w:t>
      </w:r>
      <w:r w:rsidR="00184B5A">
        <w:t xml:space="preserve"> </w:t>
      </w:r>
      <w:r w:rsidR="00BC0903">
        <w:fldChar w:fldCharType="begin"/>
      </w:r>
      <w:r w:rsidR="00BC0903">
        <w:instrText xml:space="preserve"> ADDIN ZOTERO_ITEM CSL_CITATION {"citationID":"jNczS9yI","properties":{"unsorted":false,"formattedCitation":"(Schweiger et al., 2016)","plainCitation":"(Schweiger et al., 2016)","noteIndex":0},"citationItems":[{"id":4564,"uris":["http://zotero.org/users/9456007/items/TRH28V7D"],"itemData":{"id":4564,"type":"article-journal","abstract":"Summary\n            \n              \n                \n                  Natural scientists and especially ecologists use manipulative experiments or field observations along gradients to differentiate patterns driven by processes from those caused by random noise. A well‐conceived sampling design is essential for identifying, analysing and reporting underlying patterns in a statistically solid and reproducible manner, given the normal restrictions in labour, time and money. However, a technical guideline about an adequate sampling design to maximize prediction success under restricted resources is lacking. This study aims at developing such a solid and reproducible guideline for sampling along gradients in all fields of ecology and science in general.\n                \n                \n                  We conducted simulations with artificial data for five common response types known in ecology, each represented by a simple function (no response, linear, exponential, symmetric unimodal and asymmetric unimodal). In the simulations, we accounted for different levels of random and systematic error, the two sources of noise in ecological data. We quantified prediction success for varying total sample size, number of locations sampled along a spatial/temporal gradient and number of replicates per sampled location.\n                \n                \n                  The number of replicates becomes more important with increasing random error, whereas replicates become less relevant for a systematic error bigger than 20% of total variation. Thus, if high levels of systematic error are indicated or expected (e.g. in field studies with spatial autocorrelation, unaccountable additional environmental drivers or population clustering), continuous sampling with little to no replication is recommended. In contrast, sampling designs with replications are recommended in studies that can control for systematic errors. In a setting that is characteristic for ecological experiments and field studies strictly controlling for undeterminable systematic error (random error ≥10% and systematic error ≤10% of total variation), prediction success was best for an intermediate number of sampled locations along the gradient (10–15) and a low number of replicates per location (3).\n                \n                \n                  Our findings from reproducible, statistical simulations will help design appropriate and efficient sampling approaches and avoid erroneous conclusions based on studies with flawed sampling design, which is currently one of the main targets of public criticism against science.","citation-key":"schweiger2016","container-title":"Methods in Ecology and Evolution","DOI":"10.1111/2041-210X.12495","ISSN":"2041-210X, 2041-210X","issue":"4","journalAbbreviation":"Methods Ecol Evol","language":"en","license":"http://onlinelibrary.wiley.com/termsAndConditions#vor","page":"463-471","source":"DOI.org (Crossref)","title":"Optimizing sampling approaches along ecological gradients","volume":"7","author":[{"family":"Schweiger","given":"Andreas H."},{"family":"Irl","given":"Severin D. H."},{"family":"Steinbauer","given":"Manuel J."},{"family":"Dengler","given":"Jürgen"},{"family":"Beierkuhnlein","given":"Carl"}],"editor":[{"family":"Schofield","given":"Matthew"}],"issued":{"date-parts":[["2016",4]]}}}],"schema":"https://github.com/citation-style-language/schema/raw/master/csl-citation.json"} </w:instrText>
      </w:r>
      <w:r w:rsidR="00BC0903">
        <w:fldChar w:fldCharType="separate"/>
      </w:r>
      <w:r w:rsidR="00BC0903">
        <w:rPr>
          <w:noProof/>
        </w:rPr>
        <w:t>(Schweiger et al., 2016)</w:t>
      </w:r>
      <w:r w:rsidR="00BC0903">
        <w:fldChar w:fldCharType="end"/>
      </w:r>
      <w:r w:rsidRPr="00BF4A9D">
        <w:t xml:space="preserve">, this relationship exhibits diminishing returns where beyond a certain threshold, </w:t>
      </w:r>
      <w:r w:rsidRPr="00BF4A9D">
        <w:lastRenderedPageBreak/>
        <w:t>additional sampling effort produces marginal gains in statistical precision that may not justify the associated costs and logistical demands</w:t>
      </w:r>
      <w:r w:rsidR="00063455">
        <w:t xml:space="preserve"> </w:t>
      </w:r>
      <w:r w:rsidR="00FF5201">
        <w:fldChar w:fldCharType="begin"/>
      </w:r>
      <w:r w:rsidR="00AA6C90">
        <w:instrText xml:space="preserve"> ADDIN ZOTERO_ITEM CSL_CITATION {"citationID":"ezGm6bUK","properties":{"unsorted":false,"formattedCitation":"(Perret et al., 2022; Zhao et al., 2022)","plainCitation":"(Perret et al., 2022; Zhao et al., 2022)","noteIndex":0},"citationItems":[{"id":4554,"uris":["http://zotero.org/users/9456007/items/XCN8G6HR"],"itemData":{"id":4554,"type":"article-journal","abstract":"Abstract\n            \n              \n                \n                  Population size is a crucial parameter for both ecological research and conservation planning. When individuals are aggregated, estimating the size of a population through sampling raises methodological challenges, as the high variance between sampling units leads to imprecise estimates. Choosing the right sample design depending on the population aggregation level could improve the precision of estimates; however, this is difficult because studies comparing sample designs for aggregated populations have been limited to a few populations and sampling designs, so their results cannot be generalised.\n                \n                \n                  To address this gap, we combined simulations of spatial point populations and field counts of three plant species to compare the relative precision of estimates between three sampling methods: simple random sampling (SRS), systematic sampling (SYS) and spatially balanced sampling (SBS). Comparisons were performed on density and aggregation gradients for a range of sample sizes.\n                \n                \n                  Our simulations showed that SYS and SBS were always more precise than SRS when individuals were aggregated, reducing sampling variance up to 80% and 60%. The highest precision for estimating population size was always obtained when the average distance between sampling units equalled the diameter of the clusters (i.e. the groups of individuals). The difference in precision was similar for the natural populations, with sampling variance lowered by up to 75% (SYS) and 60% (SBS) compared to SRS.\n                \n                \n                  These findings lead us to recommend using SYS or SBS rather than SRS to estimate population size when individuals are spatially aggregated, as these consistently provide more precise estimates. Assessing cluster diameters in the field enables a quick assessment of the potential gain in precision to expect, and thus the best choice of sampling method depending on the trade‐off between precision and field constraints.","citation-key":"perret2022","container-title":"Methods in Ecology and Evolution","DOI":"10.1111/2041-210X.14015","ISSN":"2041-210X, 2041-210X","issue":"12","journalAbbreviation":"Methods Ecol Evol","language":"en","page":"2743-2756","source":"DOI.org (Crossref)","title":"Spatially balanced sampling methods are always more precise than random ones for estimating the size of aggregated populations","volume":"13","author":[{"family":"Perret","given":"Jan"},{"family":"Charpentier","given":"Anne"},{"family":"Pradel","given":"Roger"},{"family":"Papuga","given":"Guillaume"},{"family":"Besnard","given":"Aurélien"}],"issued":{"date-parts":[["2022",12]]}}},{"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FF5201">
        <w:fldChar w:fldCharType="separate"/>
      </w:r>
      <w:r w:rsidR="000B7F3C">
        <w:rPr>
          <w:noProof/>
        </w:rPr>
        <w:t>(Perret et al., 2022; Zhao et al., 2022)</w:t>
      </w:r>
      <w:r w:rsidR="00FF5201">
        <w:fldChar w:fldCharType="end"/>
      </w:r>
      <w:r>
        <w:t xml:space="preserve">. </w:t>
      </w:r>
    </w:p>
    <w:p w14:paraId="0388C83E" w14:textId="10D9BAD4" w:rsidR="00286ADA" w:rsidRPr="00C36F1B" w:rsidRDefault="00FC70CA" w:rsidP="00B64EDC">
      <w:pPr>
        <w:pStyle w:val="BodyText"/>
        <w:spacing w:line="480" w:lineRule="auto"/>
        <w:ind w:firstLine="720"/>
      </w:pPr>
      <w:bookmarkStart w:id="9" w:name="OLE_LINK6"/>
      <w:r>
        <w:t xml:space="preserve">We conceptualize species spatial distributions as realizations of a Gaussian Process (GP), in which spatial dependence is characterized by a species-specific length-scale parameter (ρ) describing the distance over which observations remain correlated. A species with a long length-scale varies gradually across space and can therefore be reconstructed from fewer samples, whereas a species with a short length-scale exhibits more rapid spatial variation and consequently requires denser sampling (Figure 1). Thus, knowledge of species-specific spatial autocorrelation can provide a quantitative basis for informing sampling effort </w:t>
      </w:r>
      <w:r w:rsidR="001365D9">
        <w:fldChar w:fldCharType="begin"/>
      </w:r>
      <w:r w:rsidR="001365D9">
        <w:instrText xml:space="preserve"> ADDIN ZOTERO_ITEM CSL_CITATION {"citationID":"IwwLP0cM","properties":{"unsorted":false,"formattedCitation":"(Fortin et al., 1989)","plainCitation":"(Fortin et al., 1989)","noteIndex":0},"citationItems":[{"id":4714,"uris":["http://zotero.org/users/9456007/items/X5EWCSYP"],"itemData":{"id":4714,"type":"article-journal","citation-key":"fortin1989","container-title":"Vegetatio","DOI":"10.1007/BF00031693","ISSN":"0042-3106, 1573-5052","issue":"1-2","journalAbbreviation":"Vegetatio","language":"en","license":"http://www.springer.com/tdm","page":"209-222","source":"DOI.org (Crossref)","title":"Spatial autocorrelation and sampling design in plant ecology","volume":"83","author":[{"family":"Fortin","given":"Marie-Jos�e"},{"family":"Drapeau","given":"Pierre"},{"family":"Legendre","given":"Pierre"}],"issued":{"date-parts":[["1989",10]]}}}],"schema":"https://github.com/citation-style-language/schema/raw/master/csl-citation.json"} </w:instrText>
      </w:r>
      <w:r w:rsidR="001365D9">
        <w:fldChar w:fldCharType="separate"/>
      </w:r>
      <w:r w:rsidR="001365D9">
        <w:rPr>
          <w:noProof/>
        </w:rPr>
        <w:t>(Fortin et al., 1989)</w:t>
      </w:r>
      <w:r w:rsidR="001365D9">
        <w:fldChar w:fldCharType="end"/>
      </w:r>
      <w:r>
        <w:t xml:space="preserve">. </w:t>
      </w:r>
      <w:bookmarkEnd w:id="9"/>
      <w:r w:rsidR="00B64EDC" w:rsidRPr="00B64EDC">
        <w:t xml:space="preserve">Yet, although general design guidance exists, there isYet, although general design guidance exists, for example on spatially balanced allocation of samples (Perret et al., 2022), on designs for estimating spatial autocorrelation (Laroche, 2024) and on eDNA sampling designs for fish diversity in lakes (García‐Machado et al., 2024), there is[A7.1] still no quantitative, transferable procedure that returns how many eDNA samples a survey needs to reach a given precision, and design guidance is rarely used unless it is accessible to those who plan surveys. </w:t>
      </w:r>
      <w:r w:rsidR="00B64EDC">
        <w:t xml:space="preserve">Here we present a quantitative, simulation-based method, together with a free, interactive planner that implements it, built on the premise that the sampling density needed to reconstruct a species’ distribution to a given accuracy can be predicted from its spatial autocorrelation length-scale. </w:t>
      </w:r>
      <w:r>
        <w:t>Using paired simulated and empirical eDNA data for species that differ in their spatial distributions, the method quantifies how spatial autocorrelation and sampling effort affect (i) the predictive accuracy of species distribution models and (ii) the accuracy of GP parameter estimation, and summarizes the result in an equation that can be solved for the sampling effort required. Our objective is deliberately operational</w:t>
      </w:r>
      <w:r w:rsidR="00B64EDC">
        <w:t xml:space="preserve">, namely </w:t>
      </w:r>
      <w:r>
        <w:t xml:space="preserve">to provide survey planners with </w:t>
      </w:r>
      <w:r>
        <w:lastRenderedPageBreak/>
        <w:t>guidance that can be applied before a cruise, based on a prior estimate of the spatial autocorrelation of target taxa and the level of precision required. We describe the method and the planner, demonstrate both with a multispecies eDNA survey of the California Current, and outline applications to survey planning, monitoring and management.</w:t>
      </w:r>
    </w:p>
    <w:p w14:paraId="31769F42" w14:textId="77777777" w:rsidR="0032076E" w:rsidRDefault="00D04708" w:rsidP="001643E6">
      <w:pPr>
        <w:pStyle w:val="Heading1"/>
        <w:spacing w:before="0" w:after="0" w:line="480" w:lineRule="auto"/>
      </w:pPr>
      <w:bookmarkStart w:id="10" w:name="materials-and-methods"/>
      <w:bookmarkEnd w:id="7"/>
      <w:r>
        <w:t>Description of the method</w:t>
      </w:r>
    </w:p>
    <w:p w14:paraId="2EC86B50" w14:textId="349DF3E0" w:rsidR="001B4F2A" w:rsidRDefault="00DD566F" w:rsidP="001643E6">
      <w:pPr>
        <w:pStyle w:val="BodyText"/>
        <w:spacing w:line="480" w:lineRule="auto"/>
        <w:ind w:firstLine="720"/>
      </w:pPr>
      <w:bookmarkStart w:id="11" w:name="simulated-edna-data"/>
      <w:r w:rsidRPr="00DD566F">
        <w:t xml:space="preserve">The method links sampling effort to the accuracy of spatial inference within a common GP framework and proceeds in four steps (Figure 2): (1) generate simulated eDNA fields from a GP model across a wide range of spatial autocorrelation length-scales, so that the spatial structure of each field is known by construction and effort can be varied over a range no field campaign can achieve; (2) fit the same GP model to each complete simulated dataset to learn its governing parameters and to predict a reference field across a fixed prediction grid; (3) remove samples at progressively lower sampling densities and refit the GP model to each reduced-effort dataset; and (4) compare the parameters and the predicted fields obtained in Step 3 with those obtained in Step 2, quantifying how parameter recovery and prediction accuracy degrade as effort is reduced. </w:t>
      </w:r>
      <w:r w:rsidR="00462704">
        <w:t>The resulting prediction error is then summarized</w:t>
      </w:r>
      <w:r w:rsidR="003676DB">
        <w:t xml:space="preserve"> as a function of sampling density and spatial autocorrelation in a regression that can be inverted to return the sampling density required for a user-defined error tolerance. </w:t>
      </w:r>
      <w:r w:rsidR="00462704">
        <w:t>The resulting equation is implemented</w:t>
      </w:r>
      <w:r w:rsidR="003676DB">
        <w:t xml:space="preserve"> in the eDNA Survey Planner, so that end users need only a prior estimate of spatial autocorrelation </w:t>
      </w:r>
      <w:r w:rsidR="00462704">
        <w:t>and a target error. The same workflow is also applied to observed eDNA data to benchmark the simulations against real fields. We describe</w:t>
      </w:r>
      <w:r w:rsidR="003676DB">
        <w:t xml:space="preserve"> each step generically, giving the values used in the case study where relevant.</w:t>
      </w:r>
    </w:p>
    <w:p w14:paraId="59C9A8B7" w14:textId="77777777" w:rsidR="000D6CB9" w:rsidRDefault="00000000">
      <w:pPr>
        <w:pStyle w:val="Heading2"/>
        <w:spacing w:before="0" w:after="0" w:line="480" w:lineRule="auto"/>
      </w:pPr>
      <w:r>
        <w:lastRenderedPageBreak/>
        <w:t>Modelling framework: Gaussian processes</w:t>
      </w:r>
    </w:p>
    <w:p w14:paraId="285A475A" w14:textId="77777777" w:rsidR="000D6CB9" w:rsidRDefault="00000000">
      <w:pPr>
        <w:pStyle w:val="BodyText"/>
        <w:spacing w:line="480" w:lineRule="auto"/>
        <w:ind w:firstLine="720"/>
      </w:pPr>
      <w:r>
        <w:t>The GP approach is grounded in the assumption that species distributions and abundances change in a smooth and continuous manner</w:t>
      </w:r>
      <w:r w:rsidR="00207177">
        <w:t xml:space="preserve"> across space (or other covariates)</w:t>
      </w:r>
      <w:r>
        <w:t>, reflecting correlated responses to spatial, environmental, and biological covariates</w:t>
      </w:r>
      <w:r w:rsidR="00003A5F">
        <w:t xml:space="preserve"> </w:t>
      </w:r>
      <w:r w:rsidR="008F35CC">
        <w:fldChar w:fldCharType="begin"/>
      </w:r>
      <w:r w:rsidR="008F35CC">
        <w:instrText xml:space="preserve"> ADDIN ZOTERO_ITEM CSL_CITATION {"citationID":"PWNbdjgK","properties":{"unsorted":false,"formattedCitation":"(Lewy &amp; Kristensen, 2009)","plainCitation":"(Lewy &amp; Kristensen, 2009)","noteIndex":0},"citationItems":[{"id":4492,"uris":["http://zotero.org/users/9456007/items/S4LRVKV4"],"itemData":{"id":4492,"type":"article-journal","abstract":"The spatial distribution of cod ( Gadus morhua ) in the North Sea and the Skagerrak was analysed over a 24-year period using the Log Gaussian Cox Process (LGCP). In contrast to other spatial models of the distribution of fish, LGCP avoids problems with zero observations and includes the spatial correlation between observations. It is therefore possible to predict and interpolate unobserved densities at any location in the area. This is important for obtaining unbiased estimates of stock concentration and other measures depending on the distribution in the entire area. Results show that the spatial correlation and dispersion of cod catches remained unchanged during winter throughout the period, in spite of a drastic decline in stock abundance and a movement of the centre of gravity of the distribution towards the northeast in the same period. For the age groups considered, the concentration of the stock was found to be constant or declining in the period. This means that cod does not follow the theory of density-dependent habitat selection, as the concentration of the stock does not increase when stock abundance decreases.","citation-key":"lewy2009","container-title":"Canadian Journal of Fisheries and Aquatic Sciences","DOI":"10.1139/F09-114","ISSN":"0706-652X, 1205-7533","issue":"10","journalAbbreviation":"Can. J. Fish. Aquat. Sci.","language":"en","license":"http://www.nrcresearchpress.com/page/about/CorporateTextAndDataMining","page":"1809-1820","source":"DOI.org (Crossref)","title":"Modelling the distribution of fish accounting for spatial correlation and overdispersion","volume":"66","editor":[{"family":"Quinn","given":"Terrance"}],"author":[{"family":"Lewy","given":"Peter"},{"family":"Kristensen","given":"Kasper"}],"issued":{"date-parts":[["2009",10]]}}}],"schema":"https://github.com/citation-style-language/schema/raw/master/csl-citation.json"} </w:instrText>
      </w:r>
      <w:r w:rsidR="008F35CC">
        <w:fldChar w:fldCharType="separate"/>
      </w:r>
      <w:r w:rsidR="008F35CC">
        <w:rPr>
          <w:noProof/>
        </w:rPr>
        <w:t>(Lewy &amp; Kristensen, 2009)</w:t>
      </w:r>
      <w:r w:rsidR="008F35CC">
        <w:fldChar w:fldCharType="end"/>
      </w:r>
      <w:r>
        <w:t>.</w:t>
      </w:r>
      <w:r w:rsidR="00353F64">
        <w:t xml:space="preserve"> </w:t>
      </w:r>
      <w:r>
        <w:t>At the core</w:t>
      </w:r>
      <w:r w:rsidR="00353F64">
        <w:t xml:space="preserve">, </w:t>
      </w:r>
      <w:r w:rsidR="00CD3E18">
        <w:t xml:space="preserve">in simple terms, </w:t>
      </w:r>
      <w:r w:rsidR="007566A0">
        <w:t xml:space="preserve">GPs posit that </w:t>
      </w:r>
      <w:r>
        <w:t xml:space="preserve">observations made at </w:t>
      </w:r>
      <w:r w:rsidR="0067503E">
        <w:t xml:space="preserve">proximate </w:t>
      </w:r>
      <w:r>
        <w:t>locations or covariate</w:t>
      </w:r>
      <w:r w:rsidR="0067503E">
        <w:t xml:space="preserve"> values</w:t>
      </w:r>
      <w:r>
        <w:t xml:space="preserve"> should </w:t>
      </w:r>
      <w:r w:rsidR="00A422E3">
        <w:t xml:space="preserve">be </w:t>
      </w:r>
      <w:r>
        <w:t>similar</w:t>
      </w:r>
      <w:r w:rsidR="00655E33">
        <w:t xml:space="preserve"> </w:t>
      </w:r>
      <w:r w:rsidR="008F35CC">
        <w:fldChar w:fldCharType="begin"/>
      </w:r>
      <w:r w:rsidR="00387956">
        <w:instrText xml:space="preserve"> ADDIN ZOTERO_ITEM CSL_CITATION {"citationID":"SDb824Pt","properties":{"unsorted":false,"formattedCitation":"(Dormann et al., 2007)","plainCitation":"(Dormann et al., 2007)","noteIndex":0},"citationItems":[{"id":4651,"uris":["http://zotero.org/users/9456007/items/J6857QG6"],"itemData":{"id":4651,"type":"article-journal","abstract":"Species distributional or trait data based on range map (extent‐of‐occurrence) or atlas survey data often display spatial autocorrelation, i.e. locations close to each other exhibit more similar values than those further apart. If this pattern remains present in the residuals of a statistical model based on such data, one of the key assumptions of standard statistical analyses, that residuals are independent and identically distributed (i.i.d), is violated. The violation of the assumption of i.i.d. residuals may bias parameter estimates and can increase type I error rates (falsely rejecting the null hypothesis of no effect). While this is increasingly recognised by researchers analysing species distribution data, there is, to our knowledge, no comprehensive overview of the many available spatial statistical methods to take spatial autocorrelation into account in tests of statistical significance. Here, we describe six different statistical approaches to infer correlates of species’ distributions, for both presence/absence (binary response) and species abundance data (poisson or normally distributed response), while accounting for spatial autocorrelation in model residuals: autocovariate regression; spatial eigenvector mapping; generalised least squares; (conditional and simultaneous) autoregressive models and generalised estimating equations. A comprehensive comparison of the relative merits of these methods is beyond the scope of this paper. To demonstrate each method's implementation, however, we undertook preliminary tests based on simulated data. These preliminary tests verified that most of the spatial modeling techniques we examined showed good type I error control and precise parameter estimates, at least when confronted with simplistic simulated data containing spatial autocorrelation in the errors. However, we found that for presence/absence data the results and conclusions were very variable between the different methods. This is likely due to the low information content of binary maps. Also, in contrast with previous studies, we found that autocovariate methods consistently underestimated the effects of environmental controls of species distributions. Given their widespread use, in particular for the modelling of species presence/absence data (e.g. climate envelope models), we argue that this warrants further study and caution in their use. To aid other ecologists in making use of the methods described, code to implement them in freely available software is provided in an electronic appendix.","citation-key":"dormann2007","container-title":"Ecography","DOI":"10.1111/j.2007.0906-7590.05171.x","ISSN":"0906-7590, 1600-0587","issue":"5","journalAbbreviation":"Ecography","language":"en","page":"609-628","source":"DOI.org (Crossref)","title":"Methods to account for spatial autocorrelation in the analysis of species distributional data: a review","title-short":"Methods to account for spatial autocorrelation in the analysis of species distributional data","volume":"30","author":[{"family":"Dormann","given":"Carsten F."},{"family":"McPherson","given":"Jana M."},{"family":"Araújo","given":"Miguel B."},{"family":"Bivand","given":"Roger"},{"family":"Bolliger","given":"Janine"},{"family":"Carl","given":"Gudrun"},{"family":"Davies","given":"Richard G."},{"family":"Hirzel","given":"Alexandre"},{"family":"Jetz","given":"Walter"},{"family":"Daniel Kissling","given":"W."},{"family":"Kühn","given":"Ingolf"},{"family":"Ohlemüller","given":"Ralf"},{"family":"Peres‐Neto","given":"Pedro R."},{"family":"Reineking","given":"Björn"},{"family":"Schröder","given":"Boris"},{"family":"Schurr","given":"Frank M."},{"family":"Wilson","given":"Robert"}],"issued":{"date-parts":[["2007",10]]}}}],"schema":"https://github.com/citation-style-language/schema/raw/master/csl-citation.json"} </w:instrText>
      </w:r>
      <w:r w:rsidR="008F35CC">
        <w:fldChar w:fldCharType="separate"/>
      </w:r>
      <w:r w:rsidR="00387956">
        <w:rPr>
          <w:noProof/>
        </w:rPr>
        <w:t>(Dormann et al., 2007)</w:t>
      </w:r>
      <w:r w:rsidR="008F35CC">
        <w:fldChar w:fldCharType="end"/>
      </w:r>
      <w:r w:rsidR="007F4A1D">
        <w:t xml:space="preserve">. </w:t>
      </w:r>
      <w:r w:rsidR="00EA4F75">
        <w:t>We assert that many species can be well described using relatively simple covariance models</w:t>
      </w:r>
      <w:r w:rsidR="005B37A0" w:rsidRPr="005B37A0">
        <w:t xml:space="preserve"> </w:t>
      </w:r>
      <w:r w:rsidR="00AC6083">
        <w:fldChar w:fldCharType="begin"/>
      </w:r>
      <w:r w:rsidR="00AC6083">
        <w:instrText xml:space="preserve"> ADDIN ZOTERO_ITEM CSL_CITATION {"citationID":"Qkjtp7Vp","properties":{"unsorted":false,"formattedCitation":"(Thorson et al., 2015)","plainCitation":"(Thorson et al., 2015)","noteIndex":0},"citationItems":[{"id":4686,"uris":["http://zotero.org/users/9456007/items/XCGHQLUR"],"itemData":{"id":4686,"type":"article-journal","abstract":"Abstract\n            Indices of abundance are the bedrock for stock assessments or empirical management procedures used to manage fishery catches for fish populations worldwide, and are generally obtained by processing catch-rate data. Recent research suggests that geostatistical models can explain a substantial portion of variability in catch rates via the location of samples (i.e. whether located in high- or low-density habitats), and thus use available catch-rate data more efficiently than conventional “design-based” or stratified estimators. However, the generality of this conclusion is currently unknown because geostatistical models are computationally challenging to simulation-test and have not previously been evaluated using multiple species. We develop a new maximum likelihood estimator for geostatistical index standardization, which uses recent improvements in estimation for Gaussian random fields. We apply the model to data for 28 groundfish species off the U.S. West Coast and compare results to a previous “stratified” index standardization model, which accounts for spatial variation using post-stratification of available data. This demonstrates that the stratified model generates a relative index with 60% larger estimation intervals than the geostatistical model. We also apply both models to simulated data and demonstrate (i) that the geostatistical model has well-calibrated confidence intervals (they include the true value at approximately the nominal rate), (ii) that neither model on average under- or overestimates changes in abundance, and (iii) that the geostatistical model has on average 20% lower estimation errors than a stratified model. We therefore conclude that the geostatistical model uses survey data more efficiently than the stratified model, and therefore provides a more cost-efficient treatment for historical and ongoing fish sampling data.","citation-key":"thorson2015","container-title":"ICES Journal of Marine Science","DOI":"10.1093/icesjms/fsu243","ISSN":"1095-9289, 1054-3139","issue":"5","language":"en","page":"1297-1310","source":"DOI.org (Crossref)","title":"Geostatistical delta-generalized linear mixed models improve precision for estimated abundance indices for West Coast groundfishes","volume":"72","author":[{"family":"Thorson","given":"James T."},{"family":"Shelton","given":"Andrew O."},{"family":"Ward","given":"Eric J."},{"family":"Skaug","given":"Hans J."}],"issued":{"date-parts":[["2015",6,1]]}}}],"schema":"https://github.com/citation-style-language/schema/raw/master/csl-citation.json"} </w:instrText>
      </w:r>
      <w:r w:rsidR="00AC6083">
        <w:fldChar w:fldCharType="separate"/>
      </w:r>
      <w:r w:rsidR="00AC6083">
        <w:rPr>
          <w:noProof/>
        </w:rPr>
        <w:t>(Thorson et al., 2015)</w:t>
      </w:r>
      <w:r w:rsidR="00AC6083">
        <w:fldChar w:fldCharType="end"/>
      </w:r>
      <w:r w:rsidR="00EA4F75">
        <w:t xml:space="preserve">. </w:t>
      </w:r>
      <w:r w:rsidR="004F7F89">
        <w:t>Specifically,</w:t>
      </w:r>
      <w:r w:rsidR="00EA4F75">
        <w:t xml:space="preserve"> we use an isotropic, squared exponential covariance model for the </w:t>
      </w:r>
      <w:r>
        <w:t>distribution of a species</w:t>
      </w:r>
      <w:r w:rsidR="0044189E">
        <w:t xml:space="preserve">. Let </w:t>
      </w:r>
      <w:r w:rsidR="0044189E" w:rsidRPr="0088579E">
        <w:rPr>
          <w:i/>
          <w:iCs/>
        </w:rPr>
        <w:t>X</w:t>
      </w:r>
      <w:r w:rsidR="00EA4F75">
        <w:t xml:space="preserve"> </w:t>
      </w:r>
      <w:r w:rsidR="0044189E">
        <w:t>{</w:t>
      </w:r>
      <w:r w:rsidR="0044189E" w:rsidRPr="0044189E">
        <w:rPr>
          <w:i/>
          <w:iCs/>
        </w:rPr>
        <w:t>x</w:t>
      </w:r>
      <w:r w:rsidR="0044189E" w:rsidRPr="0044189E">
        <w:rPr>
          <w:i/>
          <w:iCs/>
          <w:vertAlign w:val="subscript"/>
        </w:rPr>
        <w:t>1</w:t>
      </w:r>
      <w:r w:rsidR="0044189E">
        <w:t>,</w:t>
      </w:r>
      <w:r w:rsidR="0044189E" w:rsidRPr="0044189E">
        <w:rPr>
          <w:i/>
          <w:iCs/>
        </w:rPr>
        <w:t>x</w:t>
      </w:r>
      <w:r w:rsidR="0044189E" w:rsidRPr="0044189E">
        <w:rPr>
          <w:i/>
          <w:iCs/>
          <w:vertAlign w:val="subscript"/>
        </w:rPr>
        <w:t>2</w:t>
      </w:r>
      <w:r w:rsidR="0044189E">
        <w:t>,…</w:t>
      </w:r>
      <w:r w:rsidR="0044189E" w:rsidRPr="0044189E">
        <w:rPr>
          <w:i/>
          <w:iCs/>
        </w:rPr>
        <w:t>x</w:t>
      </w:r>
      <w:r w:rsidR="00CA17E1">
        <w:rPr>
          <w:i/>
          <w:iCs/>
          <w:vertAlign w:val="subscript"/>
        </w:rPr>
        <w:t>N</w:t>
      </w:r>
      <w:r w:rsidR="0044189E">
        <w:t xml:space="preserve">} be the set of </w:t>
      </w:r>
      <w:r w:rsidR="00180919">
        <w:rPr>
          <w:i/>
          <w:iCs/>
        </w:rPr>
        <w:t>N</w:t>
      </w:r>
      <w:r w:rsidR="0044189E">
        <w:t xml:space="preserve"> observed spatial locations. </w:t>
      </w:r>
      <w:r w:rsidR="0044189E" w:rsidRPr="0044189E">
        <w:t>The</w:t>
      </w:r>
      <w:r w:rsidR="0067503E">
        <w:t>n</w:t>
      </w:r>
      <w:r w:rsidR="0044189E" w:rsidRPr="0044189E">
        <w:t xml:space="preserve"> species </w:t>
      </w:r>
      <w:r w:rsidR="00D56D34">
        <w:t xml:space="preserve">(eDNA) </w:t>
      </w:r>
      <w:r w:rsidR="0044189E" w:rsidRPr="0044189E">
        <w:t>abundance or density</w:t>
      </w:r>
      <w:r w:rsidR="0044189E">
        <w:t xml:space="preserve"> </w:t>
      </w:r>
      <w:r w:rsidR="0044189E" w:rsidRPr="0088579E">
        <w:rPr>
          <w:i/>
          <w:iCs/>
        </w:rPr>
        <w:t>Y</w:t>
      </w:r>
      <w:r w:rsidR="0044189E">
        <w:t xml:space="preserve"> across all sampled locations </w:t>
      </w:r>
      <w:r w:rsidR="00CA17E1">
        <w:t>(</w:t>
      </w:r>
      <w:r w:rsidR="00CA17E1" w:rsidRPr="00350F57">
        <w:rPr>
          <w:i/>
          <w:iCs/>
        </w:rPr>
        <w:t>X</w:t>
      </w:r>
      <w:r w:rsidR="00CA17E1">
        <w:t xml:space="preserve">) </w:t>
      </w:r>
      <w:r w:rsidR="0044189E">
        <w:t>is modeled as</w:t>
      </w:r>
      <w:r w:rsidR="0067503E">
        <w:t>,</w:t>
      </w:r>
    </w:p>
    <w:p w14:paraId="2A701D7D" w14:textId="77777777" w:rsidR="000D6CB9" w:rsidRDefault="00000000">
      <w:pPr>
        <w:pStyle w:val="BodyText"/>
        <w:spacing w:line="480" w:lineRule="auto"/>
        <w:rPr>
          <w:rFonts w:eastAsiaTheme="minorEastAsia"/>
        </w:rPr>
      </w:pPr>
      <m:oMathPara>
        <m:oMath>
          <m:eqArr>
            <m:eqArrPr>
              <m:maxDist m:val="1"/>
              <m:ctrlPr>
                <w:rPr>
                  <w:rFonts w:ascii="Cambria Math" w:hAnsi="Cambria Math"/>
                </w:rPr>
              </m:ctrlPr>
            </m:eqArrPr>
            <m:e>
              <m:r>
                <w:rPr>
                  <w:rFonts w:ascii="Cambria Math" w:hAnsi="Cambria Math"/>
                </w:rPr>
                <m:t>Y</m:t>
              </m:r>
              <m:r>
                <m:rPr>
                  <m:sty m:val="p"/>
                </m:rPr>
                <w:rPr>
                  <w:rFonts w:ascii="Cambria Math" w:hAnsi="Cambria Math"/>
                </w:rPr>
                <m:t>∼</m:t>
              </m:r>
              <m:r>
                <w:rPr>
                  <w:rFonts w:ascii="Cambria Math" w:hAnsi="Cambria Math"/>
                </w:rPr>
                <m:t>MVN</m:t>
              </m:r>
              <m:d>
                <m:dPr>
                  <m:ctrlPr>
                    <w:rPr>
                      <w:rFonts w:ascii="Cambria Math" w:hAnsi="Cambria Math"/>
                    </w:rPr>
                  </m:ctrlPr>
                </m:dPr>
                <m:e>
                  <m:r>
                    <w:rPr>
                      <w:rFonts w:ascii="Cambria Math" w:hAnsi="Cambria Math"/>
                    </w:rPr>
                    <m:t>μ</m:t>
                  </m:r>
                  <m:r>
                    <m:rPr>
                      <m:sty m:val="p"/>
                    </m:rPr>
                    <w:rPr>
                      <w:rFonts w:ascii="Cambria Math" w:hAnsi="Cambria Math"/>
                    </w:rPr>
                    <m:t>,</m:t>
                  </m:r>
                  <m:r>
                    <m:rPr>
                      <m:sty m:val="bi"/>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r>
                    <m:rPr>
                      <m:sty m:val="bi"/>
                    </m:rPr>
                    <w:rPr>
                      <w:rFonts w:ascii="Cambria Math" w:hAnsi="Cambria Math"/>
                    </w:rPr>
                    <m:t>I</m:t>
                  </m:r>
                </m:e>
              </m:d>
              <m:r>
                <m:rPr>
                  <m:sty m:val="p"/>
                </m:rPr>
                <w:rPr>
                  <w:rFonts w:ascii="Cambria Math" w:hAnsi="Cambria Math"/>
                </w:rPr>
                <m:t>,#1</m:t>
              </m:r>
            </m:e>
          </m:eqArr>
        </m:oMath>
      </m:oMathPara>
    </w:p>
    <w:p w14:paraId="2A281D6D" w14:textId="77777777" w:rsidR="000D6CB9" w:rsidRDefault="00000000">
      <w:pPr>
        <w:pStyle w:val="FirstParagraph"/>
        <w:spacing w:line="480" w:lineRule="auto"/>
        <w:ind w:firstLine="720"/>
      </w:pPr>
      <w:r>
        <w:t xml:space="preserve">where </w:t>
      </w:r>
      <w:r w:rsidR="0044189E" w:rsidRPr="0088579E">
        <w:rPr>
          <w:i/>
          <w:iCs/>
          <w:lang w:val="el-GR"/>
        </w:rPr>
        <w:t>μ</w:t>
      </w:r>
      <w:r w:rsidR="0044189E" w:rsidRPr="00E63C19">
        <w:t xml:space="preserve"> </w:t>
      </w:r>
      <w:r w:rsidR="0044189E">
        <w:t xml:space="preserve">is the </w:t>
      </w:r>
      <w:r>
        <w:t xml:space="preserve">global mean abundance, </w:t>
      </w:r>
      <w:r>
        <w:rPr>
          <w:lang w:val="el-GR"/>
        </w:rPr>
        <w:t>σ</w:t>
      </w:r>
      <w:r w:rsidRPr="00F00310">
        <w:rPr>
          <w:rFonts w:eastAsiaTheme="minorEastAsia"/>
          <w:vertAlign w:val="superscript"/>
        </w:rPr>
        <w:t>2</w:t>
      </w:r>
      <w:r>
        <w:t xml:space="preserve"> is the non-spatial variance, </w:t>
      </w:r>
      <w:r w:rsidRPr="007664E1">
        <w:rPr>
          <w:b/>
          <w:i/>
          <w:iCs/>
        </w:rPr>
        <w:t>I</w:t>
      </w:r>
      <w:r>
        <w:t xml:space="preserve"> is an n x n identity matrix</w:t>
      </w:r>
      <w:r w:rsidR="00705D45">
        <w:t xml:space="preserve"> and </w:t>
      </w:r>
      <w:r w:rsidRPr="007664E1">
        <w:rPr>
          <w:b/>
          <w:i/>
          <w:iCs/>
        </w:rPr>
        <w:t>K</w:t>
      </w:r>
      <w:r w:rsidR="00771760">
        <w:rPr>
          <w:b/>
          <w:i/>
          <w:iCs/>
        </w:rPr>
        <w:t>(</w:t>
      </w:r>
      <w:r w:rsidR="00771760" w:rsidRPr="00771760">
        <w:rPr>
          <w:i/>
          <w:iCs/>
        </w:rPr>
        <w:t>X,X</w:t>
      </w:r>
      <w:r w:rsidR="00771760">
        <w:rPr>
          <w:b/>
          <w:i/>
          <w:iCs/>
        </w:rPr>
        <w:t>)</w:t>
      </w:r>
      <w:r>
        <w:t xml:space="preserve"> </w:t>
      </w:r>
      <w:r w:rsidR="00705D45">
        <w:t>is the</w:t>
      </w:r>
      <w:r>
        <w:t xml:space="preserve"> covaria</w:t>
      </w:r>
      <w:r w:rsidR="008766A3">
        <w:t>nce</w:t>
      </w:r>
      <w:r w:rsidR="00705D45">
        <w:t xml:space="preserve"> matrix whose (</w:t>
      </w:r>
      <w:r w:rsidR="00705D45" w:rsidRPr="00CE0914">
        <w:rPr>
          <w:i/>
          <w:iCs/>
        </w:rPr>
        <w:t>i</w:t>
      </w:r>
      <w:r w:rsidR="00705D45" w:rsidRPr="00CE0914">
        <w:t>,</w:t>
      </w:r>
      <w:r w:rsidR="00705D45" w:rsidRPr="00CE0914">
        <w:rPr>
          <w:i/>
          <w:iCs/>
        </w:rPr>
        <w:t>j</w:t>
      </w:r>
      <w:r w:rsidR="00705D45">
        <w:t>)</w:t>
      </w:r>
      <w:r w:rsidR="00705D45" w:rsidRPr="00705D45">
        <w:rPr>
          <w:vertAlign w:val="superscript"/>
        </w:rPr>
        <w:t>th</w:t>
      </w:r>
      <w:r w:rsidR="00705D45">
        <w:t xml:space="preserve"> entry </w:t>
      </w:r>
      <w:r w:rsidR="00CE0914">
        <w:t>i</w:t>
      </w:r>
      <w:r w:rsidR="00705D45" w:rsidRPr="00705D45">
        <w:t>s given by the squared exponential kernel</w:t>
      </w:r>
      <w:r w:rsidR="00705D45">
        <w:t xml:space="preserve"> function</w:t>
      </w:r>
      <w:r w:rsidR="0067503E">
        <w:t>,</w:t>
      </w:r>
    </w:p>
    <w:p w14:paraId="5FFDB058" w14:textId="77777777" w:rsidR="000D6CB9" w:rsidRDefault="00000000">
      <w:pPr>
        <w:pStyle w:val="BodyText"/>
        <w:spacing w:line="480" w:lineRule="auto"/>
        <w:rPr>
          <w:rFonts w:eastAsiaTheme="minorEastAsia"/>
        </w:rPr>
      </w:pPr>
      <m:oMathPara>
        <m:oMathParaPr>
          <m:jc m:val="center"/>
        </m:oMathParaPr>
        <m:oMath>
          <m:eqArr>
            <m:eqArrPr>
              <m:maxDist m:val="1"/>
              <m:ctrlPr>
                <w:rPr>
                  <w:rFonts w:ascii="Cambria Math" w:hAnsi="Cambria Math"/>
                </w:rPr>
              </m:ctrlPr>
            </m:eqArrPr>
            <m:e>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num>
                    <m:den>
                      <m:r>
                        <m:rPr>
                          <m:sty m:val="p"/>
                        </m:rPr>
                        <w:rPr>
                          <w:rFonts w:ascii="Cambria Math" w:hAnsi="Cambria Math"/>
                        </w:rPr>
                        <m:t>2</m:t>
                      </m:r>
                      <m:sSup>
                        <m:sSupPr>
                          <m:ctrlPr>
                            <w:rPr>
                              <w:rFonts w:ascii="Cambria Math" w:hAnsi="Cambria Math"/>
                            </w:rPr>
                          </m:ctrlPr>
                        </m:sSupPr>
                        <m:e>
                          <m:r>
                            <w:rPr>
                              <w:rFonts w:ascii="Cambria Math" w:hAnsi="Cambria Math"/>
                            </w:rPr>
                            <m:t>ρ</m:t>
                          </m:r>
                        </m:e>
                        <m:sup>
                          <m:r>
                            <m:rPr>
                              <m:sty m:val="p"/>
                            </m:rPr>
                            <w:rPr>
                              <w:rFonts w:ascii="Cambria Math" w:hAnsi="Cambria Math"/>
                            </w:rPr>
                            <m:t>2</m:t>
                          </m:r>
                        </m:sup>
                      </m:sSup>
                    </m:den>
                  </m:f>
                </m:e>
              </m:d>
              <m:r>
                <m:rPr>
                  <m:sty m:val="p"/>
                </m:rPr>
                <w:rPr>
                  <w:rFonts w:ascii="Cambria Math" w:hAnsi="Cambria Math"/>
                </w:rPr>
                <m:t>#2</m:t>
              </m:r>
            </m:e>
          </m:eqArr>
        </m:oMath>
      </m:oMathPara>
    </w:p>
    <w:p w14:paraId="42AEEE1A" w14:textId="77777777" w:rsidR="00B64EDC" w:rsidRDefault="00000000">
      <w:pPr>
        <w:pStyle w:val="FirstParagraph"/>
        <w:spacing w:line="480" w:lineRule="auto"/>
        <w:ind w:firstLine="720"/>
      </w:pPr>
      <w:r>
        <w:t xml:space="preserve">where </w:t>
      </w:r>
      <w:r w:rsidR="00F00310" w:rsidRPr="007664E1">
        <w:rPr>
          <w:i/>
          <w:iCs/>
          <w:lang w:val="el-GR"/>
        </w:rPr>
        <w:t>α</w:t>
      </w:r>
      <w:r w:rsidR="00F00310">
        <w:rPr>
          <w:vertAlign w:val="superscript"/>
        </w:rPr>
        <w:t>2</w:t>
      </w:r>
      <w:r>
        <w:t xml:space="preserve"> is the amplitude</w:t>
      </w:r>
      <w:r w:rsidR="00ED70B9" w:rsidRPr="00ED70B9">
        <w:t xml:space="preserve"> (i.e., the marginal variance of the spatial process, controlling the overall magnitude of variation in abundance)</w:t>
      </w:r>
      <w:r>
        <w:t xml:space="preserve">, </w:t>
      </w:r>
      <w:r w:rsidR="007664E1" w:rsidRPr="007664E1">
        <w:rPr>
          <w:i/>
          <w:iCs/>
          <w:lang w:val="el-GR"/>
        </w:rPr>
        <w:t>ρ</w:t>
      </w:r>
      <w:r>
        <w:t xml:space="preserve"> is the length-scale parameter (in </w:t>
      </w:r>
      <w:r w:rsidR="007801CF" w:rsidRPr="007801CF">
        <w:rPr>
          <w:i/>
          <w:iCs/>
        </w:rPr>
        <w:t>x</w:t>
      </w:r>
      <w:r w:rsidR="00CE0914" w:rsidRPr="00CE0914">
        <w:rPr>
          <w:i/>
          <w:iCs/>
          <w:vertAlign w:val="subscript"/>
        </w:rPr>
        <w:t>i</w:t>
      </w:r>
      <w:r w:rsidR="007801CF" w:rsidRPr="007801CF">
        <w:t>-</w:t>
      </w:r>
      <w:r w:rsidR="007801CF" w:rsidRPr="007801CF">
        <w:rPr>
          <w:i/>
          <w:iCs/>
        </w:rPr>
        <w:t>x</w:t>
      </w:r>
      <w:r w:rsidR="00CE0914" w:rsidRPr="00CE0914">
        <w:rPr>
          <w:i/>
          <w:iCs/>
          <w:vertAlign w:val="subscript"/>
        </w:rPr>
        <w:t>j</w:t>
      </w:r>
      <w:r>
        <w:t xml:space="preserve"> units</w:t>
      </w:r>
      <w:r w:rsidR="007801CF">
        <w:t xml:space="preserve">; hereafter </w:t>
      </w:r>
      <w:r w:rsidR="007801CF" w:rsidRPr="007801CF">
        <w:t>spatial autocorrelation</w:t>
      </w:r>
      <w:r>
        <w:t xml:space="preserve">).  </w:t>
      </w:r>
    </w:p>
    <w:p w14:paraId="52F60017" w14:textId="77777777" w:rsidR="00B64EDC" w:rsidRPr="00E33848" w:rsidRDefault="00B64EDC" w:rsidP="00E33848">
      <w:pPr>
        <w:pStyle w:val="Heading2"/>
      </w:pPr>
      <w:r w:rsidRPr="00E33848">
        <w:t>Step 0: Generating the simulated spatial field</w:t>
      </w:r>
    </w:p>
    <w:p w14:paraId="096EC31D" w14:textId="4E00C076" w:rsidR="00B64EDC" w:rsidRDefault="00B64EDC" w:rsidP="00B64EDC">
      <w:pPr>
        <w:pStyle w:val="BodyText"/>
        <w:rPr>
          <w:ins w:id="12" w:author="Gledis Guri" w:date="2026-09-30T23:56:00Z" w16du:dateUtc="2026-10-01T06:56:00Z"/>
        </w:rPr>
      </w:pPr>
      <w:r w:rsidRPr="00B64EDC">
        <w:t>We generated in-silico eDNA concentration data using the GP model (Eq. 1-2) across the same spatial domain and prediction grid (Q) used in the empirical analysis.</w:t>
      </w:r>
      <w:r w:rsidR="00E33848">
        <w:t xml:space="preserve"> We defined this grid (Q) as 18,916 discrete point estimates, representing the centroids of approximately 8 × 8 km spatial cells distributed across five depth layers. The number of points differed among depth layers </w:t>
      </w:r>
      <w:r w:rsidR="00E33848">
        <w:lastRenderedPageBreak/>
        <w:t>(4,000, 4,000, 4,000, 3,622, and 3,294 points, respectively) because deeper layers covered a smaller spatial extent than shallower layers due to bathymetry.</w:t>
      </w:r>
    </w:p>
    <w:p w14:paraId="505E2820" w14:textId="77777777" w:rsidR="00E33848" w:rsidRDefault="00E33848" w:rsidP="00B64EDC">
      <w:pPr>
        <w:pStyle w:val="BodyText"/>
      </w:pPr>
    </w:p>
    <w:p w14:paraId="45CD38B0" w14:textId="087B45AA" w:rsidR="00B64EDC" w:rsidRDefault="00B64EDC" w:rsidP="00B64EDC">
      <w:pPr>
        <w:pStyle w:val="BodyText"/>
      </w:pPr>
      <w:r w:rsidRPr="00B64EDC">
        <w:t xml:space="preserve">The simulations were designed to explore a wide range of spatial structures by varying the GP length-scale parameter (ρ) across ten levels: 25, 50, 75, 100, 200, 300, 400, 500, 800, and 1000 km (Appendix S1: Table S1). For each value of ρ we generated (arbitrarily) 20 independent replicate spatial fields, resulting in a total of 200 simulated datasets (10 </w:t>
      </w:r>
      <w:r w:rsidRPr="00B64EDC">
        <w:rPr>
          <w:rFonts w:ascii="Cambria Math" w:hAnsi="Cambria Math" w:cs="Cambria Math"/>
        </w:rPr>
        <w:t>𝜌</w:t>
      </w:r>
      <w:r w:rsidRPr="00B64EDC">
        <w:t xml:space="preserve"> levels × 20 replicates; Appendix S1: Table S1). Similar to GP inference of the empirical data, within each simulation, ρ was held constant across depth layers, but each layer had a separate mean (μd) drawn randomly from a normal distribution with mean of 0 and a standard deviation of 3. We focused only on spatial autocorrelation across latitude and longitude, allowing the eDNA concentration at each depth to be independent. The amplitude (α2) and the non-spatial variance (σ2) in Eq. 1 and 2 were fixed at 4 and 3, respectively, to mirror the empirical estimates.</w:t>
      </w:r>
    </w:p>
    <w:p w14:paraId="75B6CA03" w14:textId="77777777" w:rsidR="00E33848" w:rsidRDefault="00E33848" w:rsidP="00B64EDC">
      <w:pPr>
        <w:pStyle w:val="BodyText"/>
      </w:pPr>
    </w:p>
    <w:p w14:paraId="5746DDA3" w14:textId="05A8D3FF" w:rsidR="00E33848" w:rsidRDefault="00B64EDC" w:rsidP="00E33848">
      <w:pPr>
        <w:pStyle w:val="BodyText"/>
      </w:pPr>
      <w:r w:rsidRPr="00B64EDC">
        <w:t>Given the large number of projected eDNA points (Q), fitting a GP model using all locations (≈ 20,000 input values) was computationally prohibitive. We therefore drew a subset of 4,000 points from each of the 200 simulated datasets as the “complete” observation dataset (Y) and its covariate (X)</w:t>
      </w:r>
      <w:r w:rsidR="00E33848">
        <w:t>, which constitutes the data used for all downstream analyses</w:t>
      </w:r>
      <w:r w:rsidRPr="00B64EDC">
        <w:t>.</w:t>
      </w:r>
    </w:p>
    <w:p w14:paraId="071BE2AE" w14:textId="77777777" w:rsidR="00E33848" w:rsidRPr="00B64EDC" w:rsidRDefault="00E33848" w:rsidP="00E33848">
      <w:pPr>
        <w:pStyle w:val="BodyText"/>
      </w:pPr>
    </w:p>
    <w:p w14:paraId="4B10609F" w14:textId="77777777" w:rsidR="00A15ACC" w:rsidRPr="008D73E1" w:rsidRDefault="00162082" w:rsidP="00E33848">
      <w:pPr>
        <w:pStyle w:val="Heading2"/>
      </w:pPr>
      <w:r>
        <w:t xml:space="preserve">Step 1: </w:t>
      </w:r>
      <w:r>
        <w:t>Estimating taxon-specific spatial structure</w:t>
      </w:r>
    </w:p>
    <w:p w14:paraId="4E577FE3" w14:textId="3F69F0F6" w:rsidR="00D94C80" w:rsidRDefault="0039223E" w:rsidP="001643E6">
      <w:pPr>
        <w:pStyle w:val="BodyText"/>
        <w:spacing w:line="480" w:lineRule="auto"/>
        <w:ind w:firstLine="720"/>
      </w:pPr>
      <w:r>
        <w:t xml:space="preserve">Given </w:t>
      </w:r>
      <w:r w:rsidR="00E33848">
        <w:t xml:space="preserve">simulated </w:t>
      </w:r>
      <w:r>
        <w:t>log eDNA concentration values (</w:t>
      </w:r>
      <w:r>
        <w:rPr>
          <w:i/>
          <w:iCs/>
        </w:rPr>
        <w:t>Y</w:t>
      </w:r>
      <w:r>
        <w:t>) paired with spatial coordinates (</w:t>
      </w:r>
      <w:r>
        <w:rPr>
          <w:i/>
          <w:iCs/>
        </w:rPr>
        <w:t>X</w:t>
      </w:r>
      <w:r>
        <w:t xml:space="preserve">) for each sampling location </w:t>
      </w:r>
      <w:r w:rsidR="00E33848">
        <w:t>(x; N = 4,000 per simulated field)</w:t>
      </w:r>
      <w:r>
        <w:t>, we used the GP model (Eq. 1–2) to infer the underlying spatial structure and learn key parameters governing the spatial field, including the depth-specific mean (</w:t>
      </w:r>
      <w:r>
        <w:rPr>
          <w:i/>
          <w:iCs/>
        </w:rPr>
        <w:t>μ</w:t>
      </w:r>
      <w:r>
        <w:rPr>
          <w:i/>
          <w:iCs/>
          <w:vertAlign w:val="subscript"/>
        </w:rPr>
        <w:t>d</w:t>
      </w:r>
      <w:r>
        <w:t>), spatial autocorrelation (</w:t>
      </w:r>
      <w:r>
        <w:rPr>
          <w:i/>
          <w:iCs/>
        </w:rPr>
        <w:t>ρ</w:t>
      </w:r>
      <w:r>
        <w:t>), amplitude (</w:t>
      </w:r>
      <w:r>
        <w:rPr>
          <w:i/>
          <w:iCs/>
        </w:rPr>
        <w:t>α</w:t>
      </w:r>
      <w:r>
        <w:rPr>
          <w:i/>
          <w:iCs/>
          <w:vertAlign w:val="superscript"/>
        </w:rPr>
        <w:t>2</w:t>
      </w:r>
      <w:r>
        <w:t>), and non-spatial variance (</w:t>
      </w:r>
      <w:r>
        <w:rPr>
          <w:i/>
          <w:iCs/>
        </w:rPr>
        <w:t>σ</w:t>
      </w:r>
      <w:r>
        <w:rPr>
          <w:i/>
          <w:iCs/>
          <w:vertAlign w:val="superscript"/>
        </w:rPr>
        <w:t>2</w:t>
      </w:r>
      <w:r>
        <w:t>).</w:t>
      </w:r>
    </w:p>
    <w:p w14:paraId="0DD2164A" w14:textId="659AF59B" w:rsidR="007A35C1" w:rsidRDefault="00AF0FEF"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To predict the eDNA concentrations (Z) across the spatial prediction grid (Q) for a given simulated field</w:t>
      </w:r>
      <w:r w:rsidR="007A35C1">
        <w:rPr>
          <w:rFonts w:ascii="Times New Roman" w:eastAsia="Times New Roman" w:hAnsi="Times New Roman" w:cs="Times New Roman"/>
        </w:rPr>
        <w:t xml:space="preserve">, </w:t>
      </w:r>
      <w:r w:rsidR="00E0592E">
        <w:rPr>
          <w:rFonts w:ascii="Times New Roman" w:eastAsia="Times New Roman" w:hAnsi="Times New Roman" w:cs="Times New Roman"/>
        </w:rPr>
        <w:t>we</w:t>
      </w:r>
      <w:r w:rsidR="007A35C1" w:rsidRPr="00D83BC6">
        <w:rPr>
          <w:rFonts w:ascii="Times New Roman" w:eastAsia="Times New Roman" w:hAnsi="Times New Roman" w:cs="Times New Roman"/>
        </w:rPr>
        <w:t xml:space="preserve"> compute the covariance matrix among observed locations, </w:t>
      </w:r>
      <w:r w:rsidR="000B4F85" w:rsidRPr="000B4F85">
        <w:rPr>
          <w:rFonts w:ascii="Times New Roman" w:eastAsia="Times New Roman" w:hAnsi="Times New Roman" w:cs="Times New Roman"/>
          <w:b/>
          <w:bCs/>
          <w:i/>
          <w:iCs/>
        </w:rPr>
        <w:t>K</w:t>
      </w:r>
      <w:r w:rsidR="000B4F85" w:rsidRPr="000B4F85">
        <w:rPr>
          <w:rFonts w:ascii="Times New Roman" w:eastAsia="Times New Roman" w:hAnsi="Times New Roman" w:cs="Times New Roman"/>
          <w:i/>
          <w:iCs/>
        </w:rPr>
        <w:t>(X,X</w:t>
      </w:r>
      <w:r w:rsidR="004F0C90">
        <w:rPr>
          <w:rFonts w:ascii="Times New Roman" w:eastAsia="Times New Roman" w:hAnsi="Times New Roman" w:cs="Times New Roman"/>
          <w:i/>
          <w:iCs/>
        </w:rPr>
        <w:t>’</w:t>
      </w:r>
      <w:r w:rsidR="000B4F85" w:rsidRPr="000B4F85">
        <w:rPr>
          <w:rFonts w:ascii="Times New Roman" w:eastAsia="Times New Roman" w:hAnsi="Times New Roman" w:cs="Times New Roman"/>
          <w:i/>
          <w:iCs/>
        </w:rPr>
        <w:t>)</w:t>
      </w:r>
      <w:r w:rsidR="000B4F85" w:rsidRPr="00EC1F08">
        <w:rPr>
          <w:rFonts w:ascii="Times New Roman" w:eastAsia="Times New Roman" w:hAnsi="Times New Roman" w:cs="Times New Roman"/>
        </w:rPr>
        <w:t>,</w:t>
      </w:r>
      <w:r w:rsidR="000B4F85">
        <w:rPr>
          <w:rFonts w:ascii="Times New Roman" w:eastAsia="Times New Roman" w:hAnsi="Times New Roman" w:cs="Times New Roman"/>
        </w:rPr>
        <w:t xml:space="preserve"> </w:t>
      </w:r>
      <w:r w:rsidR="007A35C1" w:rsidRPr="00D83BC6">
        <w:rPr>
          <w:rFonts w:ascii="Times New Roman" w:eastAsia="Times New Roman" w:hAnsi="Times New Roman" w:cs="Times New Roman"/>
        </w:rPr>
        <w:t xml:space="preserve">using the squared exponential kernel and the </w:t>
      </w:r>
      <w:r w:rsidR="00FC5E1D">
        <w:rPr>
          <w:rFonts w:ascii="Times New Roman" w:eastAsia="Times New Roman" w:hAnsi="Times New Roman" w:cs="Times New Roman"/>
        </w:rPr>
        <w:t>non-spatial variance term</w:t>
      </w:r>
      <w:r w:rsidR="007A35C1" w:rsidRPr="00D83BC6">
        <w:rPr>
          <w:rFonts w:ascii="Times New Roman" w:eastAsia="Times New Roman" w:hAnsi="Times New Roman" w:cs="Times New Roman"/>
        </w:rPr>
        <w:t xml:space="preserve"> (</w:t>
      </w:r>
      <w:r w:rsidR="000B4F85" w:rsidRPr="000B4F85">
        <w:rPr>
          <w:rFonts w:ascii="Times New Roman" w:eastAsia="Times New Roman" w:hAnsi="Times New Roman" w:cs="Times New Roman"/>
          <w:i/>
          <w:iCs/>
          <w:lang w:val="el-GR"/>
        </w:rPr>
        <w:t>σ</w:t>
      </w:r>
      <w:r w:rsidR="000B4F85" w:rsidRPr="000B4F85">
        <w:rPr>
          <w:rFonts w:ascii="Times New Roman" w:eastAsia="Times New Roman" w:hAnsi="Times New Roman" w:cs="Times New Roman"/>
          <w:i/>
          <w:iCs/>
          <w:vertAlign w:val="superscript"/>
        </w:rPr>
        <w:t>2</w:t>
      </w:r>
      <w:r w:rsidR="000B4F85" w:rsidRPr="000B4F85">
        <w:rPr>
          <w:rFonts w:ascii="Times New Roman" w:eastAsia="Times New Roman" w:hAnsi="Times New Roman" w:cs="Times New Roman"/>
          <w:b/>
          <w:bCs/>
          <w:i/>
          <w:iCs/>
        </w:rPr>
        <w:t>I</w:t>
      </w:r>
      <w:r w:rsidR="007A35C1" w:rsidRPr="00D83BC6">
        <w:rPr>
          <w:rFonts w:ascii="Times New Roman" w:eastAsia="Times New Roman" w:hAnsi="Times New Roman" w:cs="Times New Roman"/>
        </w:rPr>
        <w:t>)</w:t>
      </w:r>
      <w:r w:rsidR="007A35C1">
        <w:rPr>
          <w:rFonts w:ascii="Times New Roman" w:eastAsia="Times New Roman" w:hAnsi="Times New Roman" w:cs="Times New Roman"/>
        </w:rPr>
        <w:t xml:space="preserve">. Using the </w:t>
      </w:r>
      <w:r w:rsidR="007A35C1" w:rsidRPr="00D83BC6">
        <w:rPr>
          <w:rFonts w:ascii="Times New Roman" w:eastAsia="Times New Roman" w:hAnsi="Times New Roman" w:cs="Times New Roman"/>
        </w:rPr>
        <w:t xml:space="preserve">Cholesky </w:t>
      </w:r>
      <w:r w:rsidR="007A35C1" w:rsidRPr="00D83BC6">
        <w:rPr>
          <w:rFonts w:ascii="Times New Roman" w:eastAsia="Times New Roman" w:hAnsi="Times New Roman" w:cs="Times New Roman"/>
        </w:rPr>
        <w:lastRenderedPageBreak/>
        <w:t>decompos</w:t>
      </w:r>
      <w:r w:rsidR="007A35C1">
        <w:rPr>
          <w:rFonts w:ascii="Times New Roman" w:eastAsia="Times New Roman" w:hAnsi="Times New Roman" w:cs="Times New Roman"/>
        </w:rPr>
        <w:t>ition</w:t>
      </w:r>
      <w:r w:rsidR="007A35C1" w:rsidRPr="00D83BC6">
        <w:rPr>
          <w:rFonts w:ascii="Times New Roman" w:eastAsia="Times New Roman" w:hAnsi="Times New Roman" w:cs="Times New Roman"/>
        </w:rPr>
        <w:t xml:space="preserve"> </w:t>
      </w:r>
      <w:r w:rsidR="000E3CB4">
        <w:rPr>
          <w:rFonts w:ascii="Times New Roman" w:eastAsia="Times New Roman" w:hAnsi="Times New Roman" w:cs="Times New Roman"/>
        </w:rPr>
        <w:t>we</w:t>
      </w:r>
      <w:r w:rsidR="007A35C1" w:rsidRPr="00D83BC6">
        <w:rPr>
          <w:rFonts w:ascii="Times New Roman" w:eastAsia="Times New Roman" w:hAnsi="Times New Roman" w:cs="Times New Roman"/>
        </w:rPr>
        <w:t xml:space="preserve"> solve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w:t>
      </w:r>
      <w:r w:rsidR="00FC5E1D">
        <w:rPr>
          <w:rFonts w:ascii="Times New Roman" w:eastAsia="Times New Roman" w:hAnsi="Times New Roman" w:cs="Times New Roman"/>
        </w:rPr>
        <w:t>for (</w:t>
      </w:r>
      <w:r w:rsidR="00FC5E1D" w:rsidRPr="00FC5E1D">
        <w:rPr>
          <w:rFonts w:ascii="Times New Roman" w:eastAsia="Times New Roman" w:hAnsi="Times New Roman" w:cs="Times New Roman"/>
          <w:b/>
          <w:bCs/>
          <w:i/>
          <w:iCs/>
        </w:rPr>
        <w:t>K</w:t>
      </w:r>
      <w:r w:rsidR="00771760" w:rsidRPr="00771760">
        <w:rPr>
          <w:rFonts w:ascii="Times New Roman" w:eastAsia="Times New Roman" w:hAnsi="Times New Roman" w:cs="Times New Roman"/>
          <w:i/>
          <w:iCs/>
        </w:rPr>
        <w:t>(X,X</w:t>
      </w:r>
      <w:r w:rsidR="00AF746C">
        <w:rPr>
          <w:rFonts w:ascii="Times New Roman" w:eastAsia="Times New Roman" w:hAnsi="Times New Roman" w:cs="Times New Roman"/>
          <w:i/>
          <w:iCs/>
        </w:rPr>
        <w:t>’</w:t>
      </w:r>
      <w:r w:rsidR="00771760" w:rsidRPr="00771760">
        <w:rPr>
          <w:rFonts w:ascii="Times New Roman" w:eastAsia="Times New Roman" w:hAnsi="Times New Roman" w:cs="Times New Roman"/>
          <w:i/>
          <w:iCs/>
        </w:rPr>
        <w:t>)</w:t>
      </w:r>
      <w:r w:rsidR="00FC5E1D" w:rsidRPr="00FC5E1D">
        <w:rPr>
          <w:rFonts w:ascii="Times New Roman" w:eastAsia="Times New Roman" w:hAnsi="Times New Roman" w:cs="Times New Roman"/>
          <w:i/>
          <w:iCs/>
        </w:rPr>
        <w:t xml:space="preserve"> + </w:t>
      </w:r>
      <w:r w:rsidR="00FC5E1D" w:rsidRPr="00FC5E1D">
        <w:rPr>
          <w:rFonts w:ascii="Times New Roman" w:eastAsia="Times New Roman" w:hAnsi="Times New Roman" w:cs="Times New Roman"/>
          <w:i/>
          <w:iCs/>
          <w:lang w:val="el-GR"/>
        </w:rPr>
        <w:t>σ</w:t>
      </w:r>
      <w:r w:rsidR="00FC5E1D" w:rsidRPr="00FC5E1D">
        <w:rPr>
          <w:rFonts w:ascii="Times New Roman" w:eastAsia="Times New Roman" w:hAnsi="Times New Roman" w:cs="Times New Roman"/>
          <w:i/>
          <w:iCs/>
          <w:vertAlign w:val="superscript"/>
        </w:rPr>
        <w:t>2</w:t>
      </w:r>
      <w:r w:rsidR="00FC5E1D" w:rsidRPr="00FC5E1D">
        <w:rPr>
          <w:rFonts w:ascii="Times New Roman" w:eastAsia="Times New Roman" w:hAnsi="Times New Roman" w:cs="Times New Roman"/>
          <w:b/>
          <w:bCs/>
          <w:i/>
          <w:iCs/>
        </w:rPr>
        <w:t>I</w:t>
      </w:r>
      <w:r w:rsidR="00FC5E1D">
        <w:rPr>
          <w:rFonts w:ascii="Times New Roman" w:eastAsia="Times New Roman" w:hAnsi="Times New Roman" w:cs="Times New Roman"/>
        </w:rPr>
        <w:t>)</w:t>
      </w:r>
      <w:r w:rsidR="00FC5E1D" w:rsidRPr="00FC5E1D">
        <w:rPr>
          <w:rFonts w:ascii="Times New Roman" w:eastAsia="Times New Roman" w:hAnsi="Times New Roman" w:cs="Times New Roman"/>
          <w:vertAlign w:val="superscript"/>
        </w:rPr>
        <w:t>-1</w:t>
      </w:r>
      <w:r w:rsidR="00FC5E1D">
        <w:rPr>
          <w:rFonts w:ascii="Times New Roman" w:eastAsia="Times New Roman" w:hAnsi="Times New Roman" w:cs="Times New Roman"/>
        </w:rPr>
        <w:t>(</w:t>
      </w:r>
      <w:r w:rsidR="00FC5E1D" w:rsidRPr="00FC5E1D">
        <w:rPr>
          <w:rFonts w:ascii="Times New Roman" w:eastAsia="Times New Roman" w:hAnsi="Times New Roman" w:cs="Times New Roman"/>
          <w:i/>
          <w:iCs/>
        </w:rPr>
        <w:t xml:space="preserve">Y - </w:t>
      </w:r>
      <w:r w:rsidR="00FC5E1D" w:rsidRPr="00FC5E1D">
        <w:rPr>
          <w:rFonts w:ascii="Times New Roman" w:eastAsia="Times New Roman" w:hAnsi="Times New Roman" w:cs="Times New Roman"/>
          <w:i/>
          <w:iCs/>
          <w:lang w:val="el-GR"/>
        </w:rPr>
        <w:t>μ</w:t>
      </w:r>
      <w:r w:rsidR="00FC5E1D" w:rsidRPr="00FC5E1D">
        <w:rPr>
          <w:rFonts w:ascii="Times New Roman" w:eastAsia="Times New Roman" w:hAnsi="Times New Roman" w:cs="Times New Roman"/>
          <w:i/>
          <w:iCs/>
          <w:vertAlign w:val="subscript"/>
        </w:rPr>
        <w:t>d</w:t>
      </w:r>
      <w:r w:rsidR="00FC5E1D">
        <w:rPr>
          <w:rFonts w:ascii="Times New Roman" w:eastAsia="Times New Roman" w:hAnsi="Times New Roman" w:cs="Times New Roman"/>
        </w:rPr>
        <w:t xml:space="preserve">) and </w:t>
      </w:r>
      <w:r w:rsidR="007A35C1">
        <w:rPr>
          <w:rFonts w:ascii="Times New Roman" w:eastAsia="Times New Roman" w:hAnsi="Times New Roman" w:cs="Times New Roman"/>
        </w:rPr>
        <w:t xml:space="preserve">we </w:t>
      </w:r>
      <w:r w:rsidR="007A35C1" w:rsidRPr="00D83BC6">
        <w:rPr>
          <w:rFonts w:ascii="Times New Roman" w:eastAsia="Times New Roman" w:hAnsi="Times New Roman" w:cs="Times New Roman"/>
        </w:rPr>
        <w:t>combine</w:t>
      </w:r>
      <w:r w:rsidR="000E3CB4">
        <w:rPr>
          <w:rFonts w:ascii="Times New Roman" w:eastAsia="Times New Roman" w:hAnsi="Times New Roman" w:cs="Times New Roman"/>
        </w:rPr>
        <w:t>d</w:t>
      </w:r>
      <w:r w:rsidR="007A35C1" w:rsidRPr="00D83BC6">
        <w:rPr>
          <w:rFonts w:ascii="Times New Roman" w:eastAsia="Times New Roman" w:hAnsi="Times New Roman" w:cs="Times New Roman"/>
        </w:rPr>
        <w:t xml:space="preserve"> it with the cross-covariance between observed and prediction points,</w:t>
      </w:r>
      <w:r w:rsidR="00FC5E1D">
        <w:rPr>
          <w:rFonts w:ascii="Times New Roman" w:eastAsia="Times New Roman" w:hAnsi="Times New Roman" w:cs="Times New Roman"/>
        </w:rPr>
        <w:t xml:space="preserve"> </w:t>
      </w:r>
      <w:r w:rsidR="00FC5E1D" w:rsidRPr="00FC5E1D">
        <w:rPr>
          <w:rFonts w:ascii="Times New Roman" w:eastAsia="Times New Roman" w:hAnsi="Times New Roman" w:cs="Times New Roman"/>
          <w:b/>
          <w:bCs/>
          <w:i/>
          <w:iCs/>
        </w:rPr>
        <w:t>K</w:t>
      </w:r>
      <w:r w:rsidR="00FC5E1D" w:rsidRPr="00FC5E1D">
        <w:rPr>
          <w:rFonts w:ascii="Times New Roman" w:eastAsia="Times New Roman" w:hAnsi="Times New Roman" w:cs="Times New Roman"/>
          <w:i/>
          <w:iCs/>
        </w:rPr>
        <w:t>(X,Q)</w:t>
      </w:r>
      <w:r w:rsidR="007A35C1" w:rsidRPr="00D83BC6">
        <w:rPr>
          <w:rFonts w:ascii="Times New Roman" w:eastAsia="Times New Roman" w:hAnsi="Times New Roman" w:cs="Times New Roman"/>
        </w:rPr>
        <w:t xml:space="preserve">, to yield the </w:t>
      </w:r>
      <w:r>
        <w:rPr>
          <w:rFonts w:ascii="Times New Roman" w:eastAsia="Times New Roman" w:hAnsi="Times New Roman" w:cs="Times New Roman"/>
        </w:rPr>
        <w:t>predictions (Z) at each</w:t>
      </w:r>
      <w:r w:rsidR="00FC5E1D">
        <w:rPr>
          <w:rFonts w:ascii="Times New Roman" w:eastAsia="Times New Roman" w:hAnsi="Times New Roman" w:cs="Times New Roman"/>
        </w:rPr>
        <w:t xml:space="preserve"> </w:t>
      </w:r>
      <w:r w:rsidR="00E93A41">
        <w:rPr>
          <w:rFonts w:ascii="Times New Roman" w:eastAsia="Times New Roman" w:hAnsi="Times New Roman" w:cs="Times New Roman"/>
        </w:rPr>
        <w:t xml:space="preserve">spatial </w:t>
      </w:r>
      <w:r w:rsidR="00FC5E1D">
        <w:rPr>
          <w:rFonts w:ascii="Times New Roman" w:eastAsia="Times New Roman" w:hAnsi="Times New Roman" w:cs="Times New Roman"/>
        </w:rPr>
        <w:t>point (</w:t>
      </w:r>
      <w:r w:rsidR="00FC5E1D" w:rsidRPr="00FC5E1D">
        <w:rPr>
          <w:rFonts w:ascii="Times New Roman" w:eastAsia="Times New Roman" w:hAnsi="Times New Roman" w:cs="Times New Roman"/>
          <w:i/>
          <w:iCs/>
        </w:rPr>
        <w:t>Q</w:t>
      </w:r>
      <w:r w:rsidR="00FC5E1D">
        <w:rPr>
          <w:rFonts w:ascii="Times New Roman" w:eastAsia="Times New Roman" w:hAnsi="Times New Roman" w:cs="Times New Roman"/>
        </w:rPr>
        <w:t>)</w:t>
      </w:r>
      <w:r w:rsidR="007A35C1" w:rsidRPr="00D83BC6">
        <w:rPr>
          <w:rFonts w:ascii="Times New Roman" w:eastAsia="Times New Roman" w:hAnsi="Times New Roman" w:cs="Times New Roman"/>
        </w:rPr>
        <w:t>:</w:t>
      </w:r>
    </w:p>
    <w:p w14:paraId="4FADBACC" w14:textId="719386A2" w:rsidR="007A35C1" w:rsidRPr="00AF0FEF" w:rsidRDefault="00000000" w:rsidP="00AF0FEF">
      <w:pPr>
        <w:spacing w:after="0" w:line="480" w:lineRule="auto"/>
        <w:rPr>
          <w:rFonts w:ascii="Times New Roman" w:eastAsia="Times New Roman" w:hAnsi="Times New Roman" w:cs="Times New Roman"/>
        </w:rPr>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m:rPr>
                  <m:sty m:val="bi"/>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m:rPr>
                  <m:sty m:val="bi"/>
                </m:rPr>
                <w:rPr>
                  <w:rFonts w:ascii="Cambria Math" w:hAnsi="Cambria Math"/>
                </w:rPr>
                <m:t>K(</m:t>
              </m:r>
              <m:r>
                <w:rPr>
                  <w:rFonts w:ascii="Cambria Math" w:hAnsi="Cambria Math"/>
                </w:rPr>
                <m:t>X,X'</m:t>
              </m:r>
              <m:r>
                <m:rPr>
                  <m:sty m:val="bi"/>
                </m:rPr>
                <w:rPr>
                  <w:rFonts w:ascii="Cambria Math" w:hAnsi="Cambria Math"/>
                </w:rPr>
                <m:t>)</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r>
                <w:rPr>
                  <w:rFonts w:ascii="Cambria Math" w:hAnsi="Cambria Math"/>
                </w:rPr>
                <m:t>#</m:t>
              </m:r>
              <m:r>
                <m:rPr>
                  <m:sty m:val="p"/>
                </m:rPr>
                <w:rPr>
                  <w:rFonts w:ascii="Cambria Math" w:hAnsi="Cambria Math"/>
                </w:rPr>
                <m:t>3</m:t>
              </m:r>
            </m:e>
          </m:eqArr>
        </m:oMath>
      </m:oMathPara>
    </w:p>
    <w:p w14:paraId="67E5F285" w14:textId="0D52E23A" w:rsidR="00AF0FEF" w:rsidRDefault="00AF0FEF" w:rsidP="00AF0FEF">
      <w:pPr>
        <w:spacing w:after="0" w:line="480" w:lineRule="auto"/>
        <w:jc w:val="both"/>
        <w:rPr>
          <w:rFonts w:ascii="Times New Roman" w:eastAsia="Times New Roman" w:hAnsi="Times New Roman" w:cs="Times New Roman"/>
        </w:rPr>
      </w:pPr>
      <w:r w:rsidRPr="00AF0FEF">
        <w:rPr>
          <w:rFonts w:ascii="Times New Roman" w:eastAsia="Times New Roman" w:hAnsi="Times New Roman" w:cs="Times New Roman"/>
        </w:rPr>
        <w:t>The resulting predicted field (Z) served as the “true” spatial field against which all subsequent reduced-effort predictions were compared (Figure 2A)</w:t>
      </w:r>
      <w:r>
        <w:rPr>
          <w:rFonts w:ascii="Times New Roman" w:eastAsia="Times New Roman" w:hAnsi="Times New Roman" w:cs="Times New Roman"/>
        </w:rPr>
        <w:t>.</w:t>
      </w:r>
    </w:p>
    <w:p w14:paraId="615A19CC" w14:textId="77777777" w:rsidR="00AF0FEF" w:rsidRDefault="00AF0FEF" w:rsidP="00AF0FEF">
      <w:pPr>
        <w:spacing w:after="0" w:line="480" w:lineRule="auto"/>
        <w:jc w:val="both"/>
        <w:rPr>
          <w:rFonts w:ascii="Times New Roman" w:eastAsia="Times New Roman" w:hAnsi="Times New Roman" w:cs="Times New Roman"/>
        </w:rPr>
      </w:pPr>
    </w:p>
    <w:p w14:paraId="56E3FA80" w14:textId="77777777" w:rsidR="003939B7" w:rsidRDefault="003939B7" w:rsidP="001643E6">
      <w:pPr>
        <w:pStyle w:val="Heading2"/>
        <w:spacing w:before="0" w:after="0" w:line="480" w:lineRule="auto"/>
      </w:pPr>
      <w:r>
        <w:t>Step 2: Quantifying information loss under reduced sampling effort</w:t>
      </w:r>
    </w:p>
    <w:p w14:paraId="030DEAE7" w14:textId="21A2F05A" w:rsidR="005E3F20" w:rsidRPr="004834A6" w:rsidRDefault="005E3F20" w:rsidP="001643E6">
      <w:pPr>
        <w:pStyle w:val="p1"/>
        <w:spacing w:before="0" w:beforeAutospacing="0" w:after="0" w:afterAutospacing="0" w:line="480" w:lineRule="auto"/>
        <w:ind w:firstLine="720"/>
        <w:rPr>
          <w:rStyle w:val="s2"/>
        </w:rPr>
      </w:pPr>
      <w:r>
        <w:t>To evaluate how sampling effort (</w:t>
      </w:r>
      <w:r>
        <w:rPr>
          <w:i/>
          <w:iCs/>
        </w:rPr>
        <w:t>E</w:t>
      </w:r>
      <w:r>
        <w:t>) influences spatial reconstruction and prediction accuracy, we generated a series of reduced-effort observation datasets (</w:t>
      </w:r>
      <w:r>
        <w:rPr>
          <w:i/>
          <w:iCs/>
        </w:rPr>
        <w:t>Y</w:t>
      </w:r>
      <w:r>
        <w:rPr>
          <w:i/>
          <w:iCs/>
          <w:vertAlign w:val="subscript"/>
        </w:rPr>
        <w:t>E</w:t>
      </w:r>
      <w:r>
        <w:rPr>
          <w:i/>
          <w:iCs/>
        </w:rPr>
        <w:t xml:space="preserve"> </w:t>
      </w:r>
      <w:r>
        <w:t>coupled with</w:t>
      </w:r>
      <w:r>
        <w:rPr>
          <w:i/>
          <w:iCs/>
        </w:rPr>
        <w:t xml:space="preserve"> X</w:t>
      </w:r>
      <w:r>
        <w:rPr>
          <w:i/>
          <w:iCs/>
          <w:vertAlign w:val="subscript"/>
        </w:rPr>
        <w:t>E</w:t>
      </w:r>
      <w:r>
        <w:t>) by randomly thinning the observation set (</w:t>
      </w:r>
      <w:r>
        <w:rPr>
          <w:rStyle w:val="s1"/>
          <w:i/>
          <w:iCs/>
        </w:rPr>
        <w:t>Y</w:t>
      </w:r>
      <w:r>
        <w:rPr>
          <w:rStyle w:val="s1"/>
        </w:rPr>
        <w:t>)</w:t>
      </w:r>
      <w:r>
        <w:t xml:space="preserve"> and its spatial covariate (</w:t>
      </w:r>
      <w:r>
        <w:rPr>
          <w:i/>
        </w:rPr>
        <w:t>X</w:t>
      </w:r>
      <w:r>
        <w:t xml:space="preserve">) to fixed sample sizes </w:t>
      </w:r>
      <w:r w:rsidR="00E33848">
        <w:rPr>
          <w:rStyle w:val="s1"/>
        </w:rPr>
        <w:t>(Figure 2)</w:t>
      </w:r>
      <w:r>
        <w:rPr>
          <w:rStyle w:val="s2"/>
        </w:rPr>
        <w:t>.</w:t>
      </w:r>
      <w:r>
        <w:t xml:space="preserve"> Each reduced-effort observation dataset (</w:t>
      </w:r>
      <w:r>
        <w:rPr>
          <w:i/>
          <w:iCs/>
        </w:rPr>
        <w:t>Y</w:t>
      </w:r>
      <w:r>
        <w:rPr>
          <w:i/>
          <w:iCs/>
          <w:vertAlign w:val="subscript"/>
        </w:rPr>
        <w:t>E</w:t>
      </w:r>
      <w:r>
        <w:t>) together with its covariate (</w:t>
      </w:r>
      <w:r>
        <w:rPr>
          <w:i/>
          <w:iCs/>
        </w:rPr>
        <w:t>X</w:t>
      </w:r>
      <w:r>
        <w:rPr>
          <w:i/>
          <w:iCs/>
          <w:vertAlign w:val="subscript"/>
        </w:rPr>
        <w:t>E</w:t>
      </w:r>
      <w:r>
        <w:t>) was refit with the same GP model (Eq 1-2) and produced effort-specific spatial predictions (</w:t>
      </w:r>
      <w:r>
        <w:rPr>
          <w:i/>
          <w:iCs/>
        </w:rPr>
        <w:t>S</w:t>
      </w:r>
      <w:r>
        <w:rPr>
          <w:i/>
          <w:iCs/>
          <w:vertAlign w:val="subscript"/>
        </w:rPr>
        <w:t>E</w:t>
      </w:r>
      <w:r>
        <w:t xml:space="preserve">) on the full grid </w:t>
      </w:r>
      <w:r>
        <w:rPr>
          <w:i/>
          <w:iCs/>
        </w:rPr>
        <w:t>Q</w:t>
      </w:r>
      <w:r>
        <w:t xml:space="preserve">, by substituting </w:t>
      </w:r>
      <w:r>
        <w:rPr>
          <w:i/>
          <w:iCs/>
        </w:rPr>
        <w:t>S</w:t>
      </w:r>
      <w:r>
        <w:rPr>
          <w:i/>
          <w:iCs/>
          <w:vertAlign w:val="subscript"/>
        </w:rPr>
        <w:t>E</w:t>
      </w:r>
      <w:r>
        <w:t xml:space="preserve"> for </w:t>
      </w:r>
      <w:r>
        <w:rPr>
          <w:i/>
          <w:iCs/>
        </w:rPr>
        <w:t>Z</w:t>
      </w:r>
      <w:r>
        <w:t xml:space="preserve">, </w:t>
      </w:r>
      <w:r>
        <w:rPr>
          <w:i/>
          <w:iCs/>
        </w:rPr>
        <w:t>Y</w:t>
      </w:r>
      <w:r>
        <w:rPr>
          <w:i/>
          <w:iCs/>
          <w:vertAlign w:val="subscript"/>
        </w:rPr>
        <w:t>E</w:t>
      </w:r>
      <w:r>
        <w:t xml:space="preserve"> for </w:t>
      </w:r>
      <w:r>
        <w:rPr>
          <w:i/>
          <w:iCs/>
        </w:rPr>
        <w:t>Y</w:t>
      </w:r>
      <w:r>
        <w:t xml:space="preserve"> and </w:t>
      </w:r>
      <w:r>
        <w:rPr>
          <w:i/>
          <w:iCs/>
        </w:rPr>
        <w:t>X</w:t>
      </w:r>
      <w:r>
        <w:rPr>
          <w:i/>
          <w:iCs/>
          <w:vertAlign w:val="subscript"/>
        </w:rPr>
        <w:t>E</w:t>
      </w:r>
      <w:r>
        <w:t xml:space="preserve"> for </w:t>
      </w:r>
      <w:r>
        <w:rPr>
          <w:i/>
          <w:iCs/>
        </w:rPr>
        <w:t>X</w:t>
      </w:r>
      <w:r>
        <w:t xml:space="preserve"> in Eq. 3. This framework enables direct, like-for-like comparisons of reconstructed fields across sampling intensities since the predicted field is the same (</w:t>
      </w:r>
      <w:r>
        <w:rPr>
          <w:i/>
          <w:iCs/>
        </w:rPr>
        <w:t>Q</w:t>
      </w:r>
      <w:r>
        <w:t xml:space="preserve">). </w:t>
      </w:r>
      <w:r>
        <w:rPr>
          <w:rStyle w:val="s2"/>
        </w:rPr>
        <w:t>Sampling effort (</w:t>
      </w:r>
      <w:r>
        <w:rPr>
          <w:rStyle w:val="s2"/>
          <w:i/>
          <w:iCs/>
        </w:rPr>
        <w:t>E</w:t>
      </w:r>
      <w:r>
        <w:rPr>
          <w:rStyle w:val="s2"/>
        </w:rPr>
        <w:t>) was quantified as sampling density:</w:t>
      </w:r>
    </w:p>
    <w:p w14:paraId="47F950B2" w14:textId="77777777" w:rsidR="005E3F20" w:rsidRPr="00EC7A2A" w:rsidRDefault="00000000" w:rsidP="001643E6">
      <w:pPr>
        <w:pStyle w:val="p1"/>
        <w:spacing w:before="0" w:beforeAutospacing="0" w:after="0" w:afterAutospacing="0" w:line="480" w:lineRule="auto"/>
        <w:rPr>
          <w:rStyle w:val="s2"/>
        </w:rPr>
      </w:pPr>
      <m:oMathPara>
        <m:oMath>
          <m:eqArr>
            <m:eqArrPr>
              <m:maxDist m:val="1"/>
              <m:ctrlPr>
                <w:rPr>
                  <w:rStyle w:val="s2"/>
                  <w:rFonts w:ascii="Cambria Math" w:hAnsi="Cambria Math"/>
                  <w:i/>
                </w:rPr>
              </m:ctrlPr>
            </m:eqArrPr>
            <m:e>
              <m:r>
                <w:rPr>
                  <w:rStyle w:val="s2"/>
                  <w:rFonts w:ascii="Cambria Math" w:hAnsi="Cambria Math"/>
                </w:rPr>
                <m:t>E=</m:t>
              </m:r>
              <m:f>
                <m:fPr>
                  <m:ctrlPr>
                    <w:rPr>
                      <w:rStyle w:val="s2"/>
                      <w:rFonts w:ascii="Cambria Math" w:hAnsi="Cambria Math"/>
                      <w:i/>
                    </w:rPr>
                  </m:ctrlPr>
                </m:fPr>
                <m:num>
                  <m:r>
                    <w:rPr>
                      <w:rStyle w:val="s2"/>
                      <w:rFonts w:ascii="Cambria Math" w:hAnsi="Cambria Math"/>
                    </w:rPr>
                    <m:t>N</m:t>
                  </m:r>
                </m:num>
                <m:den>
                  <m:r>
                    <w:rPr>
                      <w:rStyle w:val="s2"/>
                      <w:rFonts w:ascii="Cambria Math" w:hAnsi="Cambria Math"/>
                    </w:rPr>
                    <m:t>A×H</m:t>
                  </m:r>
                </m:den>
              </m:f>
              <m:r>
                <w:rPr>
                  <w:rStyle w:val="s2"/>
                  <w:rFonts w:ascii="Cambria Math" w:hAnsi="Cambria Math"/>
                </w:rPr>
                <m:t>×10000#4</m:t>
              </m:r>
            </m:e>
          </m:eqArr>
        </m:oMath>
      </m:oMathPara>
    </w:p>
    <w:p w14:paraId="4299A006" w14:textId="1D398E1D" w:rsidR="005E3F20" w:rsidRDefault="005E3F20" w:rsidP="001643E6">
      <w:pPr>
        <w:pStyle w:val="p1"/>
        <w:spacing w:before="0" w:beforeAutospacing="0" w:after="0" w:afterAutospacing="0" w:line="480" w:lineRule="auto"/>
        <w:ind w:firstLine="720"/>
      </w:pPr>
      <w:r>
        <w:rPr>
          <w:rStyle w:val="s2"/>
        </w:rPr>
        <w:t xml:space="preserve">where </w:t>
      </w:r>
      <w:r>
        <w:rPr>
          <w:rStyle w:val="s2"/>
          <w:i/>
          <w:iCs/>
        </w:rPr>
        <w:t>A</w:t>
      </w:r>
      <w:r>
        <w:rPr>
          <w:rStyle w:val="s2"/>
        </w:rPr>
        <w:t xml:space="preserve"> is the spatial area of the study domain (200,000 km</w:t>
      </w:r>
      <w:r>
        <w:rPr>
          <w:rStyle w:val="s2"/>
          <w:vertAlign w:val="superscript"/>
        </w:rPr>
        <w:t>2</w:t>
      </w:r>
      <w:r>
        <w:rPr>
          <w:rStyle w:val="s2"/>
        </w:rPr>
        <w:t xml:space="preserve">), and </w:t>
      </w:r>
      <w:r>
        <w:rPr>
          <w:rStyle w:val="s2"/>
          <w:i/>
          <w:iCs/>
        </w:rPr>
        <w:t>H</w:t>
      </w:r>
      <w:r>
        <w:rPr>
          <w:rStyle w:val="s2"/>
        </w:rPr>
        <w:t xml:space="preserve"> is the number of strata, here depth layers (</w:t>
      </w:r>
      <w:r>
        <w:rPr>
          <w:rStyle w:val="s2"/>
          <w:i/>
          <w:iCs/>
        </w:rPr>
        <w:t>d</w:t>
      </w:r>
      <w:r>
        <w:rPr>
          <w:rStyle w:val="s2"/>
        </w:rPr>
        <w:t xml:space="preserve">; </w:t>
      </w:r>
      <w:r>
        <w:rPr>
          <w:rStyle w:val="s2"/>
          <w:i/>
        </w:rPr>
        <w:t>H</w:t>
      </w:r>
      <w:r>
        <w:rPr>
          <w:rStyle w:val="s2"/>
        </w:rPr>
        <w:t xml:space="preserve"> = 5), yielding </w:t>
      </w:r>
      <w:r>
        <w:rPr>
          <w:rStyle w:val="s2"/>
          <w:i/>
          <w:iCs/>
        </w:rPr>
        <w:t>E</w:t>
      </w:r>
      <w:r>
        <w:rPr>
          <w:rStyle w:val="s2"/>
        </w:rPr>
        <w:t xml:space="preserve"> in units of samples per 10,000 km</w:t>
      </w:r>
      <w:r>
        <w:rPr>
          <w:rStyle w:val="s2"/>
          <w:vertAlign w:val="superscript"/>
        </w:rPr>
        <w:t>2</w:t>
      </w:r>
      <w:r>
        <w:rPr>
          <w:rStyle w:val="s2"/>
        </w:rPr>
        <w:t xml:space="preserve"> per depth layer. </w:t>
      </w:r>
    </w:p>
    <w:p w14:paraId="1A9CCB1E" w14:textId="5D2D038D" w:rsidR="008C05CD" w:rsidRDefault="008C05CD" w:rsidP="001643E6">
      <w:pPr>
        <w:pStyle w:val="p1"/>
        <w:spacing w:before="0" w:beforeAutospacing="0" w:after="0" w:afterAutospacing="0" w:line="480" w:lineRule="auto"/>
        <w:ind w:firstLine="720"/>
      </w:pPr>
      <w:r>
        <w:t>For each model prediction, we calculate</w:t>
      </w:r>
      <w:r w:rsidR="004834A6">
        <w:t>d</w:t>
      </w:r>
      <w:r>
        <w:t xml:space="preserve"> the prediction error (</w:t>
      </w:r>
      <w:r w:rsidRPr="00D672C6">
        <w:rPr>
          <w:rFonts w:eastAsiaTheme="minorEastAsia"/>
          <w:i/>
          <w:iCs/>
          <w:lang w:val="el-GR"/>
        </w:rPr>
        <w:t>ε</w:t>
      </w:r>
      <w:r w:rsidR="001801E2" w:rsidRPr="001801E2">
        <w:rPr>
          <w:rFonts w:eastAsiaTheme="minorEastAsia"/>
          <w:i/>
          <w:iCs/>
          <w:vertAlign w:val="subscript"/>
        </w:rPr>
        <w:t>1</w:t>
      </w:r>
      <w:r>
        <w:rPr>
          <w:rFonts w:eastAsiaTheme="minorEastAsia"/>
          <w:i/>
          <w:iCs/>
          <w:vertAlign w:val="subscript"/>
        </w:rPr>
        <w:t>E</w:t>
      </w:r>
      <w:r>
        <w:t xml:space="preserve">), defined as the root mean squared error between </w:t>
      </w:r>
      <w:r>
        <w:t xml:space="preserve">spatial fields predicted from the </w:t>
      </w:r>
      <w:r w:rsidR="004834A6">
        <w:t>full</w:t>
      </w:r>
      <w:r>
        <w:t xml:space="preserve"> dataset (</w:t>
      </w:r>
      <w:r w:rsidRPr="0063190F">
        <w:rPr>
          <w:i/>
          <w:iCs/>
        </w:rPr>
        <w:t>Z</w:t>
      </w:r>
      <w:r>
        <w:t>) and those predicted from each reduced sampling scenario (</w:t>
      </w:r>
      <w:r w:rsidRPr="003E3BD8">
        <w:rPr>
          <w:i/>
          <w:iCs/>
        </w:rPr>
        <w:t>S</w:t>
      </w:r>
      <w:r>
        <w:rPr>
          <w:i/>
          <w:iCs/>
          <w:vertAlign w:val="subscript"/>
        </w:rPr>
        <w:t>E</w:t>
      </w:r>
      <w:r>
        <w:t>) as follows</w:t>
      </w:r>
      <w:r w:rsidR="00254D82">
        <w:t xml:space="preserve"> (</w:t>
      </w:r>
      <w:r w:rsidR="00E33848">
        <w:rPr>
          <w:rStyle w:val="s2"/>
        </w:rPr>
        <w:t>Figure 2</w:t>
      </w:r>
      <w:r w:rsidR="00254D82">
        <w:t>)</w:t>
      </w:r>
      <w:r>
        <w:t>:</w:t>
      </w:r>
    </w:p>
    <w:p w14:paraId="0C28F593" w14:textId="77777777" w:rsidR="008C05CD" w:rsidRPr="001F75CE" w:rsidRDefault="00000000" w:rsidP="001643E6">
      <w:pPr>
        <w:pStyle w:val="BodyText"/>
        <w:spacing w:line="480" w:lineRule="auto"/>
        <w:rPr>
          <w:rFonts w:eastAsiaTheme="minorEastAsia"/>
        </w:rPr>
      </w:pPr>
      <m:oMathPara>
        <m:oMath>
          <m:eqArr>
            <m:eqArrPr>
              <m:maxDist m:val="1"/>
              <m:ctrlPr>
                <w:rPr>
                  <w:rFonts w:ascii="Cambria Math" w:eastAsiaTheme="minorEastAsia"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ε</m:t>
                      </m:r>
                    </m:e>
                    <m:sub>
                      <m:r>
                        <w:rPr>
                          <w:rFonts w:ascii="Cambria Math" w:hAnsi="Cambria Math"/>
                        </w:rPr>
                        <m:t>1E</m:t>
                      </m:r>
                    </m:sub>
                  </m:sSub>
                  <m:r>
                    <w:rPr>
                      <w:rFonts w:ascii="Cambria Math" w:hAnsi="Cambria Math"/>
                    </w:rPr>
                    <m:t>&amp;</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iE</m:t>
                                      </m:r>
                                    </m:sub>
                                  </m:sSub>
                                </m:e>
                              </m:d>
                            </m:e>
                            <m:sup>
                              <m:r>
                                <w:rPr>
                                  <w:rFonts w:ascii="Cambria Math" w:hAnsi="Cambria Math"/>
                                </w:rPr>
                                <m:t>2</m:t>
                              </m:r>
                            </m:sup>
                          </m:sSup>
                        </m:e>
                      </m:nary>
                    </m:e>
                  </m:rad>
                </m:e>
              </m:eqArr>
              <m:r>
                <w:rPr>
                  <w:rFonts w:ascii="Cambria Math" w:hAnsi="Cambria Math"/>
                </w:rPr>
                <m:t>#</m:t>
              </m:r>
              <m:r>
                <w:rPr>
                  <w:rFonts w:ascii="Cambria Math" w:eastAsiaTheme="minorEastAsia" w:hAnsi="Cambria Math"/>
                </w:rPr>
                <m:t>5</m:t>
              </m:r>
            </m:e>
          </m:eqArr>
        </m:oMath>
      </m:oMathPara>
    </w:p>
    <w:p w14:paraId="2BBE6433" w14:textId="77777777" w:rsidR="00DF1848" w:rsidRDefault="008C05CD" w:rsidP="00DF1848">
      <w:pPr>
        <w:pStyle w:val="BodyText"/>
        <w:spacing w:line="480" w:lineRule="auto"/>
        <w:ind w:firstLine="720"/>
      </w:pPr>
      <w:r>
        <w:t xml:space="preserve">with </w:t>
      </w:r>
      <w:r w:rsidR="00573389" w:rsidRPr="00573389">
        <w:rPr>
          <w:i/>
          <w:iCs/>
        </w:rPr>
        <w:t>n</w:t>
      </w:r>
      <w:r w:rsidR="00573389">
        <w:t xml:space="preserve"> </w:t>
      </w:r>
      <w:r>
        <w:t xml:space="preserve">being the total number of </w:t>
      </w:r>
      <w:r w:rsidRPr="005B68F4">
        <w:rPr>
          <w:i/>
          <w:iCs/>
        </w:rPr>
        <w:t>Q</w:t>
      </w:r>
      <w:r>
        <w:t xml:space="preserve"> grid points (n = 18,916) where the predictions (</w:t>
      </w:r>
      <w:r w:rsidRPr="00201F17">
        <w:rPr>
          <w:i/>
          <w:iCs/>
        </w:rPr>
        <w:t>Z</w:t>
      </w:r>
      <w:r>
        <w:t xml:space="preserve"> and </w:t>
      </w:r>
      <w:r w:rsidRPr="00201F17">
        <w:rPr>
          <w:i/>
          <w:iCs/>
        </w:rPr>
        <w:t>S</w:t>
      </w:r>
      <w:r>
        <w:rPr>
          <w:i/>
          <w:iCs/>
          <w:vertAlign w:val="subscript"/>
        </w:rPr>
        <w:t>E</w:t>
      </w:r>
      <w:r>
        <w:t>) are projected.</w:t>
      </w:r>
    </w:p>
    <w:p w14:paraId="59F745F7" w14:textId="4542B8F5" w:rsidR="00DF1848" w:rsidRDefault="00DF1848" w:rsidP="00DF1848">
      <w:pPr>
        <w:pStyle w:val="BodyText"/>
        <w:spacing w:line="480" w:lineRule="auto"/>
        <w:ind w:firstLine="720"/>
      </w:pPr>
      <w:r>
        <w:t>Additionally, to evaluate the influence of sampling effort on GP parameter estimation, we compared the estimated parameters (</w:t>
      </w:r>
      <w:r>
        <w:rPr>
          <w:i/>
          <w:iCs/>
          <w:lang w:val="el-GR"/>
        </w:rPr>
        <w:t>ρ</w:t>
      </w:r>
      <w:r>
        <w:t xml:space="preserve">, </w:t>
      </w:r>
      <w:r>
        <w:rPr>
          <w:i/>
          <w:iCs/>
          <w:lang w:val="el-GR"/>
        </w:rPr>
        <w:t>μ</w:t>
      </w:r>
      <w:r>
        <w:rPr>
          <w:i/>
          <w:iCs/>
          <w:vertAlign w:val="subscript"/>
        </w:rPr>
        <w:t>d</w:t>
      </w:r>
      <w:r>
        <w:t xml:space="preserve">, </w:t>
      </w:r>
      <w:r>
        <w:rPr>
          <w:i/>
          <w:iCs/>
          <w:lang w:val="el-GR"/>
        </w:rPr>
        <w:t>σ</w:t>
      </w:r>
      <w:r>
        <w:rPr>
          <w:i/>
          <w:iCs/>
          <w:vertAlign w:val="superscript"/>
        </w:rPr>
        <w:t>2</w:t>
      </w:r>
      <w:r>
        <w:t xml:space="preserve">, </w:t>
      </w:r>
      <w:r>
        <w:rPr>
          <w:i/>
          <w:iCs/>
          <w:lang w:val="el-GR"/>
        </w:rPr>
        <w:t>α</w:t>
      </w:r>
      <w:r>
        <w:rPr>
          <w:i/>
          <w:iCs/>
          <w:vertAlign w:val="superscript"/>
        </w:rPr>
        <w:t>2</w:t>
      </w:r>
      <w:r>
        <w:t>) from effort-specific datasets (</w:t>
      </w:r>
      <w:r>
        <w:rPr>
          <w:i/>
          <w:iCs/>
        </w:rPr>
        <w:t>Y</w:t>
      </w:r>
      <w:r>
        <w:rPr>
          <w:i/>
          <w:iCs/>
          <w:vertAlign w:val="subscript"/>
        </w:rPr>
        <w:t>E</w:t>
      </w:r>
      <w:r>
        <w:t>) and covariates (</w:t>
      </w:r>
      <w:r>
        <w:rPr>
          <w:i/>
          <w:iCs/>
        </w:rPr>
        <w:t>X</w:t>
      </w:r>
      <w:r>
        <w:rPr>
          <w:i/>
          <w:iCs/>
          <w:vertAlign w:val="subscript"/>
        </w:rPr>
        <w:t>E</w:t>
      </w:r>
      <w:r>
        <w:t xml:space="preserve">) to the true values used to generate the simulated fields. Differences between estimated and simulated parameter values were quantified using the root mean squared error (hereafter </w:t>
      </w:r>
      <w:r>
        <w:rPr>
          <w:lang w:val="el-GR"/>
        </w:rPr>
        <w:t>τ</w:t>
      </w:r>
      <w:r>
        <w:t>).</w:t>
      </w:r>
    </w:p>
    <w:p w14:paraId="3CC2BDB0" w14:textId="77777777" w:rsidR="00DF1848" w:rsidRDefault="00DF1848" w:rsidP="00DF1848">
      <w:pPr>
        <w:pStyle w:val="BodyText"/>
        <w:spacing w:line="480" w:lineRule="auto"/>
        <w:ind w:firstLine="720"/>
      </w:pPr>
    </w:p>
    <w:p w14:paraId="7E28B66B" w14:textId="2EC02A7F" w:rsidR="00792AAF" w:rsidRPr="009E1270" w:rsidRDefault="00B11167" w:rsidP="00DF1848">
      <w:pPr>
        <w:pStyle w:val="Heading2"/>
      </w:pPr>
      <w:bookmarkStart w:id="13" w:name="statistical-inference"/>
      <w:bookmarkEnd w:id="11"/>
      <w:r>
        <w:t xml:space="preserve">Step </w:t>
      </w:r>
      <w:r w:rsidR="00DF1848">
        <w:t>3</w:t>
      </w:r>
      <w:r>
        <w:t>: Solving for the sampling density required by a stated objective</w:t>
      </w:r>
    </w:p>
    <w:p w14:paraId="7AEB3502" w14:textId="04E5AA93" w:rsidR="00F65D5F" w:rsidRDefault="00C0694F" w:rsidP="001643E6">
      <w:pPr>
        <w:pStyle w:val="BodyText"/>
        <w:spacing w:line="480" w:lineRule="auto"/>
        <w:ind w:firstLine="720"/>
      </w:pPr>
      <w:r w:rsidRPr="00C0694F">
        <w:t xml:space="preserve">To examine how sampling effort and spatial autocorrelation jointly shape prediction error, we fit a log-linear model to </w:t>
      </w:r>
      <w:r w:rsidR="00E33848">
        <w:t>the simulated prediction errors (ε)</w:t>
      </w:r>
      <w:r w:rsidRPr="00C0694F">
        <w:t>, isolating each factor's contribution.</w:t>
      </w:r>
    </w:p>
    <w:p w14:paraId="2C5D7D99" w14:textId="77777777" w:rsidR="007D39EF" w:rsidRPr="007D39EF" w:rsidRDefault="007D39EF" w:rsidP="001643E6">
      <w:pPr>
        <w:pStyle w:val="FirstParagraph"/>
        <w:spacing w:line="480" w:lineRule="auto"/>
        <w:ind w:firstLine="720"/>
      </w:pPr>
      <w:bookmarkStart w:id="14" w:name="OLE_LINK5"/>
      <w:r w:rsidRPr="007D39EF">
        <w:t>We modeled prediction error</w:t>
      </w:r>
      <w:r>
        <w:t xml:space="preserve"> (</w:t>
      </w:r>
      <w:r w:rsidRPr="007D39EF">
        <w:rPr>
          <w:i/>
          <w:iCs/>
          <w:lang w:val="el-GR"/>
        </w:rPr>
        <w:t>ε</w:t>
      </w:r>
      <w:r>
        <w:t>)</w:t>
      </w:r>
      <w:r w:rsidRPr="007D39EF">
        <w:t xml:space="preserve"> as a function of sampling density</w:t>
      </w:r>
      <w:r>
        <w:t xml:space="preserve"> (</w:t>
      </w:r>
      <w:r w:rsidR="007824A2">
        <w:rPr>
          <w:i/>
          <w:iCs/>
        </w:rPr>
        <w:t>E</w:t>
      </w:r>
      <w:r>
        <w:t>)</w:t>
      </w:r>
      <w:r w:rsidRPr="007D39EF">
        <w:t xml:space="preserve"> and spatial autocorrelation</w:t>
      </w:r>
      <w:r w:rsidR="00014D18">
        <w:t xml:space="preserve"> </w:t>
      </w:r>
      <w:r>
        <w:t>(</w:t>
      </w:r>
      <w:r w:rsidRPr="007D39EF">
        <w:rPr>
          <w:i/>
          <w:iCs/>
          <w:lang w:val="el-GR"/>
        </w:rPr>
        <w:t>ρ</w:t>
      </w:r>
      <w:r>
        <w:t>)</w:t>
      </w:r>
      <w:r w:rsidRPr="007D39EF">
        <w:t>, including their interaction</w:t>
      </w:r>
      <w:r w:rsidR="000E3B51">
        <w:t xml:space="preserve"> </w:t>
      </w:r>
      <w:r w:rsidR="00E364A6">
        <w:t>using a linear model (</w:t>
      </w:r>
      <w:r w:rsidR="00E364A6" w:rsidRPr="00E364A6">
        <w:rPr>
          <w:i/>
          <w:iCs/>
        </w:rPr>
        <w:t xml:space="preserve">lm </w:t>
      </w:r>
      <w:r w:rsidR="00E364A6" w:rsidRPr="00E364A6">
        <w:t>function</w:t>
      </w:r>
      <w:r w:rsidR="00E364A6">
        <w:t xml:space="preserve">) in R </w:t>
      </w:r>
      <w:r w:rsidR="000E3B51">
        <w:t>as follows:</w:t>
      </w:r>
    </w:p>
    <w:p w14:paraId="19A81167" w14:textId="77777777" w:rsidR="00124CBE" w:rsidRPr="00124CBE" w:rsidRDefault="00000000" w:rsidP="001643E6">
      <w:pPr>
        <w:pStyle w:val="BodyText"/>
        <w:spacing w:line="480" w:lineRule="auto"/>
        <w:rPr>
          <w:rFonts w:eastAsiaTheme="minorEastAsia"/>
          <w:lang w:val="el-GR"/>
        </w:rPr>
      </w:pPr>
      <m:oMathPara>
        <m:oMath>
          <m:eqArr>
            <m:eqArrPr>
              <m:maxDist m:val="1"/>
              <m:ctrlPr>
                <w:rPr>
                  <w:rFonts w:ascii="Cambria Math" w:hAnsi="Cambria Math"/>
                  <w:lang w:val="el-GR"/>
                </w:rPr>
              </m:ctrlPr>
            </m:eqArrPr>
            <m:e>
              <m:r>
                <w:rPr>
                  <w:rFonts w:ascii="Cambria Math" w:hAnsi="Cambria Math"/>
                </w:rPr>
                <m:t>log</m:t>
              </m:r>
              <m:d>
                <m:dPr>
                  <m:ctrlPr>
                    <w:rPr>
                      <w:rFonts w:ascii="Cambria Math" w:hAnsi="Cambria Math"/>
                    </w:rPr>
                  </m:ctrlPr>
                </m:dPr>
                <m:e>
                  <m:r>
                    <w:rPr>
                      <w:rFonts w:ascii="Cambria Math" w:hAnsi="Cambria Math"/>
                    </w:rPr>
                    <m:t>ε</m:t>
                  </m:r>
                </m:e>
              </m:d>
              <m:r>
                <m:rPr>
                  <m:sty m:val="p"/>
                </m:rPr>
                <w:rPr>
                  <w:rFonts w:ascii="Cambria Math" w:hAnsi="Cambria Math"/>
                </w:rPr>
                <m:t>=</m:t>
              </m:r>
              <m:r>
                <w:rPr>
                  <w:rFonts w:ascii="Cambria Math" w:hAnsi="Cambria Math"/>
                  <w:lang w:val="el-GR"/>
                </w:rPr>
                <m:t>ω</m:t>
              </m:r>
              <m:r>
                <m:rPr>
                  <m:sty m:val="p"/>
                </m:rPr>
                <w:rPr>
                  <w:rFonts w:ascii="Cambria Math" w:hAnsi="Cambria Math"/>
                  <w:lang w:val="el-GR"/>
                </w:rPr>
                <m:t>+</m:t>
              </m:r>
              <m:r>
                <w:rPr>
                  <w:rFonts w:ascii="Cambria Math" w:hAnsi="Cambria Math"/>
                  <w:lang w:val="el-GR"/>
                </w:rPr>
                <m:t>β</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θ</m:t>
              </m:r>
              <m:r>
                <m:rPr>
                  <m:sty m:val="p"/>
                </m:rPr>
                <w:rPr>
                  <w:rFonts w:ascii="Cambria Math" w:hAnsi="Cambria Math"/>
                </w:rPr>
                <m:t xml:space="preserve"> </m:t>
              </m:r>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w:rPr>
                  <w:rFonts w:ascii="Cambria Math" w:hAnsi="Cambria Math"/>
                  <w:lang w:val="el-GR"/>
                </w:rPr>
                <m:t>γ</m:t>
              </m:r>
              <m:r>
                <m:rPr>
                  <m:sty m:val="p"/>
                </m:rPr>
                <w:rPr>
                  <w:rFonts w:ascii="Cambria Math" w:hAnsi="Cambria Math"/>
                  <w:lang w:val="el-GR"/>
                </w:rPr>
                <m:t xml:space="preserve"> </m:t>
              </m:r>
              <m:r>
                <w:rPr>
                  <w:rFonts w:ascii="Cambria Math" w:hAnsi="Cambria Math"/>
                </w:rPr>
                <m:t>log</m:t>
              </m:r>
              <m:d>
                <m:dPr>
                  <m:ctrlPr>
                    <w:rPr>
                      <w:rFonts w:ascii="Cambria Math" w:hAnsi="Cambria Math"/>
                    </w:rPr>
                  </m:ctrlPr>
                </m:dPr>
                <m:e>
                  <m:r>
                    <w:rPr>
                      <w:rFonts w:ascii="Cambria Math" w:hAnsi="Cambria Math"/>
                    </w:rPr>
                    <m:t>E</m:t>
                  </m:r>
                </m:e>
              </m:d>
              <m:r>
                <w:rPr>
                  <w:rFonts w:ascii="Cambria Math" w:hAnsi="Cambria Math"/>
                </w:rPr>
                <m:t>log</m:t>
              </m:r>
              <m:d>
                <m:dPr>
                  <m:ctrlPr>
                    <w:rPr>
                      <w:rFonts w:ascii="Cambria Math" w:hAnsi="Cambria Math"/>
                    </w:rPr>
                  </m:ctrlPr>
                </m:dPr>
                <m:e>
                  <m:r>
                    <w:rPr>
                      <w:rFonts w:ascii="Cambria Math" w:hAnsi="Cambria Math"/>
                      <w:lang w:val="el-GR"/>
                    </w:rPr>
                    <m:t>ρ</m:t>
                  </m:r>
                </m:e>
              </m:d>
              <m:r>
                <m:rPr>
                  <m:sty m:val="p"/>
                </m:rPr>
                <w:rPr>
                  <w:rFonts w:ascii="Cambria Math" w:hAnsi="Cambria Math"/>
                </w:rPr>
                <m:t>#</m:t>
              </m:r>
              <m:r>
                <m:rPr>
                  <m:sty m:val="p"/>
                </m:rPr>
                <w:rPr>
                  <w:rFonts w:ascii="Cambria Math" w:hAnsi="Cambria Math"/>
                  <w:lang w:val="el-GR"/>
                </w:rPr>
                <m:t>6</m:t>
              </m:r>
            </m:e>
          </m:eqArr>
        </m:oMath>
      </m:oMathPara>
    </w:p>
    <w:p w14:paraId="5FB06672" w14:textId="77777777" w:rsidR="00082BC7" w:rsidRDefault="000E3B51" w:rsidP="001643E6">
      <w:pPr>
        <w:pStyle w:val="BodyText"/>
        <w:spacing w:line="480" w:lineRule="auto"/>
        <w:ind w:firstLine="720"/>
      </w:pPr>
      <w:r>
        <w:t>w</w:t>
      </w:r>
      <w:r w:rsidR="00B144DA">
        <w:t xml:space="preserve">here </w:t>
      </w:r>
      <w:r w:rsidR="00DE510E">
        <w:rPr>
          <w:i/>
          <w:iCs/>
          <w:lang w:val="el-GR"/>
        </w:rPr>
        <w:t>ω</w:t>
      </w:r>
      <w:r w:rsidR="00B144DA">
        <w:t xml:space="preserve"> is the intercept,</w:t>
      </w:r>
      <w:r w:rsidR="00A27262">
        <w:t xml:space="preserve"> </w:t>
      </w:r>
      <w:r w:rsidR="00A27262" w:rsidRPr="00A27262">
        <w:rPr>
          <w:i/>
          <w:iCs/>
          <w:lang w:val="el-GR"/>
        </w:rPr>
        <w:t>β</w:t>
      </w:r>
      <w:r w:rsidR="00A27262" w:rsidRPr="00A27262">
        <w:t xml:space="preserve"> </w:t>
      </w:r>
      <w:r w:rsidR="00A27262">
        <w:t>slope</w:t>
      </w:r>
      <w:r w:rsidR="00A27262" w:rsidRPr="00A27262">
        <w:t xml:space="preserve"> </w:t>
      </w:r>
      <w:r w:rsidR="00A27262">
        <w:t>of</w:t>
      </w:r>
      <w:r w:rsidR="00A27262" w:rsidRPr="00A27262">
        <w:t xml:space="preserve"> </w:t>
      </w:r>
      <w:r w:rsidR="00A27262">
        <w:t>sampling density (</w:t>
      </w:r>
      <w:r w:rsidR="004A7175">
        <w:rPr>
          <w:i/>
          <w:iCs/>
        </w:rPr>
        <w:t>E</w:t>
      </w:r>
      <w:r w:rsidR="00A27262">
        <w:t xml:space="preserve">), </w:t>
      </w:r>
      <w:r w:rsidR="00A27262" w:rsidRPr="001062D5">
        <w:rPr>
          <w:i/>
          <w:iCs/>
          <w:lang w:val="el-GR"/>
        </w:rPr>
        <w:t>θ</w:t>
      </w:r>
      <w:r w:rsidR="00A27262">
        <w:t xml:space="preserve"> is the slope of </w:t>
      </w:r>
      <w:r w:rsidR="001062D5">
        <w:t>spatial autocorrelation (</w:t>
      </w:r>
      <w:r w:rsidR="001062D5" w:rsidRPr="001062D5">
        <w:rPr>
          <w:i/>
          <w:iCs/>
          <w:lang w:val="el-GR"/>
        </w:rPr>
        <w:t>ρ</w:t>
      </w:r>
      <w:r w:rsidR="001062D5">
        <w:t xml:space="preserve">) and </w:t>
      </w:r>
      <w:r w:rsidR="001062D5" w:rsidRPr="001062D5">
        <w:rPr>
          <w:i/>
          <w:iCs/>
          <w:lang w:val="el-GR"/>
        </w:rPr>
        <w:t>γ</w:t>
      </w:r>
      <w:r w:rsidR="001062D5">
        <w:t xml:space="preserve"> is the coefficient on the interaction between the </w:t>
      </w:r>
      <w:r w:rsidR="00DC4890">
        <w:t xml:space="preserve">two </w:t>
      </w:r>
      <w:r w:rsidR="001062D5">
        <w:t xml:space="preserve">latter factors. </w:t>
      </w:r>
    </w:p>
    <w:p w14:paraId="0D570EF1" w14:textId="6A7FEB69" w:rsidR="00BD1D03" w:rsidRPr="00DD566F" w:rsidRDefault="00000000">
      <w:pPr>
        <w:pStyle w:val="BodyText"/>
        <w:spacing w:line="480" w:lineRule="auto"/>
        <w:ind w:firstLine="720"/>
      </w:pPr>
      <w:r>
        <w:t xml:space="preserve">For a given </w:t>
      </w:r>
      <w:r>
        <w:rPr>
          <w:i/>
        </w:rPr>
        <w:t>ρ</w:t>
      </w:r>
      <w:r w:rsidR="006011D6" w:rsidRPr="00FA4C5C">
        <w:t xml:space="preserve"> and a stated tolerance for prediction error (ε*, the level of error the manager is willing to accept)</w:t>
      </w:r>
      <w:r>
        <w:t xml:space="preserve">, Eq. 6 reduces to a power law in </w:t>
      </w:r>
      <w:r>
        <w:rPr>
          <w:i/>
        </w:rPr>
        <w:t>E</w:t>
      </w:r>
      <w:r>
        <w:t xml:space="preserve"> that can be inverted to return the minimum sampling density (</w:t>
      </w:r>
      <w:r>
        <w:rPr>
          <w:i/>
        </w:rPr>
        <w:t>E</w:t>
      </w:r>
      <w:r>
        <w:rPr>
          <w:vertAlign w:val="superscript"/>
        </w:rPr>
        <w:t>*</w:t>
      </w:r>
      <w:r>
        <w:t xml:space="preserve">) </w:t>
      </w:r>
      <w:r w:rsidR="006011D6">
        <w:t>required to achieve that target error:</w:t>
      </w:r>
    </w:p>
    <w:p w14:paraId="5FE4D9C3" w14:textId="77777777" w:rsidR="00BD1D03" w:rsidRDefault="00000000">
      <w:pPr>
        <w:pStyle w:val="BodyText"/>
        <w:spacing w:line="480" w:lineRule="auto"/>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E</m:t>
                  </m:r>
                </m:e>
                <m:sup>
                  <m:r>
                    <m:rPr>
                      <m:sty m:val="p"/>
                    </m:rPr>
                    <w:rPr>
                      <w:rFonts w:ascii="Cambria Math" w:hAnsi="Cambria Math"/>
                    </w:rPr>
                    <m:t>*</m:t>
                  </m:r>
                </m:sup>
              </m:sSup>
              <m:r>
                <m:rPr>
                  <m:sty m:val="p"/>
                </m:rPr>
                <w:rPr>
                  <w:rFonts w:ascii="Cambria Math" w:hAnsi="Cambria Math"/>
                </w:rPr>
                <m:t>=exp</m:t>
              </m:r>
              <m:d>
                <m:dPr>
                  <m:ctrlPr>
                    <w:rPr>
                      <w:rFonts w:ascii="Cambria Math" w:hAnsi="Cambria Math"/>
                    </w:rPr>
                  </m:ctrlPr>
                </m:dPr>
                <m:e>
                  <m:f>
                    <m:fPr>
                      <m:ctrlPr>
                        <w:rPr>
                          <w:rFonts w:ascii="Cambria Math" w:hAnsi="Cambria Math"/>
                        </w:rPr>
                      </m:ctrlPr>
                    </m:fPr>
                    <m:num>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ε</m:t>
                              </m:r>
                            </m:e>
                            <m:sup>
                              <m:r>
                                <m:rPr>
                                  <m:sty m:val="p"/>
                                </m:rPr>
                                <w:rPr>
                                  <w:rFonts w:ascii="Cambria Math" w:hAnsi="Cambria Math"/>
                                </w:rPr>
                                <m:t>*</m:t>
                              </m:r>
                            </m:sup>
                          </m:sSup>
                        </m:e>
                      </m:d>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θ</m:t>
                      </m:r>
                      <m:r>
                        <m:rPr>
                          <m:sty m:val="p"/>
                        </m:rPr>
                        <w:rPr>
                          <w:rFonts w:ascii="Cambria Math" w:hAnsi="Cambria Math"/>
                        </w:rPr>
                        <m:t xml:space="preserve"> log</m:t>
                      </m:r>
                      <m:d>
                        <m:dPr>
                          <m:ctrlPr>
                            <w:rPr>
                              <w:rFonts w:ascii="Cambria Math" w:hAnsi="Cambria Math"/>
                            </w:rPr>
                          </m:ctrlPr>
                        </m:dPr>
                        <m:e>
                          <m:r>
                            <w:rPr>
                              <w:rFonts w:ascii="Cambria Math" w:hAnsi="Cambria Math"/>
                            </w:rPr>
                            <m:t>ρ</m:t>
                          </m:r>
                        </m:e>
                      </m:d>
                    </m:num>
                    <m:den>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 xml:space="preserve"> log</m:t>
                      </m:r>
                      <m:d>
                        <m:dPr>
                          <m:ctrlPr>
                            <w:rPr>
                              <w:rFonts w:ascii="Cambria Math" w:hAnsi="Cambria Math"/>
                            </w:rPr>
                          </m:ctrlPr>
                        </m:dPr>
                        <m:e>
                          <m:r>
                            <w:rPr>
                              <w:rFonts w:ascii="Cambria Math" w:hAnsi="Cambria Math"/>
                            </w:rPr>
                            <m:t>ρ</m:t>
                          </m:r>
                        </m:e>
                      </m:d>
                    </m:den>
                  </m:f>
                </m:e>
              </m:d>
              <m:r>
                <m:rPr>
                  <m:sty m:val="p"/>
                </m:rPr>
                <w:rPr>
                  <w:rFonts w:ascii="Cambria Math" w:hAnsi="Cambria Math"/>
                </w:rPr>
                <m:t>#7</m:t>
              </m:r>
            </m:e>
          </m:eqArr>
        </m:oMath>
      </m:oMathPara>
    </w:p>
    <w:p w14:paraId="6983001A" w14:textId="4E5B1DB0" w:rsidR="00BD1D03" w:rsidRDefault="006011D6">
      <w:pPr>
        <w:pStyle w:val="BodyText"/>
        <w:spacing w:line="480" w:lineRule="auto"/>
        <w:ind w:firstLine="720"/>
      </w:pPr>
      <w:r>
        <w:lastRenderedPageBreak/>
        <w:t>Eq. 7 is deterministic: it returns a single sampling density for a given ρ and ε*, and it describes the expected relationship between effort, spatial autocorrelation and error rather than the scatter around it. Realized errors in any individual survey will therefore vary around ε*, and the range of sampling densities compatible with a given target is wider than the single value returned.</w:t>
      </w:r>
      <w:r w:rsidR="00DF1848">
        <w:t xml:space="preserve"> However, here we focus only on a single value, which is based on the mean.</w:t>
      </w:r>
      <w:r>
        <w:t xml:space="preserve"> The same relationship can </w:t>
      </w:r>
      <w:r w:rsidR="00DF1848">
        <w:t xml:space="preserve">also </w:t>
      </w:r>
      <w:r>
        <w:t>be run in reverse</w:t>
      </w:r>
      <w:r w:rsidR="00DF1848">
        <w:t>, so that a</w:t>
      </w:r>
      <w:r>
        <w:t xml:space="preserve"> fixed budget of </w:t>
      </w:r>
      <w:r>
        <w:rPr>
          <w:i/>
        </w:rPr>
        <w:t>N</w:t>
      </w:r>
      <w:r w:rsidR="00DF1848">
        <w:rPr>
          <w:vertAlign w:val="subscript"/>
        </w:rPr>
        <w:t>H</w:t>
      </w:r>
      <w:r>
        <w:t xml:space="preserve"> samples per stratum supports a survey area of 10,000 </w:t>
      </w:r>
      <w:r>
        <w:rPr>
          <w:i/>
        </w:rPr>
        <w:t>N</w:t>
      </w:r>
      <w:r w:rsidR="00DF1848">
        <w:rPr>
          <w:vertAlign w:val="subscript"/>
        </w:rPr>
        <w:t>H</w:t>
      </w:r>
      <w:r>
        <w:t>/</w:t>
      </w:r>
      <w:r>
        <w:rPr>
          <w:i/>
        </w:rPr>
        <w:t>E</w:t>
      </w:r>
      <w:r>
        <w:rPr>
          <w:vertAlign w:val="superscript"/>
        </w:rPr>
        <w:t>*</w:t>
      </w:r>
      <w:r>
        <w:t xml:space="preserve"> at the target error. Eq. 7 is calibrated over ρ = 25–1000 km and E = 1.5–20 samples per 10,000 km2 per stratum, and results outside this range are extrapolations.</w:t>
      </w:r>
    </w:p>
    <w:bookmarkEnd w:id="14"/>
    <w:p w14:paraId="61A7E5B9" w14:textId="71A206CB" w:rsidR="00DC0E33" w:rsidRPr="00450784" w:rsidDel="00E33848" w:rsidRDefault="00095871" w:rsidP="001643E6">
      <w:pPr>
        <w:pStyle w:val="BodyText"/>
        <w:spacing w:line="480" w:lineRule="auto"/>
        <w:rPr>
          <w:del w:id="15" w:author="Gledis Guri" w:date="2026-09-30T23:51:00Z" w16du:dateUtc="2026-10-01T06:51:00Z"/>
        </w:rPr>
      </w:pPr>
      <w:del w:id="16" w:author="Gledis Guri" w:date="2026-09-30T23:51:00Z" w16du:dateUtc="2026-10-01T06:51:00Z">
        <w:r w:rsidDel="00E33848">
          <w:rPr>
            <w:b/>
          </w:rPr>
          <w:delText>Benchmarking simulated against observed fields</w:delText>
        </w:r>
      </w:del>
    </w:p>
    <w:p w14:paraId="0124C2DA" w14:textId="6CC46505" w:rsidR="00AD3A27" w:rsidDel="00E33848" w:rsidRDefault="00DB2CB7" w:rsidP="001643E6">
      <w:pPr>
        <w:pStyle w:val="BodyText"/>
        <w:spacing w:line="480" w:lineRule="auto"/>
        <w:ind w:firstLine="720"/>
        <w:rPr>
          <w:del w:id="17" w:author="Gledis Guri" w:date="2026-09-30T23:51:00Z" w16du:dateUtc="2026-10-01T06:51:00Z"/>
        </w:rPr>
      </w:pPr>
      <w:del w:id="18" w:author="Gledis Guri" w:date="2026-09-30T23:51:00Z" w16du:dateUtc="2026-10-01T06:51:00Z">
        <w:r w:rsidDel="00E33848">
          <w:delText>Because the empirical benchmark (</w:delText>
        </w:r>
        <w:r w:rsidDel="00E33848">
          <w:rPr>
            <w:i/>
            <w:iCs/>
          </w:rPr>
          <w:delText>ε₁</w:delText>
        </w:r>
        <w:r w:rsidDel="00E33848">
          <w:delText>) was defined by the 358 observed samples, whereas the simulation benchmark (</w:delText>
        </w:r>
        <w:r w:rsidDel="00E33848">
          <w:rPr>
            <w:i/>
            <w:iCs/>
          </w:rPr>
          <w:delText>ε</w:delText>
        </w:r>
        <w:r w:rsidDel="00E33848">
          <w:rPr>
            <w:i/>
            <w:iCs/>
            <w:vertAlign w:val="subscript"/>
          </w:rPr>
          <w:delText>2</w:delText>
        </w:r>
        <w:r w:rsidDel="00E33848">
          <w:delText xml:space="preserve">) used 4,000 samples, the two errors are not directly comparable (Figure 2). We therefore repeated the thinning on each simulated field using its </w:delText>
        </w:r>
        <w:r w:rsidDel="00E33848">
          <w:rPr>
            <w:i/>
          </w:rPr>
          <w:delText>N</w:delText>
        </w:r>
        <w:r w:rsidDel="00E33848">
          <w:delText xml:space="preserve"> = 358 subsample as the reference (</w:delText>
        </w:r>
        <w:r w:rsidDel="00E33848">
          <w:rPr>
            <w:i/>
          </w:rPr>
          <w:delText>ε</w:delText>
        </w:r>
        <w:r w:rsidDel="00E33848">
          <w:rPr>
            <w:vertAlign w:val="subscript"/>
          </w:rPr>
          <w:delText>3</w:delText>
        </w:r>
        <w:r w:rsidDel="00E33848">
          <w:delText xml:space="preserve">), fitted Eq. 6 to </w:delText>
        </w:r>
        <w:r w:rsidDel="00E33848">
          <w:rPr>
            <w:i/>
          </w:rPr>
          <w:delText>ε</w:delText>
        </w:r>
        <w:r w:rsidDel="00E33848">
          <w:rPr>
            <w:vertAlign w:val="subscript"/>
          </w:rPr>
          <w:delText>3</w:delText>
        </w:r>
        <w:r w:rsidDel="00E33848">
          <w:delText xml:space="preserve"> and to </w:delText>
        </w:r>
        <w:r w:rsidDel="00E33848">
          <w:rPr>
            <w:i/>
          </w:rPr>
          <w:delText>ε</w:delText>
        </w:r>
        <w:r w:rsidDel="00E33848">
          <w:rPr>
            <w:vertAlign w:val="subscript"/>
          </w:rPr>
          <w:delText>1</w:delText>
        </w:r>
        <w:r w:rsidDel="00E33848">
          <w:delText>, and compared the resulting coefficients to test whether the simulations reproduce the error structure of real eDNA fields (Appendix S1: Section S2).</w:delText>
        </w:r>
      </w:del>
    </w:p>
    <w:p w14:paraId="7A53D419" w14:textId="77777777" w:rsidR="007C0AAD" w:rsidRDefault="00F869DE" w:rsidP="001643E6">
      <w:pPr>
        <w:pStyle w:val="BodyText"/>
        <w:spacing w:line="480" w:lineRule="auto"/>
        <w:ind w:firstLine="720"/>
      </w:pPr>
      <w:bookmarkStart w:id="19" w:name="OLE_LINK7"/>
      <w:bookmarkEnd w:id="19"/>
      <w:r>
        <w:t xml:space="preserve">All the GP models (equation 1 and 2) were fitted in a Bayesian framework using Stan probabilistic programming language </w:t>
      </w:r>
      <w:r w:rsidR="00937D72">
        <w:fldChar w:fldCharType="begin"/>
      </w:r>
      <w:r w:rsidR="00937D72">
        <w:instrText xml:space="preserve"> ADDIN ZOTERO_ITEM CSL_CITATION {"citationID":"QsKUy06C","properties":{"unsorted":false,"formattedCitation":"(Stan Development Team, 2023)","plainCitation":"(Stan Development Team, 2023)","noteIndex":0},"citationItems":[{"id":37,"uris":["http://zotero.org/users/9456007/items/QYNNBPDS"],"itemData":{"id":37,"type":"software","citation-key":"standevelopmentteam2023","title":"Stan Modeling Language Users Guide and Reference Manual","URL":"https://mc-stan.org/","version":"2.26.1","author":[{"literal":"Stan Development Team"}],"issued":{"date-parts":[["2023"]]}}}],"schema":"https://github.com/citation-style-language/schema/raw/master/csl-citation.json"} </w:instrText>
      </w:r>
      <w:r w:rsidR="00937D72">
        <w:fldChar w:fldCharType="separate"/>
      </w:r>
      <w:r w:rsidR="00937D72">
        <w:rPr>
          <w:noProof/>
        </w:rPr>
        <w:t>(Stan Development Team, 2023)</w:t>
      </w:r>
      <w:r w:rsidR="00937D72">
        <w:fldChar w:fldCharType="end"/>
      </w:r>
      <w:fldSimple w:instr=" PRINTDATE  \* MERGEFORMAT "/>
      <w:r>
        <w:t>, with weakly informative priors</w:t>
      </w:r>
      <w:hyperlink w:anchor="tab:gp_priors"/>
      <w:r>
        <w:t xml:space="preserve">, and the model in Eq. 6 was fitted using the </w:t>
      </w:r>
      <w:r>
        <w:rPr>
          <w:i/>
          <w:iCs/>
        </w:rPr>
        <w:t>lm()</w:t>
      </w:r>
      <w:r>
        <w:t xml:space="preserve"> function in R (R Core Team, 2024); sampler settings, convergence diagnostics and prior distributions are given in Appendix S1: Section S3 and Table S2.</w:t>
      </w:r>
    </w:p>
    <w:p w14:paraId="7CFCB80B" w14:textId="77777777" w:rsidR="00BD1D03" w:rsidRDefault="00000000">
      <w:pPr>
        <w:pStyle w:val="Heading2"/>
        <w:spacing w:before="0" w:after="0" w:line="480" w:lineRule="auto"/>
      </w:pPr>
      <w:r>
        <w:t>Implementation: the eDNA Survey Planner</w:t>
      </w:r>
    </w:p>
    <w:p w14:paraId="062D780F" w14:textId="77777777" w:rsidR="00BD1D03" w:rsidRDefault="00000000">
      <w:pPr>
        <w:pStyle w:val="BodyText"/>
        <w:spacing w:line="480" w:lineRule="auto"/>
        <w:ind w:firstLine="720"/>
      </w:pPr>
      <w:commentRangeStart w:id="20"/>
      <w:r>
        <w:t xml:space="preserve">To make Step 4 usable without statistical software, we implemented Eq. 6–7 in the eDNA Survey Planner, a self-contained browser application (a single HTML file) that runs offline, </w:t>
      </w:r>
      <w:r>
        <w:lastRenderedPageBreak/>
        <w:t>requires no installation and uploads no data (Appendix S1: Figure S6; Open Research statement). It answers the two questions survey designers most often face. “How many samples?” takes a target error (</w:t>
      </w:r>
      <w:r>
        <w:rPr>
          <w:i/>
        </w:rPr>
        <w:t>ε</w:t>
      </w:r>
      <w:r>
        <w:rPr>
          <w:vertAlign w:val="superscript"/>
        </w:rPr>
        <w:t>*</w:t>
      </w:r>
      <w:r>
        <w:t xml:space="preserve">), a prior estimate of </w:t>
      </w:r>
      <w:r>
        <w:rPr>
          <w:i/>
        </w:rPr>
        <w:t>ρ</w:t>
      </w:r>
      <w:r>
        <w:t xml:space="preserve">, the survey area per stratum and the number of strata, and returns the required sampling density, the samples per stratum and the total site–stratum observations. “How much area?” takes </w:t>
      </w:r>
      <w:r>
        <w:rPr>
          <w:i/>
        </w:rPr>
        <w:t>ε</w:t>
      </w:r>
      <w:r>
        <w:rPr>
          <w:vertAlign w:val="superscript"/>
        </w:rPr>
        <w:t>*</w:t>
      </w:r>
      <w:r>
        <w:t xml:space="preserve">, </w:t>
      </w:r>
      <w:r>
        <w:rPr>
          <w:i/>
        </w:rPr>
        <w:t>ρ</w:t>
      </w:r>
      <w:r>
        <w:t xml:space="preserve"> and a sample budget per stratum, and returns the area that budget can support at the target error.</w:t>
      </w:r>
      <w:commentRangeEnd w:id="20"/>
      <w:r w:rsidR="00FA4C5C">
        <w:rPr>
          <w:rStyle w:val="CommentReference"/>
          <w:sz w:val="24"/>
          <w:szCs w:val="24"/>
        </w:rPr>
        <w:commentReference w:id="20"/>
      </w:r>
    </w:p>
    <w:p w14:paraId="196386E2" w14:textId="77777777" w:rsidR="00BD1D03" w:rsidRDefault="00000000">
      <w:pPr>
        <w:pStyle w:val="BodyText"/>
        <w:spacing w:line="480" w:lineRule="auto"/>
        <w:ind w:firstLine="720"/>
      </w:pPr>
      <w:r>
        <w:t xml:space="preserve">Because </w:t>
      </w:r>
      <w:r>
        <w:rPr>
          <w:i/>
        </w:rPr>
        <w:t>ε</w:t>
      </w:r>
      <w:r>
        <w:t xml:space="preserve"> is a root mean squared error on the natural-log scale, the planner translates it into a concentration range: around a reference concentration </w:t>
      </w:r>
      <w:r>
        <w:rPr>
          <w:i/>
        </w:rPr>
        <w:t>C</w:t>
      </w:r>
      <w:r>
        <w:t>, predictions typically fall within exp(log(</w:t>
      </w:r>
      <w:r>
        <w:rPr>
          <w:i/>
        </w:rPr>
        <w:t>C</w:t>
      </w:r>
      <w:r>
        <w:t xml:space="preserve">) ± </w:t>
      </w:r>
      <w:r>
        <w:rPr>
          <w:i/>
        </w:rPr>
        <w:t>ε</w:t>
      </w:r>
      <w:r>
        <w:t>), a multiplicative factor of e</w:t>
      </w:r>
      <w:r>
        <w:rPr>
          <w:i/>
          <w:vertAlign w:val="superscript"/>
        </w:rPr>
        <w:t>ε</w:t>
      </w:r>
      <w:r>
        <w:t xml:space="preserve"> (e.g., </w:t>
      </w:r>
      <w:r>
        <w:rPr>
          <w:i/>
        </w:rPr>
        <w:t>ε</w:t>
      </w:r>
      <w:r>
        <w:t xml:space="preserve"> = 0.8 corresponds to about 45–223 copies/L around a true 100 copies/L; Appendix S1: Figure S3). An interactive error–effort curve shows where the target lies on the curve of diminishing returns, and a one-dimensional GP simulation displays a true field, the samples required to reach </w:t>
      </w:r>
      <w:r>
        <w:rPr>
          <w:i/>
        </w:rPr>
        <w:t>ε</w:t>
      </w:r>
      <w:r>
        <w:rPr>
          <w:vertAlign w:val="superscript"/>
        </w:rPr>
        <w:t>*</w:t>
      </w:r>
      <w:r>
        <w:t xml:space="preserve"> and the resulting reconstruction, alongside one quarter of that effort. Spatial autocorrelation can be entered directly or chosen from presets (25–1,000 km).</w:t>
      </w:r>
    </w:p>
    <w:p w14:paraId="1A3A3EC1" w14:textId="77777777" w:rsidR="00BD1D03" w:rsidRDefault="00000000">
      <w:pPr>
        <w:pStyle w:val="BodyText"/>
        <w:spacing w:line="480" w:lineRule="auto"/>
        <w:ind w:firstLine="720"/>
      </w:pPr>
      <w:r>
        <w:t xml:space="preserve">Default coefficients are those of Eq. 6 estimated from the simulations, but they can be edited, so that programs can substitute a calibration for their own region, taxa or assay by applying Steps 1–4 with the archived code. Results outside the calibrated range are calculated but flagged as extrapolations, and the planner states that </w:t>
      </w:r>
      <w:r>
        <w:rPr>
          <w:i/>
        </w:rPr>
        <w:t>ε</w:t>
      </w:r>
      <w:r>
        <w:t xml:space="preserve"> is an average error across the survey domain rather than a pointwise confidence interval. Recommendations follow the central fitted curve; uncertainty in the coefficients is not yet propagated.</w:t>
      </w:r>
    </w:p>
    <w:p w14:paraId="478643DC" w14:textId="77777777" w:rsidR="0032076E" w:rsidRDefault="00D04708" w:rsidP="001643E6">
      <w:pPr>
        <w:pStyle w:val="Heading1"/>
        <w:spacing w:before="0" w:after="0" w:line="480" w:lineRule="auto"/>
      </w:pPr>
      <w:bookmarkStart w:id="21" w:name="tab:gp_priors"/>
      <w:bookmarkStart w:id="22" w:name="fig:dag"/>
      <w:bookmarkStart w:id="23" w:name="results"/>
      <w:bookmarkEnd w:id="10"/>
      <w:bookmarkEnd w:id="13"/>
      <w:bookmarkEnd w:id="21"/>
      <w:bookmarkEnd w:id="22"/>
      <w:r>
        <w:t>Case study: a multispecies eDNA survey of the California Current</w:t>
      </w:r>
    </w:p>
    <w:p w14:paraId="04E62F49" w14:textId="77777777" w:rsidR="00BD1D03" w:rsidRDefault="00000000">
      <w:pPr>
        <w:pStyle w:val="BodyText"/>
        <w:spacing w:line="480" w:lineRule="auto"/>
        <w:ind w:firstLine="720"/>
      </w:pPr>
      <w:r>
        <w:t>The case study shows how each step is executed on real data and tests whether the simulation-based error model holds where the true field is unknown.</w:t>
      </w:r>
    </w:p>
    <w:p w14:paraId="0DB0A744" w14:textId="77777777" w:rsidR="00BD1D03" w:rsidRDefault="00000000">
      <w:pPr>
        <w:pStyle w:val="Heading2"/>
        <w:spacing w:before="0" w:after="0" w:line="480" w:lineRule="auto"/>
      </w:pPr>
      <w:r>
        <w:lastRenderedPageBreak/>
        <w:t>Study system and eDNA data</w:t>
      </w:r>
    </w:p>
    <w:p w14:paraId="4D0D8177" w14:textId="77777777" w:rsidR="00BD1D03" w:rsidRDefault="00000000">
      <w:pPr>
        <w:pStyle w:val="BodyText"/>
        <w:spacing w:line="480" w:lineRule="auto"/>
        <w:ind w:firstLine="720"/>
      </w:pPr>
      <w:r>
        <w:t xml:space="preserve">Environmental DNA samples were collected during the Joint U.S.-Canada Integrated Ecosystem and Pacific Hake Acoustic-Trawl Survey aboard the NOAA ship </w:t>
      </w:r>
      <w:r>
        <w:rPr>
          <w:i/>
        </w:rPr>
        <w:t>Bell M. Shimada</w:t>
      </w:r>
      <w:r>
        <w:t xml:space="preserve"> in summer 2019, from central California to northern Washington (38.36°–48.46° N, 123.53°–125.93° W; study domain of approximately 200,000 km</w:t>
      </w:r>
      <w:r>
        <w:rPr>
          <w:vertAlign w:val="superscript"/>
        </w:rPr>
        <w:t>2</w:t>
      </w:r>
      <w:r>
        <w:t xml:space="preserve">). Seawater was collected with Niskin bottles at five target depths (0, 50, 150, 300 and 500 m) and filtered onboard, yielding 358 site–depth samples from 152 sampling locations. Species-specific eDNA concentrations (log copies/L) were estimated for 12 fish species by jointly modeling 12S rRNA metabarcoding reads (MiFish primers), a mock community to correct for amplification bias and qPCR measurements of Pacific hake (Guri et al., 2024, 2025). The focal assemblage comprised pelagic, mesopelagic and demersal taxa characteristic of the California Current ecosystem: </w:t>
      </w:r>
      <w:r>
        <w:rPr>
          <w:i/>
        </w:rPr>
        <w:t>Clupea pallasii</w:t>
      </w:r>
      <w:r>
        <w:t xml:space="preserve">, </w:t>
      </w:r>
      <w:r>
        <w:rPr>
          <w:i/>
        </w:rPr>
        <w:t>Engraulis mordax</w:t>
      </w:r>
      <w:r>
        <w:t xml:space="preserve">, </w:t>
      </w:r>
      <w:r>
        <w:rPr>
          <w:i/>
        </w:rPr>
        <w:t>Leuroglossus stilbius</w:t>
      </w:r>
      <w:r>
        <w:t xml:space="preserve">, </w:t>
      </w:r>
      <w:r>
        <w:rPr>
          <w:i/>
        </w:rPr>
        <w:t>Microstomus pacificus</w:t>
      </w:r>
      <w:r>
        <w:t xml:space="preserve">, </w:t>
      </w:r>
      <w:r>
        <w:rPr>
          <w:i/>
        </w:rPr>
        <w:t>Sardinops sagax</w:t>
      </w:r>
      <w:r>
        <w:t xml:space="preserve">, </w:t>
      </w:r>
      <w:r>
        <w:rPr>
          <w:i/>
        </w:rPr>
        <w:t>Scomber japonicus</w:t>
      </w:r>
      <w:r>
        <w:t xml:space="preserve">, </w:t>
      </w:r>
      <w:r>
        <w:rPr>
          <w:i/>
        </w:rPr>
        <w:t>Sebastes entomelas</w:t>
      </w:r>
      <w:r>
        <w:t xml:space="preserve">, </w:t>
      </w:r>
      <w:r>
        <w:rPr>
          <w:i/>
        </w:rPr>
        <w:t>Stenobrachius leucopsarus</w:t>
      </w:r>
      <w:r>
        <w:t xml:space="preserve">, </w:t>
      </w:r>
      <w:r>
        <w:rPr>
          <w:i/>
        </w:rPr>
        <w:t>Tactostoma macropus</w:t>
      </w:r>
      <w:r>
        <w:t xml:space="preserve">, </w:t>
      </w:r>
      <w:r>
        <w:rPr>
          <w:i/>
        </w:rPr>
        <w:t>Tarletonbeania crenularis</w:t>
      </w:r>
      <w:r>
        <w:t xml:space="preserve">, </w:t>
      </w:r>
      <w:r>
        <w:rPr>
          <w:i/>
        </w:rPr>
        <w:t>Thaleichthys pacificus</w:t>
      </w:r>
      <w:r>
        <w:t xml:space="preserve"> and </w:t>
      </w:r>
      <w:r>
        <w:rPr>
          <w:i/>
        </w:rPr>
        <w:t>Trachurus symmetricus</w:t>
      </w:r>
      <w:r>
        <w:t>. Sampling, laboratory and bioinformatic details are given in Appendix S1: Section S1.</w:t>
      </w:r>
    </w:p>
    <w:p w14:paraId="2D18E634" w14:textId="77777777" w:rsidR="00E33848" w:rsidRDefault="00823035" w:rsidP="001643E6">
      <w:pPr>
        <w:pStyle w:val="BodyText"/>
        <w:spacing w:line="480" w:lineRule="auto"/>
        <w:rPr>
          <w:ins w:id="24" w:author="Gledis Guri" w:date="2026-09-30T23:51:00Z" w16du:dateUtc="2026-10-01T06:51:00Z"/>
          <w:b/>
        </w:rPr>
      </w:pPr>
      <w:bookmarkStart w:id="25" w:name="fig:epsilon"/>
      <w:r>
        <w:rPr>
          <w:b/>
        </w:rPr>
        <w:t>Spatial structure of the focal species (Step 1)</w:t>
      </w:r>
    </w:p>
    <w:p w14:paraId="1A2CA10D" w14:textId="165DF1FB" w:rsidR="00823035" w:rsidRPr="00E33848" w:rsidRDefault="00E33848" w:rsidP="00E33848">
      <w:pPr>
        <w:pStyle w:val="BodyText"/>
        <w:pPrChange w:id="26" w:author="Gledis Guri" w:date="2026-09-30T23:51:00Z" w16du:dateUtc="2026-10-01T06:51:00Z">
          <w:pPr>
            <w:pStyle w:val="BodyText"/>
            <w:spacing w:line="480" w:lineRule="auto"/>
          </w:pPr>
        </w:pPrChange>
      </w:pPr>
      <w:ins w:id="27" w:author="Gledis Guri" w:date="2026-09-30T23:51:00Z" w16du:dateUtc="2026-10-01T06:51:00Z">
        <w:r w:rsidRPr="00E33848">
          <w:t>For each of the 12 species, we fitted the GP model (Eq. 1–2) to the log eDNA concentrations (Y) and spatial coordinates (X) of the 358 site–depth samples (x; N = 358) to learn the depth-specific mean (μd), spatial autocorrelation (ρ), amplitude (α2), and non-spatial variance (σ2), and used Eq. 3 to predict eDNA concentrations (Z) across the same prediction grid (Q) defined in Step 0.</w:t>
        </w:r>
      </w:ins>
    </w:p>
    <w:p w14:paraId="3D2B3C00" w14:textId="77777777" w:rsidR="00D31C68" w:rsidRDefault="000443C6" w:rsidP="001643E6">
      <w:pPr>
        <w:pStyle w:val="BodyText"/>
        <w:spacing w:line="480" w:lineRule="auto"/>
        <w:ind w:firstLine="720"/>
      </w:pPr>
      <w:r>
        <w:t xml:space="preserve">Across species, depth-specific global mean eDNA concentrations generally declined with increasing sampling depth (Figure 3). Species-specific length-scale estimates varied considerably across species (Figure 3A), likely reflecting differences in habitat use and movement behavior. Surface-dwelling species tended toward shorter spatial autocorrelation lengths and showed more </w:t>
      </w:r>
      <w:r>
        <w:lastRenderedPageBreak/>
        <w:t>pronounced differences between surface and deep mean eDNA concentrations (</w:t>
      </w:r>
      <w:r>
        <w:rPr>
          <w:i/>
          <w:iCs/>
        </w:rPr>
        <w:t>μ</w:t>
      </w:r>
      <w:r>
        <w:t xml:space="preserve">; Figure 3B), though exceptions were evident. Deep-dwelling species broadly exhibited longer spatial autocorrelations (Figure 3A) and relatively stable mean eDNA concentrations across depth strata, although this pattern was not universal. </w:t>
      </w:r>
      <w:r>
        <w:rPr>
          <w:i/>
          <w:iCs/>
        </w:rPr>
        <w:t>Tactostoma macropus</w:t>
      </w:r>
      <w:r>
        <w:t>, for instance, showed a comparatively short length-scale despite its deep-water affinity.</w:t>
      </w:r>
    </w:p>
    <w:bookmarkEnd w:id="25"/>
    <w:p w14:paraId="48102CBC" w14:textId="77777777" w:rsidR="00E33848" w:rsidRDefault="00A34072" w:rsidP="001643E6">
      <w:pPr>
        <w:pStyle w:val="BodyText"/>
        <w:spacing w:line="480" w:lineRule="auto"/>
        <w:rPr>
          <w:ins w:id="28" w:author="Gledis Guri" w:date="2026-09-30T23:51:00Z" w16du:dateUtc="2026-10-01T06:51:00Z"/>
          <w:b/>
        </w:rPr>
      </w:pPr>
      <w:r>
        <w:rPr>
          <w:b/>
        </w:rPr>
        <w:t>Information loss in the observed data (Step 2)</w:t>
      </w:r>
    </w:p>
    <w:p w14:paraId="3EA9A265" w14:textId="3B1C4F04" w:rsidR="00A34072" w:rsidRPr="00E33848" w:rsidRDefault="00E33848" w:rsidP="00E33848">
      <w:pPr>
        <w:pStyle w:val="BodyText"/>
        <w:pPrChange w:id="29" w:author="Gledis Guri" w:date="2026-09-30T23:51:00Z" w16du:dateUtc="2026-10-01T06:51:00Z">
          <w:pPr>
            <w:pStyle w:val="BodyText"/>
            <w:spacing w:line="480" w:lineRule="auto"/>
          </w:pPr>
        </w:pPrChange>
      </w:pPr>
      <w:ins w:id="30" w:author="Gledis Guri" w:date="2026-09-30T23:51:00Z" w16du:dateUtc="2026-10-01T06:51:00Z">
        <w:r w:rsidRPr="00E33848">
          <w:t>Following Step 2, we generated reduced-effort observation datasets (YE coupled with XE) by randomly thinning the 358 observations to N = 330, 300, 260, 220, and 150 (Figure 2B). Each dataset was refit with the GP model and used to predict effort-specific fields (SE) on the grid Q, and the prediction error (ε1E) was calculated against the field predicted from the full dataset (Z) as in Eq. 5. We repeated this thinning-fitting-prediction process across 20 random realizations for each thinning intensity.</w:t>
        </w:r>
      </w:ins>
    </w:p>
    <w:p w14:paraId="0CC7C0BB" w14:textId="77777777" w:rsidR="0037779D" w:rsidRDefault="0037779D" w:rsidP="001643E6">
      <w:pPr>
        <w:pStyle w:val="BodyText"/>
        <w:spacing w:line="480" w:lineRule="auto"/>
        <w:ind w:firstLine="720"/>
      </w:pPr>
      <w:r>
        <w:t xml:space="preserve">Prediction error in empirical data decreased with increasing sampling density across all species (Appendix S1: Figure S1 and S2). However, this reduction was strongly modulated by the degree of spatial autocorrelation (Appendix S1: Figure S2). Species characterized by short spatial autocorrelation (small </w:t>
      </w:r>
      <w:r>
        <w:rPr>
          <w:i/>
          <w:iCs/>
        </w:rPr>
        <w:t>ρ</w:t>
      </w:r>
      <w:r>
        <w:t xml:space="preserve"> values) consistently exhibited higher prediction error (</w:t>
      </w:r>
      <w:r>
        <w:rPr>
          <w:i/>
          <w:iCs/>
          <w:lang w:val="el-GR"/>
        </w:rPr>
        <w:t>ε</w:t>
      </w:r>
      <w:r>
        <w:rPr>
          <w:i/>
          <w:iCs/>
          <w:vertAlign w:val="subscript"/>
        </w:rPr>
        <w:t>1</w:t>
      </w:r>
      <w:r>
        <w:t>) across all sampling densities, whereas species with wider spatial autocorrelation structures (e.g., ρ &gt; 500 km) showed substantially lower prediction errors (</w:t>
      </w:r>
      <w:r>
        <w:rPr>
          <w:i/>
          <w:iCs/>
          <w:lang w:val="el-GR"/>
        </w:rPr>
        <w:t>ε</w:t>
      </w:r>
      <w:r>
        <w:rPr>
          <w:i/>
          <w:iCs/>
          <w:vertAlign w:val="subscript"/>
        </w:rPr>
        <w:t>1</w:t>
      </w:r>
      <w:r>
        <w:t>) even under comparatively sparse sampling regimes.</w:t>
      </w:r>
    </w:p>
    <w:p w14:paraId="663976B6" w14:textId="77777777" w:rsidR="00CA5D0F" w:rsidRPr="003D6E81" w:rsidRDefault="00CA5D0F" w:rsidP="001643E6">
      <w:pPr>
        <w:pStyle w:val="BodyText"/>
        <w:spacing w:line="480" w:lineRule="auto"/>
        <w:rPr>
          <w:b/>
          <w:bCs w:val="0"/>
        </w:rPr>
      </w:pPr>
      <w:bookmarkStart w:id="31" w:name="OLE_LINK8"/>
      <w:r>
        <w:rPr>
          <w:b/>
        </w:rPr>
        <w:t>Information loss in simulated fields (Step 3)</w:t>
      </w:r>
    </w:p>
    <w:p w14:paraId="458C0779" w14:textId="77777777" w:rsidR="0070789F" w:rsidRPr="00120DF0" w:rsidRDefault="00D51BF3" w:rsidP="001643E6">
      <w:pPr>
        <w:pStyle w:val="BodyText"/>
        <w:spacing w:line="480" w:lineRule="auto"/>
        <w:ind w:firstLine="720"/>
      </w:pPr>
      <w:r>
        <w:t>Prediction error in simulation data (</w:t>
      </w:r>
      <w:r>
        <w:rPr>
          <w:i/>
          <w:iCs/>
          <w:lang w:val="el-GR"/>
        </w:rPr>
        <w:t>ε</w:t>
      </w:r>
      <w:r>
        <w:rPr>
          <w:i/>
          <w:iCs/>
          <w:vertAlign w:val="subscript"/>
        </w:rPr>
        <w:t>2</w:t>
      </w:r>
      <w:r>
        <w:t>) decreased non-linearly with increasing sampling effort and with higher spatial autocorrelation (Figure 4A). These patterns were supported by a log–log linear model where the prediction error (</w:t>
      </w:r>
      <w:r>
        <w:rPr>
          <w:i/>
          <w:iCs/>
          <w:lang w:val="el-GR"/>
        </w:rPr>
        <w:t>ε</w:t>
      </w:r>
      <w:r>
        <w:t>) decreased exponentially for every exponential increase in sampling density (</w:t>
      </w:r>
      <w:r>
        <w:rPr>
          <w:i/>
          <w:iCs/>
          <w:lang w:val="el-GR"/>
        </w:rPr>
        <w:t>β</w:t>
      </w:r>
      <w:r>
        <w:t xml:space="preserve"> = -0.176) and spatial autocorrelation (</w:t>
      </w:r>
      <w:r>
        <w:rPr>
          <w:i/>
          <w:iCs/>
          <w:lang w:val="el-GR"/>
        </w:rPr>
        <w:t>θ</w:t>
      </w:r>
      <w:r>
        <w:t xml:space="preserve"> = -0.228), with an additional negative interaction (</w:t>
      </w:r>
      <w:r>
        <w:rPr>
          <w:lang w:val="el-GR"/>
        </w:rPr>
        <w:t>γ</w:t>
      </w:r>
      <w:r>
        <w:t xml:space="preserve"> = -0.0684) and with an intercept of </w:t>
      </w:r>
      <w:r>
        <w:rPr>
          <w:i/>
          <w:iCs/>
          <w:lang w:val="el-GR"/>
        </w:rPr>
        <w:t>ω</w:t>
      </w:r>
      <w:r>
        <w:t xml:space="preserve"> = 1.65. For instance, at a </w:t>
      </w:r>
      <w:r>
        <w:lastRenderedPageBreak/>
        <w:t>sampling intensity of 6 samples per 10,000 km</w:t>
      </w:r>
      <w:r>
        <w:rPr>
          <w:vertAlign w:val="superscript"/>
        </w:rPr>
        <w:t>2</w:t>
      </w:r>
      <w:r>
        <w:t>, species with spatial autocorrelation values of 50 km had mean prediction errors of 1 (Figure 4A) indicating that on average every point predicted the eDNA concentration will differ from the predicted true concentration (</w:t>
      </w:r>
      <w:r>
        <w:rPr>
          <w:i/>
          <w:iCs/>
        </w:rPr>
        <w:t>Z</w:t>
      </w:r>
      <w:r>
        <w:t>) by a factor of 2.72 (for perspective a concentration of 100 copies/L will be predicted between 37-270 copies/L; Appendix S1: Figure S3). In contrast, for the same sampling effort (i.e., 6 samples per 10,000 km</w:t>
      </w:r>
      <w:r>
        <w:rPr>
          <w:vertAlign w:val="superscript"/>
        </w:rPr>
        <w:t>2</w:t>
      </w:r>
      <w:r>
        <w:t xml:space="preserve">) but species with spatial autocorrelation </w:t>
      </w:r>
      <w:r>
        <w:rPr>
          <w:i/>
          <w:iCs/>
          <w:lang w:val="el-GR"/>
        </w:rPr>
        <w:t>ρ</w:t>
      </w:r>
      <w:r>
        <w:t xml:space="preserve"> &gt; 500 km had errors below 0.4 indicating an average of over- and underestimation by a factor of 1.5 (for perspective a concentration of 100 copies/L will be predicted between 67-150 copies/L; Appendix S1: Figure S3). When quantifying the marginal reduction in prediction error (Δ</w:t>
      </w:r>
      <w:r>
        <w:rPr>
          <w:i/>
          <w:iCs/>
          <w:lang w:val="el-GR"/>
        </w:rPr>
        <w:t>ε</w:t>
      </w:r>
      <w:r>
        <w:rPr>
          <w:i/>
          <w:iCs/>
          <w:vertAlign w:val="subscript"/>
        </w:rPr>
        <w:t>2</w:t>
      </w:r>
      <w:r>
        <w:t>) across successive increases in sampling density (Δ</w:t>
      </w:r>
      <w:r>
        <w:rPr>
          <w:i/>
          <w:iCs/>
        </w:rPr>
        <w:t>E</w:t>
      </w:r>
      <w:r>
        <w:t>), improvements were greatest at low sampling effort and declined rapidly with additional sampling, with Δ</w:t>
      </w:r>
      <w:r>
        <w:rPr>
          <w:i/>
          <w:iCs/>
          <w:lang w:val="el-GR"/>
        </w:rPr>
        <w:t>ε</w:t>
      </w:r>
      <w:r>
        <w:rPr>
          <w:i/>
          <w:iCs/>
          <w:vertAlign w:val="subscript"/>
        </w:rPr>
        <w:t>2</w:t>
      </w:r>
      <w:r>
        <w:t xml:space="preserve"> approaching zero at higher sampling densities (Figure 4B). Marginal gains effectively plateaued when sampling effort increased above 10 samples per 10,000 km</w:t>
      </w:r>
      <w:r>
        <w:rPr>
          <w:vertAlign w:val="superscript"/>
        </w:rPr>
        <w:t>2</w:t>
      </w:r>
      <w:r>
        <w:t xml:space="preserve">, depending on the </w:t>
      </w:r>
      <w:r>
        <w:rPr>
          <w:i/>
          <w:iCs/>
          <w:lang w:val="el-GR"/>
        </w:rPr>
        <w:t>ρ</w:t>
      </w:r>
      <w:r>
        <w:t xml:space="preserve"> (Figure 4B). Importantly, diagnostic checks revealed no systematic bias in the predictions, so the observed variation reflects pure precision (Appendix S1: Figure S4). For interpretative purposes, we adopt an arbitrary threshold of </w:t>
      </w:r>
      <w:r>
        <w:rPr>
          <w:lang w:val="el-GR"/>
        </w:rPr>
        <w:t>Δ</w:t>
      </w:r>
      <w:r>
        <w:rPr>
          <w:i/>
          <w:iCs/>
          <w:lang w:val="el-GR"/>
        </w:rPr>
        <w:t>ε</w:t>
      </w:r>
      <w:r>
        <w:rPr>
          <w:vertAlign w:val="subscript"/>
        </w:rPr>
        <w:t>2</w:t>
      </w:r>
      <w:r>
        <w:t>/</w:t>
      </w:r>
      <w:r>
        <w:rPr>
          <w:lang w:val="el-GR"/>
        </w:rPr>
        <w:t>Δ</w:t>
      </w:r>
      <w:r>
        <w:rPr>
          <w:i/>
          <w:iCs/>
        </w:rPr>
        <w:t>E</w:t>
      </w:r>
      <w:r>
        <w:rPr>
          <w:vertAlign w:val="subscript"/>
        </w:rPr>
        <w:t xml:space="preserve"> </w:t>
      </w:r>
      <w:r>
        <w:t>= -0.05 to denote negligible marginal gains. However, this value is arbitrary and may be redefined according to study-specific accuracy requirements.</w:t>
      </w:r>
    </w:p>
    <w:bookmarkEnd w:id="31"/>
    <w:p w14:paraId="28078141" w14:textId="77777777" w:rsidR="007B0B48" w:rsidRPr="00450784" w:rsidRDefault="007B0B48" w:rsidP="001643E6">
      <w:pPr>
        <w:pStyle w:val="BodyText"/>
        <w:spacing w:line="480" w:lineRule="auto"/>
      </w:pPr>
      <w:r>
        <w:rPr>
          <w:b/>
          <w:bCs w:val="0"/>
        </w:rPr>
        <w:t>GP parameter</w:t>
      </w:r>
      <w:r>
        <w:t xml:space="preserve"> </w:t>
      </w:r>
      <w:r>
        <w:rPr>
          <w:b/>
          <w:bCs w:val="0"/>
        </w:rPr>
        <w:t>recovery</w:t>
      </w:r>
      <w:r>
        <w:rPr>
          <w:b/>
        </w:rPr>
        <w:t xml:space="preserve"> (Step 3)</w:t>
      </w:r>
    </w:p>
    <w:p w14:paraId="42F65B5A" w14:textId="77777777" w:rsidR="003F2203" w:rsidRDefault="00D366A8" w:rsidP="001643E6">
      <w:pPr>
        <w:pStyle w:val="p1"/>
        <w:spacing w:before="0" w:beforeAutospacing="0" w:after="0" w:afterAutospacing="0" w:line="480" w:lineRule="auto"/>
        <w:ind w:firstLine="720"/>
      </w:pPr>
      <w:r>
        <w:t>Sampling effort and spatial autocorrelation strongly influenced the ability of the GP model to recover the parameters used to generate the simulated spatial fields (Figure 5). Estimation error for the depth-specific mean (</w:t>
      </w:r>
      <w:r>
        <w:rPr>
          <w:i/>
          <w:iCs/>
        </w:rPr>
        <w:t>μ</w:t>
      </w:r>
      <w:r>
        <w:rPr>
          <w:i/>
          <w:iCs/>
          <w:vertAlign w:val="subscript"/>
        </w:rPr>
        <w:t>d</w:t>
      </w:r>
      <w:r>
        <w:t xml:space="preserve">) decreased with increasing sampling density for simulated fields with small spatial autocorrelation but showed the opposite pattern for fields with large spatial ranges (Figure 5C). Specifically, </w:t>
      </w:r>
      <w:r>
        <w:rPr>
          <w:i/>
          <w:iCs/>
          <w:lang w:val="el-GR"/>
        </w:rPr>
        <w:t>τ</w:t>
      </w:r>
      <w:r>
        <w:t xml:space="preserve"> (root mean squared error between estimated and </w:t>
      </w:r>
      <w:r>
        <w:lastRenderedPageBreak/>
        <w:t xml:space="preserve">simulated) for </w:t>
      </w:r>
      <w:r>
        <w:rPr>
          <w:i/>
          <w:iCs/>
        </w:rPr>
        <w:t>μ</w:t>
      </w:r>
      <w:r>
        <w:rPr>
          <w:i/>
          <w:iCs/>
          <w:vertAlign w:val="subscript"/>
        </w:rPr>
        <w:t>d</w:t>
      </w:r>
      <w:r>
        <w:t xml:space="preserve"> increased with sampling effort when spatial autocorrelation exceeded 400 km, indicating that mean estimates became increasingly biased in highly spatially structured fields. Additionally, the recovery of the spatial autocorrelation length-scale (</w:t>
      </w:r>
      <w:r>
        <w:rPr>
          <w:i/>
          <w:iCs/>
        </w:rPr>
        <w:t>ρ</w:t>
      </w:r>
      <w:r>
        <w:t>) was highly sensitive to sampling density (Figure 5A). At low sampling effort (</w:t>
      </w:r>
      <w:r>
        <w:rPr>
          <w:i/>
          <w:iCs/>
        </w:rPr>
        <w:t>E</w:t>
      </w:r>
      <w:r>
        <w:t xml:space="preserve"> &lt; 4), estimates of </w:t>
      </w:r>
      <w:r>
        <w:rPr>
          <w:i/>
          <w:iCs/>
        </w:rPr>
        <w:t>ρ</w:t>
      </w:r>
      <w:r>
        <w:t xml:space="preserve"> showed substantial error, particularly for simulations with large spatial ranges. However, estimation accuracy improved rapidly as sampling effort increased, with </w:t>
      </w:r>
      <w:r>
        <w:rPr>
          <w:i/>
          <w:iCs/>
          <w:lang w:val="el-GR"/>
        </w:rPr>
        <w:t>τ</w:t>
      </w:r>
      <w:r>
        <w:t xml:space="preserve"> declining sharply and stabilizing once sampling densities were higher than 6 samples per 10,000 km</w:t>
      </w:r>
      <w:r>
        <w:rPr>
          <w:vertAlign w:val="superscript"/>
        </w:rPr>
        <w:t>2</w:t>
      </w:r>
      <w:r>
        <w:t>, beyond which additional sampling produced only marginal improvements in ρ estimation.</w:t>
      </w:r>
    </w:p>
    <w:p w14:paraId="001B6324" w14:textId="77777777" w:rsidR="00EF7D10" w:rsidRDefault="00F70DB9" w:rsidP="001643E6">
      <w:pPr>
        <w:pStyle w:val="p1"/>
        <w:spacing w:before="0" w:beforeAutospacing="0" w:after="0" w:afterAutospacing="0" w:line="480" w:lineRule="auto"/>
        <w:ind w:firstLine="720"/>
      </w:pPr>
      <w:r>
        <w:t>Estimation error for the amplitude parameter (</w:t>
      </w:r>
      <w:r>
        <w:rPr>
          <w:i/>
          <w:iCs/>
        </w:rPr>
        <w:t>α</w:t>
      </w:r>
      <w:r>
        <w:rPr>
          <w:i/>
          <w:iCs/>
          <w:vertAlign w:val="superscript"/>
        </w:rPr>
        <w:t>2</w:t>
      </w:r>
      <w:r>
        <w:t xml:space="preserve">) declined with increasing sampling density for simulations with small spatial autocorrelation, while remaining relatively stable across sampling densities for simulations with larger spatial ranges (Figure 5D). Overall improvements in </w:t>
      </w:r>
      <w:r>
        <w:rPr>
          <w:i/>
          <w:iCs/>
        </w:rPr>
        <w:t>α</w:t>
      </w:r>
      <w:r>
        <w:rPr>
          <w:i/>
          <w:iCs/>
          <w:vertAlign w:val="superscript"/>
        </w:rPr>
        <w:t>2</w:t>
      </w:r>
      <w:r>
        <w:t xml:space="preserve"> estimation were therefore limited once sampling effort increased above 6 samples per 10,000 km</w:t>
      </w:r>
      <w:r>
        <w:rPr>
          <w:vertAlign w:val="superscript"/>
        </w:rPr>
        <w:t>2</w:t>
      </w:r>
      <w:r>
        <w:t>. The non-spatial variance parameter (</w:t>
      </w:r>
      <w:r>
        <w:rPr>
          <w:i/>
          <w:iCs/>
        </w:rPr>
        <w:t>σ</w:t>
      </w:r>
      <w:r>
        <w:rPr>
          <w:i/>
          <w:iCs/>
          <w:vertAlign w:val="superscript"/>
        </w:rPr>
        <w:t>2</w:t>
      </w:r>
      <w:r>
        <w:t xml:space="preserve">) was consistently well recovered across sampling densities (Figure 5B). </w:t>
      </w:r>
      <w:r>
        <w:rPr>
          <w:lang w:val="el-GR"/>
        </w:rPr>
        <w:t>τ</w:t>
      </w:r>
      <w:r>
        <w:t xml:space="preserve"> declined sharply with increasing sampling density and approached near-zero values once sampling densities exceeded 6 samples per 10,000 km</w:t>
      </w:r>
      <w:r>
        <w:rPr>
          <w:vertAlign w:val="superscript"/>
        </w:rPr>
        <w:t>2</w:t>
      </w:r>
      <w:r>
        <w:t>.</w:t>
      </w:r>
    </w:p>
    <w:p w14:paraId="25D418AA" w14:textId="77777777" w:rsidR="00E33848" w:rsidRDefault="00A62458" w:rsidP="001643E6">
      <w:pPr>
        <w:pStyle w:val="BodyText"/>
        <w:spacing w:line="480" w:lineRule="auto"/>
        <w:rPr>
          <w:ins w:id="32" w:author="Gledis Guri" w:date="2026-09-30T23:51:00Z" w16du:dateUtc="2026-10-01T06:51:00Z"/>
        </w:rPr>
      </w:pPr>
      <w:r>
        <w:rPr>
          <w:b/>
        </w:rPr>
        <w:t>Agreement</w:t>
      </w:r>
      <w:r>
        <w:rPr>
          <w:b/>
          <w:bCs w:val="0"/>
        </w:rPr>
        <w:t xml:space="preserve"> between </w:t>
      </w:r>
      <w:r>
        <w:rPr>
          <w:b/>
        </w:rPr>
        <w:t>simulated and observed error models</w:t>
      </w:r>
      <w:r>
        <w:t xml:space="preserve"> </w:t>
      </w:r>
    </w:p>
    <w:p w14:paraId="35B70E95" w14:textId="0BDC8482" w:rsidR="00A62458" w:rsidRPr="00E33848" w:rsidRDefault="00E33848" w:rsidP="00E33848">
      <w:pPr>
        <w:pStyle w:val="BodyText"/>
        <w:pPrChange w:id="33" w:author="Gledis Guri" w:date="2026-09-30T23:51:00Z" w16du:dateUtc="2026-10-01T06:51:00Z">
          <w:pPr>
            <w:pStyle w:val="BodyText"/>
            <w:spacing w:line="480" w:lineRule="auto"/>
          </w:pPr>
        </w:pPrChange>
      </w:pPr>
      <w:ins w:id="34" w:author="Gledis Guri" w:date="2026-09-30T23:51:00Z" w16du:dateUtc="2026-10-01T06:51:00Z">
        <w:r w:rsidRPr="00E33848">
          <w:t>Because the empirical benchmark (ε₁) was defined by the 358 observed samples, whereas the simulation benchmark (ε2) used 4,000 samples, the two errors are not directly comparable (Figure 2). We therefore repeated the thinning on each simulated field using its N = 358 subsample as the reference (ε3), fitted Eq. 6 to ε3 and to ε1, and compared the resulting coefficients to test whether the simulations reproduce the error structure of real eDNA fields (Appendix S1: Section S2).</w:t>
        </w:r>
      </w:ins>
    </w:p>
    <w:p w14:paraId="4AB72DF1" w14:textId="77777777" w:rsidR="00D974B6" w:rsidRPr="00101BFB" w:rsidRDefault="00D974B6" w:rsidP="001643E6">
      <w:pPr>
        <w:pStyle w:val="BodyText"/>
        <w:spacing w:line="480" w:lineRule="auto"/>
        <w:ind w:firstLine="720"/>
      </w:pPr>
      <w:r w:rsidRPr="00101BFB">
        <w:t>Prediction error (</w:t>
      </w:r>
      <w:r w:rsidRPr="008F4FF2">
        <w:rPr>
          <w:i/>
          <w:iCs/>
        </w:rPr>
        <w:t>ε</w:t>
      </w:r>
      <w:r w:rsidRPr="00101BFB">
        <w:t xml:space="preserve">) </w:t>
      </w:r>
      <w:r w:rsidR="00CD480C" w:rsidRPr="00101BFB">
        <w:t>followed similar patterns using both empirical and simulation datasets</w:t>
      </w:r>
      <w:r w:rsidR="00D912F0" w:rsidRPr="00101BFB">
        <w:t xml:space="preserve">. </w:t>
      </w:r>
      <w:r w:rsidR="00E1401A" w:rsidRPr="00101BFB">
        <w:t>Specifically, the estimated intercept (</w:t>
      </w:r>
      <w:r w:rsidR="00E1401A" w:rsidRPr="008F4FF2">
        <w:rPr>
          <w:i/>
          <w:iCs/>
        </w:rPr>
        <w:t>ω</w:t>
      </w:r>
      <w:r w:rsidR="00E1401A" w:rsidRPr="00101BFB">
        <w:t>), the influence of sampling effort (</w:t>
      </w:r>
      <w:r w:rsidR="00236C3C" w:rsidRPr="008F4FF2">
        <w:rPr>
          <w:i/>
          <w:iCs/>
          <w:lang w:val="el-GR"/>
        </w:rPr>
        <w:t>β</w:t>
      </w:r>
      <w:r w:rsidR="00E1401A" w:rsidRPr="00101BFB">
        <w:t>), the effect of spatial autocorrelation (</w:t>
      </w:r>
      <w:r w:rsidR="00E1401A" w:rsidRPr="008F4FF2">
        <w:rPr>
          <w:i/>
          <w:iCs/>
        </w:rPr>
        <w:t>θ</w:t>
      </w:r>
      <w:r w:rsidR="00E1401A" w:rsidRPr="00101BFB">
        <w:t>), and their interaction term (</w:t>
      </w:r>
      <w:r w:rsidR="00E1401A" w:rsidRPr="008F4FF2">
        <w:rPr>
          <w:i/>
          <w:iCs/>
        </w:rPr>
        <w:t>γ</w:t>
      </w:r>
      <w:r w:rsidR="00E1401A" w:rsidRPr="00101BFB">
        <w:t xml:space="preserve">) all showed consistent directional </w:t>
      </w:r>
      <w:r w:rsidR="00E1401A" w:rsidRPr="00101BFB">
        <w:lastRenderedPageBreak/>
        <w:t>effects and aligned closely with the 1:1 line, demonstrating a high degree of structural agreement between the empirical and simulated error models</w:t>
      </w:r>
      <w:r w:rsidR="00C446E8" w:rsidRPr="00101BFB">
        <w:t xml:space="preserve"> (</w:t>
      </w:r>
      <w:r w:rsidR="00322184">
        <w:t xml:space="preserve">Appendix S1: </w:t>
      </w:r>
      <w:r w:rsidR="00C446E8" w:rsidRPr="00101BFB">
        <w:t>Figure S</w:t>
      </w:r>
      <w:r w:rsidR="00C55B9C" w:rsidRPr="00101BFB">
        <w:t>1</w:t>
      </w:r>
      <w:r w:rsidR="00C446E8" w:rsidRPr="00101BFB">
        <w:t>)</w:t>
      </w:r>
      <w:r w:rsidR="00E1401A" w:rsidRPr="00101BFB">
        <w:t>.</w:t>
      </w:r>
      <w:r w:rsidR="00236C3C" w:rsidRPr="00101BFB">
        <w:t xml:space="preserve"> </w:t>
      </w:r>
      <w:r w:rsidR="0041396A" w:rsidRPr="00101BFB">
        <w:t xml:space="preserve"> </w:t>
      </w:r>
    </w:p>
    <w:p w14:paraId="706A472C" w14:textId="77777777" w:rsidR="00BD1D03" w:rsidRDefault="00000000">
      <w:pPr>
        <w:pStyle w:val="Heading2"/>
        <w:spacing w:before="0" w:after="0" w:line="480" w:lineRule="auto"/>
      </w:pPr>
      <w:r>
        <w:t>Applying the planner (Step 4)</w:t>
      </w:r>
    </w:p>
    <w:p w14:paraId="38394DE8" w14:textId="77777777" w:rsidR="00BD1D03" w:rsidRDefault="00000000">
      <w:pPr>
        <w:pStyle w:val="BodyText"/>
        <w:spacing w:line="480" w:lineRule="auto"/>
        <w:ind w:firstLine="720"/>
      </w:pPr>
      <w:r>
        <w:t>To illustrate Step 4, consider a survey of the case-study domain (200,000 km</w:t>
      </w:r>
      <w:r>
        <w:rPr>
          <w:vertAlign w:val="superscript"/>
        </w:rPr>
        <w:t>2</w:t>
      </w:r>
      <w:r>
        <w:t xml:space="preserve"> per depth layer, five layers) that aims to predict eDNA concentrations to within a typical factor of about 2.2 of the reference field (</w:t>
      </w:r>
      <w:r>
        <w:rPr>
          <w:i/>
        </w:rPr>
        <w:t>ε</w:t>
      </w:r>
      <w:r>
        <w:rPr>
          <w:vertAlign w:val="superscript"/>
        </w:rPr>
        <w:t>*</w:t>
      </w:r>
      <w:r>
        <w:t xml:space="preserve"> = 0.8). For a patchy taxon (</w:t>
      </w:r>
      <w:r>
        <w:rPr>
          <w:i/>
        </w:rPr>
        <w:t>ρ</w:t>
      </w:r>
      <w:r>
        <w:t xml:space="preserve"> = 50 km), Eq. 7 returns </w:t>
      </w:r>
      <w:r>
        <w:rPr>
          <w:i/>
        </w:rPr>
        <w:t>E</w:t>
      </w:r>
      <w:r>
        <w:rPr>
          <w:vertAlign w:val="superscript"/>
        </w:rPr>
        <w:t>*</w:t>
      </w:r>
      <w:r>
        <w:t xml:space="preserve"> ≈ 9.1 samples per 10,000 km</w:t>
      </w:r>
      <w:r>
        <w:rPr>
          <w:vertAlign w:val="superscript"/>
        </w:rPr>
        <w:t>2</w:t>
      </w:r>
      <w:r>
        <w:t xml:space="preserve"> per depth layer, or 183 samples per layer (915 site–depth samples in total); for a smoothly distributed taxon (</w:t>
      </w:r>
      <w:r>
        <w:rPr>
          <w:i/>
        </w:rPr>
        <w:t>ρ</w:t>
      </w:r>
      <w:r>
        <w:t xml:space="preserve"> = 500 km), the same target requires </w:t>
      </w:r>
      <w:r>
        <w:rPr>
          <w:i/>
        </w:rPr>
        <w:t>E</w:t>
      </w:r>
      <w:r>
        <w:rPr>
          <w:vertAlign w:val="superscript"/>
        </w:rPr>
        <w:t>*</w:t>
      </w:r>
      <w:r>
        <w:t xml:space="preserve"> ≈ 2.1, or 43 samples per layer (215 in total). The 2019 survey (</w:t>
      </w:r>
      <w:r>
        <w:rPr>
          <w:i/>
        </w:rPr>
        <w:t>E</w:t>
      </w:r>
      <w:r>
        <w:t xml:space="preserve"> ≈ 3.6) is therefore expected to meet this target for smooth taxa (</w:t>
      </w:r>
      <w:r>
        <w:rPr>
          <w:i/>
        </w:rPr>
        <w:t>ε</w:t>
      </w:r>
      <w:r>
        <w:t xml:space="preserve"> ≈ 0.59) but not for patchy ones (</w:t>
      </w:r>
      <w:r>
        <w:rPr>
          <w:i/>
        </w:rPr>
        <w:t>ε</w:t>
      </w:r>
      <w:r>
        <w:t xml:space="preserve"> ≈ 1.2). Run in reverse, its budget of about 72 samples per layer would achieve </w:t>
      </w:r>
      <w:r>
        <w:rPr>
          <w:i/>
        </w:rPr>
        <w:t>ε</w:t>
      </w:r>
      <w:r>
        <w:rPr>
          <w:vertAlign w:val="superscript"/>
        </w:rPr>
        <w:t>*</w:t>
      </w:r>
      <w:r>
        <w:t xml:space="preserve"> = 0.8 for a patchy taxon over approximately 79,000 km</w:t>
      </w:r>
      <w:r>
        <w:rPr>
          <w:vertAlign w:val="superscript"/>
        </w:rPr>
        <w:t>2</w:t>
      </w:r>
      <w:r>
        <w:t>, about 40% of the domain. The planner performs these calculations interactively (Appendix S1: Figure S6).</w:t>
      </w:r>
    </w:p>
    <w:p w14:paraId="096E9EEB" w14:textId="77777777" w:rsidR="0032076E" w:rsidRDefault="00D04708" w:rsidP="001643E6">
      <w:pPr>
        <w:pStyle w:val="Heading1"/>
        <w:spacing w:before="0" w:after="0" w:line="480" w:lineRule="auto"/>
      </w:pPr>
      <w:bookmarkStart w:id="35" w:name="fig:epsilon_sp"/>
      <w:bookmarkStart w:id="36" w:name="discussion"/>
      <w:bookmarkEnd w:id="23"/>
      <w:bookmarkEnd w:id="35"/>
      <w:r>
        <w:t>Discussion</w:t>
      </w:r>
    </w:p>
    <w:p w14:paraId="73D3447B" w14:textId="77777777" w:rsidR="00390A6F" w:rsidRDefault="00101BFB" w:rsidP="001643E6">
      <w:pPr>
        <w:pStyle w:val="p2"/>
        <w:spacing w:before="0" w:beforeAutospacing="0" w:after="0" w:afterAutospacing="0" w:line="480" w:lineRule="auto"/>
        <w:ind w:firstLine="720"/>
      </w:pPr>
      <w:bookmarkStart w:id="37" w:name="sampling-optimisaion"/>
      <w:r>
        <w:t xml:space="preserve">We present a method, and a planner that implements it, for translating species-specific spatial autocorrelation into the sampling effort required by eDNA spatial surveys. The case study shows that optimal sampling effort is not universal but depends critically on both the spatial autocorrelation of target species and the specific inferential objectives of the survey. </w:t>
      </w:r>
    </w:p>
    <w:p w14:paraId="0AF71BD9" w14:textId="77777777" w:rsidR="005A387E" w:rsidRPr="00E812EC" w:rsidRDefault="005A387E" w:rsidP="001643E6">
      <w:pPr>
        <w:pStyle w:val="BodyText"/>
        <w:spacing w:line="480" w:lineRule="auto"/>
      </w:pPr>
      <w:bookmarkStart w:id="38" w:name="OLE_LINK2"/>
      <w:r w:rsidRPr="004A324F">
        <w:rPr>
          <w:b/>
          <w:bCs w:val="0"/>
        </w:rPr>
        <w:t xml:space="preserve">Diminishing </w:t>
      </w:r>
      <w:r w:rsidR="00866250" w:rsidRPr="004A324F">
        <w:rPr>
          <w:b/>
          <w:bCs w:val="0"/>
        </w:rPr>
        <w:t>r</w:t>
      </w:r>
      <w:r w:rsidRPr="004A324F">
        <w:rPr>
          <w:b/>
          <w:bCs w:val="0"/>
        </w:rPr>
        <w:t xml:space="preserve">eturns of </w:t>
      </w:r>
      <w:r w:rsidR="00866250" w:rsidRPr="004A324F">
        <w:rPr>
          <w:b/>
          <w:bCs w:val="0"/>
        </w:rPr>
        <w:t>s</w:t>
      </w:r>
      <w:r w:rsidRPr="004A324F">
        <w:rPr>
          <w:b/>
          <w:bCs w:val="0"/>
        </w:rPr>
        <w:t xml:space="preserve">ampling </w:t>
      </w:r>
      <w:r w:rsidR="00866250" w:rsidRPr="004A324F">
        <w:rPr>
          <w:b/>
          <w:bCs w:val="0"/>
        </w:rPr>
        <w:t>e</w:t>
      </w:r>
      <w:r w:rsidRPr="004A324F">
        <w:rPr>
          <w:b/>
          <w:bCs w:val="0"/>
        </w:rPr>
        <w:t>ffort</w:t>
      </w:r>
      <w:r w:rsidR="00C65663" w:rsidRPr="004A324F">
        <w:rPr>
          <w:b/>
          <w:bCs w:val="0"/>
        </w:rPr>
        <w:t xml:space="preserve"> on prediction accuracy</w:t>
      </w:r>
    </w:p>
    <w:p w14:paraId="44F3FC5E" w14:textId="77777777" w:rsidR="0064556D" w:rsidRDefault="002D4B65" w:rsidP="001643E6">
      <w:pPr>
        <w:pStyle w:val="p3"/>
        <w:spacing w:before="0" w:beforeAutospacing="0" w:after="0" w:afterAutospacing="0" w:line="480" w:lineRule="auto"/>
        <w:ind w:firstLine="720"/>
      </w:pPr>
      <w:r w:rsidRPr="002D4B65">
        <w:t>The value of additional sampling effort is not fixed but depends on the spatial structure of the target species</w:t>
      </w:r>
      <w:r>
        <w:t xml:space="preserve"> </w:t>
      </w:r>
      <w:r w:rsidR="00BC4F42">
        <w:fldChar w:fldCharType="begin"/>
      </w:r>
      <w:r w:rsidR="00AA6C90">
        <w:instrText xml:space="preserve"> ADDIN ZOTERO_ITEM CSL_CITATION {"citationID":"o39pWFUC","properties":{"unsorted":false,"formattedCitation":"(Xu et al., 2015; Zhao et al., 2022)","plainCitation":"(Xu et al., 2015; Zhao et al., 2022)","noteIndex":0},"citationItems":[{"id":4250,"uris":["http://zotero.org/users/9456007/items/DKL9ISHA"],"itemData":{"id":4250,"type":"article-journal","citation-key":"xu2015","container-title":"Environmental Monitoring and Assessment","DOI":"10.1007/s10661-015-4483-9","ISSN":"0167-6369, 1573-2959","issue":"5","journalAbbreviation":"Environ Monit Assess","language":"en","license":"http://www.springer.com/tdm","note":"59 citations (Crossref/DOI) [2026-01-20]\n58 citations (Crossref/DOI) [2025-11-07]\n57 citations (Crossref/DOI) [2025-10-27]","publisher":"Springer Science and Business Media LLC","source":"Crossref","title":"Optimization of sampling effort for a fishery-independent survey with multiple goals","URL":"http://link.springer.com/10.1007/s10661-015-4483-9","volume":"187","author":[{"family":"Xu","given":"Binduo"},{"family":"Zhang","given":"Chongliang"},{"family":"Xue","given":"Ying"},{"family":"Ren","given":"Yiping"},{"family":"Chen","given":"Yong"}],"accessed":{"date-parts":[["2025",7,7]]},"issued":{"date-parts":[["2015",5]]}}},{"id":4255,"uris":["http://zotero.org/users/9456007/items/3S288ECW"],"itemData":{"id":4255,"type":"article-journal","abstract":"Abstract               The Yangtze River Estuary (YRE) plays an important role in the conservation of fishery resources in the Yangtze River basin, and the Chinese government has established a special fishing ban management area at the YRE. To assess effects of the fishing ban, survey design and appropriate effort need to be determined and implemented. This study used long-term trawl survey data of the YRE (2004–2017) to explore the effects of survey effort (8–30 continuous survey stations selected by systematic and stratified sampling) on precision and accuracy of estimates of abundance of different fishery groups in the YRE. Estimated precision for a given number of survey stations varied by season and fishery group. Precision of systematic sampling fluctuated with the number of stations. Precision of stratified sampling with a proportional allocation scheme gradually increased with the number of survey stations. We suggest including 15–20 survey stations for all fishery groups sampled using the examined sampling methods.This study provides a research reference for selecting the survey effort (number of survey stations) for a fishery-independent survey in the YRE under the backgroud of conservation.","citation-key":"zhao2022","container-title":"Marine and Coastal Fisheries","DOI":"10.1002/mcf2.10214","ISSN":"1942-5120","issue":"4","language":"en","license":"https://creativecommons.org/licenses/by/4.0/","note":"1 citations (Crossref/DOI) [2026-01-20]\n1 citations (Crossref/DOI) [2025-11-07]\n1 citations (Crossref/DOI) [2025-10-27]","publisher":"Oxford University Press (OUP)","source":"Crossref","title":"Optimization of Sampling Effort for Different Fishery Groups in the Yangtze River Estuary, China","URL":"https://academic.oup.com/mcf/article/doi/10.1002/mcf2.10214/7819907","volume":"14","author":[{"family":"Zhao","given":"Jing"},{"family":"Yang","given":"Keer"},{"family":"Ma","given":"Jin"}],"accessed":{"date-parts":[["2025",7,7]]},"issued":{"date-parts":[["2022",8,1]]}}}],"schema":"https://github.com/citation-style-language/schema/raw/master/csl-citation.json"} </w:instrText>
      </w:r>
      <w:r w:rsidR="00BC4F42">
        <w:fldChar w:fldCharType="separate"/>
      </w:r>
      <w:r w:rsidR="00BC31E5">
        <w:rPr>
          <w:noProof/>
        </w:rPr>
        <w:t>(Xu et al., 2015; Zhao et al., 2022)</w:t>
      </w:r>
      <w:r w:rsidR="00BC4F42">
        <w:fldChar w:fldCharType="end"/>
      </w:r>
      <w:r>
        <w:t>.</w:t>
      </w:r>
      <w:r w:rsidR="004961BF" w:rsidRPr="00693C81">
        <w:t xml:space="preserve"> </w:t>
      </w:r>
      <w:r w:rsidRPr="002D4B65">
        <w:t>Prediction error decreased non-linearly with sampling effort and with increasing spatial autocorrelation, confirming that homogeneously distributed species are inherently easier to reconstruct than patchier ones at equivalent effort</w:t>
      </w:r>
      <w:r w:rsidR="00593FCD">
        <w:t xml:space="preserve"> </w:t>
      </w:r>
      <w:r w:rsidR="00BC31E5">
        <w:lastRenderedPageBreak/>
        <w:fldChar w:fldCharType="begin"/>
      </w:r>
      <w:r w:rsidR="00BC31E5">
        <w:instrText xml:space="preserve"> ADDIN ZOTERO_ITEM CSL_CITATION {"citationID":"mDItTGtJ","properties":{"unsorted":false,"formattedCitation":"(Wagner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BC31E5">
        <w:fldChar w:fldCharType="separate"/>
      </w:r>
      <w:r w:rsidR="00BC31E5">
        <w:rPr>
          <w:noProof/>
        </w:rPr>
        <w:t>(Wagner &amp; Fortin, 2005)</w:t>
      </w:r>
      <w:r w:rsidR="00BC31E5">
        <w:fldChar w:fldCharType="end"/>
      </w:r>
      <w:r w:rsidR="006143E9">
        <w:t xml:space="preserve">. </w:t>
      </w:r>
      <w:r w:rsidRPr="002D4B65">
        <w:t xml:space="preserve">This interaction matters because it shows the value of additional samples is not universal, </w:t>
      </w:r>
      <w:r w:rsidR="006143E9">
        <w:t xml:space="preserve">where the same increase in effort can produce substantial gains for one species and only marginal gains for another </w:t>
      </w:r>
      <w:r w:rsidR="00BC31E5">
        <w:fldChar w:fldCharType="begin"/>
      </w:r>
      <w:r w:rsidR="00BC31E5">
        <w:instrText xml:space="preserve"> ADDIN ZOTERO_ITEM CSL_CITATION {"citationID":"n9RAlYyt","properties":{"unsorted":false,"formattedCitation":"(Garc\\uc0\\u237{}a\\uc0\\u8208{}Machado et al., 2024)","plainCitation":"(García‐Machado et al., 2024)","noteIndex":0},"citationItems":[{"id":4732,"uris":["http://zotero.org/users/9456007/items/6Z23BB7T"],"itemData":{"id":4732,"type":"article-journal","abstract":"ABSTRACT\n            Long‐term biological monitoring and management depend on efficient protocols and methodology to characterize and precisely describe species distributions and diversity. In recent years, environmental DNA has progressively become a tool of choice in survey programs. However, the effect of variables such as sampling effort and sampling design still requires consideration. Simple random, grid, and transect‐based sampling methods are widely used in ecological surveys to obtain an unbiased estimation of species richness and community structure. However, under certain conditions where spatial information is available, sampling design and sequencing depth can be optimized to reduce effort and cost. Here, we evaluate different subsampling approaches to identify sampling strategies that are both easily implemented in the field and provide optimal recovery of species diversity for a given sampling effort. With a homogeneous grid‐based sampling (25–50 samples by lake) of 12 freshwater lakes in southeastern Québec, and using the 12S MiFish metabarcoding primer set, we demonstrate that random and stratified designs perform similarly to detect 90% and 95% of species. However, we found that, under certain circumstances, stratified sampling outperformed random sampling, requiring lower numbers of samples to detect the same species diversity. We also demonstrate that for the minimum sequence threshold and sample replication used in our study, a sequencing depth of 50K reads per sample is adequate to obtain a reliable portrayal of species richness. In this study, we contribute to the effort of eDNA sampling standardization by providing data for selecting the best sampling design, sequence depth, and sample size to detect 90%–95% of fish species found in temperate lakes.","citation-key":"garcia-machado2024","container-title":"Environmental DNA","DOI":"10.1002/edn3.70015","ISSN":"2637-4943, 2637-4943","issue":"6","journalAbbreviation":"Environmental DNA","language":"en","page":"e70015","source":"DOI.org (Crossref)","title":"Evaluating Sampling Designs to Survey Fish Diversity in Lakes From Northern Temperate Zones","volume":"6","author":[{"family":"García‐Machado","given":"Erik"},{"family":"Normandeau","given":"Eric"},{"family":"Côté","given":"Guillaume"},{"family":"Caza‐Allard","given":"Isabeau"},{"family":"Babin","given":"Charles"},{"family":"Bernatchez","given":"Louis"}],"issued":{"date-parts":[["2024",11]]}}}],"schema":"https://github.com/citation-style-language/schema/raw/master/csl-citation.json"} </w:instrText>
      </w:r>
      <w:r w:rsidR="00BC31E5">
        <w:fldChar w:fldCharType="separate"/>
      </w:r>
      <w:r w:rsidR="006143E9">
        <w:t>(García‐Machado et al., 2024)</w:t>
      </w:r>
      <w:r w:rsidR="00BC31E5">
        <w:fldChar w:fldCharType="end"/>
      </w:r>
      <w:r w:rsidR="006143E9">
        <w:t xml:space="preserve">. </w:t>
      </w:r>
      <w:r>
        <w:t>O</w:t>
      </w:r>
      <w:r w:rsidR="006143E9">
        <w:t>ur results move beyond a general statement of sampling efficiency</w:t>
      </w:r>
      <w:r>
        <w:t xml:space="preserve">, </w:t>
      </w:r>
      <w:r w:rsidR="006143E9">
        <w:t>provid</w:t>
      </w:r>
      <w:r w:rsidR="000B644D">
        <w:t>ing</w:t>
      </w:r>
      <w:r w:rsidR="006143E9">
        <w:t xml:space="preserve"> a quantitative framework for understanding when additional effort is informative and when it yields diminishing returns.</w:t>
      </w:r>
    </w:p>
    <w:p w14:paraId="5F258640" w14:textId="77777777" w:rsidR="00F44773" w:rsidRDefault="0064556D" w:rsidP="001643E6">
      <w:pPr>
        <w:pStyle w:val="p3"/>
        <w:spacing w:before="0" w:beforeAutospacing="0" w:after="0" w:afterAutospacing="0" w:line="480" w:lineRule="auto"/>
        <w:ind w:firstLine="720"/>
      </w:pPr>
      <w:r>
        <w:t>Our adopted threshold for negligible marginal gains (</w:t>
      </w:r>
      <w:r>
        <w:rPr>
          <w:i/>
          <w:iCs/>
        </w:rPr>
        <w:t>Δ</w:t>
      </w:r>
      <w:r>
        <w:rPr>
          <w:i/>
          <w:iCs/>
          <w:lang w:val="el-GR"/>
        </w:rPr>
        <w:t>ε</w:t>
      </w:r>
      <w:r>
        <w:rPr>
          <w:i/>
          <w:iCs/>
          <w:vertAlign w:val="subscript"/>
        </w:rPr>
        <w:t>2</w:t>
      </w:r>
      <w:r>
        <w:t xml:space="preserve"> = -0.05) serves as a practical heuristic, but acceptable error is inherently context dependent. For instance, studies requiring high-resolution quantitative estimates might justify high sampling effort to achieve stricter precision, while, broad-scale biodiversity screenings might tolerate looser precision, allowing for even sparser sampling </w:t>
      </w:r>
      <w:r w:rsidR="00BC31E5">
        <w:fldChar w:fldCharType="begin"/>
      </w:r>
      <w:r w:rsidR="00A817FC">
        <w:instrText xml:space="preserve"> ADDIN ZOTERO_ITEM CSL_CITATION {"citationID":"XEsqcL1C","properties":{"unsorted":false,"formattedCitation":"(Perkins et al., 2021; Radinger et al., 2019)","plainCitation":"(Perkins et al., 2021; Radinger et al., 2019)","noteIndex":0},"citationItems":[{"id":4746,"uris":["http://zotero.org/users/9456007/items/UF9JLPLR"],"itemData":{"id":4746,"type":"article-journal","abstract":"Abstract\n            Marine Protected Areas (MPAs) are increasingly established globally as a spatial management tool to aid in conservation and fisheries management objectives. Assessing whether MPAs are having the desired effects on populations requires effective monitoring programs. A cornerstone of an effective monitoring program is an assessment of the statistical power of sampling designs to detect changes when they occur. We present a novel approach to power assessment that combines spatial point process models, integral projection models (IPMs) and sampling simulations to assess the power of different sample designs across a network of MPAs. We focus on the use of remotely operated vehicle (ROV) video cameras as the sampling method, though the results could be extended to other sampling methods. We use empirical data from baseline surveys of an example indicator fish species across three MPAs in California, USA as a case study. Spatial models simulated time series of spatial distributions across sites that accounted for the effects of environmental covariates, while IPMs simulated expected trends over time in abundances and sizes of fish. We tested the power of different levels of sampling effort (i.e., the number of 500‐m ROV transects) and temporal replication (every 1–3 yr) to detect expected post‐MPA changes in fish abundance and biomass. We found that changes in biomass are detectable earlier than changes in abundance. We also found that detectability of MPA effects was higher in sites with higher initial densities. Increasing the sampling effort had a greater effect than increasing sampling frequency on the time taken to achieve high power. High power was best achieved by combining data from multiple sites. Our approach provides a powerful tool to explore the interaction between sampling effort, spatial distributions, population dynamics, and metrics for detecting change in previously fished populations.","citation-key":"perkins2021","container-title":"Ecological Applications","DOI":"10.1002/eap.2215","ISSN":"1051-0761, 1939-5582","issue":"1","journalAbbreviation":"Ecological Applications","language":"en","page":"e2215","source":"DOI.org (Crossref)","title":"Quantifying the statistical power of monitoring programs for marine protected areas","volume":"31","author":[{"family":"Perkins","given":"Nicholas R."},{"family":"Prall","given":"Michael"},{"family":"Chakraborty","given":"Avishek"},{"family":"White","given":"J. Wilson"},{"family":"Baskett","given":"Marissa L."},{"family":"Morgan","given":"Steven G."}],"issued":{"date-parts":[["2021",1]]}}},{"id":4743,"uris":["http://zotero.org/users/9456007/items/3YVMICB5"],"itemData":{"id":4743,"type":"article-journal","abstract":"Abstract\n            Freshwater ecosystems constitute only a small fraction of the planet's water resources, yet support much of its diversity, with freshwater fish accounting for more species than birds, mammals, amphibians or reptiles. Fresh waters are, however, particularly vulnerable to anthropogenic impacts, including habitat loss, climate and land use change, pollution and biological invasions. This environmental degradation, combined with unprecedented rates of biodiversity change, highlights the importance of robust and replicable programmes to monitor freshwater fish. Such monitoring programmes can have diverse aims, including confirming the presence of a single species (e.g., early detection of alien species), tracking changes in the abundance of threatened species, or documenting long‐term temporal changes in entire communities. Irrespective of their motivation, monitoring programmes are only fit for purpose if they have clearly articulated aims and collect data that can meet those aims. This review, therefore, highlights the importance of identifying the key aims in monitoring programmes and outlines the different methods of sampling freshwater fish that can be used to meet these aims. We emphasize that investigators must address issues around sampling design, statistical power, species’ detectability, taxonomy and ethics in their monitoring programmes. Additionally, programmes must ensure that high‐quality monitoring data are properly curated and deposited in repositories that will endure. Through fostering improved practice in freshwater fish monitoring, this review aims to help programmes improve understanding of the processes that shape the Earth's freshwater ecosystems and help protect these systems in face of rapid environmental change.","citation-key":"radinger2019","container-title":"Fish and Fisheries","DOI":"10.1111/faf.12373","ISSN":"1467-2960, 1467-2979","issue":"4","journalAbbreviation":"Fish and Fisheries","language":"en","page":"729-747","source":"DOI.org (Crossref)","title":"Effective monitoring of freshwater fish","volume":"20","author":[{"family":"Radinger","given":"Johannes"},{"family":"Britton","given":"J. Robert"},{"family":"Carlson","given":"Stephanie M."},{"family":"Magurran","given":"Anne E."},{"family":"Alcaraz‐Hernández","given":"Juan Diego"},{"family":"Almodóvar","given":"Ana"},{"family":"Benejam","given":"Lluís"},{"family":"Fernández‐Delgado","given":"Carlos"},{"family":"Nicola","given":"Graciela G."},{"family":"Oliva‐Paterna","given":"Francisco J."},{"family":"Torralva","given":"Mar"},{"family":"García‐Berthou","given":"Emili"}],"issued":{"date-parts":[["2019",7]]}}}],"schema":"https://github.com/citation-style-language/schema/raw/master/csl-citation.json"} </w:instrText>
      </w:r>
      <w:r w:rsidR="00BC31E5">
        <w:fldChar w:fldCharType="separate"/>
      </w:r>
      <w:r>
        <w:rPr>
          <w:noProof/>
        </w:rPr>
        <w:t>(Perkins et al., 2021; Radinger et al., 2019)</w:t>
      </w:r>
      <w:r w:rsidR="00BC31E5">
        <w:fldChar w:fldCharType="end"/>
      </w:r>
      <w:r>
        <w:t xml:space="preserve">. Moreover, the species spatial autocorrelation parameter plays an additional role in defining the decision on sampling effort. Highly autocorrelated species (e.g., </w:t>
      </w:r>
      <w:r>
        <w:rPr>
          <w:i/>
          <w:iCs/>
        </w:rPr>
        <w:t>ρ</w:t>
      </w:r>
      <w:r>
        <w:t xml:space="preserve"> &gt; 500 km) reach the precision threshold of negligible improvement at much lower sampling densities (roughly 4 to 5 samples per 10,000 km²), conversely, patchily distributed species (</w:t>
      </w:r>
      <w:r>
        <w:rPr>
          <w:i/>
          <w:iCs/>
        </w:rPr>
        <w:t>ρ</w:t>
      </w:r>
      <w:r>
        <w:t xml:space="preserve"> &lt; 50 km) require a denser sampling network (roughly 8 to 11 samples per 10,000 km²) before the marginal gains drop below the threshold.  Once the required precision and ρ are known (from prior literature, pilot sampling or expert judgement), the fitted log–log model</w:t>
      </w:r>
      <w:r w:rsidRPr="003D7556">
        <w:t xml:space="preserve"> (</w:t>
      </w:r>
      <w:r>
        <w:t xml:space="preserve">Eq. 6; Figure 4B; Appendix S1: Figure S5) can be inverted (Eq. 7) to solve for the minimum sampling density </w:t>
      </w:r>
      <w:r>
        <w:rPr>
          <w:i/>
          <w:iCs/>
        </w:rPr>
        <w:t>E</w:t>
      </w:r>
      <w:r>
        <w:t xml:space="preserve"> required to </w:t>
      </w:r>
      <w:r w:rsidRPr="003D7556">
        <w:t>reach a target error, a calculation the planner performs interactively</w:t>
      </w:r>
      <w:r>
        <w:t xml:space="preserve">. </w:t>
      </w:r>
    </w:p>
    <w:p w14:paraId="3D9C38DD" w14:textId="77777777" w:rsidR="00B9718F" w:rsidRDefault="00BA4DE0" w:rsidP="001643E6">
      <w:pPr>
        <w:pStyle w:val="p3"/>
        <w:spacing w:before="0" w:beforeAutospacing="0" w:after="0" w:afterAutospacing="0" w:line="480" w:lineRule="auto"/>
        <w:ind w:firstLine="720"/>
      </w:pPr>
      <w:bookmarkStart w:id="39" w:name="OLE_LINK13"/>
      <w:r w:rsidRPr="00BA4DE0">
        <w:t xml:space="preserve">Applying </w:t>
      </w:r>
      <w:r>
        <w:t>our</w:t>
      </w:r>
      <w:r w:rsidRPr="00BA4DE0">
        <w:t xml:space="preserve"> simulation-derived thresholds to our empirical data </w:t>
      </w:r>
      <w:r>
        <w:t>further</w:t>
      </w:r>
      <w:r w:rsidRPr="00BA4DE0">
        <w:t xml:space="preserve"> illustrates this context dependency. Extrapolating the findings from the simulations, species</w:t>
      </w:r>
      <w:r w:rsidR="008751E1">
        <w:t xml:space="preserve"> (with high</w:t>
      </w:r>
      <w:r w:rsidR="008751E1" w:rsidRPr="00BA4DE0">
        <w:t xml:space="preserve"> spatial</w:t>
      </w:r>
      <w:r w:rsidR="008751E1">
        <w:t xml:space="preserve"> autocorrelations)</w:t>
      </w:r>
      <w:r w:rsidRPr="00BA4DE0">
        <w:t xml:space="preserve"> such as </w:t>
      </w:r>
      <w:r w:rsidRPr="00C83611">
        <w:rPr>
          <w:i/>
          <w:iCs/>
        </w:rPr>
        <w:t>Leuroglossus stilbius</w:t>
      </w:r>
      <w:r w:rsidRPr="00BA4DE0">
        <w:t xml:space="preserve"> and </w:t>
      </w:r>
      <w:r w:rsidRPr="00C83611">
        <w:rPr>
          <w:i/>
          <w:iCs/>
        </w:rPr>
        <w:t>Microstomus pacificus</w:t>
      </w:r>
      <w:r w:rsidR="00C83611">
        <w:t xml:space="preserve"> </w:t>
      </w:r>
      <w:r w:rsidRPr="00BA4DE0">
        <w:t>would require only 4 samples per 10,000 km</w:t>
      </w:r>
      <w:r w:rsidR="00C83611" w:rsidRPr="00C83611">
        <w:rPr>
          <w:vertAlign w:val="superscript"/>
        </w:rPr>
        <w:t>2</w:t>
      </w:r>
      <w:r w:rsidRPr="00BA4DE0">
        <w:t xml:space="preserve"> to achieve a negligible marginal gain in precision</w:t>
      </w:r>
      <w:r w:rsidR="00C83611">
        <w:t xml:space="preserve"> (defined here arbitrary </w:t>
      </w:r>
      <w:r w:rsidR="00C83611">
        <w:lastRenderedPageBreak/>
        <w:t xml:space="preserve">as </w:t>
      </w:r>
      <w:r w:rsidR="00C83611" w:rsidRPr="00EF344D">
        <w:rPr>
          <w:i/>
          <w:iCs/>
          <w:lang w:val="el-GR"/>
        </w:rPr>
        <w:t>Δε</w:t>
      </w:r>
      <w:r w:rsidR="00C83611">
        <w:t xml:space="preserve"> = </w:t>
      </w:r>
      <w:r w:rsidR="00A3319D">
        <w:t>-</w:t>
      </w:r>
      <w:r w:rsidR="00C83611">
        <w:t>0.05)</w:t>
      </w:r>
      <w:r w:rsidRPr="00BA4DE0">
        <w:t>. In contrast</w:t>
      </w:r>
      <w:r w:rsidR="00C83611">
        <w:t xml:space="preserve"> </w:t>
      </w:r>
      <w:r w:rsidRPr="00BA4DE0">
        <w:t xml:space="preserve">such as </w:t>
      </w:r>
      <w:r w:rsidRPr="00C83611">
        <w:rPr>
          <w:i/>
          <w:iCs/>
        </w:rPr>
        <w:t>Trachurus symmetricus</w:t>
      </w:r>
      <w:r w:rsidRPr="00BA4DE0">
        <w:t xml:space="preserve">, </w:t>
      </w:r>
      <w:r w:rsidRPr="00C83611">
        <w:rPr>
          <w:i/>
          <w:iCs/>
        </w:rPr>
        <w:t>Thaleichthys pacificus</w:t>
      </w:r>
      <w:r w:rsidRPr="00BA4DE0">
        <w:t xml:space="preserve">, </w:t>
      </w:r>
      <w:r w:rsidRPr="00C83611">
        <w:rPr>
          <w:i/>
          <w:iCs/>
        </w:rPr>
        <w:t>Stenobrachius leucopsarus</w:t>
      </w:r>
      <w:r w:rsidRPr="00BA4DE0">
        <w:t xml:space="preserve">, and </w:t>
      </w:r>
      <w:r w:rsidRPr="00C83611">
        <w:rPr>
          <w:i/>
          <w:iCs/>
        </w:rPr>
        <w:t>Tarletonbeania crenularis</w:t>
      </w:r>
      <w:r w:rsidR="00C83611">
        <w:t xml:space="preserve"> (</w:t>
      </w:r>
      <w:r w:rsidR="00A03F1E">
        <w:t xml:space="preserve">species with </w:t>
      </w:r>
      <w:r w:rsidR="00C83611" w:rsidRPr="00BA4DE0">
        <w:t>low spatial autocorrelation</w:t>
      </w:r>
      <w:r w:rsidR="00C83611">
        <w:t xml:space="preserve">) </w:t>
      </w:r>
      <w:r w:rsidRPr="00BA4DE0">
        <w:t xml:space="preserve">would require approximately 9 samples per 10,000 </w:t>
      </w:r>
      <w:r w:rsidR="00E86F83" w:rsidRPr="00BA4DE0">
        <w:t>km</w:t>
      </w:r>
      <w:r w:rsidR="00E86F83" w:rsidRPr="00C83611">
        <w:rPr>
          <w:vertAlign w:val="superscript"/>
        </w:rPr>
        <w:t>2</w:t>
      </w:r>
      <w:r w:rsidRPr="00BA4DE0">
        <w:t xml:space="preserve"> to reach the same relative threshold</w:t>
      </w:r>
      <w:r w:rsidR="001A0C00">
        <w:t xml:space="preserve"> </w:t>
      </w:r>
      <w:r w:rsidR="00A817FC">
        <w:fldChar w:fldCharType="begin"/>
      </w:r>
      <w:r w:rsidR="00A817FC">
        <w:instrText xml:space="preserve"> ADDIN ZOTERO_ITEM CSL_CITATION {"citationID":"RH8yS48b","properties":{"unsorted":false,"formattedCitation":"(Liu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rsidR="00A817FC">
        <w:fldChar w:fldCharType="separate"/>
      </w:r>
      <w:r w:rsidR="00A817FC">
        <w:rPr>
          <w:noProof/>
        </w:rPr>
        <w:t>(Liu et al., 2026)</w:t>
      </w:r>
      <w:r w:rsidR="00A817FC">
        <w:fldChar w:fldCharType="end"/>
      </w:r>
      <w:r>
        <w:t xml:space="preserve">. </w:t>
      </w:r>
      <w:r w:rsidR="00B9718F" w:rsidRPr="00B9718F">
        <w:t xml:space="preserve">The remaining species </w:t>
      </w:r>
      <w:r w:rsidR="00B9718F">
        <w:t>fall</w:t>
      </w:r>
      <w:r w:rsidR="00B9718F" w:rsidRPr="00B9718F">
        <w:t xml:space="preserve"> within </w:t>
      </w:r>
      <w:r w:rsidR="00B9718F">
        <w:t>the</w:t>
      </w:r>
      <w:r w:rsidR="00B9718F" w:rsidRPr="00B9718F">
        <w:t xml:space="preserve"> range of 4</w:t>
      </w:r>
      <w:r w:rsidR="00E86F83">
        <w:t>-</w:t>
      </w:r>
      <w:r w:rsidR="00B9718F" w:rsidRPr="00B9718F">
        <w:t>9 samples per 10,000 km²</w:t>
      </w:r>
      <w:r w:rsidR="00FF7D1B">
        <w:t xml:space="preserve"> (</w:t>
      </w:r>
      <w:r w:rsidR="00FF7D1B" w:rsidRPr="00FF7D1B">
        <w:t xml:space="preserve">for context this is slightly higher than our current empirical </w:t>
      </w:r>
      <w:r w:rsidR="00FF7D1B">
        <w:t xml:space="preserve">grid and </w:t>
      </w:r>
      <w:r w:rsidR="00FF7D1B" w:rsidRPr="00FF7D1B">
        <w:t>CalCOFI's standard 75-station grid</w:t>
      </w:r>
      <w:r w:rsidR="00FF7D1B">
        <w:t xml:space="preserve"> with</w:t>
      </w:r>
      <w:r w:rsidR="00FF7D1B" w:rsidRPr="00FF7D1B">
        <w:t xml:space="preserve"> 3.6 </w:t>
      </w:r>
      <w:r w:rsidR="00FF7D1B">
        <w:t>and 3.4</w:t>
      </w:r>
      <w:r w:rsidR="00CE2CA0">
        <w:t xml:space="preserve"> </w:t>
      </w:r>
      <w:r w:rsidR="00FF7D1B" w:rsidRPr="00FF7D1B">
        <w:t xml:space="preserve">samples </w:t>
      </w:r>
      <w:r w:rsidR="00FF7D1B">
        <w:t xml:space="preserve">per </w:t>
      </w:r>
      <w:r w:rsidR="00FF7D1B" w:rsidRPr="00FF7D1B">
        <w:t>10000 k</w:t>
      </w:r>
      <w:r w:rsidR="00FF7D1B">
        <w:t>m</w:t>
      </w:r>
      <w:r w:rsidR="00FF7D1B" w:rsidRPr="00FF7D1B">
        <w:rPr>
          <w:vertAlign w:val="superscript"/>
        </w:rPr>
        <w:t>2</w:t>
      </w:r>
      <w:r w:rsidR="00FF7D1B" w:rsidRPr="00FF7D1B">
        <w:t xml:space="preserve"> </w:t>
      </w:r>
      <w:r w:rsidR="00FF7D1B">
        <w:t>respectively)</w:t>
      </w:r>
      <w:r w:rsidR="00B9718F" w:rsidRPr="00B9718F">
        <w:t>, consistent with their intermediate spatial autocorrelation values</w:t>
      </w:r>
      <w:r w:rsidR="00B9718F">
        <w:t>.</w:t>
      </w:r>
      <w:r w:rsidR="00C568AC">
        <w:t xml:space="preserve"> </w:t>
      </w:r>
      <w:r>
        <w:t xml:space="preserve">However, given that our analysis is based </w:t>
      </w:r>
      <w:r w:rsidR="0017095B" w:rsidRPr="0017095B">
        <w:t>on 12 fish species, extending this conclusion to other taxa or ecosystems should be done with caution, and additional species may exhibit different scaling relationships.</w:t>
      </w:r>
    </w:p>
    <w:bookmarkEnd w:id="39"/>
    <w:p w14:paraId="2D3E5A8A" w14:textId="77777777" w:rsidR="008751E1" w:rsidRDefault="008751E1" w:rsidP="008751E1">
      <w:pPr>
        <w:pStyle w:val="p3"/>
        <w:spacing w:before="0" w:beforeAutospacing="0" w:after="0" w:afterAutospacing="0" w:line="480" w:lineRule="auto"/>
        <w:ind w:firstLine="720"/>
      </w:pPr>
      <w:r w:rsidRPr="009F7803">
        <w:t>Although we report effort per 10,000 km</w:t>
      </w:r>
      <w:r w:rsidRPr="009F7803">
        <w:rPr>
          <w:vertAlign w:val="superscript"/>
        </w:rPr>
        <w:t>2</w:t>
      </w:r>
      <w:r w:rsidRPr="009F7803">
        <w:t xml:space="preserve">, the underlying point is simpler: what matters is how far apart samples are relative to a species' </w:t>
      </w:r>
      <w:r>
        <w:t>autocorrelation</w:t>
      </w:r>
      <w:r w:rsidRPr="009F7803">
        <w:t xml:space="preserve">. </w:t>
      </w:r>
      <w:r>
        <w:t>A sampling effort</w:t>
      </w:r>
      <w:r w:rsidRPr="009F7803">
        <w:t xml:space="preserve"> E puts samples roughly </w:t>
      </w:r>
      <w:r>
        <w:sym w:font="Symbol" w:char="F0D6"/>
      </w:r>
      <w:r w:rsidRPr="009F7803">
        <w:t xml:space="preserve">(10,000/E) km apart, </w:t>
      </w:r>
      <w:r w:rsidRPr="00376B55">
        <w:t>so the thresholds above can equivalently be stated as a ratio of sample spacing to length-scale: d/ρ ≈ 0.1 for smoothly distributed species (E ≈ 4–5 with ρ ≈ 500 km), but d/ρ ≈ 0.6–0.7 for patchily distributed ones (E ≈ 8–11 with ρ ≈ 50 km).</w:t>
      </w:r>
      <w:r w:rsidRPr="009F7803">
        <w:t xml:space="preserve"> The same reasoning should therefore carry to other systems and scales, though the ratio is not a single fixed number, because error depends on E and ρ jointly (Eq. 6).</w:t>
      </w:r>
    </w:p>
    <w:bookmarkEnd w:id="38"/>
    <w:p w14:paraId="4C243B52" w14:textId="77777777" w:rsidR="00A318B1" w:rsidRPr="000D2BF7" w:rsidRDefault="000F7C17" w:rsidP="001643E6">
      <w:pPr>
        <w:pStyle w:val="Heading3"/>
        <w:spacing w:before="0" w:after="0" w:line="480" w:lineRule="auto"/>
        <w:rPr>
          <w:i w:val="0"/>
          <w:iCs/>
        </w:rPr>
      </w:pPr>
      <w:r>
        <w:t>Assumptions and limitations of the method</w:t>
      </w:r>
    </w:p>
    <w:p w14:paraId="250494CE" w14:textId="77777777" w:rsidR="0092112F" w:rsidRDefault="00275178" w:rsidP="0092112F">
      <w:pPr>
        <w:pStyle w:val="p3"/>
        <w:spacing w:before="0" w:beforeAutospacing="0" w:after="0" w:afterAutospacing="0" w:line="480" w:lineRule="auto"/>
        <w:ind w:firstLine="720"/>
      </w:pPr>
      <w:r>
        <w:t xml:space="preserve">Extrapolating directly from simulations to natural systems requires care because real eDNA fields may violate the simplifying assumptions of the stationary, isotropic squared exponential kernel. Spatial structure may vary across the domain (non-stationarity), differ by direction (anisotropy), or include sharp transitions (fronts, plume boundaries, shelf-break structure) that are not well represented by a globally smooth covariance function </w:t>
      </w:r>
      <w:r w:rsidR="00D06D96">
        <w:fldChar w:fldCharType="begin"/>
      </w:r>
      <w:r w:rsidR="00D06D96">
        <w:instrText xml:space="preserve"> ADDIN ZOTERO_ITEM CSL_CITATION {"citationID":"UYoxPmra","properties":{"unsorted":false,"formattedCitation":"(Paciorek &amp; Schervish, 2006)","plainCitation":"(Paciorek &amp; Schervish, 2006)","noteIndex":0},"citationItems":[{"id":4860,"uris":["http://zotero.org/users/9456007/items/EXAA3NJU"],"itemData":{"id":4860,"type":"article-journal","abstract":"Abstract\n            We introduce a new class of nonstationary covariance functions for spatial modelling. Nonstationary covariance functions allow the model to adapt to spatial surfaces whose variability changes with location. The class includes a nonstationary version of the Matérn stationary covariance, in which the differentiability of the spatial surface is controlled by a parameter, freeing one from fixing the differentiability in advance. The class allows one to knit together local covariance parameters into a valid global nonstationary covariance, regardless of how the local covariance structure is estimated. We employ this new nonstationary covariance in a fully Bayesian model in which the unknown spatial process has a Gaussian process (GP) prior distribution with a nonstationary covariance function from the class. We model the nonstationary structure in a computationally efficient way that creates nearly stationary local behaviour and for which stationarity is a special case. We also suggest non‐Bayesian approaches to nonstationary kriging.\n            To assess the method, we use real climate data to compare the Bayesian nonstationary GP model with a Bayesian stationary GP model, various standard spatial smoothing approaches, and nonstationary models that can adapt to function heterogeneity. The GP models outperform the competitors, but while the nonstationary GP gives qualitatively more sensible results, it shows little advantage over the stationary GP on held‐out data, illustrating the difficulty in fitting complicated spatial data. Copyright © 2006 John Wiley &amp; Sons, Ltd.","citation-key":"paciorek2006","container-title":"Environmetrics","DOI":"10.1002/env.785","ISSN":"1180-4009, 1099-095X","issue":"5","journalAbbreviation":"Environmetrics","language":"en","license":"http://onlinelibrary.wiley.com/termsAndConditions#vor","page":"483-506","source":"DOI.org (Crossref)","title":"Spatial modelling using a new class of nonstationary covariance functions","volume":"17","author":[{"family":"Paciorek","given":"Christopher J."},{"family":"Schervish","given":"Mark J."}],"issued":{"date-parts":[["2006",8]]}}}],"schema":"https://github.com/citation-style-language/schema/raw/master/csl-citation.json"} </w:instrText>
      </w:r>
      <w:r w:rsidR="00D06D96">
        <w:fldChar w:fldCharType="separate"/>
      </w:r>
      <w:r w:rsidR="00D06D96">
        <w:rPr>
          <w:noProof/>
        </w:rPr>
        <w:t>(Paciorek &amp; Schervish, 2006)</w:t>
      </w:r>
      <w:r w:rsidR="00D06D96">
        <w:fldChar w:fldCharType="end"/>
      </w:r>
      <w:r>
        <w:t xml:space="preserve">. In addition, eDNA observation error is unlikely to be purely Gaussian, with </w:t>
      </w:r>
      <w:r>
        <w:lastRenderedPageBreak/>
        <w:t xml:space="preserve">variability arising from sources such as PCR bias, compositional constraints, incomplete calibration, and heterogeneity in filtration or extraction efficiency </w:t>
      </w:r>
      <w:r w:rsidR="008B42C2">
        <w:fldChar w:fldCharType="begin"/>
      </w:r>
      <w:r w:rsidR="0092112F">
        <w:instrText xml:space="preserve"> ADDIN ZOTERO_ITEM CSL_CITATION {"citationID":"fPxeMHcR","properties":{"unsorted":false,"formattedCitation":"(Bessey et al., 2020; Gloor et al., 2017; Kelly et al., 2019; Shaffer et al., 2025)","plainCitation":"(Bessey et al., 2020; Gloor et al., 2017; Kelly et al., 2019; Shaffer et al., 2025)","noteIndex":0},"citationItems":[{"id":769,"uris":["http://zotero.org/users/9456007/items/NCKWQDSK"],"itemData":{"id":769,"type":"article-journal","abstract":"Fish biodiversity can be measured by capturing and then sequencing free DNA present in water. Such environmental DNA (eDNA) methods offer an effective, noninvasive tool for species diversity measurement, although standardized protocols are not yet developed. We investigate how metrics of fish biodiversity revealed through eDNA analysis of water are influenced by sampling volume. Water samples were collected from the intertidal reef of Browse Island, a tropical, remote island in the Timor Sea. Aliquots from a single 20,700-ml sample and multiple 2,000-ml samples were filtered in various volumes (25–2,000 ml) across two membrane sizes (0.20 and 0.45 µm). A fish metabarcoding assay was used to characterize the fish diversity within aliquots. All samples, except one, yielded fish DNA sequences. Two hundred and nine operational taxonomic units (cf. species) representing 48 fish families were identified from the complete collection of DNA contained in all samples, comparable to the 200 fish species detected using conventional surveys at this location. Notable additions from eDNA methods were cryptic and nocturnal fish species. Nevertheless, large differences in taxonomic composition (&lt;60% species overlap) between aliquots of identical volumes demonstrate that eDNA in seawater is patchy and that estimates of biodiversity are strongly influenced by the volume of water filtered. We suggest that eDNA studies maximize water volumes as much as logistically possible if the aim is to detect the greatest number of taxa and that species accumulation curves be provided as an indication of sampling adequacy.","citation-key":"bessey2020","container-title":"Environmental DNA","DOI":"10.1002/edn3.74","ISSN":"26374943","issue":"4","note":"150 citations (Crossref/DOI) [2026-01-20]\n144 citations (Crossref/DOI) [2025-11-07]\n143 citations (Crossref/DOI) [2025-10-27]\n69 citations (Semantic Scholar/DOI) [2023-09-28]","page":"493-504","title":"Maximizing fish detection with eDNA metabarcoding","volume":"2","author":[{"family":"Bessey","given":"Cindy"},{"family":"Jarman","given":"Simon N."},{"family":"Berry","given":"Oliver"},{"family":"Olsen","given":"Ylva S."},{"family":"Bunce","given":"Michael"},{"family":"Simpson","given":"Tiffany"},{"family":"Power","given":"Matthew"},{"family":"McLaughlin","given":"James"},{"family":"Edgar","given":"Graham J."},{"family":"Keesing","given":"John"}],"issued":{"date-parts":[["2020"]]}}},{"id":629,"uris":["http://zotero.org/users/9456007/items/GIYV67GU"],"itemData":{"id":629,"type":"article-journal","citation-key":"gloor2017","container-title":"Frontiers in Microbiology","DOI":"10.3389/fmicb.2017.02224","ISSN":"1664-302X","journalAbbreviation":"Front. Microbiol.","note":"2363 citations (Crossref/DOI) [2026-01-20]\n2231 citations (Crossref/DOI) [2025-10-27]","page":"2224","source":"DOI.org (Crossref)","title":"Microbiome Datasets Are Compositional: And This Is Not Optional","title-short":"Microbiome Datasets Are Compositional","volume":"8","author":[{"family":"Gloor","given":"Gregory B."},{"family":"Macklaim","given":"Jean M."},{"family":"Pawlowsky-Glahn","given":"Vera"},{"family":"Egozcue","given":"Juan J."}],"issued":{"date-parts":[["2017",11,15]]}}},{"id":787,"uris":["http://zotero.org/users/9456007/items/XLIAQAY2"],"itemData":{"id":787,"type":"article-journal","abstract":"As environmental DNA (eDNA) studies have grown in popularity for use in ecological applications, it has become clear that their results differ in significant ways from those of traditional, non-PCR-based surveys. In general, eDNA studies that rely on amplicon sequencing may detect hundreds of species present in a sampled environment, but the resulting species composition can be idiosyncratic, reflecting species’ true biomass abundances poorly or not at all. Here, we use a set of simulations to develop a mechanistic understanding of the processes leading to the kinds of results common in mixed-template PCR-based (metabarcoding) studies. In particular, we focus on the effects of PCR cycle number and primer amplification efficiency on the results of diversity metrics in sequencing studies. We then show that proportional indices of amplicon reads capture trends in taxon biomass with high accuracy, particularly where amplification efficiency is high (median correlation up to 0.97). Our results explain much of the observed behavior of PCR-based studies, and lead to recommendations for best practices in the field.","citation-key":"kelly2019","container-title":"Scientific Reports","DOI":"10.1038/s41598-019-48546-x","ISSN":"20452322","issue":"1","note":"214 citations (Crossref/DOI) [2026-01-20]\n207 citations (Crossref/DOI) [2025-10-27]\n84 citations (Semantic Scholar/DOI) [2022-05-12]","page":"1-14","PMID":"31431641","title":"Understanding PCR Processes to Draw Meaningful Conclusions from Environmental DNA Studies","volume":"9","author":[{"family":"Kelly","given":"Ryan P."},{"family":"Shelton","given":"Andrew Olaf"},{"family":"Gallego","given":"Ramón"}],"issued":{"date-parts":[["2019"]]}}},{"id":4788,"uris":["http://zotero.org/users/9456007/items/FTV2JUTQ"],"itemData":{"id":4788,"type":"article-journal","abstract":"ABSTRACT\n            DNA metabarcoding is subject to observation bias associated with PCR and sequencing, which can result in observed read proportions differing from actual species proportions in the DNA extract. Here, we amplify and sequence a mock community of known composition containing marine fishes and cetaceans using four different primer sets and a variety of PCR conditions. We first compare metabarcoding observations to two different sets of expected species proportions based on total genomic DNA and on target mitochondrial template DNA. We find that calibrating observed read proportions based on template DNA concentration is most appropriate as it isolates PCR amplification bias; calibration with total genomic DNA results in bias that can be attributed to both PCR amplification bias and differing ratios of template to total genomic DNA. We then model the remaining amplification bias and find that approximately 60% can be explained by inherent species‐specific DNA characteristics. These include primer‐template mismatches, amplicon fragment length, and GC content, which vary somewhat across Taq polymerases. Finally, we investigate how different PCR protocols influence community composition regardless of expected proportions and find that changing protocols most strongly influence the amplification of templates with primer mismatches. Our findings suggest that using primer‐template pairs without mismatches and targeting a narrow taxonomic group can yield more repeatable and accurate estimates of species' true, underlying DNA template proportions. These findings identify key factors that should be considered when designing studies that aim to apply metabarcoding data quantitatively.","citation-key":"shaffer2025","container-title":"Molecular Ecology Resources","DOI":"10.1111/1755-0998.14119","ISSN":"1755-098X, 1755-0998","issue":"7","journalAbbreviation":"Molecular Ecology Resources","language":"en","page":"e14119","source":"DOI.org (Crossref)","title":"Observation Bias in Metabarcoding","volume":"25","author":[{"family":"Shaffer","given":"Megan R."},{"family":"Andruszkiewicz Allan","given":"Elizabeth"},{"family":"Van Cise","given":"Amy M."},{"family":"Parsons","given":"Kim M."},{"family":"Shelton","given":"Andrew Olaf"},{"family":"Kelly","given":"Ryan P."}],"issued":{"date-parts":[["2025",10]]}}}],"schema":"https://github.com/citation-style-language/schema/raw/master/csl-citation.json"} </w:instrText>
      </w:r>
      <w:r w:rsidR="008B42C2">
        <w:fldChar w:fldCharType="separate"/>
      </w:r>
      <w:r w:rsidR="0092112F">
        <w:rPr>
          <w:noProof/>
        </w:rPr>
        <w:t>(Bessey et al., 2020; Gloor et al., 2017; Kelly et al., 2019; Shaffer et al., 2025)</w:t>
      </w:r>
      <w:r w:rsidR="008B42C2">
        <w:fldChar w:fldCharType="end"/>
      </w:r>
      <w:r>
        <w:t xml:space="preserve">. The modelling framework used here accounts for these sources </w:t>
      </w:r>
      <w:r w:rsidR="00CC3174">
        <w:fldChar w:fldCharType="begin"/>
      </w:r>
      <w:r w:rsidR="00CC3174">
        <w:instrText xml:space="preserve"> ADDIN ZOTERO_ITEM CSL_CITATION {"citationID":"zMT7CGv7","properties":{"unsorted":false,"formattedCitation":"(Guri et al., 2025)","plainCitation":"(Guri et al., 2025)","noteIndex":0},"citationItems":[{"id":4730,"uris":["http://zotero.org/users/9456007/items/HQXX6EZM"],"itemData":{"id":4730,"type":"article","abstract":"Abstract\n          Molecular data from environmental samples can reflect the abundance of species’ DNA, an index immediately relevant to natural-resources management at a broad geographic scale. These data commonly derive from assays designed and targeted for individual species (e.g., using qPCR or ddPCR), or from metabarcoding that use more general PCR primers to amplify many species simultaneously. Multispecies analyses make efficient use of field samples and laboratory time, and speak to inherently multispecies questions of management and ecological interest. However, unlike single-species techniques, metabarcoding alone generally reflects only the environmental DNA (eDNA) proportions of target-species DNA present, not their absolute quantities. Here, we combine qPCR and metabarcoding data derived from the same samples to estimate quantities of eDNA from many fish species along the US West Coast in three dimensions, demonstrating a technique of practical relevance for both management and ecology. We derive spatially explicit maps of eDNA abundances for 12 common species of ecological and management importance and point the way to quantitative surveys of wild species using molecules alone. We find that species distribution maps derived from eDNA largely mirror known species niches and known spatial distributions. Notably, our analyses indentify biodiversity hotspots that align with previously documented regions of ecological significance, such as the Columbia River plume and the Heceta Bank.","citation-key":"guri2025","DOI":"10.1101/2025.10.30.685180","language":"en","license":"http://creativecommons.org/licenses/by-nc-nd/4.0/","publisher":"Ecology","source":"DOI.org (Crossref)","title":"Quantitative, Multispecies Monitoring at a Continental Scale","URL":"http://biorxiv.org/lookup/doi/10.1101/2025.10.30.685180","author":[{"family":"Guri","given":"Gledis"},{"family":"Liu","given":"Owen R."},{"family":"Kelly","given":"Ryan P."},{"family":"Shaffer","given":"Megan R."},{"family":"Parsons","given":"Kim M."},{"family":"Ramón-Laca","given":"Ana"},{"family":"Nichols","given":"Krista M."},{"family":"Brandão-Dias","given":"Pedro F. P."},{"family":"Wells","given":"Abigail"},{"family":"Shelton","given":"Andrew Olaf"}],"accessed":{"date-parts":[["2026",5,7]]},"issued":{"date-parts":[["2025",10,31]]}}}],"schema":"https://github.com/citation-style-language/schema/raw/master/csl-citation.json"} </w:instrText>
      </w:r>
      <w:r w:rsidR="00CC3174">
        <w:fldChar w:fldCharType="separate"/>
      </w:r>
      <w:r w:rsidR="00CC3174">
        <w:rPr>
          <w:noProof/>
        </w:rPr>
        <w:t>(Guri et al., 2025)</w:t>
      </w:r>
      <w:r w:rsidR="00CC3174">
        <w:fldChar w:fldCharType="end"/>
      </w:r>
      <w:r>
        <w:t xml:space="preserve">, so they are unlikely to bias the results presented here. Finally, ecological processes such as migration, schooling, habitat discontinuities, or patchy prey fields can generate multi-scale patterns that depart from a single characteristic length-scale </w:t>
      </w:r>
      <w:r w:rsidR="008B42C2">
        <w:fldChar w:fldCharType="begin"/>
      </w:r>
      <w:r w:rsidR="008B42C2">
        <w:instrText xml:space="preserve"> ADDIN ZOTERO_ITEM CSL_CITATION {"citationID":"KcWM3taz","properties":{"unsorted":false,"formattedCitation":"(Wagner &amp; Fortin, 2005)","plainCitation":"(Wagner &amp; Fortin, 2005)","noteIndex":0},"citationItems":[{"id":4716,"uris":["http://zotero.org/users/9456007/items/9VYSIYDP"],"itemData":{"id":4716,"type":"article-journal","citation-key":"wagner2005","container-title":"Ecology","DOI":"10.1890/04-0914","ISSN":"0012-9658","issue":"8","journalAbbreviation":"Ecology","language":"en","license":"http://doi.wiley.com/10.1002/tdm_license_1.1","page":"1975-1987","source":"DOI.org (Crossref)","title":"Spatial analysis of landscapes: concepts and statistics","title-short":"SPATIAL ANALYSIS OF LANDSCAPES","volume":"86","author":[{"family":"Wagner","given":"Helene H."},{"family":"Fortin","given":"Marie-Josée"}],"issued":{"date-parts":[["2005",8]]}}}],"schema":"https://github.com/citation-style-language/schema/raw/master/csl-citation.json"} </w:instrText>
      </w:r>
      <w:r w:rsidR="008B42C2">
        <w:fldChar w:fldCharType="separate"/>
      </w:r>
      <w:r w:rsidR="008B42C2">
        <w:rPr>
          <w:noProof/>
        </w:rPr>
        <w:t>(Wagner &amp; Fortin, 2005)</w:t>
      </w:r>
      <w:r w:rsidR="008B42C2">
        <w:fldChar w:fldCharType="end"/>
      </w:r>
      <w:r>
        <w:t>. These features may help explain elevated prediction error at intermediate autocorrelation levels in the empirical data relative to simulations, where additional sources of spatial complexity are not represented.</w:t>
      </w:r>
    </w:p>
    <w:p w14:paraId="3BCD5869" w14:textId="77777777" w:rsidR="00D62DEA" w:rsidRDefault="00D62DEA" w:rsidP="001643E6">
      <w:pPr>
        <w:pStyle w:val="p2"/>
        <w:spacing w:before="0" w:beforeAutospacing="0" w:after="0" w:afterAutospacing="0" w:line="480" w:lineRule="auto"/>
        <w:ind w:firstLine="720"/>
      </w:pPr>
      <w:r w:rsidRPr="00D62DEA">
        <w:t xml:space="preserve">Furthermore, the simulation assumes a stationary GP with fixed amplitude and noise and a single length-scale across depths, whereas real eDNA fields may have variable variance structure, multiple characteristic scales, and dependence on environmental covariates such as temperature, salinity, chlorophyll, and bathymetry </w:t>
      </w:r>
      <w:r>
        <w:fldChar w:fldCharType="begin"/>
      </w:r>
      <w:r>
        <w:instrText xml:space="preserve"> ADDIN ZOTERO_ITEM CSL_CITATION {"citationID":"sAI5scqX","properties":{"unsorted":false,"formattedCitation":"(Liu et al., 2026)","plainCitation":"(Liu et al., 2026)","noteIndex":0},"citationItems":[{"id":4798,"uris":["http://zotero.org/users/9456007/items/UYS8F8W9"],"itemData":{"id":4798,"type":"article-journal","citation-key":"liu2026","container-title":"Communications Biology","DOI":"10.1038/s42003-026-09733-5","ISSN":"2399-3642","issue":"1","journalAbbreviation":"Commun Biol","language":"en","page":"465","source":"DOI.org (Crossref)","title":"Mapping the marine distribution of eulachon (Thaleichthys pacificus) in the Northeast Pacific using environmental DNA","volume":"9","author":[{"family":"Liu","given":"Owen R."},{"family":"Shelton","given":"Andrew O."},{"family":"Ramón-Laca","given":"Ana"},{"family":"Nichols","given":"Krista M."},{"family":"Ward","given":"Eric J."},{"family":"Phillips","given":"Elizabeth M."},{"family":"Zamon","given":"Jeannette E."},{"family":"Wells","given":"Abigail"},{"family":"Kelly","given":"Ryan P."}],"issued":{"date-parts":[["2026",2,20]]}}}],"schema":"https://github.com/citation-style-language/schema/raw/master/csl-citation.json"} </w:instrText>
      </w:r>
      <w:r>
        <w:fldChar w:fldCharType="separate"/>
      </w:r>
      <w:r>
        <w:rPr>
          <w:noProof/>
        </w:rPr>
        <w:t>(Liu et al., 2026)</w:t>
      </w:r>
      <w:r>
        <w:fldChar w:fldCharType="end"/>
      </w:r>
      <w:r>
        <w:t xml:space="preserve">. </w:t>
      </w:r>
      <w:r w:rsidRPr="00D62DEA">
        <w:t>Our prediction error (ε2) is also computed against a "complete" prediction from a 4,000-point subset (Z) rather than the full grid, a limitation most visible in the secondary thinning comparison, where the reference field is constrained to N = 358 samples, making prediction error higher and more stochastic.</w:t>
      </w:r>
    </w:p>
    <w:p w14:paraId="4FC5891D" w14:textId="77777777" w:rsidR="00A318B1" w:rsidRDefault="00C74135" w:rsidP="001643E6">
      <w:pPr>
        <w:pStyle w:val="p2"/>
        <w:spacing w:before="0" w:beforeAutospacing="0" w:after="0" w:afterAutospacing="0" w:line="480" w:lineRule="auto"/>
        <w:ind w:firstLine="720"/>
      </w:pPr>
      <w:r>
        <w:t xml:space="preserve">Intrinsically, eDNA integrates ecological information through space and across time via transport and decay </w:t>
      </w:r>
      <w:r w:rsidR="006170C4">
        <w:fldChar w:fldCharType="begin"/>
      </w:r>
      <w:r w:rsidR="006170C4">
        <w:instrText xml:space="preserve"> ADDIN ZOTERO_ITEM CSL_CITATION {"citationID":"M9RYZ3vq","properties":{"unsorted":false,"formattedCitation":"(Brand\\uc0\\u227{}o\\uc0\\u8208{}Dias et al., 2023; Fukaya et al., 2021)","plainCitation":"(Brandão‐Dias et al., 2023; Fukaya et al., 2021)","noteIndex":0},"citationItems":[{"id":4808,"uris":["http://zotero.org/users/9456007/items/PZMXF3Y4"],"itemData":{"id":4808,"type":"article-journal","abstract":"Abstract\n            Environmental DNA (eDNA) analysis is a powerful tool for remote detection of target organisms. However, obtaining quantitative and longitudinal information from eDNA data is challenging, requiring a deep understanding of eDNA ecology. Notably, if the various size components of eDNA decay at different rates, and we can separate them within a sample, their changing proportions could be used to obtain longitudinal dynamics information on targets. To test this possibility, we conducted an aquatic mesocosm experiment in which we separated fish‐derived eDNA components using sequential filtration to evaluate the decay rate and changing proportion of various eDNA particle sizes over time. We then fit four alternative mathematical decay models to the data, building towards a predictive framework to interpret eDNA data from various particle sizes. We found that medium‐sized particles (1–10 μm) decayed more slowly than other size classes (i.e., &lt;1 and &gt; 10 μm), and thus made up an increasing proportion of eDNA particles over time. We also observed distinct eDNA particle size distribution (PSD) between our Common carp and Rainbow trout samples, suggesting that target‐specific assays are required to determine starting eDNA PSDs. Additionally, we found evidence that different sizes of eDNA particles do not decay independently, with particle size conversion replenishing smaller particles over time. Nonetheless, a parsimonious mathematical model where particle sizes decay independently best explained the data. Given these results, we suggest a framework to discern target distance and abundance with eDNA data by applying sequential filtration, which theoretically has both metabarcoding and single‐target applications.","citation-key":"brandao-dias2023","container-title":"Molecular Ecology Resources","DOI":"10.1111/1755-0998.13751","ISSN":"1755-098X, 1755-0998","issue":"4","journalAbbreviation":"Molecular Ecology Resources","language":"en","page":"756-770","source":"DOI.org (Crossref)","title":"Particle size influences decay rates of environmental DNA in aquatic systems","volume":"23","author":[{"family":"Brandão‐Dias","given":"Pedro F. P."},{"family":"Hallack","given":"Daniel M. C."},{"family":"Snyder","given":"Elise D."},{"family":"Tank","given":"Jennifer L."},{"family":"Bolster","given":"Diogo"},{"family":"Volponi","given":"Sabrina"},{"family":"Shogren","given":"Arial J."},{"family":"Lamberti","given":"Gary A."},{"family":"Bibby","given":"Kyle"},{"family":"Egan","given":"Scott P."}],"issued":{"date-parts":[["2023",5]]}}},{"id":4807,"uris":["http://zotero.org/users/9456007/items/S5SJPKRF"],"itemData":{"id":4807,"type":"article-journal","abstract":"Abstract\n            \n              Molecular analysis of DNA left in the environment, known as environmental DNA (eDNA), has proven to be a powerful and cost‐effective approach to infer occurrence of species. Nonetheless, relating measurements of eDNA concentration to population abundance remains difficult because detailed knowledge on the processes that govern spatial and temporal distribution of eDNA should be integrated to reconstruct the underlying distribution and abundance of a target species. In this study, we propose a general framework of abundance estimation for aquatic systems on the basis of spatially replicated measurements of eDNA. The proposed method explicitly accounts for production, transport and degradation of eDNA by utilizing numerical hydrodynamic models that can simulate the distribution of eDNA concentrations within an aquatic area. It turns out that, under certain assumptions, population abundance can be estimated via a Bayesian inference of a generalized linear model. Application to a Japanese jack mackerel (\n              Trachurus japonicus\n              ) population in Maizuru Bay revealed that the proposed method gives an estimate of population abundance comparable to that of a quantitative echo sounder method. Furthermore, the method successfully identified a source of exogenous input of eDNA (a fish market), which may render a quantitative application of eDNA difficult to interpret unless its effect is taken into account. These findings indicate the ability of eDNA to reliably reflect population abundance of aquatic macroorganisms; when the “ecology of eDNA” is adequately accounted for, population abundance can be quantified on the basis of measurements of eDNA concentration.","citation-key":"fukaya2021","container-title":"Molecular Ecology","DOI":"10.1111/mec.15530","ISSN":"0962-1083, 1365-294X","issue":"13","journalAbbreviation":"Molecular Ecology","language":"en","page":"3057-3067","source":"DOI.org (Crossref)","title":"Estimating fish population abundance by integrating quantitative data on environmental DNA and hydrodynamic modelling","volume":"30","author":[{"family":"Fukaya","given":"Keiichi"},{"family":"Murakami","given":"Hiroaki"},{"family":"Yoon","given":"Seokjin"},{"family":"Minami","given":"Kenji"},{"family":"Osada","given":"Yutaka"},{"family":"Yamamoto","given":"Satoshi"},{"family":"Masuda","given":"Reiji"},{"family":"Kasai","given":"Akihide"},{"family":"Miyashita","given":"Kazushi"},{"family":"Minamoto","given":"Toshifumi"},{"family":"Kondoh","given":"Michio"}],"issued":{"date-parts":[["2021",7]]}}}],"schema":"https://github.com/citation-style-language/schema/raw/master/csl-citation.json"} </w:instrText>
      </w:r>
      <w:r w:rsidR="006170C4">
        <w:fldChar w:fldCharType="separate"/>
      </w:r>
      <w:r w:rsidR="006170C4" w:rsidRPr="006170C4">
        <w:t>(Brandão‐Dias et al., 2023; Fukaya et al., 2021)</w:t>
      </w:r>
      <w:r w:rsidR="006170C4">
        <w:fldChar w:fldCharType="end"/>
      </w:r>
      <w:r>
        <w:t xml:space="preserve">. This means that even if organisms are locally patchy, the observed eDNA field may be smoother than the organism field, depending on hydrodynamic conditions and degradation rates. In our framework, such integration is embedded within the inferred length-scale, reinforcing that </w:t>
      </w:r>
      <w:r>
        <w:rPr>
          <w:i/>
          <w:iCs/>
          <w:lang w:val="el-GR"/>
        </w:rPr>
        <w:t>ρ</w:t>
      </w:r>
      <w:r>
        <w:t xml:space="preserve"> should be interpreted as an effective length scale of the observed eDNA field rather than a purely ecological niche parameter </w:t>
      </w:r>
      <w:r w:rsidR="006170C4">
        <w:fldChar w:fldCharType="begin"/>
      </w:r>
      <w:r w:rsidR="006170C4">
        <w:instrText xml:space="preserve"> ADDIN ZOTERO_ITEM CSL_CITATION {"citationID":"6ROT86JC","properties":{"unsorted":false,"formattedCitation":"(Jo et al., 2025)","plainCitation":"(Jo et al., 2025)","noteIndex":0},"citationItems":[{"id":4810,"uris":["http://zotero.org/users/9456007/items/N2DXEA9Q"],"itemData":{"id":4810,"type":"article-journal","citation-key":"jo2025","container-title":"Ecological Indicators","DOI":"10.1016/j.ecolind.2025.113469","ISSN":"1470160X","journalAbbreviation":"Ecological Indicators","language":"en","page":"113469","source":"DOI.org (Crossref)","title":"Spatial dispersal of environmental DNA particles in lentic and marine ecosystems: An overview and synthesis","title-short":"Spatial dispersal of environmental DNA particles in lentic and marine ecosystems","volume":"174","author":[{"family":"Jo","given":"Toshiaki S."},{"family":"Murakami","given":"Hiroaki"},{"family":"Nakadai","given":"Ryosuke"}],"issued":{"date-parts":[["2025",5]]}}}],"schema":"https://github.com/citation-style-language/schema/raw/master/csl-citation.json"} </w:instrText>
      </w:r>
      <w:r w:rsidR="006170C4">
        <w:fldChar w:fldCharType="separate"/>
      </w:r>
      <w:r w:rsidR="006170C4">
        <w:rPr>
          <w:noProof/>
        </w:rPr>
        <w:t>(Jo et al., 2025)</w:t>
      </w:r>
      <w:r w:rsidR="006170C4">
        <w:fldChar w:fldCharType="end"/>
      </w:r>
      <w:r>
        <w:t xml:space="preserve">. Integrating eDNA observations with independent abundance data </w:t>
      </w:r>
      <w:r>
        <w:lastRenderedPageBreak/>
        <w:t xml:space="preserve">(trawl, acoustics) would allow some degree of separation of the spatial autocorrelation parameter, enabling clearer ecological interpretation of </w:t>
      </w:r>
      <w:r>
        <w:rPr>
          <w:i/>
          <w:iCs/>
          <w:lang w:val="el-GR"/>
        </w:rPr>
        <w:t>ρ</w:t>
      </w:r>
      <w:r>
        <w:t xml:space="preserve"> and improving the transferability of sampling-effort recommendations </w:t>
      </w:r>
      <w:r w:rsidR="0065487C">
        <w:fldChar w:fldCharType="begin"/>
      </w:r>
      <w:r w:rsidR="0065487C">
        <w:instrText xml:space="preserve"> ADDIN ZOTERO_ITEM CSL_CITATION {"citationID":"UKjpBxP3","properties":{"unsorted":false,"formattedCitation":"(Guri et al., 2024)","plainCitation":"(Guri et al., 2024)","noteIndex":0},"citationItems":[{"id":619,"uris":["http://zotero.org/users/9456007/items/HEWRJKJD"],"itemData":{"id":619,"type":"article-journal","abstract":"Abstract\n            Quantifying the biomass, or number of individuals, diversity, and distribution of marine species is a critical aspect of understanding and managing marine ecosystems. In recent years, there has been growing interest in using environmental DNA (eDNA) for marine ecosystem management and biodiversity assessment. However, the main challenge hindering eDNA applicability has been the inability to infer absolute species abundances from multispecies analysis (eDNA metabarcoding). In this study, we demonstrate a way forward by estimating the abundance of commercially important fish species in a Norwegian fjord using a joint Bayesian statistical model of traditional trawl-catch data and molecular data derived from eDNA. Using this model, we accurately predict out-of-sample trawl catches using eDNA alone. Moreover, our model provides empirical estimates for key processes linking marine eDNA concentration to the fish population abundance estimated from trawl observations, including trawl catchability, DNA shedding, degradation, dilution, transport, recovery rate, and isolation efficiency. These processes, including amplification efficiencies correcting for Polymerase Chain Reaction (PCR) bias, are species-specific and enable the translation of eDNA metabarcoding data into abundances. These findings have broad implications for the use of eDNA in marine ecosystem management and conservation efforts.","citation-key":"guri2024a","container-title":"ICES Journal of Marine Science","DOI":"10.1093/icesjms/fsae097","ISSN":"1054-3139, 1095-9289","language":"en","license":"https://creativecommons.org/licenses/by/4.0/","note":"24 citations (Crossref/DOI) [2026-01-20]\n20 citations (Crossref/DOI) [2025-12-02]\n17 citations (Crossref/DOI) [2025-10-27]\n16 citations (Semantic Scholar/DOI) [2025-10-27]\n17 citations (Crossref/DOI) [2025-10-27]","page":"fsae097","source":"DOI.org (Crossref)","title":"Predicting trawl catches using environmental DNA","author":[{"family":"Guri","given":"Gledis"},{"family":"Shelton","given":"Andrew Olaf"},{"family":"Kelly","given":"Ryan P"},{"family":"Yoccoz","given":"Nigel"},{"family":"Johansen","given":"Torild"},{"family":"Præbel","given":"Kim"},{"family":"Hanebrekke","given":"Tanja"},{"family":"Ray","given":"Jessica Louise"},{"family":"Fall","given":"Johanna"},{"family":"Westgaard","given":"Jon-Ivar"}],"editor":[{"family":"Grant","given":"W Stewart"}],"issued":{"date-parts":[["2024",8,7]]}}}],"schema":"https://github.com/citation-style-language/schema/raw/master/csl-citation.json"} </w:instrText>
      </w:r>
      <w:r w:rsidR="0065487C">
        <w:fldChar w:fldCharType="separate"/>
      </w:r>
      <w:r w:rsidR="0065487C">
        <w:rPr>
          <w:noProof/>
        </w:rPr>
        <w:t>(Guri et al., 2024)</w:t>
      </w:r>
      <w:r w:rsidR="0065487C">
        <w:fldChar w:fldCharType="end"/>
      </w:r>
      <w:r>
        <w:t>.</w:t>
      </w:r>
    </w:p>
    <w:p w14:paraId="6829F69F" w14:textId="77777777" w:rsidR="00D34C42" w:rsidRDefault="005A5E64" w:rsidP="001643E6">
      <w:pPr>
        <w:pStyle w:val="p2"/>
        <w:spacing w:before="0" w:beforeAutospacing="0" w:after="0" w:afterAutospacing="0" w:line="480" w:lineRule="auto"/>
        <w:ind w:firstLine="720"/>
      </w:pPr>
      <w:bookmarkStart w:id="40" w:name="OLE_LINK3"/>
      <w:r w:rsidRPr="00CC24BD">
        <w:t>Spatial scale also sets an important boundary on the applicability of these results. The relationships identified here are expected to hold most strongly when interpreted relative to the extent and resolution of the study domain, rather than as fixed thresholds transferable across all systems.</w:t>
      </w:r>
      <w:r w:rsidR="00ED6538">
        <w:t xml:space="preserve"> </w:t>
      </w:r>
      <w:r>
        <w:t xml:space="preserve">In a small study domain, the autocorrelation scale of the observed eDNA field may exceed the survey extent, causing the field to appear nearly uniform and making </w:t>
      </w:r>
      <w:r w:rsidR="007A5C24" w:rsidRPr="006A3BF7">
        <w:rPr>
          <w:i/>
          <w:iCs/>
          <w:lang w:val="el-GR"/>
        </w:rPr>
        <w:t>μ</w:t>
      </w:r>
      <w:r w:rsidR="007A5C24" w:rsidRPr="006A3BF7">
        <w:rPr>
          <w:i/>
          <w:iCs/>
          <w:vertAlign w:val="subscript"/>
        </w:rPr>
        <w:t>d</w:t>
      </w:r>
      <w:r w:rsidR="007A5C24" w:rsidRPr="00CC24BD">
        <w:t xml:space="preserve"> difficult to estimate independently of the spatial process</w:t>
      </w:r>
      <w:r w:rsidR="006A3BF7">
        <w:t xml:space="preserve"> </w:t>
      </w:r>
      <w:r w:rsidR="0065487C">
        <w:fldChar w:fldCharType="begin"/>
      </w:r>
      <w:r w:rsidR="00AA6C90">
        <w:instrText xml:space="preserve"> ADDIN ZOTERO_ITEM CSL_CITATION {"citationID":"wCQcDlS6","properties":{"unsorted":false,"formattedCitation":"(Paciorek, 2010; Redfern et al., 2006)","plainCitation":"(Paciorek, 2010; Redfern et al., 2006)","noteIndex":0},"citationItems":[{"id":4827,"uris":["http://zotero.org/users/9456007/items/2MLTH25K"],"itemData":{"id":4827,"type":"article-journal","citation-key":"paciorek2010","container-title":"Statistical Science","DOI":"10.1214/10-STS326","ISSN":"0883-4237","issue":"1","journalAbbreviation":"Statist. Sci.","source":"DOI.org (Crossref)","title":"The Importance of Scale for Spatial-Confounding Bias and Precision of Spatial Regression Estimators","URL":"https://projecteuclid.org/journals/statistical-science/volume-25/issue-1/The-Importance-of-Scale-for-Spatial-Confounding-Bias-and-Precision/10.1214/10-STS326.full","volume":"25","author":[{"family":"Paciorek","given":"Christopher J."}],"accessed":{"date-parts":[["2026",5,7]]},"issued":{"date-parts":[["2010",2,1]]}}},{"id":4811,"uris":["http://zotero.org/users/9456007/items/JLJUQUNX"],"itemData":{"id":4811,"type":"article-journal","citation-key":"redfern2006","container-title":"Marine Ecology Progress Series","DOI":"10.3354/meps310271","ISSN":"0171-8630, 1616-1599","journalAbbreviation":"Mar. Ecol. Prog. Ser.","language":"en","page":"271-295","source":"DOI.org (Crossref)","title":"Techniques for cetaceanhabitat modeling","volume":"310","author":[{"family":"Redfern","given":"Jv"},{"family":"Ferguson","given":"Mc"},{"family":"Becker","given":"Ea"},{"family":"Hyrenbach","given":"Kd"},{"family":"Good","given":"C"},{"family":"Barlow","given":"J"},{"family":"Kaschner","given":"K"},{"family":"Baumgartner","given":"Mf"},{"family":"Forney","given":"Ka"},{"family":"Ballance","given":"Lt"},{"family":"Fauchald","given":"P"},{"family":"Halpin","given":"P"},{"family":"Hamazaki","given":"T"},{"family":"Pershing","given":"Aj"},{"family":"Qian","given":"Ss"},{"family":"Read","given":"A"},{"family":"Reilly","given":"Sb"},{"family":"Torres","given":"L"},{"family":"Werne","given":"F"}],"issued":{"date-parts":[["2006",4,3]]}}}],"schema":"https://github.com/citation-style-language/schema/raw/master/csl-citation.json"} </w:instrText>
      </w:r>
      <w:r w:rsidR="0065487C">
        <w:fldChar w:fldCharType="separate"/>
      </w:r>
      <w:r w:rsidR="004660B7">
        <w:rPr>
          <w:noProof/>
        </w:rPr>
        <w:t>(Paciorek, 2010; Redfern et al., 2006)</w:t>
      </w:r>
      <w:r w:rsidR="0065487C">
        <w:fldChar w:fldCharType="end"/>
      </w:r>
      <w:r w:rsidR="00773AFD">
        <w:t>.</w:t>
      </w:r>
      <w:r>
        <w:t xml:space="preserve"> </w:t>
      </w:r>
    </w:p>
    <w:p w14:paraId="2CE730D7" w14:textId="77777777" w:rsidR="00BD1D03" w:rsidRDefault="00000000">
      <w:pPr>
        <w:pStyle w:val="Heading1"/>
        <w:spacing w:before="0" w:after="0" w:line="480" w:lineRule="auto"/>
      </w:pPr>
      <w:r>
        <w:t>Perspectives and applications</w:t>
      </w:r>
    </w:p>
    <w:p w14:paraId="3C498458" w14:textId="77777777" w:rsidR="00BD1D03" w:rsidRDefault="00000000">
      <w:pPr>
        <w:pStyle w:val="BodyText"/>
        <w:spacing w:line="480" w:lineRule="auto"/>
        <w:ind w:firstLine="720"/>
      </w:pPr>
      <w:r>
        <w:t xml:space="preserve">The method turns a single estimable quantity, the spatial autocorrelation of the target taxon, into a defensible sampling design, and the planner places that calculation in the hands of those who allocate ship time. For data collection, a survey can be designed before a vessel leaves port by combining a prior estimate of </w:t>
      </w:r>
      <w:r>
        <w:rPr>
          <w:i/>
        </w:rPr>
        <w:t>ρ</w:t>
      </w:r>
      <w:r>
        <w:t xml:space="preserve"> with the precision a program requires, converting a fixed budget of ship time into a station count or identifying the effort needed to reach a target precision. For monitoring and management, the same inversion shows where existing programs are over- or under-sampled relative to their objectives. For policy and reporting, the planner documents the assumptions (</w:t>
      </w:r>
      <w:r>
        <w:rPr>
          <w:i/>
        </w:rPr>
        <w:t>ρ</w:t>
      </w:r>
      <w:r>
        <w:t xml:space="preserve">, </w:t>
      </w:r>
      <w:r>
        <w:rPr>
          <w:i/>
        </w:rPr>
        <w:t>ε</w:t>
      </w:r>
      <w:r>
        <w:t xml:space="preserve"> and calibration) behind a chosen effort, so that sampling requirements in monitoring plans, survey proposals and emerging eDNA reporting standards can be stated transparently and revisited as new data accumulate.</w:t>
      </w:r>
    </w:p>
    <w:p w14:paraId="6B66EE72" w14:textId="77777777" w:rsidR="00F04F50" w:rsidRPr="00D12FC8" w:rsidRDefault="009A110E" w:rsidP="001643E6">
      <w:pPr>
        <w:spacing w:after="0" w:line="480" w:lineRule="auto"/>
        <w:ind w:firstLine="720"/>
        <w:rPr>
          <w:rFonts w:ascii="Times New Roman" w:eastAsia="Times New Roman" w:hAnsi="Times New Roman" w:cs="Times New Roman"/>
        </w:rPr>
      </w:pPr>
      <w:bookmarkStart w:id="41" w:name="OLE_LINK1"/>
      <w:bookmarkStart w:id="42" w:name="OLE_LINK4"/>
      <w:bookmarkEnd w:id="40"/>
      <w:bookmarkEnd w:id="41"/>
      <w:r>
        <w:rPr>
          <w:rFonts w:ascii="Times New Roman" w:eastAsia="Times New Roman" w:hAnsi="Times New Roman" w:cs="Times New Roman"/>
        </w:rPr>
        <w:t>Sampling effort required for eDNA surveys should be matched to the intended inferential goal. When the objective is to estimate GP parameters such as the mean (</w:t>
      </w:r>
      <w:r>
        <w:rPr>
          <w:rFonts w:ascii="Times New Roman" w:eastAsia="Times New Roman" w:hAnsi="Times New Roman" w:cs="Times New Roman"/>
          <w:i/>
          <w:iCs/>
        </w:rPr>
        <w:t>μ</w:t>
      </w:r>
      <w:r>
        <w:rPr>
          <w:rFonts w:ascii="Times New Roman" w:eastAsia="Times New Roman" w:hAnsi="Times New Roman" w:cs="Times New Roman"/>
          <w:i/>
          <w:iCs/>
          <w:vertAlign w:val="subscript"/>
        </w:rPr>
        <w:t>d</w:t>
      </w:r>
      <w:r>
        <w:rPr>
          <w:rFonts w:ascii="Times New Roman" w:eastAsia="Times New Roman" w:hAnsi="Times New Roman" w:cs="Times New Roman"/>
        </w:rPr>
        <w:t xml:space="preserve">) for deriving depth-specific or region-specific abundance indices typically used in stock assessment indices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{"citationID":"inJ56g1X","properties":{"unsorted":false,"formattedCitation":"(Shelton et al., 2022)","plainCitation":"(Shelton et al., 2022)","noteIndex":0},"citationItems":[{"id":749,"uris":["http://zotero.org/users/9456007/items/R4RSPWHM"],"itemData":{"id":749,"type":"article-journal","abstract":"All species inevitably leave genetic traces in their environments, and the resulting environmental DNA (eDNA) reflects the species present in a given habitat. It remains unclear whether eDNA signals can provide quantitative metrics of abundance on which human livelihoods or conservation successes depend. Here, we report the results of a large eDNA ocean survey (spanning 86 000 km\n              2\n              to depths of 500 m) to understand the abundance and distribution of Pacific hake (\n              Merluccius productus\n              ), the target of the largest finfish fishery along the west coast of the USA. We sampled eDNA in parallel with a traditional acoustic-trawl survey to assess the value of eDNA surveys at a scale relevant to fisheries management. Despite local differences, the two methods yield comparable information about the broad-scale spatial distribution and abundance. Furthermore, we find depth and spatial patterns of eDNA closely correspond to acoustic-trawl estimates for hake. We demonstrate the power and efficacy of eDNA sampling for estimating abundance and distribution and move the analysis eDNA data beyond sample-to-sample comparisons to management relevant scales. We posit that eDNA methods are capable of providing general quantitative applications that will prove especially valuable in data- or resource-limited contexts.","citation-key":"shelton2022","container-title":"Proceedings of the Royal Society B: Biological Sciences","DOI":"https://doi.org/10.1098/rspb.2021.2613","ISSN":"0962-8452, 1471-2954","issue":"1971","journalAbbreviation":"Proc. R. Soc. B.","language":"en","note":"76 citations (Crossref/DOI) [2026-01-20]\n71 citations (Crossref/DOI) [2025-10-27]\n32 citations (Crossref) [2023-10-02]\n1 citations (Semantic Scholar/DOI) [2022-05-12]","page":"20212613","source":"DOI.org (Crossref)","title":"Environmental DNA provides quantitative estimates of Pacific hake abundance and distribution in the open ocean","volume":"289","author":[{"family":"Shelton","given":"Andrew Olaf"},{"family":"Ramón-Laca","given":"Ana"},{"family":"Wells","given":"Abigail"},{"family":"Clemons","given":"Julia"},{"family":"Chu","given":"Dezhang"},{"family":"Feist","given":"Blake E."},{"family":"Kelly","given":"Ryan P."},{"family":"Parker-Stetter","given":"Sandra L."},{"family":"Thomas","given":"Rebecca"},{"family":"Nichols","given":"Krista M."},{"family":"Park","given":"Linda"}],"issued":{"date-parts":[["2022",3,30]]}}}],"schema":"https://github.com/citation-style-language/schema/raw/master/csl-citation.json"}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 xml:space="preserve">(Shelton </w:t>
      </w:r>
      <w:r w:rsidR="001365D9">
        <w:rPr>
          <w:rFonts w:ascii="Times New Roman" w:eastAsia="Times New Roman" w:hAnsi="Times New Roman" w:cs="Times New Roman"/>
          <w:noProof/>
        </w:rPr>
        <w:lastRenderedPageBreak/>
        <w:t>et al., 2022)</w:t>
      </w:r>
      <w:r w:rsidR="001365D9">
        <w:rPr>
          <w:rFonts w:ascii="Times New Roman" w:eastAsia="Times New Roman" w:hAnsi="Times New Roman" w:cs="Times New Roman"/>
        </w:rPr>
        <w:fldChar w:fldCharType="end"/>
      </w:r>
      <w:r>
        <w:rPr>
          <w:rFonts w:ascii="Times New Roman" w:eastAsia="Times New Roman" w:hAnsi="Times New Roman" w:cs="Times New Roman"/>
        </w:rPr>
        <w:t>, the autocorrelation (</w:t>
      </w:r>
      <w:r>
        <w:rPr>
          <w:rFonts w:ascii="Times New Roman" w:eastAsia="Times New Roman" w:hAnsi="Times New Roman" w:cs="Times New Roman"/>
          <w:i/>
          <w:iCs/>
          <w:lang w:val="el-GR"/>
        </w:rPr>
        <w:t>ρ</w:t>
      </w:r>
      <w:r>
        <w:rPr>
          <w:rFonts w:ascii="Times New Roman" w:eastAsia="Times New Roman" w:hAnsi="Times New Roman" w:cs="Times New Roman"/>
        </w:rPr>
        <w:t xml:space="preserve">) for applied ecological questions, like implementing protected area networks or monitoring programs </w:t>
      </w:r>
      <w:r w:rsidR="004660B7">
        <w:rPr>
          <w:rFonts w:ascii="Times New Roman" w:eastAsia="Times New Roman" w:hAnsi="Times New Roman" w:cs="Times New Roman"/>
        </w:rPr>
        <w:fldChar w:fldCharType="begin"/>
      </w:r>
      <w:r w:rsidR="004660B7">
        <w:rPr>
          <w:rFonts w:ascii="Times New Roman" w:eastAsia="Times New Roman" w:hAnsi="Times New Roman" w:cs="Times New Roman"/>
        </w:rPr>
        <w:instrText xml:space="preserve"> ADDIN ZOTERO_ITEM CSL_CITATION {"citationID":"Scy3unG3","properties":{"unsorted":false,"formattedCitation":"(Laroche, 2024)","plainCitation":"(Laroche, 2024)","noteIndex":0},"citationItems":[{"id":4711,"uris":["http://zotero.org/users/9456007/items/JI3NID74"],"itemData":{"id":4711,"type":"article-journal","abstract":"Quantifying the autocorrelation range of species distribution in space is necessary for applied ecological questions, like implementing protected area networks or monitoring programs. However, the power of spatial sampling designs to estimate this range is negatively related with other objectives such as estimating environmental effects acting upon species distribution. Mixing random sampling points and systematic grid (‘hybrid’ designs) is a classic solution to make a trade-off. However, fractal designs (i.e. self-similar designs with well-identified scales) could make an even better compromise, because they cover a wide array of possible autocorrelation range values across scales. Using maximum likelihood estimation in an optimal design of experiments approach, we compared errors of hybrid and fractal designs when simultaneously estimating an effect acting upon a response variable and the residual autocorrelation range. We found that Pareto-optimal sampling strategies depended on the feasible grid mesh size (FGMS) over the study area, given the sampling budget. When the FMGS was shorter than expected autocorrelation range values, grid design was the best option on all criteria. When the FMGS was around or larger than expected autocorrelation range values, the choice of designs depended on the effect under study. Fractal designs outperformed hybrid designs when studying the effect of a monotonic environmental gradient across space, while grid design was more efficient for other types of question. Beyond the niche identified in our analysis, fractal designs may also appear interesting when studying response variables with more heterogeneous spatial structure across scales, and when considering more practical criteria of performance such as the distance needed to cover the design.","citation-key":"laroche2024","container-title":"Peer Community Journal","DOI":"10.24072/pcjournal.454","ISSN":"2804-3871","language":"en","page":"e76","source":"DOI.org (Crossref)","title":"Efficient sampling designs to assess biodiversity spatial autocorrelation: should we go fractal?","title-short":"Efficient sampling designs to assess biodiversity spatial autocorrelation","volume":"4","author":[{"family":"Laroche","given":"Fabien"}],"issued":{"date-parts":[["2024",8,21]]}}}],"schema":"https://github.com/citation-style-language/schema/raw/master/csl-citation.json"} </w:instrText>
      </w:r>
      <w:r w:rsidR="004660B7">
        <w:rPr>
          <w:rFonts w:ascii="Times New Roman" w:eastAsia="Times New Roman" w:hAnsi="Times New Roman" w:cs="Times New Roman"/>
        </w:rPr>
        <w:fldChar w:fldCharType="separate"/>
      </w:r>
      <w:r w:rsidR="004660B7">
        <w:rPr>
          <w:rFonts w:ascii="Times New Roman" w:eastAsia="Times New Roman" w:hAnsi="Times New Roman" w:cs="Times New Roman"/>
          <w:noProof/>
        </w:rPr>
        <w:t>(Laroche, 2024)</w:t>
      </w:r>
      <w:r w:rsidR="004660B7">
        <w:rPr>
          <w:rFonts w:ascii="Times New Roman" w:eastAsia="Times New Roman" w:hAnsi="Times New Roman" w:cs="Times New Roman"/>
        </w:rPr>
        <w:fldChar w:fldCharType="end"/>
      </w:r>
      <w:r>
        <w:rPr>
          <w:rFonts w:ascii="Times New Roman" w:eastAsia="Times New Roman" w:hAnsi="Times New Roman" w:cs="Times New Roman"/>
        </w:rPr>
        <w:t>, or the variance parameter (</w:t>
      </w:r>
      <w:r>
        <w:rPr>
          <w:rFonts w:ascii="Times New Roman" w:eastAsia="Times New Roman" w:hAnsi="Times New Roman" w:cs="Times New Roman"/>
          <w:i/>
          <w:iCs/>
        </w:rPr>
        <w:t>α</w:t>
      </w:r>
      <w:r>
        <w:rPr>
          <w:rFonts w:ascii="Times New Roman" w:eastAsia="Times New Roman" w:hAnsi="Times New Roman" w:cs="Times New Roman"/>
          <w:i/>
          <w:iCs/>
          <w:vertAlign w:val="superscript"/>
        </w:rPr>
        <w:t>2</w:t>
      </w:r>
      <w:r>
        <w:rPr>
          <w:rFonts w:ascii="Times New Roman" w:eastAsia="Times New Roman" w:hAnsi="Times New Roman" w:cs="Times New Roman"/>
        </w:rPr>
        <w:t xml:space="preserve">), random sampling designs that adequately cover the full spatial domain of the species spatial autocorrelation are likely to be sufficient </w:t>
      </w:r>
      <w:r w:rsidR="00CC72E8">
        <w:rPr>
          <w:rFonts w:ascii="Times New Roman" w:eastAsia="Times New Roman" w:hAnsi="Times New Roman" w:cs="Times New Roman"/>
        </w:rPr>
        <w:fldChar w:fldCharType="begin"/>
      </w:r>
      <w:r w:rsidR="00CC72E8">
        <w:rPr>
          <w:rFonts w:ascii="Times New Roman" w:eastAsia="Times New Roman" w:hAnsi="Times New Roman" w:cs="Times New Roman"/>
        </w:rPr>
        <w:instrText xml:space="preserve"> ADDIN ZOTERO_ITEM CSL_CITATION {"citationID":"J1foCqGv","properties":{"unsorted":false,"formattedCitation":"(Rocha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CC72E8">
        <w:rPr>
          <w:rFonts w:ascii="Times New Roman" w:eastAsia="Times New Roman" w:hAnsi="Times New Roman" w:cs="Times New Roman"/>
        </w:rPr>
        <w:fldChar w:fldCharType="separate"/>
      </w:r>
      <w:r w:rsidR="00CC72E8">
        <w:rPr>
          <w:rFonts w:ascii="Times New Roman" w:eastAsia="Times New Roman" w:hAnsi="Times New Roman" w:cs="Times New Roman"/>
          <w:noProof/>
        </w:rPr>
        <w:t>(Rocha et al., 2021)</w:t>
      </w:r>
      <w:r w:rsidR="00CC72E8">
        <w:rPr>
          <w:rFonts w:ascii="Times New Roman" w:eastAsia="Times New Roman" w:hAnsi="Times New Roman" w:cs="Times New Roman"/>
        </w:rPr>
        <w:fldChar w:fldCharType="end"/>
      </w:r>
      <w:r>
        <w:rPr>
          <w:rFonts w:ascii="Times New Roman" w:eastAsia="Times New Roman" w:hAnsi="Times New Roman" w:cs="Times New Roman"/>
        </w:rPr>
        <w:t xml:space="preserve">, as sampling effort appears to have relatively limited influence on parameter estimation (Figure 5; Appendix S1: Section S4). In contrast, when the objective shifts toward predicting spatial distributions - such as identifying hotspots, mapping species occurrence, or quantifying spatial niche breadth - the accuracy of these predictions is much more sensitive to both sampling effort and the underlying spatial autocorrelation of the species (Figure 4A). Prediction is the more demanding of the two because it requires both accurate covariance parameters (Eq. 1–2) and observed points close enough to the location being predicted (Eq. 3). </w:t>
      </w:r>
    </w:p>
    <w:bookmarkEnd w:id="42"/>
    <w:p w14:paraId="66D67A61" w14:textId="77777777" w:rsidR="002E285D" w:rsidRDefault="002E285D" w:rsidP="001643E6">
      <w:pPr>
        <w:spacing w:after="0" w:line="480" w:lineRule="auto"/>
        <w:ind w:firstLine="720"/>
        <w:rPr>
          <w:rFonts w:ascii="Times New Roman" w:eastAsia="Times New Roman" w:hAnsi="Times New Roman" w:cs="Times New Roman"/>
        </w:rPr>
      </w:pPr>
      <w:r w:rsidRPr="00870EEE">
        <w:rPr>
          <w:rFonts w:ascii="Times New Roman" w:eastAsia="Times New Roman" w:hAnsi="Times New Roman" w:cs="Times New Roman"/>
        </w:rPr>
        <w:t xml:space="preserve">This distinction also clarifies how sampling design </w:t>
      </w:r>
      <w:r w:rsidRPr="00F335A6">
        <w:rPr>
          <w:rFonts w:ascii="Times New Roman" w:eastAsia="Times New Roman" w:hAnsi="Times New Roman" w:cs="Times New Roman"/>
        </w:rPr>
        <w:t xml:space="preserve">shapes </w:t>
      </w:r>
      <w:r w:rsidRPr="00870EEE">
        <w:rPr>
          <w:rFonts w:ascii="Times New Roman" w:eastAsia="Times New Roman" w:hAnsi="Times New Roman" w:cs="Times New Roman"/>
        </w:rPr>
        <w:t xml:space="preserve">inference. </w:t>
      </w:r>
      <w:r>
        <w:rPr>
          <w:rFonts w:ascii="Times New Roman" w:eastAsia="Times New Roman" w:hAnsi="Times New Roman" w:cs="Times New Roman"/>
        </w:rPr>
        <w:t>E</w:t>
      </w:r>
      <w:r w:rsidRPr="00870EEE">
        <w:rPr>
          <w:rFonts w:ascii="Times New Roman" w:eastAsia="Times New Roman" w:hAnsi="Times New Roman" w:cs="Times New Roman"/>
        </w:rPr>
        <w:t>stimation</w:t>
      </w:r>
      <w:r>
        <w:rPr>
          <w:rFonts w:ascii="Times New Roman" w:eastAsia="Times New Roman" w:hAnsi="Times New Roman" w:cs="Times New Roman"/>
        </w:rPr>
        <w:t xml:space="preserve"> of the mean</w:t>
      </w:r>
      <w:r w:rsidRPr="00870EEE">
        <w:rPr>
          <w:rFonts w:ascii="Times New Roman" w:eastAsia="Times New Roman" w:hAnsi="Times New Roman" w:cs="Times New Roman"/>
        </w:rPr>
        <w:t xml:space="preserve"> benefits primarily from coverage (sampling across the full domain) and secondarily from balance (avoiding over-sampling a limited region)</w:t>
      </w:r>
      <w:r w:rsidR="009F6320">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{"citationID":"9rvAbngx","properties":{"unsorted":false,"formattedCitation":"(Rocha et al., 2021)","plainCitation":"(Rocha et al., 2021)","noteIndex":0},"citationItems":[{"id":4719,"uris":["http://zotero.org/users/9456007/items/T2B7Y9BQ"],"itemData":{"id":4719,"type":"article-journal","citation-key":"rocha2021","container-title":"IEEE Transactions on Geoscience and Remote Sensing","DOI":"10.1109/TGRS.2020.2989216","ISSN":"0196-2892, 1558-0644","issue":"1","journalAbbreviation":"IEEE Trans. Geosci. Remote Sensing","license":"https://ieeexplore.ieee.org/Xplorehelp/downloads/license-information/IEEE.html","page":"663-674","source":"DOI.org (Crossref)","title":"Role of Sampling Design When Predicting Spatially Dependent Ecological Data With Remote Sensing","volume":"59","author":[{"family":"Rocha","given":"Alby D."},{"family":"Groen","given":"Thomas A."},{"family":"Skidmore","given":"Andrew K."},{"family":"Willemen","given":"Louise"}],"issued":{"date-parts":[["2021",1]]}}}],"schema":"https://github.com/citation-style-language/schema/raw/master/csl-citation.json"}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(Rocha et al., 2021)</w:t>
      </w:r>
      <w:r w:rsidR="001365D9">
        <w:rPr>
          <w:rFonts w:ascii="Times New Roman" w:eastAsia="Times New Roman" w:hAnsi="Times New Roman" w:cs="Times New Roman"/>
        </w:rPr>
        <w:fldChar w:fldCharType="end"/>
      </w:r>
      <w:r w:rsidRPr="00870EEE">
        <w:rPr>
          <w:rFonts w:ascii="Times New Roman" w:eastAsia="Times New Roman" w:hAnsi="Times New Roman" w:cs="Times New Roman"/>
        </w:rPr>
        <w:t xml:space="preserve">. </w:t>
      </w:r>
      <w:r w:rsidRPr="00F335A6">
        <w:rPr>
          <w:rFonts w:ascii="Times New Roman" w:eastAsia="Times New Roman" w:hAnsi="Times New Roman" w:cs="Times New Roman"/>
        </w:rPr>
        <w:t>By contrast, estimation of the length-scale parameter requires not only broad coverage but also a wide distribution of pairwise distances, including closely spaced stations that resolve rapid decorrelation and widely spaced stations that constrain the long-distance tail of the covariance function</w:t>
      </w:r>
      <w:r w:rsidR="002D6BB3">
        <w:rPr>
          <w:rFonts w:ascii="Times New Roman" w:eastAsia="Times New Roman" w:hAnsi="Times New Roman" w:cs="Times New Roman"/>
        </w:rPr>
        <w:t xml:space="preserve"> </w:t>
      </w:r>
      <w:r w:rsidR="001365D9">
        <w:rPr>
          <w:rFonts w:ascii="Times New Roman" w:eastAsia="Times New Roman" w:hAnsi="Times New Roman" w:cs="Times New Roman"/>
        </w:rPr>
        <w:fldChar w:fldCharType="begin"/>
      </w:r>
      <w:r w:rsidR="001365D9">
        <w:rPr>
          <w:rFonts w:ascii="Times New Roman" w:eastAsia="Times New Roman" w:hAnsi="Times New Roman" w:cs="Times New Roman"/>
        </w:rPr>
        <w:instrText xml:space="preserve"> ADDIN ZOTERO_ITEM CSL_CITATION {"citationID":"6ljGJsWD","properties":{"unsorted":false,"formattedCitation":"(Kaufman &amp; Shaby, 2013)","plainCitation":"(Kaufman &amp; Shaby, 2013)","noteIndex":0},"citationItems":[{"id":4829,"uris":["http://zotero.org/users/9456007/items/HFVB75H5"],"itemData":{"id":4829,"type":"article-journal","citation-key":"kaufman2013","container-title":"Biometrika","DOI":"10.1093/biomet/ass079","ISSN":"0006-3444, 1464-3510","issue":"2","journalAbbreviation":"Biometrika","language":"en","page":"473-484","source":"DOI.org (Crossref)","title":"The role of the range parameter for estimation and prediction in geostatistics","volume":"100","author":[{"family":"Kaufman","given":"C. G."},{"family":"Shaby","given":"B. A."}],"issued":{"date-parts":[["2013",6,1]]}}}],"schema":"https://github.com/citation-style-language/schema/raw/master/csl-citation.json"} </w:instrText>
      </w:r>
      <w:r w:rsidR="001365D9">
        <w:rPr>
          <w:rFonts w:ascii="Times New Roman" w:eastAsia="Times New Roman" w:hAnsi="Times New Roman" w:cs="Times New Roman"/>
        </w:rPr>
        <w:fldChar w:fldCharType="separate"/>
      </w:r>
      <w:r w:rsidR="001365D9">
        <w:rPr>
          <w:rFonts w:ascii="Times New Roman" w:eastAsia="Times New Roman" w:hAnsi="Times New Roman" w:cs="Times New Roman"/>
          <w:noProof/>
        </w:rPr>
        <w:t>(Kaufman &amp; Shaby, 2013)</w:t>
      </w:r>
      <w:r w:rsidR="001365D9">
        <w:rPr>
          <w:rFonts w:ascii="Times New Roman" w:eastAsia="Times New Roman" w:hAnsi="Times New Roman" w:cs="Times New Roman"/>
        </w:rPr>
        <w:fldChar w:fldCharType="end"/>
      </w:r>
      <w:r w:rsidRPr="00F335A6">
        <w:rPr>
          <w:rFonts w:ascii="Times New Roman" w:eastAsia="Times New Roman" w:hAnsi="Times New Roman" w:cs="Times New Roman"/>
        </w:rPr>
        <w:t>.</w:t>
      </w:r>
      <w:r>
        <w:rPr>
          <w:rFonts w:ascii="Times New Roman" w:eastAsia="Times New Roman" w:hAnsi="Times New Roman" w:cs="Times New Roman"/>
        </w:rPr>
        <w:t xml:space="preserve"> </w:t>
      </w:r>
    </w:p>
    <w:p w14:paraId="4D21DBE4" w14:textId="77777777" w:rsidR="00CE2CA0" w:rsidRDefault="00CE2CA0" w:rsidP="001643E6">
      <w:pPr>
        <w:spacing w:after="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practice, the starting point is a clear statement of the inferential objective and the precision it demands, since this determines whether effort should prioritize spatial coverage or the resolution of fine-scale autocorrelation. This is complemented by a prior estimate of the target taxon's spatial autocorrelation, drawn from published geostatistical fits, a pilot survey, or the depth-related pattern reported here, which the planner uses (Eq. 6–7) to characterize the </w:t>
      </w:r>
      <w:r>
        <w:rPr>
          <w:rFonts w:ascii="Times New Roman" w:eastAsia="Times New Roman" w:hAnsi="Times New Roman" w:cs="Times New Roman"/>
        </w:rPr>
        <w:lastRenderedPageBreak/>
        <w:t>relationship between sampling density (E) and expected accuracy. From this relationship, a sampling density can be identified beyond which additional effort yields diminishing returns relative to the precision required. Because the length-scale parameter cannot be recovered from a uniformly thinned grid, the resulting design should also be assessed for its inclusion of both widely and closely spaced station pairs. In multispecies programmes, these considerations are most appropriately governed by the patchiest taxon the survey is intended to resolve.</w:t>
      </w:r>
    </w:p>
    <w:p w14:paraId="26FD8EF3" w14:textId="77777777" w:rsidR="00820F4B" w:rsidRDefault="00000000" w:rsidP="00CE2CA0">
      <w:pPr>
        <w:pStyle w:val="p3"/>
        <w:spacing w:line="480" w:lineRule="auto"/>
        <w:ind w:firstLine="720"/>
      </w:pPr>
      <w:r>
        <w:t>Applied to existing programs this yields a concrete conclusion. The West Coast eDNA grid analy</w:t>
      </w:r>
      <w:r w:rsidR="00CE2CA0">
        <w:t>z</w:t>
      </w:r>
      <w:r>
        <w:t>ed here (3.6 samples per 10,000 km</w:t>
      </w:r>
      <w:r>
        <w:rPr>
          <w:vertAlign w:val="superscript"/>
        </w:rPr>
        <w:t>2</w:t>
      </w:r>
      <w:r>
        <w:t xml:space="preserve"> per depth layer) and the CalCOFI 75-station grid (3.4 samples per 10,000 km</w:t>
      </w:r>
      <w:r>
        <w:rPr>
          <w:vertAlign w:val="superscript"/>
        </w:rPr>
        <w:t>2</w:t>
      </w:r>
      <w:r>
        <w:t>) already sit close to the effort at which returns diminish for smoothly distributed species and for estimating depth-specific means, so programs whose primary product is an abundance index need not expand. Programs intended to map patchily distributed taxa, including several forage and mesopelagic species examined here, are under-sampled by a factor of roughly two to three, and that shortfall is spatial rather than analytical</w:t>
      </w:r>
      <w:r w:rsidR="00820F4B">
        <w:t xml:space="preserve"> (</w:t>
      </w:r>
      <w:r>
        <w:t>it cannot be recovered by sequencing more deeply or filtering more water at stations already occupied</w:t>
      </w:r>
      <w:r w:rsidR="00820F4B">
        <w:t>)</w:t>
      </w:r>
      <w:r>
        <w:t xml:space="preserve">. </w:t>
      </w:r>
    </w:p>
    <w:p w14:paraId="6861C0F0" w14:textId="77777777" w:rsidR="002E285D" w:rsidRDefault="00CE2CA0" w:rsidP="00CE2CA0">
      <w:pPr>
        <w:pStyle w:val="p3"/>
        <w:spacing w:line="480" w:lineRule="auto"/>
        <w:ind w:firstLine="720"/>
      </w:pPr>
      <w:r>
        <w:t>For managers and survey designers the practical message is that effort should be set by the patchiness of the taxa a programme is required to resolve and by the decision the data must support, and that both can be specified in advance rather than discovered afterwards. Nevertheless, across the scenarios considered here and the spatial domain used in this study, sampling effort of 4 - 9 samples per 10,000 km</w:t>
      </w:r>
      <w:r>
        <w:rPr>
          <w:vertAlign w:val="superscript"/>
        </w:rPr>
        <w:t>2</w:t>
      </w:r>
      <w:r>
        <w:t xml:space="preserve"> per depth layer marked the point at which diminishing returns became apparent given species-specific spatial autocorrelation. We therefore recommend that eDNA surveys report estimated length-scales alongside detection or </w:t>
      </w:r>
      <w:r>
        <w:lastRenderedPageBreak/>
        <w:t xml:space="preserve">concentration results; as such estimates accumulate, taxon- and region-specific priors will make prospective design routine rather than bespoke, and recalibrated coefficients can be entered directly into the planner. </w:t>
      </w:r>
    </w:p>
    <w:p w14:paraId="0933AE07" w14:textId="77777777" w:rsidR="00BD1D03" w:rsidRDefault="00000000">
      <w:pPr>
        <w:pStyle w:val="Heading1"/>
        <w:spacing w:before="0" w:after="0" w:line="480" w:lineRule="auto"/>
      </w:pPr>
      <w:r>
        <w:t>Acknowledgments</w:t>
      </w:r>
    </w:p>
    <w:p w14:paraId="1EA7F92B" w14:textId="77777777" w:rsidR="00BD1D03" w:rsidRDefault="00000000">
      <w:pPr>
        <w:pStyle w:val="BodyText"/>
        <w:spacing w:line="480" w:lineRule="auto"/>
        <w:ind w:firstLine="720"/>
      </w:pPr>
      <w:r>
        <w:t>This material is based upon research supported by the Office of Naval Research under Award Number N00014-22-1-2719 and support from the National Marine Fisheries Service’s Genomic Strategic Initiative. Any use of trade, firm, or product names is for descriptive purposes only and does not imply endorsement by the U.S. Government.</w:t>
      </w:r>
    </w:p>
    <w:p w14:paraId="2D0EAA0F" w14:textId="77777777" w:rsidR="00BD1D03" w:rsidRDefault="00000000">
      <w:pPr>
        <w:pStyle w:val="Heading1"/>
        <w:spacing w:before="0" w:after="0" w:line="480" w:lineRule="auto"/>
      </w:pPr>
      <w:r>
        <w:t>Author contributions</w:t>
      </w:r>
    </w:p>
    <w:p w14:paraId="269EC736" w14:textId="77777777" w:rsidR="00BD1D03" w:rsidRDefault="00000000">
      <w:pPr>
        <w:pStyle w:val="BodyText"/>
        <w:spacing w:line="480" w:lineRule="auto"/>
        <w:ind w:firstLine="720"/>
      </w:pPr>
      <w:r>
        <w:t>Gledis Guri conceived the study, developed the methodology and the survey planner, performed the analyses and wrote the manuscript; Andrew O. Shelton contributed to the methodology, funding acquisition, data interpretation and discussion; Ryan P. Kelly contributed to conceptualization, funding acquisition, data interpretation and discussion; Owen R. Liu contributed to data interpretation and discussion; Krista M. Nichols contributed to conceptualization, funding acquisition and discussion. All authors contributed critically to the drafts and gave final approval for publication.</w:t>
      </w:r>
    </w:p>
    <w:p w14:paraId="344D1A37" w14:textId="77777777" w:rsidR="00BD1D03" w:rsidRDefault="00000000">
      <w:pPr>
        <w:pStyle w:val="Heading1"/>
        <w:spacing w:before="0" w:after="0" w:line="480" w:lineRule="auto"/>
      </w:pPr>
      <w:r>
        <w:t>Conflict of interest statement</w:t>
      </w:r>
    </w:p>
    <w:p w14:paraId="0CF38148" w14:textId="77777777" w:rsidR="00BD1D03" w:rsidRDefault="00000000">
      <w:pPr>
        <w:pStyle w:val="BodyText"/>
        <w:spacing w:line="480" w:lineRule="auto"/>
        <w:ind w:firstLine="720"/>
      </w:pPr>
      <w:r>
        <w:t>The authors declare no conflicts of interest.</w:t>
      </w:r>
    </w:p>
    <w:p w14:paraId="74B35DB3" w14:textId="77777777" w:rsidR="0032076E" w:rsidRPr="002877EE" w:rsidRDefault="00625110" w:rsidP="001643E6">
      <w:pPr>
        <w:spacing w:after="0" w:line="480" w:lineRule="auto"/>
        <w:rPr>
          <w:rFonts w:ascii="Times New Roman" w:eastAsiaTheme="majorEastAsia" w:hAnsi="Times New Roman" w:cstheme="majorBidi"/>
          <w:b/>
          <w:sz w:val="28"/>
          <w:szCs w:val="40"/>
        </w:rPr>
      </w:pPr>
      <w:bookmarkStart w:id="43" w:name="fig:mu_rho_N"/>
      <w:bookmarkStart w:id="44" w:name="appendix"/>
      <w:bookmarkEnd w:id="36"/>
      <w:bookmarkEnd w:id="37"/>
      <w:r w:rsidRPr="00625110">
        <w:rPr>
          <w:b/>
          <w:bCs/>
          <w:iCs/>
          <w:szCs w:val="28"/>
        </w:rPr>
        <w:t>Refere</w:t>
      </w:r>
      <w:r w:rsidR="00C10BA1">
        <w:rPr>
          <w:b/>
          <w:bCs/>
          <w:iCs/>
          <w:szCs w:val="28"/>
        </w:rPr>
        <w:t>n</w:t>
      </w:r>
      <w:r w:rsidRPr="00625110">
        <w:rPr>
          <w:b/>
          <w:bCs/>
          <w:iCs/>
          <w:szCs w:val="28"/>
        </w:rPr>
        <w:t>ces</w:t>
      </w:r>
    </w:p>
    <w:bookmarkEnd w:id="43"/>
    <w:bookmarkEnd w:id="44"/>
    <w:p w14:paraId="201EA539" w14:textId="77777777" w:rsidR="0092112F" w:rsidRPr="0092112F" w:rsidRDefault="00F553D1" w:rsidP="00DF3B3E">
      <w:pPr>
        <w:pStyle w:val="Bibliography"/>
        <w:rPr>
          <w:rFonts w:cs="Times New Roman"/>
        </w:rPr>
      </w:pPr>
      <w:r w:rsidRPr="007A589B">
        <w:fldChar w:fldCharType="begin"/>
      </w:r>
      <w:r w:rsidR="001C4DF2">
        <w:instrText xml:space="preserve"> ADDIN ZOTERO_BIBL {"uncited":[],"omitted":[],"custom":[]} CSL_BIBLIOGRAPHY </w:instrText>
      </w:r>
      <w:r w:rsidRPr="007A589B">
        <w:fldChar w:fldCharType="separate"/>
      </w:r>
      <w:r w:rsidR="0092112F" w:rsidRPr="0092112F">
        <w:rPr>
          <w:rFonts w:cs="Times New Roman"/>
        </w:rPr>
        <w:t xml:space="preserve">Baetscher, D. S., Omori, K. L., Goethel, D. R., Shelton, A. O., Berger, A. M., Ledger, K. J., Nichols, K. M., &amp; Larson, W. A. (2025). The Pragmatic Sceptic: A Practical Approach </w:t>
      </w:r>
      <w:r w:rsidR="0092112F" w:rsidRPr="0092112F">
        <w:rPr>
          <w:rFonts w:cs="Times New Roman"/>
        </w:rPr>
        <w:lastRenderedPageBreak/>
        <w:t xml:space="preserve">for Integrating Environmental </w:t>
      </w:r>
      <w:r w:rsidR="0092112F" w:rsidRPr="0092112F">
        <w:rPr>
          <w:rFonts w:cs="Times New Roman"/>
          <w:smallCaps/>
        </w:rPr>
        <w:t>DNA</w:t>
      </w:r>
      <w:r w:rsidR="0092112F" w:rsidRPr="0092112F">
        <w:rPr>
          <w:rFonts w:cs="Times New Roman"/>
        </w:rPr>
        <w:t xml:space="preserve"> Into Marine Stock Assessment and Fisheries Management. </w:t>
      </w:r>
      <w:r w:rsidR="0092112F" w:rsidRPr="0092112F">
        <w:rPr>
          <w:rFonts w:cs="Times New Roman"/>
          <w:i/>
          <w:iCs/>
        </w:rPr>
        <w:t>Fish and Fisheries</w:t>
      </w:r>
      <w:r w:rsidR="0092112F" w:rsidRPr="0092112F">
        <w:rPr>
          <w:rFonts w:cs="Times New Roman"/>
        </w:rPr>
        <w:t>, faf.70001. https://doi.org/10.1111/faf.70001</w:t>
      </w:r>
    </w:p>
    <w:p w14:paraId="52B545A9" w14:textId="77777777" w:rsidR="0092112F" w:rsidRPr="0092112F" w:rsidRDefault="0092112F" w:rsidP="00DF3B3E">
      <w:pPr>
        <w:pStyle w:val="Bibliography"/>
        <w:rPr>
          <w:rFonts w:cs="Times New Roman"/>
        </w:rPr>
      </w:pPr>
      <w:r w:rsidRPr="0092112F">
        <w:rPr>
          <w:rFonts w:cs="Times New Roman"/>
        </w:rPr>
        <w:t xml:space="preserve">Bessey, C., Jarman, S. N., Berry, O., Olsen, Y. S., Bunce, M., Simpson, T., Power, M., McLaughlin, J., Edgar, G. J., &amp; Keesing, J. (2020). Maximizing fish detection with eDNA metabarcoding. </w:t>
      </w:r>
      <w:r w:rsidRPr="0092112F">
        <w:rPr>
          <w:rFonts w:cs="Times New Roman"/>
          <w:i/>
          <w:iCs/>
        </w:rPr>
        <w:t>Environmental DNA</w:t>
      </w:r>
      <w:r w:rsidRPr="0092112F">
        <w:rPr>
          <w:rFonts w:cs="Times New Roman"/>
        </w:rPr>
        <w:t xml:space="preserve">, </w:t>
      </w:r>
      <w:r w:rsidRPr="0092112F">
        <w:rPr>
          <w:rFonts w:cs="Times New Roman"/>
          <w:i/>
          <w:iCs/>
        </w:rPr>
        <w:t>2</w:t>
      </w:r>
      <w:r w:rsidRPr="0092112F">
        <w:rPr>
          <w:rFonts w:cs="Times New Roman"/>
        </w:rPr>
        <w:t>(4), 493–504. https://doi.org/10.1002/edn3.74</w:t>
      </w:r>
    </w:p>
    <w:p w14:paraId="0F3E48F4" w14:textId="77777777" w:rsidR="0092112F" w:rsidRPr="0092112F" w:rsidRDefault="0092112F" w:rsidP="00DF3B3E">
      <w:pPr>
        <w:pStyle w:val="Bibliography"/>
        <w:rPr>
          <w:rFonts w:cs="Times New Roman"/>
        </w:rPr>
      </w:pPr>
      <w:r w:rsidRPr="0092112F">
        <w:rPr>
          <w:rFonts w:cs="Times New Roman"/>
        </w:rPr>
        <w:t xml:space="preserve">Brandão‐Dias, P. F. P., Hallack, D. M. C., Snyder, E. D., Tank, J. L., Bolster, D., Volponi, S., Shogren, A. J., Lamberti, G. A., Bibby, K., &amp; Egan, S. P. (2023). Particle size influences decay rates of environmental DNA in aquatic systems. </w:t>
      </w:r>
      <w:r w:rsidRPr="0092112F">
        <w:rPr>
          <w:rFonts w:cs="Times New Roman"/>
          <w:i/>
          <w:iCs/>
        </w:rPr>
        <w:t>Molecular Ecology Resources</w:t>
      </w:r>
      <w:r w:rsidRPr="0092112F">
        <w:rPr>
          <w:rFonts w:cs="Times New Roman"/>
        </w:rPr>
        <w:t xml:space="preserve">, </w:t>
      </w:r>
      <w:r w:rsidRPr="0092112F">
        <w:rPr>
          <w:rFonts w:cs="Times New Roman"/>
          <w:i/>
          <w:iCs/>
        </w:rPr>
        <w:t>23</w:t>
      </w:r>
      <w:r w:rsidRPr="0092112F">
        <w:rPr>
          <w:rFonts w:cs="Times New Roman"/>
        </w:rPr>
        <w:t>(4), 756–770. https://doi.org/10.1111/1755-0998.13751</w:t>
      </w:r>
    </w:p>
    <w:p w14:paraId="638162F9" w14:textId="77777777" w:rsidR="0092112F" w:rsidRPr="0092112F" w:rsidRDefault="0092112F" w:rsidP="00DF3B3E">
      <w:pPr>
        <w:pStyle w:val="Bibliography"/>
        <w:rPr>
          <w:rFonts w:cs="Times New Roman"/>
        </w:rPr>
      </w:pPr>
      <w:r w:rsidRPr="0092112F">
        <w:rPr>
          <w:rFonts w:cs="Times New Roman"/>
        </w:rPr>
        <w:t xml:space="preserve">Dormann, C. F., McPherson, J. M., Araújo, M. B., Bivand, R., Bolliger, J., Carl, G., Davies, R. G., Hirzel, A., Jetz, W., Daniel Kissling, W., Kühn, I., Ohlemüller, R., Peres‐Neto, P. R., Reineking, B., Schröder, B., Schurr, F. M., &amp; Wilson, R. (2007). Methods to account for spatial autocorrelation in the analysis of species distributional data: A review. </w:t>
      </w:r>
      <w:r w:rsidRPr="0092112F">
        <w:rPr>
          <w:rFonts w:cs="Times New Roman"/>
          <w:i/>
          <w:iCs/>
        </w:rPr>
        <w:t>Ecography</w:t>
      </w:r>
      <w:r w:rsidRPr="0092112F">
        <w:rPr>
          <w:rFonts w:cs="Times New Roman"/>
        </w:rPr>
        <w:t xml:space="preserve">, </w:t>
      </w:r>
      <w:r w:rsidRPr="0092112F">
        <w:rPr>
          <w:rFonts w:cs="Times New Roman"/>
          <w:i/>
          <w:iCs/>
        </w:rPr>
        <w:t>30</w:t>
      </w:r>
      <w:r w:rsidRPr="0092112F">
        <w:rPr>
          <w:rFonts w:cs="Times New Roman"/>
        </w:rPr>
        <w:t>(5), 609–628. https://doi.org/10.1111/j.2007.0906-7590.05171.x</w:t>
      </w:r>
    </w:p>
    <w:p w14:paraId="75BEDC58" w14:textId="77777777" w:rsidR="0092112F" w:rsidRPr="0092112F" w:rsidRDefault="0092112F" w:rsidP="00DF3B3E">
      <w:pPr>
        <w:pStyle w:val="Bibliography"/>
        <w:rPr>
          <w:rFonts w:cs="Times New Roman"/>
        </w:rPr>
      </w:pPr>
      <w:r w:rsidRPr="0092112F">
        <w:rPr>
          <w:rFonts w:cs="Times New Roman"/>
        </w:rPr>
        <w:t xml:space="preserve">Fortin, M.-J., Drapeau, P., &amp; Legendre, P. (1989). Spatial autocorrelation and sampling design in plant ecology. </w:t>
      </w:r>
      <w:r w:rsidRPr="0092112F">
        <w:rPr>
          <w:rFonts w:cs="Times New Roman"/>
          <w:i/>
          <w:iCs/>
        </w:rPr>
        <w:t>Vegetatio</w:t>
      </w:r>
      <w:r w:rsidRPr="0092112F">
        <w:rPr>
          <w:rFonts w:cs="Times New Roman"/>
        </w:rPr>
        <w:t xml:space="preserve">, </w:t>
      </w:r>
      <w:r w:rsidRPr="0092112F">
        <w:rPr>
          <w:rFonts w:cs="Times New Roman"/>
          <w:i/>
          <w:iCs/>
        </w:rPr>
        <w:t>83</w:t>
      </w:r>
      <w:r w:rsidRPr="0092112F">
        <w:rPr>
          <w:rFonts w:cs="Times New Roman"/>
        </w:rPr>
        <w:t>(1–2), 209–222. https://doi.org/10.1007/BF00031693</w:t>
      </w:r>
    </w:p>
    <w:p w14:paraId="36181FC5" w14:textId="77777777" w:rsidR="0092112F" w:rsidRPr="0092112F" w:rsidRDefault="0092112F" w:rsidP="00DF3B3E">
      <w:pPr>
        <w:pStyle w:val="Bibliography"/>
        <w:rPr>
          <w:rFonts w:cs="Times New Roman"/>
        </w:rPr>
      </w:pPr>
      <w:r w:rsidRPr="0092112F">
        <w:rPr>
          <w:rFonts w:cs="Times New Roman"/>
        </w:rPr>
        <w:t xml:space="preserve">Fukaya, K., Murakami, H., Yoon, S., Minami, K., Osada, Y., Yamamoto, S., Masuda, R., Kasai, A., Miyashita, K., Minamoto, T., &amp; Kondoh, M. (2021). Estimating fish population abundance by integrating quantitative data on environmental DNA and hydrodynamic modelling. </w:t>
      </w:r>
      <w:r w:rsidRPr="0092112F">
        <w:rPr>
          <w:rFonts w:cs="Times New Roman"/>
          <w:i/>
          <w:iCs/>
        </w:rPr>
        <w:t>Molecular Ecology</w:t>
      </w:r>
      <w:r w:rsidRPr="0092112F">
        <w:rPr>
          <w:rFonts w:cs="Times New Roman"/>
        </w:rPr>
        <w:t xml:space="preserve">, </w:t>
      </w:r>
      <w:r w:rsidRPr="0092112F">
        <w:rPr>
          <w:rFonts w:cs="Times New Roman"/>
          <w:i/>
          <w:iCs/>
        </w:rPr>
        <w:t>30</w:t>
      </w:r>
      <w:r w:rsidRPr="0092112F">
        <w:rPr>
          <w:rFonts w:cs="Times New Roman"/>
        </w:rPr>
        <w:t>(13), 3057–3067. https://doi.org/10.1111/mec.15530</w:t>
      </w:r>
    </w:p>
    <w:p w14:paraId="56878F86" w14:textId="77777777" w:rsidR="0092112F" w:rsidRPr="0092112F" w:rsidRDefault="0092112F" w:rsidP="00DF3B3E">
      <w:pPr>
        <w:pStyle w:val="Bibliography"/>
        <w:rPr>
          <w:rFonts w:cs="Times New Roman"/>
        </w:rPr>
      </w:pPr>
      <w:r w:rsidRPr="0092112F">
        <w:rPr>
          <w:rFonts w:cs="Times New Roman"/>
        </w:rPr>
        <w:lastRenderedPageBreak/>
        <w:t xml:space="preserve">García‐Machado, E., Normandeau, E., Côté, G., Caza‐Allard, I., Babin, C., &amp; Bernatchez, L. (2024). Evaluating Sampling Designs to Survey Fish Diversity in Lakes From Northern Temperate Zones. </w:t>
      </w:r>
      <w:r w:rsidRPr="0092112F">
        <w:rPr>
          <w:rFonts w:cs="Times New Roman"/>
          <w:i/>
          <w:iCs/>
        </w:rPr>
        <w:t>Environmental DNA</w:t>
      </w:r>
      <w:r w:rsidRPr="0092112F">
        <w:rPr>
          <w:rFonts w:cs="Times New Roman"/>
        </w:rPr>
        <w:t xml:space="preserve">, </w:t>
      </w:r>
      <w:r w:rsidRPr="0092112F">
        <w:rPr>
          <w:rFonts w:cs="Times New Roman"/>
          <w:i/>
          <w:iCs/>
        </w:rPr>
        <w:t>6</w:t>
      </w:r>
      <w:r w:rsidRPr="0092112F">
        <w:rPr>
          <w:rFonts w:cs="Times New Roman"/>
        </w:rPr>
        <w:t>(6), e70015. https://doi.org/10.1002/edn3.70015</w:t>
      </w:r>
    </w:p>
    <w:p w14:paraId="2999E20B" w14:textId="77777777" w:rsidR="0092112F" w:rsidRPr="0092112F" w:rsidRDefault="0092112F" w:rsidP="00DF3B3E">
      <w:pPr>
        <w:pStyle w:val="Bibliography"/>
        <w:rPr>
          <w:rFonts w:cs="Times New Roman"/>
        </w:rPr>
      </w:pPr>
      <w:r w:rsidRPr="0092112F">
        <w:rPr>
          <w:rFonts w:cs="Times New Roman"/>
        </w:rPr>
        <w:t xml:space="preserve">Gloor, G. B., Macklaim, J. M., Pawlowsky-Glahn, V., &amp; Egozcue, J. J. (2017). Microbiome Datasets Are Compositional: And This Is Not Optional. </w:t>
      </w:r>
      <w:r w:rsidRPr="0092112F">
        <w:rPr>
          <w:rFonts w:cs="Times New Roman"/>
          <w:i/>
          <w:iCs/>
        </w:rPr>
        <w:t>Frontiers in Microbiology</w:t>
      </w:r>
      <w:r w:rsidRPr="0092112F">
        <w:rPr>
          <w:rFonts w:cs="Times New Roman"/>
        </w:rPr>
        <w:t xml:space="preserve">, </w:t>
      </w:r>
      <w:r w:rsidRPr="0092112F">
        <w:rPr>
          <w:rFonts w:cs="Times New Roman"/>
          <w:i/>
          <w:iCs/>
        </w:rPr>
        <w:t>8</w:t>
      </w:r>
      <w:r w:rsidRPr="0092112F">
        <w:rPr>
          <w:rFonts w:cs="Times New Roman"/>
        </w:rPr>
        <w:t>, 2224. https://doi.org/10.3389/fmicb.2017.02224</w:t>
      </w:r>
    </w:p>
    <w:p w14:paraId="0F819C16" w14:textId="77777777" w:rsidR="0092112F" w:rsidRPr="0092112F" w:rsidRDefault="0092112F" w:rsidP="00DF3B3E">
      <w:pPr>
        <w:pStyle w:val="Bibliography"/>
        <w:rPr>
          <w:rFonts w:cs="Times New Roman"/>
        </w:rPr>
      </w:pPr>
      <w:r w:rsidRPr="0092112F">
        <w:rPr>
          <w:rFonts w:cs="Times New Roman"/>
        </w:rPr>
        <w:t xml:space="preserve">Gold, Z., Sprague, J., Kushner, D. J., Marin, E. Z., &amp; Barber, P. H. (2021). eDNA metabarcoding as a biomonitoring tool for marine protected areas. </w:t>
      </w:r>
      <w:r w:rsidRPr="0092112F">
        <w:rPr>
          <w:rFonts w:cs="Times New Roman"/>
          <w:i/>
          <w:iCs/>
        </w:rPr>
        <w:t>PLoS ONE</w:t>
      </w:r>
      <w:r w:rsidRPr="0092112F">
        <w:rPr>
          <w:rFonts w:cs="Times New Roman"/>
        </w:rPr>
        <w:t xml:space="preserve">, </w:t>
      </w:r>
      <w:r w:rsidRPr="0092112F">
        <w:rPr>
          <w:rFonts w:cs="Times New Roman"/>
          <w:i/>
          <w:iCs/>
        </w:rPr>
        <w:t>16</w:t>
      </w:r>
      <w:r w:rsidRPr="0092112F">
        <w:rPr>
          <w:rFonts w:cs="Times New Roman"/>
        </w:rPr>
        <w:t>(2 February 2021), 1–19. https://doi.org/10.1371/journal.pone.0238557</w:t>
      </w:r>
    </w:p>
    <w:p w14:paraId="7A4DB488" w14:textId="77777777" w:rsidR="00BD1D03" w:rsidRDefault="00000000">
      <w:pPr>
        <w:pStyle w:val="Bibliography"/>
      </w:pPr>
      <w:r>
        <w:t xml:space="preserve">Guri, G. (2026). </w:t>
      </w:r>
      <w:r>
        <w:rPr>
          <w:i/>
        </w:rPr>
        <w:t>Smart eDNA sampling strategies: Spatial autocorrelation can guide efficient survey design</w:t>
      </w:r>
      <w:r>
        <w:t xml:space="preserve"> [Data set]. Zenodo. https://doi.org/10.5281/zenodo.21141367</w:t>
      </w:r>
    </w:p>
    <w:p w14:paraId="1213BC9F" w14:textId="77777777" w:rsidR="0092112F" w:rsidRPr="0092112F" w:rsidRDefault="0092112F" w:rsidP="00DF3B3E">
      <w:pPr>
        <w:pStyle w:val="Bibliography"/>
        <w:rPr>
          <w:rFonts w:cs="Times New Roman"/>
        </w:rPr>
      </w:pPr>
      <w:r w:rsidRPr="0092112F">
        <w:rPr>
          <w:rFonts w:cs="Times New Roman"/>
        </w:rPr>
        <w:t xml:space="preserve">Guri, G., Liu, O. R., Kelly, R. P., Shaffer, M. R., Parsons, K. M., Ramón-Laca, A., Nichols, K. M., Brandão-Dias, P. F. P., Wells, A., &amp; Shelton, A. O. (2025). </w:t>
      </w:r>
      <w:r w:rsidRPr="0092112F">
        <w:rPr>
          <w:rFonts w:cs="Times New Roman"/>
          <w:i/>
          <w:iCs/>
        </w:rPr>
        <w:t>Quantitative, Multispecies Monitoring at a Continental Scale</w:t>
      </w:r>
      <w:r w:rsidRPr="0092112F">
        <w:rPr>
          <w:rFonts w:cs="Times New Roman"/>
        </w:rPr>
        <w:t>. Ecology. https://doi.org/10.1101/2025.10.30.685180</w:t>
      </w:r>
    </w:p>
    <w:p w14:paraId="1A37D2F1" w14:textId="77777777" w:rsidR="0092112F" w:rsidRPr="0092112F" w:rsidRDefault="0092112F" w:rsidP="00DF3B3E">
      <w:pPr>
        <w:pStyle w:val="Bibliography"/>
        <w:rPr>
          <w:rFonts w:cs="Times New Roman"/>
        </w:rPr>
      </w:pPr>
      <w:r w:rsidRPr="0092112F">
        <w:rPr>
          <w:rFonts w:cs="Times New Roman"/>
        </w:rPr>
        <w:t xml:space="preserve">Guri, G., Shelton, A. O., Kelly, R. P., Yoccoz, N., Johansen, T., Præbel, K., Hanebrekke, T., Ray, J. L., Fall, J., &amp; Westgaard, J.-I. (2024). Predicting trawl catches using environmental DNA. </w:t>
      </w:r>
      <w:r w:rsidRPr="0092112F">
        <w:rPr>
          <w:rFonts w:cs="Times New Roman"/>
          <w:i/>
          <w:iCs/>
        </w:rPr>
        <w:t>ICES Journal of Marine Science</w:t>
      </w:r>
      <w:r w:rsidRPr="0092112F">
        <w:rPr>
          <w:rFonts w:cs="Times New Roman"/>
        </w:rPr>
        <w:t>, fsae097. https://doi.org/10.1093/icesjms/fsae097</w:t>
      </w:r>
    </w:p>
    <w:p w14:paraId="6AA41D59" w14:textId="77777777" w:rsidR="0092112F" w:rsidRPr="0092112F" w:rsidRDefault="0092112F" w:rsidP="00DF3B3E">
      <w:pPr>
        <w:pStyle w:val="Bibliography"/>
        <w:rPr>
          <w:rFonts w:cs="Times New Roman"/>
        </w:rPr>
      </w:pPr>
      <w:r w:rsidRPr="0092112F">
        <w:rPr>
          <w:rFonts w:cs="Times New Roman"/>
        </w:rPr>
        <w:t xml:space="preserve">Jo, T. S., Murakami, H., &amp; Nakadai, R. (2025). Spatial dispersal of environmental DNA particles in lentic and marine ecosystems: An overview and synthesis. </w:t>
      </w:r>
      <w:r w:rsidRPr="0092112F">
        <w:rPr>
          <w:rFonts w:cs="Times New Roman"/>
          <w:i/>
          <w:iCs/>
        </w:rPr>
        <w:t>Ecological Indicators</w:t>
      </w:r>
      <w:r w:rsidRPr="0092112F">
        <w:rPr>
          <w:rFonts w:cs="Times New Roman"/>
        </w:rPr>
        <w:t xml:space="preserve">, </w:t>
      </w:r>
      <w:r w:rsidRPr="0092112F">
        <w:rPr>
          <w:rFonts w:cs="Times New Roman"/>
          <w:i/>
          <w:iCs/>
        </w:rPr>
        <w:t>174</w:t>
      </w:r>
      <w:r w:rsidRPr="0092112F">
        <w:rPr>
          <w:rFonts w:cs="Times New Roman"/>
        </w:rPr>
        <w:t>, 113469. https://doi.org/10.1016/j.ecolind.2025.113469</w:t>
      </w:r>
    </w:p>
    <w:p w14:paraId="3506C935" w14:textId="77777777" w:rsidR="0092112F" w:rsidRPr="0092112F" w:rsidRDefault="0092112F" w:rsidP="00DF3B3E">
      <w:pPr>
        <w:pStyle w:val="Bibliography"/>
        <w:rPr>
          <w:rFonts w:cs="Times New Roman"/>
        </w:rPr>
      </w:pPr>
      <w:r w:rsidRPr="0092112F">
        <w:rPr>
          <w:rFonts w:cs="Times New Roman"/>
        </w:rPr>
        <w:lastRenderedPageBreak/>
        <w:t xml:space="preserve">Kaufman, C. G., &amp; Shaby, B. A. (2013). The role of the range parameter for estimation and prediction in geostatistics. </w:t>
      </w:r>
      <w:r w:rsidRPr="0092112F">
        <w:rPr>
          <w:rFonts w:cs="Times New Roman"/>
          <w:i/>
          <w:iCs/>
        </w:rPr>
        <w:t>Biometrika</w:t>
      </w:r>
      <w:r w:rsidRPr="0092112F">
        <w:rPr>
          <w:rFonts w:cs="Times New Roman"/>
        </w:rPr>
        <w:t xml:space="preserve">, </w:t>
      </w:r>
      <w:r w:rsidRPr="0092112F">
        <w:rPr>
          <w:rFonts w:cs="Times New Roman"/>
          <w:i/>
          <w:iCs/>
        </w:rPr>
        <w:t>100</w:t>
      </w:r>
      <w:r w:rsidRPr="0092112F">
        <w:rPr>
          <w:rFonts w:cs="Times New Roman"/>
        </w:rPr>
        <w:t>(2), 473–484. https://doi.org/10.1093/biomet/ass079</w:t>
      </w:r>
    </w:p>
    <w:p w14:paraId="6061C2FB" w14:textId="77777777" w:rsidR="0092112F" w:rsidRPr="0092112F" w:rsidRDefault="0092112F" w:rsidP="00DF3B3E">
      <w:pPr>
        <w:pStyle w:val="Bibliography"/>
        <w:rPr>
          <w:rFonts w:cs="Times New Roman"/>
        </w:rPr>
      </w:pPr>
      <w:r w:rsidRPr="0092112F">
        <w:rPr>
          <w:rFonts w:cs="Times New Roman"/>
        </w:rPr>
        <w:t xml:space="preserve">Kelly, R. P., Shelton, A. O., &amp; Gallego, R. (2019). Understanding PCR Processes to Draw Meaningful Conclusions from Environmental DNA Studies. </w:t>
      </w:r>
      <w:r w:rsidRPr="0092112F">
        <w:rPr>
          <w:rFonts w:cs="Times New Roman"/>
          <w:i/>
          <w:iCs/>
        </w:rPr>
        <w:t>Scientific Reports</w:t>
      </w:r>
      <w:r w:rsidRPr="0092112F">
        <w:rPr>
          <w:rFonts w:cs="Times New Roman"/>
        </w:rPr>
        <w:t xml:space="preserve">, </w:t>
      </w:r>
      <w:r w:rsidRPr="0092112F">
        <w:rPr>
          <w:rFonts w:cs="Times New Roman"/>
          <w:i/>
          <w:iCs/>
        </w:rPr>
        <w:t>9</w:t>
      </w:r>
      <w:r w:rsidRPr="0092112F">
        <w:rPr>
          <w:rFonts w:cs="Times New Roman"/>
        </w:rPr>
        <w:t>(1), 1–14. https://doi.org/10.1038/s41598-019-48546-x</w:t>
      </w:r>
    </w:p>
    <w:p w14:paraId="2181F106" w14:textId="77777777" w:rsidR="0092112F" w:rsidRPr="0092112F" w:rsidRDefault="0092112F" w:rsidP="00DF3B3E">
      <w:pPr>
        <w:pStyle w:val="Bibliography"/>
        <w:rPr>
          <w:rFonts w:cs="Times New Roman"/>
        </w:rPr>
      </w:pPr>
      <w:r w:rsidRPr="0092112F">
        <w:rPr>
          <w:rFonts w:cs="Times New Roman"/>
        </w:rPr>
        <w:t xml:space="preserve">Kirtane, A., Wieczorek, D., Noji, T., Baskin, L., Ober, C., Plosica, R., Chenoweth, A., Lynch, K., &amp; Sassoubre, L. (2021). Quantification of Environmental DNA (eDNA) shedding and decay rates for three commercially harvested fish species and comparison between eDNA detection and trawl catches. </w:t>
      </w:r>
      <w:r w:rsidRPr="0092112F">
        <w:rPr>
          <w:rFonts w:cs="Times New Roman"/>
          <w:i/>
          <w:iCs/>
        </w:rPr>
        <w:t>Environmental DNA</w:t>
      </w:r>
      <w:r w:rsidRPr="0092112F">
        <w:rPr>
          <w:rFonts w:cs="Times New Roman"/>
        </w:rPr>
        <w:t xml:space="preserve">, </w:t>
      </w:r>
      <w:r w:rsidRPr="0092112F">
        <w:rPr>
          <w:rFonts w:cs="Times New Roman"/>
          <w:i/>
          <w:iCs/>
        </w:rPr>
        <w:t>3</w:t>
      </w:r>
      <w:r w:rsidRPr="0092112F">
        <w:rPr>
          <w:rFonts w:cs="Times New Roman"/>
        </w:rPr>
        <w:t>(6), 1142–1155. https://doi.org/10.1002/edn3.236</w:t>
      </w:r>
    </w:p>
    <w:p w14:paraId="110844DB" w14:textId="77777777" w:rsidR="0092112F" w:rsidRPr="0092112F" w:rsidRDefault="0092112F" w:rsidP="00DF3B3E">
      <w:pPr>
        <w:pStyle w:val="Bibliography"/>
        <w:rPr>
          <w:rFonts w:cs="Times New Roman"/>
        </w:rPr>
      </w:pPr>
      <w:r w:rsidRPr="0092112F">
        <w:rPr>
          <w:rFonts w:cs="Times New Roman"/>
        </w:rPr>
        <w:t xml:space="preserve">Laroche, F. (2024). Efficient sampling designs to assess biodiversity spatial autocorrelation: Should we go fractal? </w:t>
      </w:r>
      <w:r w:rsidRPr="0092112F">
        <w:rPr>
          <w:rFonts w:cs="Times New Roman"/>
          <w:i/>
          <w:iCs/>
        </w:rPr>
        <w:t>Peer Community Journal</w:t>
      </w:r>
      <w:r w:rsidRPr="0092112F">
        <w:rPr>
          <w:rFonts w:cs="Times New Roman"/>
        </w:rPr>
        <w:t xml:space="preserve">, </w:t>
      </w:r>
      <w:r w:rsidRPr="0092112F">
        <w:rPr>
          <w:rFonts w:cs="Times New Roman"/>
          <w:i/>
          <w:iCs/>
        </w:rPr>
        <w:t>4</w:t>
      </w:r>
      <w:r w:rsidRPr="0092112F">
        <w:rPr>
          <w:rFonts w:cs="Times New Roman"/>
        </w:rPr>
        <w:t>, e76. https://doi.org/10.24072/pcjournal.454</w:t>
      </w:r>
    </w:p>
    <w:p w14:paraId="05463897" w14:textId="77777777" w:rsidR="0092112F" w:rsidRPr="0092112F" w:rsidRDefault="0092112F" w:rsidP="00DF3B3E">
      <w:pPr>
        <w:pStyle w:val="Bibliography"/>
        <w:rPr>
          <w:rFonts w:cs="Times New Roman"/>
        </w:rPr>
      </w:pPr>
      <w:r w:rsidRPr="0092112F">
        <w:rPr>
          <w:rFonts w:cs="Times New Roman"/>
        </w:rPr>
        <w:t xml:space="preserve">Lewy, P., &amp; Kristensen, K. (2009). Modelling the distribution of fish accounting for spatial correlation and overdispersion. </w:t>
      </w:r>
      <w:r w:rsidRPr="0092112F">
        <w:rPr>
          <w:rFonts w:cs="Times New Roman"/>
          <w:i/>
          <w:iCs/>
        </w:rPr>
        <w:t>Canadian Journal of Fisheries and Aquatic Sciences</w:t>
      </w:r>
      <w:r w:rsidRPr="0092112F">
        <w:rPr>
          <w:rFonts w:cs="Times New Roman"/>
        </w:rPr>
        <w:t xml:space="preserve">, </w:t>
      </w:r>
      <w:r w:rsidRPr="0092112F">
        <w:rPr>
          <w:rFonts w:cs="Times New Roman"/>
          <w:i/>
          <w:iCs/>
        </w:rPr>
        <w:t>66</w:t>
      </w:r>
      <w:r w:rsidRPr="0092112F">
        <w:rPr>
          <w:rFonts w:cs="Times New Roman"/>
        </w:rPr>
        <w:t>(10), 1809–1820. https://doi.org/10.1139/F09-114</w:t>
      </w:r>
    </w:p>
    <w:p w14:paraId="71F5A0B7" w14:textId="77777777" w:rsidR="0092112F" w:rsidRPr="0092112F" w:rsidRDefault="0092112F" w:rsidP="00DF3B3E">
      <w:pPr>
        <w:pStyle w:val="Bibliography"/>
        <w:rPr>
          <w:rFonts w:cs="Times New Roman"/>
        </w:rPr>
      </w:pPr>
      <w:r w:rsidRPr="0092112F">
        <w:rPr>
          <w:rFonts w:cs="Times New Roman"/>
        </w:rPr>
        <w:t xml:space="preserve">Liu, O. R., Shelton, A. O., Ramón-Laca, A., Nichols, K. M., Ward, E. J., Phillips, E. M., Zamon, J. E., Wells, A., &amp; Kelly, R. P. (2026). Mapping the marine distribution of eulachon (Thaleichthys pacificus) in the Northeast Pacific using environmental DNA. </w:t>
      </w:r>
      <w:r w:rsidRPr="0092112F">
        <w:rPr>
          <w:rFonts w:cs="Times New Roman"/>
          <w:i/>
          <w:iCs/>
        </w:rPr>
        <w:t>Communications Biology</w:t>
      </w:r>
      <w:r w:rsidRPr="0092112F">
        <w:rPr>
          <w:rFonts w:cs="Times New Roman"/>
        </w:rPr>
        <w:t xml:space="preserve">, </w:t>
      </w:r>
      <w:r w:rsidRPr="0092112F">
        <w:rPr>
          <w:rFonts w:cs="Times New Roman"/>
          <w:i/>
          <w:iCs/>
        </w:rPr>
        <w:t>9</w:t>
      </w:r>
      <w:r w:rsidRPr="0092112F">
        <w:rPr>
          <w:rFonts w:cs="Times New Roman"/>
        </w:rPr>
        <w:t>(1), 465. https://doi.org/10.1038/s42003-026-09733-5</w:t>
      </w:r>
    </w:p>
    <w:p w14:paraId="77237E98" w14:textId="77777777" w:rsidR="0092112F" w:rsidRPr="0092112F" w:rsidRDefault="0092112F" w:rsidP="00DF3B3E">
      <w:pPr>
        <w:pStyle w:val="Bibliography"/>
        <w:rPr>
          <w:rFonts w:cs="Times New Roman"/>
        </w:rPr>
      </w:pPr>
      <w:r w:rsidRPr="0092112F">
        <w:rPr>
          <w:rFonts w:cs="Times New Roman"/>
        </w:rPr>
        <w:lastRenderedPageBreak/>
        <w:t xml:space="preserve">Paciorek, C. J. (2010). The Importance of Scale for Spatial-Confounding Bias and Precision of Spatial Regression Estimators. </w:t>
      </w:r>
      <w:r w:rsidRPr="0092112F">
        <w:rPr>
          <w:rFonts w:cs="Times New Roman"/>
          <w:i/>
          <w:iCs/>
        </w:rPr>
        <w:t>Statistical Science</w:t>
      </w:r>
      <w:r w:rsidRPr="0092112F">
        <w:rPr>
          <w:rFonts w:cs="Times New Roman"/>
        </w:rPr>
        <w:t xml:space="preserve">, </w:t>
      </w:r>
      <w:r w:rsidRPr="0092112F">
        <w:rPr>
          <w:rFonts w:cs="Times New Roman"/>
          <w:i/>
          <w:iCs/>
        </w:rPr>
        <w:t>25</w:t>
      </w:r>
      <w:r w:rsidRPr="0092112F">
        <w:rPr>
          <w:rFonts w:cs="Times New Roman"/>
        </w:rPr>
        <w:t>(1). https://doi.org/10.1214/10-STS326</w:t>
      </w:r>
    </w:p>
    <w:p w14:paraId="27BC7FA3" w14:textId="77777777" w:rsidR="0092112F" w:rsidRPr="0092112F" w:rsidRDefault="0092112F" w:rsidP="00DF3B3E">
      <w:pPr>
        <w:pStyle w:val="Bibliography"/>
        <w:rPr>
          <w:rFonts w:cs="Times New Roman"/>
        </w:rPr>
      </w:pPr>
      <w:r w:rsidRPr="0092112F">
        <w:rPr>
          <w:rFonts w:cs="Times New Roman"/>
        </w:rPr>
        <w:t xml:space="preserve">Paciorek, C. J., &amp; Schervish, M. J. (2006). Spatial modelling using a new class of nonstationary covariance functions. </w:t>
      </w:r>
      <w:r w:rsidRPr="0092112F">
        <w:rPr>
          <w:rFonts w:cs="Times New Roman"/>
          <w:i/>
          <w:iCs/>
        </w:rPr>
        <w:t>Environmetrics</w:t>
      </w:r>
      <w:r w:rsidRPr="0092112F">
        <w:rPr>
          <w:rFonts w:cs="Times New Roman"/>
        </w:rPr>
        <w:t xml:space="preserve">, </w:t>
      </w:r>
      <w:r w:rsidRPr="0092112F">
        <w:rPr>
          <w:rFonts w:cs="Times New Roman"/>
          <w:i/>
          <w:iCs/>
        </w:rPr>
        <w:t>17</w:t>
      </w:r>
      <w:r w:rsidRPr="0092112F">
        <w:rPr>
          <w:rFonts w:cs="Times New Roman"/>
        </w:rPr>
        <w:t>(5), 483–506. https://doi.org/10.1002/env.785</w:t>
      </w:r>
    </w:p>
    <w:p w14:paraId="057951C8" w14:textId="77777777" w:rsidR="0092112F" w:rsidRPr="0092112F" w:rsidRDefault="0092112F" w:rsidP="00DF3B3E">
      <w:pPr>
        <w:pStyle w:val="Bibliography"/>
        <w:rPr>
          <w:rFonts w:cs="Times New Roman"/>
        </w:rPr>
      </w:pPr>
      <w:r w:rsidRPr="0092112F">
        <w:rPr>
          <w:rFonts w:cs="Times New Roman"/>
        </w:rPr>
        <w:t xml:space="preserve">Perkins, N. R., Prall, M., Chakraborty, A., White, J. W., Baskett, M. L., &amp; Morgan, S. G. (2021). Quantifying the statistical power of monitoring programs for marine protected areas. </w:t>
      </w:r>
      <w:r w:rsidRPr="0092112F">
        <w:rPr>
          <w:rFonts w:cs="Times New Roman"/>
          <w:i/>
          <w:iCs/>
        </w:rPr>
        <w:t>Ecological Applications</w:t>
      </w:r>
      <w:r w:rsidRPr="0092112F">
        <w:rPr>
          <w:rFonts w:cs="Times New Roman"/>
        </w:rPr>
        <w:t xml:space="preserve">, </w:t>
      </w:r>
      <w:r w:rsidRPr="0092112F">
        <w:rPr>
          <w:rFonts w:cs="Times New Roman"/>
          <w:i/>
          <w:iCs/>
        </w:rPr>
        <w:t>31</w:t>
      </w:r>
      <w:r w:rsidRPr="0092112F">
        <w:rPr>
          <w:rFonts w:cs="Times New Roman"/>
        </w:rPr>
        <w:t>(1), e2215. https://doi.org/10.1002/eap.2215</w:t>
      </w:r>
    </w:p>
    <w:p w14:paraId="1A4316A9" w14:textId="77777777" w:rsidR="0092112F" w:rsidRPr="0092112F" w:rsidRDefault="0092112F" w:rsidP="00DF3B3E">
      <w:pPr>
        <w:pStyle w:val="Bibliography"/>
        <w:rPr>
          <w:rFonts w:cs="Times New Roman"/>
        </w:rPr>
      </w:pPr>
      <w:r w:rsidRPr="0092112F">
        <w:rPr>
          <w:rFonts w:cs="Times New Roman"/>
        </w:rPr>
        <w:t xml:space="preserve">Perret, J., Charpentier, A., Pradel, R., Papuga, G., &amp; Besnard, A. (2022). Spatially balanced sampling methods are always more precise than random ones for estimating the size of aggregated populations. </w:t>
      </w:r>
      <w:r w:rsidRPr="0092112F">
        <w:rPr>
          <w:rFonts w:cs="Times New Roman"/>
          <w:i/>
          <w:iCs/>
        </w:rPr>
        <w:t>Methods in Ecology and Evolution</w:t>
      </w:r>
      <w:r w:rsidRPr="0092112F">
        <w:rPr>
          <w:rFonts w:cs="Times New Roman"/>
        </w:rPr>
        <w:t xml:space="preserve">, </w:t>
      </w:r>
      <w:r w:rsidRPr="0092112F">
        <w:rPr>
          <w:rFonts w:cs="Times New Roman"/>
          <w:i/>
          <w:iCs/>
        </w:rPr>
        <w:t>13</w:t>
      </w:r>
      <w:r w:rsidRPr="0092112F">
        <w:rPr>
          <w:rFonts w:cs="Times New Roman"/>
        </w:rPr>
        <w:t>(12), 2743–2756. https://doi.org/10.1111/2041-210X.14015</w:t>
      </w:r>
    </w:p>
    <w:p w14:paraId="1AC9234B" w14:textId="77777777" w:rsidR="00BD1D03" w:rsidRDefault="00000000">
      <w:pPr>
        <w:pStyle w:val="Bibliography"/>
      </w:pPr>
      <w:r>
        <w:t xml:space="preserve">R Core Team. (2024). </w:t>
      </w:r>
      <w:r>
        <w:rPr>
          <w:i/>
        </w:rPr>
        <w:t>R: A language and environment for statistical computing</w:t>
      </w:r>
      <w:r>
        <w:t>. R Foundation for Statistical Computing, Vienna, Austria. https://www.R-project.org/</w:t>
      </w:r>
    </w:p>
    <w:p w14:paraId="315BBC2E" w14:textId="77777777" w:rsidR="0092112F" w:rsidRPr="0092112F" w:rsidRDefault="0092112F" w:rsidP="00DF3B3E">
      <w:pPr>
        <w:pStyle w:val="Bibliography"/>
        <w:rPr>
          <w:rFonts w:cs="Times New Roman"/>
        </w:rPr>
      </w:pPr>
      <w:r w:rsidRPr="0092112F">
        <w:rPr>
          <w:rFonts w:cs="Times New Roman"/>
        </w:rPr>
        <w:t xml:space="preserve">Radinger, J., Britton, J. R., Carlson, S. M., Magurran, A. E., Alcaraz‐Hernández, J. D., Almodóvar, A., Benejam, L., Fernández‐Delgado, C., Nicola, G. G., Oliva‐Paterna, F. J., Torralva, M., &amp; García‐Berthou, E. (2019). Effective monitoring of freshwater fish. </w:t>
      </w:r>
      <w:r w:rsidRPr="0092112F">
        <w:rPr>
          <w:rFonts w:cs="Times New Roman"/>
          <w:i/>
          <w:iCs/>
        </w:rPr>
        <w:t>Fish and Fisheries</w:t>
      </w:r>
      <w:r w:rsidRPr="0092112F">
        <w:rPr>
          <w:rFonts w:cs="Times New Roman"/>
        </w:rPr>
        <w:t xml:space="preserve">, </w:t>
      </w:r>
      <w:r w:rsidRPr="0092112F">
        <w:rPr>
          <w:rFonts w:cs="Times New Roman"/>
          <w:i/>
          <w:iCs/>
        </w:rPr>
        <w:t>20</w:t>
      </w:r>
      <w:r w:rsidRPr="0092112F">
        <w:rPr>
          <w:rFonts w:cs="Times New Roman"/>
        </w:rPr>
        <w:t>(4), 729–747. https://doi.org/10.1111/faf.12373</w:t>
      </w:r>
    </w:p>
    <w:p w14:paraId="274EF293" w14:textId="77777777" w:rsidR="0092112F" w:rsidRPr="0092112F" w:rsidRDefault="0092112F" w:rsidP="00DF3B3E">
      <w:pPr>
        <w:pStyle w:val="Bibliography"/>
        <w:rPr>
          <w:rFonts w:cs="Times New Roman"/>
        </w:rPr>
      </w:pPr>
      <w:r w:rsidRPr="0092112F">
        <w:rPr>
          <w:rFonts w:cs="Times New Roman"/>
        </w:rPr>
        <w:t xml:space="preserve">Redfern, J., Ferguson, M., Becker, E., Hyrenbach, K., Good, C., Barlow, J., Kaschner, K., Baumgartner, M., Forney, K., Ballance, L., Fauchald, P., Halpin, P., Hamazaki, T., Pershing, A., Qian, S., Read, A., Reilly, S., Torres, L., &amp; Werne, F. (2006). Techniques for cetaceanhabitat modeling. </w:t>
      </w:r>
      <w:r w:rsidRPr="0092112F">
        <w:rPr>
          <w:rFonts w:cs="Times New Roman"/>
          <w:i/>
          <w:iCs/>
        </w:rPr>
        <w:t>Marine Ecology Progress Series</w:t>
      </w:r>
      <w:r w:rsidRPr="0092112F">
        <w:rPr>
          <w:rFonts w:cs="Times New Roman"/>
        </w:rPr>
        <w:t xml:space="preserve">, </w:t>
      </w:r>
      <w:r w:rsidRPr="0092112F">
        <w:rPr>
          <w:rFonts w:cs="Times New Roman"/>
          <w:i/>
          <w:iCs/>
        </w:rPr>
        <w:t>310</w:t>
      </w:r>
      <w:r w:rsidRPr="0092112F">
        <w:rPr>
          <w:rFonts w:cs="Times New Roman"/>
        </w:rPr>
        <w:t>, 271–295. https://doi.org/10.3354/meps310271</w:t>
      </w:r>
    </w:p>
    <w:p w14:paraId="1ABCBE48" w14:textId="77777777" w:rsidR="0092112F" w:rsidRPr="0092112F" w:rsidRDefault="0092112F" w:rsidP="00DF3B3E">
      <w:pPr>
        <w:pStyle w:val="Bibliography"/>
        <w:rPr>
          <w:rFonts w:cs="Times New Roman"/>
        </w:rPr>
      </w:pPr>
      <w:r w:rsidRPr="0092112F">
        <w:rPr>
          <w:rFonts w:cs="Times New Roman"/>
        </w:rPr>
        <w:lastRenderedPageBreak/>
        <w:t xml:space="preserve">Rocha, A. D., Groen, T. A., Skidmore, A. K., &amp; Willemen, L. (2021). Role of Sampling Design When Predicting Spatially Dependent Ecological Data With Remote Sensing. </w:t>
      </w:r>
      <w:r w:rsidRPr="0092112F">
        <w:rPr>
          <w:rFonts w:cs="Times New Roman"/>
          <w:i/>
          <w:iCs/>
        </w:rPr>
        <w:t>IEEE Transactions on Geoscience and Remote Sensing</w:t>
      </w:r>
      <w:r w:rsidRPr="0092112F">
        <w:rPr>
          <w:rFonts w:cs="Times New Roman"/>
        </w:rPr>
        <w:t xml:space="preserve">, </w:t>
      </w:r>
      <w:r w:rsidRPr="0092112F">
        <w:rPr>
          <w:rFonts w:cs="Times New Roman"/>
          <w:i/>
          <w:iCs/>
        </w:rPr>
        <w:t>59</w:t>
      </w:r>
      <w:r w:rsidRPr="0092112F">
        <w:rPr>
          <w:rFonts w:cs="Times New Roman"/>
        </w:rPr>
        <w:t>(1), 663–674. https://doi.org/10.1109/TGRS.2020.2989216</w:t>
      </w:r>
    </w:p>
    <w:p w14:paraId="55DC9191" w14:textId="77777777" w:rsidR="0092112F" w:rsidRPr="0092112F" w:rsidRDefault="0092112F" w:rsidP="00DF3B3E">
      <w:pPr>
        <w:pStyle w:val="Bibliography"/>
        <w:rPr>
          <w:rFonts w:cs="Times New Roman"/>
        </w:rPr>
      </w:pPr>
      <w:r w:rsidRPr="0092112F">
        <w:rPr>
          <w:rFonts w:cs="Times New Roman"/>
        </w:rPr>
        <w:t xml:space="preserve">Salter, I., Brandner, M., Djurhuus, A., Præbel, K., &amp; Wangensteen, O. (2026). Comparison of Environmental </w:t>
      </w:r>
      <w:r w:rsidRPr="0092112F">
        <w:rPr>
          <w:rFonts w:cs="Times New Roman"/>
          <w:smallCaps/>
        </w:rPr>
        <w:t>DNA</w:t>
      </w:r>
      <w:r w:rsidRPr="0092112F">
        <w:rPr>
          <w:rFonts w:cs="Times New Roman"/>
        </w:rPr>
        <w:t xml:space="preserve"> Metabarcoding and Trawl Data Highlights Gear Selectivity of Marine Demersal Fish Surveys on the Faroese Plateau. </w:t>
      </w:r>
      <w:r w:rsidRPr="0092112F">
        <w:rPr>
          <w:rFonts w:cs="Times New Roman"/>
          <w:i/>
          <w:iCs/>
        </w:rPr>
        <w:t>Environmental DNA</w:t>
      </w:r>
      <w:r w:rsidRPr="0092112F">
        <w:rPr>
          <w:rFonts w:cs="Times New Roman"/>
        </w:rPr>
        <w:t xml:space="preserve">, </w:t>
      </w:r>
      <w:r w:rsidRPr="0092112F">
        <w:rPr>
          <w:rFonts w:cs="Times New Roman"/>
          <w:i/>
          <w:iCs/>
        </w:rPr>
        <w:t>8</w:t>
      </w:r>
      <w:r w:rsidRPr="0092112F">
        <w:rPr>
          <w:rFonts w:cs="Times New Roman"/>
        </w:rPr>
        <w:t>(2), e70253. https://doi.org/10.1002/edn3.70253</w:t>
      </w:r>
    </w:p>
    <w:p w14:paraId="09C95779" w14:textId="77777777" w:rsidR="0092112F" w:rsidRPr="0092112F" w:rsidRDefault="0092112F" w:rsidP="00DF3B3E">
      <w:pPr>
        <w:pStyle w:val="Bibliography"/>
        <w:rPr>
          <w:rFonts w:cs="Times New Roman"/>
        </w:rPr>
      </w:pPr>
      <w:r w:rsidRPr="0092112F">
        <w:rPr>
          <w:rFonts w:cs="Times New Roman"/>
        </w:rPr>
        <w:t xml:space="preserve">Schweiger, A. H., Irl, S. D. H., Steinbauer, M. J., Dengler, J., &amp; Beierkuhnlein, C. (2016). Optimizing sampling approaches along ecological gradients. </w:t>
      </w:r>
      <w:r w:rsidRPr="0092112F">
        <w:rPr>
          <w:rFonts w:cs="Times New Roman"/>
          <w:i/>
          <w:iCs/>
        </w:rPr>
        <w:t>Methods in Ecology and Evolution</w:t>
      </w:r>
      <w:r w:rsidRPr="0092112F">
        <w:rPr>
          <w:rFonts w:cs="Times New Roman"/>
        </w:rPr>
        <w:t xml:space="preserve">, </w:t>
      </w:r>
      <w:r w:rsidRPr="0092112F">
        <w:rPr>
          <w:rFonts w:cs="Times New Roman"/>
          <w:i/>
          <w:iCs/>
        </w:rPr>
        <w:t>7</w:t>
      </w:r>
      <w:r w:rsidRPr="0092112F">
        <w:rPr>
          <w:rFonts w:cs="Times New Roman"/>
        </w:rPr>
        <w:t>(4), 463–471. https://doi.org/10.1111/2041-210X.12495</w:t>
      </w:r>
    </w:p>
    <w:p w14:paraId="0C2D70BC" w14:textId="77777777" w:rsidR="0092112F" w:rsidRPr="0092112F" w:rsidRDefault="0092112F" w:rsidP="00DF3B3E">
      <w:pPr>
        <w:pStyle w:val="Bibliography"/>
        <w:rPr>
          <w:rFonts w:cs="Times New Roman"/>
        </w:rPr>
      </w:pPr>
      <w:r w:rsidRPr="0092112F">
        <w:rPr>
          <w:rFonts w:cs="Times New Roman"/>
        </w:rPr>
        <w:t xml:space="preserve">Shaffer, M. R., Andruszkiewicz Allan, E., Van Cise, A. M., Parsons, K. M., Shelton, A. O., &amp; Kelly, R. P. (2025). Observation Bias in Metabarcoding. </w:t>
      </w:r>
      <w:r w:rsidRPr="0092112F">
        <w:rPr>
          <w:rFonts w:cs="Times New Roman"/>
          <w:i/>
          <w:iCs/>
        </w:rPr>
        <w:t>Molecular Ecology Resources</w:t>
      </w:r>
      <w:r w:rsidRPr="0092112F">
        <w:rPr>
          <w:rFonts w:cs="Times New Roman"/>
        </w:rPr>
        <w:t xml:space="preserve">, </w:t>
      </w:r>
      <w:r w:rsidRPr="0092112F">
        <w:rPr>
          <w:rFonts w:cs="Times New Roman"/>
          <w:i/>
          <w:iCs/>
        </w:rPr>
        <w:t>25</w:t>
      </w:r>
      <w:r w:rsidRPr="0092112F">
        <w:rPr>
          <w:rFonts w:cs="Times New Roman"/>
        </w:rPr>
        <w:t>(7), e14119. https://doi.org/10.1111/1755-0998.14119</w:t>
      </w:r>
    </w:p>
    <w:p w14:paraId="464AA37B" w14:textId="77777777" w:rsidR="0092112F" w:rsidRPr="0092112F" w:rsidRDefault="0092112F" w:rsidP="00DF3B3E">
      <w:pPr>
        <w:pStyle w:val="Bibliography"/>
        <w:rPr>
          <w:rFonts w:cs="Times New Roman"/>
        </w:rPr>
      </w:pPr>
      <w:r w:rsidRPr="0092112F">
        <w:rPr>
          <w:rFonts w:cs="Times New Roman"/>
        </w:rPr>
        <w:t xml:space="preserve">Shelton, A. O., Ramón-Laca, A., Wells, A., Clemons, J., Chu, D., Feist, B. E., Kelly, R. P., Parker-Stetter, S. L., Thomas, R., Nichols, K. M., &amp; Park, L. (2022). Environmental DNA provides quantitative estimates of Pacific hake abundance and distribution in the open ocean. </w:t>
      </w:r>
      <w:r w:rsidRPr="0092112F">
        <w:rPr>
          <w:rFonts w:cs="Times New Roman"/>
          <w:i/>
          <w:iCs/>
        </w:rPr>
        <w:t>Proceedings of the Royal Society B: Biological Sciences</w:t>
      </w:r>
      <w:r w:rsidRPr="0092112F">
        <w:rPr>
          <w:rFonts w:cs="Times New Roman"/>
        </w:rPr>
        <w:t xml:space="preserve">, </w:t>
      </w:r>
      <w:r w:rsidRPr="0092112F">
        <w:rPr>
          <w:rFonts w:cs="Times New Roman"/>
          <w:i/>
          <w:iCs/>
        </w:rPr>
        <w:t>289</w:t>
      </w:r>
      <w:r w:rsidRPr="0092112F">
        <w:rPr>
          <w:rFonts w:cs="Times New Roman"/>
        </w:rPr>
        <w:t>(1971), 20212613. https://doi.org/https://doi.org/10.1098/rspb.2021.2613</w:t>
      </w:r>
    </w:p>
    <w:p w14:paraId="386E6E97" w14:textId="77777777" w:rsidR="0092112F" w:rsidRPr="0092112F" w:rsidRDefault="0092112F" w:rsidP="00DF3B3E">
      <w:pPr>
        <w:pStyle w:val="Bibliography"/>
        <w:rPr>
          <w:rFonts w:cs="Times New Roman"/>
        </w:rPr>
      </w:pPr>
      <w:r w:rsidRPr="0092112F">
        <w:rPr>
          <w:rFonts w:cs="Times New Roman"/>
        </w:rPr>
        <w:t xml:space="preserve">Stan Development Team. (2023). </w:t>
      </w:r>
      <w:r w:rsidRPr="0092112F">
        <w:rPr>
          <w:rFonts w:cs="Times New Roman"/>
          <w:i/>
          <w:iCs/>
        </w:rPr>
        <w:t>Stan Modeling Language Users Guide and Reference Manual</w:t>
      </w:r>
      <w:r w:rsidRPr="0092112F">
        <w:rPr>
          <w:rFonts w:cs="Times New Roman"/>
        </w:rPr>
        <w:t xml:space="preserve"> (Version 2.26.1) [Computer software]. https://mc-stan.org/</w:t>
      </w:r>
    </w:p>
    <w:p w14:paraId="7F956693" w14:textId="77777777" w:rsidR="0092112F" w:rsidRPr="0092112F" w:rsidRDefault="0092112F" w:rsidP="00DF3B3E">
      <w:pPr>
        <w:pStyle w:val="Bibliography"/>
        <w:rPr>
          <w:rFonts w:cs="Times New Roman"/>
        </w:rPr>
      </w:pPr>
      <w:r w:rsidRPr="0092112F">
        <w:rPr>
          <w:rFonts w:cs="Times New Roman"/>
        </w:rPr>
        <w:lastRenderedPageBreak/>
        <w:t xml:space="preserve">Stein, A., &amp; Ettema, C. (2003). An overview of spatial sampling procedures and experimental design of spatial studies for ecosystem comparisons. </w:t>
      </w:r>
      <w:r w:rsidRPr="0092112F">
        <w:rPr>
          <w:rFonts w:cs="Times New Roman"/>
          <w:i/>
          <w:iCs/>
        </w:rPr>
        <w:t>Agriculture, Ecosystems &amp; Environment</w:t>
      </w:r>
      <w:r w:rsidRPr="0092112F">
        <w:rPr>
          <w:rFonts w:cs="Times New Roman"/>
        </w:rPr>
        <w:t xml:space="preserve">, </w:t>
      </w:r>
      <w:r w:rsidRPr="0092112F">
        <w:rPr>
          <w:rFonts w:cs="Times New Roman"/>
          <w:i/>
          <w:iCs/>
        </w:rPr>
        <w:t>94</w:t>
      </w:r>
      <w:r w:rsidRPr="0092112F">
        <w:rPr>
          <w:rFonts w:cs="Times New Roman"/>
        </w:rPr>
        <w:t>(1), 31–47. https://doi.org/10.1016/S0167-8809(02)00013-0</w:t>
      </w:r>
    </w:p>
    <w:p w14:paraId="218D1FCC" w14:textId="77777777" w:rsidR="0092112F" w:rsidRPr="0092112F" w:rsidRDefault="0092112F" w:rsidP="00DF3B3E">
      <w:pPr>
        <w:pStyle w:val="Bibliography"/>
        <w:rPr>
          <w:rFonts w:cs="Times New Roman"/>
        </w:rPr>
      </w:pPr>
      <w:r w:rsidRPr="0092112F">
        <w:rPr>
          <w:rFonts w:cs="Times New Roman"/>
        </w:rPr>
        <w:t xml:space="preserve">Taberlet, P., Coissac, E., Hajibabaei, M., &amp; Rieseberg, L. H. (2012). Environmental DNA. </w:t>
      </w:r>
      <w:r w:rsidRPr="0092112F">
        <w:rPr>
          <w:rFonts w:cs="Times New Roman"/>
          <w:i/>
          <w:iCs/>
        </w:rPr>
        <w:t>Molecular Ecology</w:t>
      </w:r>
      <w:r w:rsidRPr="0092112F">
        <w:rPr>
          <w:rFonts w:cs="Times New Roman"/>
        </w:rPr>
        <w:t xml:space="preserve">, </w:t>
      </w:r>
      <w:r w:rsidRPr="0092112F">
        <w:rPr>
          <w:rFonts w:cs="Times New Roman"/>
          <w:i/>
          <w:iCs/>
        </w:rPr>
        <w:t>21</w:t>
      </w:r>
      <w:r w:rsidRPr="0092112F">
        <w:rPr>
          <w:rFonts w:cs="Times New Roman"/>
        </w:rPr>
        <w:t>(8), 1789–1793. https://doi.org/10.1111/j.1365-294X.2012.05542.x</w:t>
      </w:r>
    </w:p>
    <w:p w14:paraId="3E099B78" w14:textId="77777777" w:rsidR="0092112F" w:rsidRPr="0092112F" w:rsidRDefault="0092112F" w:rsidP="00DF3B3E">
      <w:pPr>
        <w:pStyle w:val="Bibliography"/>
        <w:rPr>
          <w:rFonts w:cs="Times New Roman"/>
        </w:rPr>
      </w:pPr>
      <w:r w:rsidRPr="0092112F">
        <w:rPr>
          <w:rFonts w:cs="Times New Roman"/>
        </w:rPr>
        <w:t xml:space="preserve">Thorson, J. T., Shelton, A. O., Ward, E. J., &amp; Skaug, H. J. (2015). Geostatistical delta-generalized linear mixed models improve precision for estimated abundance indices for West Coast groundfishes. </w:t>
      </w:r>
      <w:r w:rsidRPr="0092112F">
        <w:rPr>
          <w:rFonts w:cs="Times New Roman"/>
          <w:i/>
          <w:iCs/>
        </w:rPr>
        <w:t>ICES Journal of Marine Science</w:t>
      </w:r>
      <w:r w:rsidRPr="0092112F">
        <w:rPr>
          <w:rFonts w:cs="Times New Roman"/>
        </w:rPr>
        <w:t xml:space="preserve">, </w:t>
      </w:r>
      <w:r w:rsidRPr="0092112F">
        <w:rPr>
          <w:rFonts w:cs="Times New Roman"/>
          <w:i/>
          <w:iCs/>
        </w:rPr>
        <w:t>72</w:t>
      </w:r>
      <w:r w:rsidRPr="0092112F">
        <w:rPr>
          <w:rFonts w:cs="Times New Roman"/>
        </w:rPr>
        <w:t>(5), 1297–1310. https://doi.org/10.1093/icesjms/fsu243</w:t>
      </w:r>
    </w:p>
    <w:p w14:paraId="119E1394" w14:textId="77777777" w:rsidR="0092112F" w:rsidRPr="0092112F" w:rsidRDefault="0092112F" w:rsidP="00DF3B3E">
      <w:pPr>
        <w:pStyle w:val="Bibliography"/>
        <w:rPr>
          <w:rFonts w:cs="Times New Roman"/>
        </w:rPr>
      </w:pPr>
      <w:r w:rsidRPr="0092112F">
        <w:rPr>
          <w:rFonts w:cs="Times New Roman"/>
        </w:rPr>
        <w:t xml:space="preserve">Wagner, H. H., &amp; Fortin, M.-J. (2005). Spatial analysis of landscapes: Concepts and statistics. </w:t>
      </w:r>
      <w:r w:rsidRPr="0092112F">
        <w:rPr>
          <w:rFonts w:cs="Times New Roman"/>
          <w:i/>
          <w:iCs/>
        </w:rPr>
        <w:t>Ecology</w:t>
      </w:r>
      <w:r w:rsidRPr="0092112F">
        <w:rPr>
          <w:rFonts w:cs="Times New Roman"/>
        </w:rPr>
        <w:t xml:space="preserve">, </w:t>
      </w:r>
      <w:r w:rsidRPr="0092112F">
        <w:rPr>
          <w:rFonts w:cs="Times New Roman"/>
          <w:i/>
          <w:iCs/>
        </w:rPr>
        <w:t>86</w:t>
      </w:r>
      <w:r w:rsidRPr="0092112F">
        <w:rPr>
          <w:rFonts w:cs="Times New Roman"/>
        </w:rPr>
        <w:t>(8), 1975–1987. https://doi.org/10.1890/04-0914</w:t>
      </w:r>
    </w:p>
    <w:p w14:paraId="7861C517" w14:textId="77777777" w:rsidR="0092112F" w:rsidRPr="0092112F" w:rsidRDefault="0092112F" w:rsidP="00DF3B3E">
      <w:pPr>
        <w:pStyle w:val="Bibliography"/>
        <w:rPr>
          <w:rFonts w:cs="Times New Roman"/>
        </w:rPr>
      </w:pPr>
      <w:r w:rsidRPr="0092112F">
        <w:rPr>
          <w:rFonts w:cs="Times New Roman"/>
        </w:rPr>
        <w:t xml:space="preserve">Xu, B., Zhang, C., Xue, Y., Ren, Y., &amp; Chen, Y. (2015). Optimization of sampling effort for a fishery-independent survey with multiple goals. </w:t>
      </w:r>
      <w:r w:rsidRPr="0092112F">
        <w:rPr>
          <w:rFonts w:cs="Times New Roman"/>
          <w:i/>
          <w:iCs/>
        </w:rPr>
        <w:t>Environmental Monitoring and Assessment</w:t>
      </w:r>
      <w:r w:rsidRPr="0092112F">
        <w:rPr>
          <w:rFonts w:cs="Times New Roman"/>
        </w:rPr>
        <w:t xml:space="preserve">, </w:t>
      </w:r>
      <w:r w:rsidRPr="0092112F">
        <w:rPr>
          <w:rFonts w:cs="Times New Roman"/>
          <w:i/>
          <w:iCs/>
        </w:rPr>
        <w:t>187</w:t>
      </w:r>
      <w:r w:rsidRPr="0092112F">
        <w:rPr>
          <w:rFonts w:cs="Times New Roman"/>
        </w:rPr>
        <w:t>(5). https://doi.org/10.1007/s10661-015-4483-9</w:t>
      </w:r>
    </w:p>
    <w:p w14:paraId="59D309A0" w14:textId="77777777" w:rsidR="0092112F" w:rsidRPr="0092112F" w:rsidRDefault="0092112F" w:rsidP="00DF3B3E">
      <w:pPr>
        <w:pStyle w:val="Bibliography"/>
        <w:rPr>
          <w:rFonts w:cs="Times New Roman"/>
        </w:rPr>
      </w:pPr>
      <w:r w:rsidRPr="0092112F">
        <w:rPr>
          <w:rFonts w:cs="Times New Roman"/>
        </w:rPr>
        <w:t xml:space="preserve">Yoccoz, N. G., Nichols, J. D., &amp; Boulinier, T. (2001). Monitoring of biological diversity in space and time. </w:t>
      </w:r>
      <w:r w:rsidRPr="0092112F">
        <w:rPr>
          <w:rFonts w:cs="Times New Roman"/>
          <w:i/>
          <w:iCs/>
        </w:rPr>
        <w:t>Trends in Ecology &amp; Evolution</w:t>
      </w:r>
      <w:r w:rsidRPr="0092112F">
        <w:rPr>
          <w:rFonts w:cs="Times New Roman"/>
        </w:rPr>
        <w:t xml:space="preserve">, </w:t>
      </w:r>
      <w:r w:rsidRPr="0092112F">
        <w:rPr>
          <w:rFonts w:cs="Times New Roman"/>
          <w:i/>
          <w:iCs/>
        </w:rPr>
        <w:t>16</w:t>
      </w:r>
      <w:r w:rsidRPr="0092112F">
        <w:rPr>
          <w:rFonts w:cs="Times New Roman"/>
        </w:rPr>
        <w:t>(8), 446–453. https://doi.org/10.1016/S0169-5347(01)02205-4</w:t>
      </w:r>
    </w:p>
    <w:p w14:paraId="10252C26" w14:textId="77777777" w:rsidR="0092112F" w:rsidRPr="0092112F" w:rsidRDefault="0092112F" w:rsidP="00DF3B3E">
      <w:pPr>
        <w:pStyle w:val="Bibliography"/>
        <w:rPr>
          <w:rFonts w:cs="Times New Roman"/>
        </w:rPr>
      </w:pPr>
      <w:r w:rsidRPr="0092112F">
        <w:rPr>
          <w:rFonts w:cs="Times New Roman"/>
        </w:rPr>
        <w:t xml:space="preserve">Zhao, J., Yang, K., &amp; Ma, J. (2022). Optimization of Sampling Effort for Different Fishery Groups in the Yangtze River Estuary, China. </w:t>
      </w:r>
      <w:r w:rsidRPr="0092112F">
        <w:rPr>
          <w:rFonts w:cs="Times New Roman"/>
          <w:i/>
          <w:iCs/>
        </w:rPr>
        <w:t>Marine and Coastal Fisheries</w:t>
      </w:r>
      <w:r w:rsidRPr="0092112F">
        <w:rPr>
          <w:rFonts w:cs="Times New Roman"/>
        </w:rPr>
        <w:t xml:space="preserve">, </w:t>
      </w:r>
      <w:r w:rsidRPr="0092112F">
        <w:rPr>
          <w:rFonts w:cs="Times New Roman"/>
          <w:i/>
          <w:iCs/>
        </w:rPr>
        <w:t>14</w:t>
      </w:r>
      <w:r w:rsidRPr="0092112F">
        <w:rPr>
          <w:rFonts w:cs="Times New Roman"/>
        </w:rPr>
        <w:t>(4). https://doi.org/10.1002/mcf2.10214</w:t>
      </w:r>
    </w:p>
    <w:p w14:paraId="7D1B6C4B" w14:textId="77777777" w:rsidR="000974AE" w:rsidRDefault="00F553D1" w:rsidP="00DF3B3E">
      <w:pPr>
        <w:pStyle w:val="Bibliography"/>
      </w:pPr>
      <w:r w:rsidRPr="007A589B">
        <w:rPr>
          <w:rFonts w:cs="Times New Roman"/>
        </w:rPr>
        <w:fldChar w:fldCharType="end"/>
      </w:r>
      <w:r w:rsidR="000974AE">
        <w:br w:type="page"/>
      </w:r>
    </w:p>
    <w:p w14:paraId="201665D2" w14:textId="77777777" w:rsidR="00BD1D03" w:rsidRDefault="00000000">
      <w:pPr>
        <w:pStyle w:val="Heading1"/>
        <w:pageBreakBefore/>
        <w:spacing w:before="0" w:after="0" w:line="480" w:lineRule="auto"/>
      </w:pPr>
      <w:r>
        <w:lastRenderedPageBreak/>
        <w:t>Figure captions</w:t>
      </w:r>
    </w:p>
    <w:p w14:paraId="164CE469" w14:textId="77777777" w:rsidR="00BD1D03" w:rsidRDefault="00000000">
      <w:pPr>
        <w:pStyle w:val="BodyText"/>
        <w:spacing w:line="480" w:lineRule="auto"/>
      </w:pPr>
      <w:r>
        <w:rPr>
          <w:b/>
        </w:rPr>
        <w:t>Figure 1.</w:t>
      </w:r>
      <w:r>
        <w:t xml:space="preserve"> Conceptual illustration of how sampling density affects the reconstruction of (A) a patchy and (B) a smooth concentration field along a one-dimensional transect (km). Top rows show the true concentration (black line); middle and bottom rows show reconstructions (red dashed line) from few and many samples (green circles), respectively.</w:t>
      </w:r>
    </w:p>
    <w:p w14:paraId="1EE34FB0" w14:textId="77777777" w:rsidR="00BD1D03" w:rsidRDefault="00000000">
      <w:pPr>
        <w:pStyle w:val="BodyText"/>
        <w:spacing w:line="480" w:lineRule="auto"/>
      </w:pPr>
      <w:r>
        <w:rPr>
          <w:b/>
        </w:rPr>
        <w:t>Figure 2.</w:t>
      </w:r>
      <w:r>
        <w:t xml:space="preserve"> Workflow of the method for simulated (A) and empirical (B) data. (A) A field generated from known parameters on a grid (</w:t>
      </w:r>
      <w:r>
        <w:rPr>
          <w:i/>
        </w:rPr>
        <w:t>Q</w:t>
      </w:r>
      <w:r>
        <w:t xml:space="preserve">, </w:t>
      </w:r>
      <w:r>
        <w:rPr>
          <w:i/>
        </w:rPr>
        <w:t>N</w:t>
      </w:r>
      <w:r>
        <w:t xml:space="preserve"> = 18,916) is sampled (</w:t>
      </w:r>
      <w:r>
        <w:rPr>
          <w:i/>
        </w:rPr>
        <w:t>Y</w:t>
      </w:r>
      <w:r>
        <w:t xml:space="preserve">, </w:t>
      </w:r>
      <w:r>
        <w:rPr>
          <w:i/>
        </w:rPr>
        <w:t>N</w:t>
      </w:r>
      <w:r>
        <w:t xml:space="preserve"> = 4,000) to give a reference prediction (</w:t>
      </w:r>
      <w:r>
        <w:rPr>
          <w:i/>
        </w:rPr>
        <w:t>Z</w:t>
      </w:r>
      <w:r>
        <w:t xml:space="preserve">); </w:t>
      </w:r>
      <w:r>
        <w:rPr>
          <w:i/>
        </w:rPr>
        <w:t>ε</w:t>
      </w:r>
      <w:r>
        <w:rPr>
          <w:vertAlign w:val="subscript"/>
        </w:rPr>
        <w:t>2</w:t>
      </w:r>
      <w:r>
        <w:t xml:space="preserve"> compares </w:t>
      </w:r>
      <w:r>
        <w:rPr>
          <w:i/>
        </w:rPr>
        <w:t>Z</w:t>
      </w:r>
      <w:r>
        <w:t xml:space="preserve"> with predictions from thinned designs (</w:t>
      </w:r>
      <w:r>
        <w:rPr>
          <w:i/>
        </w:rPr>
        <w:t>Y</w:t>
      </w:r>
      <w:r>
        <w:rPr>
          <w:vertAlign w:val="subscript"/>
        </w:rPr>
        <w:t>E</w:t>
      </w:r>
      <w:r>
        <w:t xml:space="preserve">), and </w:t>
      </w:r>
      <w:r>
        <w:rPr>
          <w:i/>
        </w:rPr>
        <w:t>ε</w:t>
      </w:r>
      <w:r>
        <w:rPr>
          <w:vertAlign w:val="subscript"/>
        </w:rPr>
        <w:t>3</w:t>
      </w:r>
      <w:r>
        <w:t xml:space="preserve"> uses the prediction from </w:t>
      </w:r>
      <w:r>
        <w:rPr>
          <w:i/>
        </w:rPr>
        <w:t>N</w:t>
      </w:r>
      <w:r>
        <w:t xml:space="preserve"> = 358 samples (</w:t>
      </w:r>
      <w:r>
        <w:rPr>
          <w:i/>
        </w:rPr>
        <w:t>S</w:t>
      </w:r>
      <w:r>
        <w:rPr>
          <w:vertAlign w:val="subscript"/>
        </w:rPr>
        <w:t>E=358</w:t>
      </w:r>
      <w:r>
        <w:t>) as the reference. (B) The same thinning applied to the observed data (</w:t>
      </w:r>
      <w:r>
        <w:rPr>
          <w:i/>
        </w:rPr>
        <w:t>N</w:t>
      </w:r>
      <w:r>
        <w:t xml:space="preserve"> = 358) quantifies </w:t>
      </w:r>
      <w:r>
        <w:rPr>
          <w:i/>
        </w:rPr>
        <w:t>ε</w:t>
      </w:r>
      <w:r>
        <w:rPr>
          <w:vertAlign w:val="subscript"/>
        </w:rPr>
        <w:t>1</w:t>
      </w:r>
      <w:r>
        <w:t>.</w:t>
      </w:r>
    </w:p>
    <w:p w14:paraId="1174C79E" w14:textId="77777777" w:rsidR="00BD1D03" w:rsidRDefault="00000000">
      <w:pPr>
        <w:pStyle w:val="BodyText"/>
        <w:spacing w:line="480" w:lineRule="auto"/>
      </w:pPr>
      <w:r>
        <w:rPr>
          <w:b/>
        </w:rPr>
        <w:t>Figure 3.</w:t>
      </w:r>
      <w:r>
        <w:t xml:space="preserve"> Gaussian process parameter estimates for the 12 species. (A) Spatial autocorrelation length-scale (</w:t>
      </w:r>
      <w:r>
        <w:rPr>
          <w:i/>
        </w:rPr>
        <w:t>ρ</w:t>
      </w:r>
      <w:r>
        <w:t>, km) by depth association (surface, midwater, deepwater). (B) Depth-specific mean eDNA concentration (</w:t>
      </w:r>
      <w:r>
        <w:rPr>
          <w:i/>
        </w:rPr>
        <w:t>μ</w:t>
      </w:r>
      <w:r>
        <w:t>; log copies/L). (C) Amplitude (</w:t>
      </w:r>
      <w:r>
        <w:rPr>
          <w:i/>
        </w:rPr>
        <w:t>α</w:t>
      </w:r>
      <w:r>
        <w:rPr>
          <w:vertAlign w:val="superscript"/>
        </w:rPr>
        <w:t>2</w:t>
      </w:r>
      <w:r>
        <w:t>) versus non-spatial variance (</w:t>
      </w:r>
      <w:r>
        <w:rPr>
          <w:i/>
        </w:rPr>
        <w:t>σ</w:t>
      </w:r>
      <w:r>
        <w:rPr>
          <w:vertAlign w:val="superscript"/>
        </w:rPr>
        <w:t>2</w:t>
      </w:r>
      <w:r>
        <w:t>). Points are posterior means and bars 95% credible intervals; colors identify species.</w:t>
      </w:r>
    </w:p>
    <w:p w14:paraId="481AA01C" w14:textId="77777777" w:rsidR="00BD1D03" w:rsidRDefault="00000000">
      <w:pPr>
        <w:pStyle w:val="BodyText"/>
        <w:spacing w:line="480" w:lineRule="auto"/>
      </w:pPr>
      <w:r>
        <w:rPr>
          <w:b/>
        </w:rPr>
        <w:t>Figure 4.</w:t>
      </w:r>
      <w:r>
        <w:t xml:space="preserve"> (A) Prediction error (</w:t>
      </w:r>
      <w:r>
        <w:rPr>
          <w:i/>
        </w:rPr>
        <w:t>ε</w:t>
      </w:r>
      <w:r>
        <w:rPr>
          <w:vertAlign w:val="subscript"/>
        </w:rPr>
        <w:t>2</w:t>
      </w:r>
      <w:r>
        <w:t>) across sampling densities (</w:t>
      </w:r>
      <w:r>
        <w:rPr>
          <w:i/>
        </w:rPr>
        <w:t>E</w:t>
      </w:r>
      <w:r>
        <w:t>, samples per 10,000 km</w:t>
      </w:r>
      <w:r>
        <w:rPr>
          <w:vertAlign w:val="superscript"/>
        </w:rPr>
        <w:t>2</w:t>
      </w:r>
      <w:r>
        <w:t xml:space="preserve"> per depth layer) for simulated fields with different length-scales (colors); points are simulation outcomes and lines mean trends. (B) Marginal change in error (Δ</w:t>
      </w:r>
      <w:r>
        <w:rPr>
          <w:i/>
        </w:rPr>
        <w:t>ε</w:t>
      </w:r>
      <w:r>
        <w:rPr>
          <w:vertAlign w:val="subscript"/>
        </w:rPr>
        <w:t>2</w:t>
      </w:r>
      <w:r>
        <w:t xml:space="preserve">) per unit increase in </w:t>
      </w:r>
      <w:r>
        <w:rPr>
          <w:i/>
        </w:rPr>
        <w:t>E</w:t>
      </w:r>
      <w:r>
        <w:t>, predicted from Eq. 6 (Appendix S1: Figure S5); the dashed line marks the threshold (Δ</w:t>
      </w:r>
      <w:r>
        <w:rPr>
          <w:i/>
        </w:rPr>
        <w:t>ε</w:t>
      </w:r>
      <w:r>
        <w:rPr>
          <w:vertAlign w:val="subscript"/>
        </w:rPr>
        <w:t>2</w:t>
      </w:r>
      <w:r>
        <w:t>/Δ</w:t>
      </w:r>
      <w:r>
        <w:rPr>
          <w:i/>
        </w:rPr>
        <w:t>E</w:t>
      </w:r>
      <w:r>
        <w:t xml:space="preserve"> = −0.05) for negligible improvement.</w:t>
      </w:r>
    </w:p>
    <w:p w14:paraId="407D365A" w14:textId="77777777" w:rsidR="00BD1D03" w:rsidRDefault="00000000">
      <w:pPr>
        <w:pStyle w:val="BodyText"/>
        <w:spacing w:line="480" w:lineRule="auto"/>
      </w:pPr>
      <w:r>
        <w:rPr>
          <w:b/>
        </w:rPr>
        <w:t>Figure 5.</w:t>
      </w:r>
      <w:r>
        <w:t xml:space="preserve"> Recovery of Gaussian process parameters in the simulations: mean root mean squared error (</w:t>
      </w:r>
      <w:r>
        <w:rPr>
          <w:i/>
        </w:rPr>
        <w:t>τ</w:t>
      </w:r>
      <w:r>
        <w:t xml:space="preserve">) between estimated and true values across 20 replicates for (A) </w:t>
      </w:r>
      <w:r>
        <w:rPr>
          <w:i/>
        </w:rPr>
        <w:t>ρ</w:t>
      </w:r>
      <w:r>
        <w:t xml:space="preserve">, (B) </w:t>
      </w:r>
      <w:r>
        <w:rPr>
          <w:i/>
        </w:rPr>
        <w:t>σ</w:t>
      </w:r>
      <w:r>
        <w:rPr>
          <w:vertAlign w:val="superscript"/>
        </w:rPr>
        <w:t>2</w:t>
      </w:r>
      <w:r>
        <w:t>, (C) depth-specific mean (</w:t>
      </w:r>
      <w:r>
        <w:rPr>
          <w:i/>
        </w:rPr>
        <w:t>μ</w:t>
      </w:r>
      <w:r>
        <w:rPr>
          <w:vertAlign w:val="subscript"/>
        </w:rPr>
        <w:t>d</w:t>
      </w:r>
      <w:r>
        <w:t xml:space="preserve">) and (D) </w:t>
      </w:r>
      <w:r>
        <w:rPr>
          <w:i/>
        </w:rPr>
        <w:t>α</w:t>
      </w:r>
      <w:r>
        <w:rPr>
          <w:vertAlign w:val="superscript"/>
        </w:rPr>
        <w:t>2</w:t>
      </w:r>
      <w:r>
        <w:t>, by sampling density (</w:t>
      </w:r>
      <w:r>
        <w:rPr>
          <w:i/>
        </w:rPr>
        <w:t>E</w:t>
      </w:r>
      <w:r>
        <w:t>) and length-scale (colors).</w:t>
      </w:r>
    </w:p>
    <w:p w14:paraId="1E9AEEEB" w14:textId="77777777" w:rsidR="00BD1D03" w:rsidRDefault="00000000">
      <w:pPr>
        <w:pStyle w:val="BodyText"/>
        <w:pageBreakBefore/>
        <w:spacing w:line="480" w:lineRule="auto"/>
      </w:pPr>
      <w:r>
        <w:rPr>
          <w:b/>
        </w:rPr>
        <w:lastRenderedPageBreak/>
        <w:t>Figure 1</w:t>
      </w:r>
    </w:p>
    <w:p w14:paraId="38CC6724" w14:textId="77777777" w:rsidR="00BD1D03" w:rsidRDefault="00000000">
      <w:pPr>
        <w:spacing w:after="0"/>
        <w:jc w:val="center"/>
      </w:pPr>
      <w:r>
        <w:rPr>
          <w:noProof/>
        </w:rPr>
        <w:drawing>
          <wp:inline distT="0" distB="0" distL="0" distR="0" wp14:anchorId="249C8E92" wp14:editId="2516335C">
            <wp:extent cx="5943600" cy="3264535"/>
            <wp:effectExtent l="0" t="0" r="0" b="0"/>
            <wp:docPr id="70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2"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264535"/>
                    </a:xfrm>
                    <a:prstGeom prst="rect">
                      <a:avLst/>
                    </a:prstGeom>
                  </pic:spPr>
                </pic:pic>
              </a:graphicData>
            </a:graphic>
          </wp:inline>
        </w:drawing>
      </w:r>
    </w:p>
    <w:p w14:paraId="149DABA5" w14:textId="77777777" w:rsidR="00BD1D03" w:rsidRDefault="00000000">
      <w:pPr>
        <w:pStyle w:val="BodyText"/>
        <w:pageBreakBefore/>
        <w:spacing w:line="480" w:lineRule="auto"/>
      </w:pPr>
      <w:r>
        <w:rPr>
          <w:b/>
        </w:rPr>
        <w:lastRenderedPageBreak/>
        <w:t>Figure 2</w:t>
      </w:r>
    </w:p>
    <w:p w14:paraId="7FCE8B11" w14:textId="77777777" w:rsidR="00BD1D03" w:rsidRDefault="00000000">
      <w:pPr>
        <w:spacing w:after="0"/>
        <w:jc w:val="center"/>
      </w:pPr>
      <w:r>
        <w:rPr>
          <w:noProof/>
        </w:rPr>
        <w:drawing>
          <wp:inline distT="0" distB="0" distL="0" distR="0" wp14:anchorId="5FBD0C5D" wp14:editId="7290319C">
            <wp:extent cx="5943600" cy="3115945"/>
            <wp:effectExtent l="0" t="0" r="0" b="0"/>
            <wp:docPr id="70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15945"/>
                    </a:xfrm>
                    <a:prstGeom prst="rect">
                      <a:avLst/>
                    </a:prstGeom>
                  </pic:spPr>
                </pic:pic>
              </a:graphicData>
            </a:graphic>
          </wp:inline>
        </w:drawing>
      </w:r>
    </w:p>
    <w:p w14:paraId="31B9F8DF" w14:textId="77777777" w:rsidR="00BD1D03" w:rsidRDefault="00000000">
      <w:pPr>
        <w:pStyle w:val="BodyText"/>
        <w:pageBreakBefore/>
        <w:spacing w:line="480" w:lineRule="auto"/>
      </w:pPr>
      <w:r>
        <w:rPr>
          <w:b/>
        </w:rPr>
        <w:lastRenderedPageBreak/>
        <w:t>Figure 3</w:t>
      </w:r>
    </w:p>
    <w:p w14:paraId="468D59DB" w14:textId="77777777" w:rsidR="00BD1D03" w:rsidRDefault="00000000">
      <w:pPr>
        <w:spacing w:after="0"/>
        <w:jc w:val="center"/>
      </w:pPr>
      <w:r>
        <w:rPr>
          <w:noProof/>
        </w:rPr>
        <w:drawing>
          <wp:inline distT="0" distB="0" distL="0" distR="0" wp14:anchorId="20CC281B" wp14:editId="532B6601">
            <wp:extent cx="5943600" cy="4245610"/>
            <wp:effectExtent l="0" t="0" r="0" b="0"/>
            <wp:docPr id="700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6" name="Picture 904899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7BCEE0B" w14:textId="77777777" w:rsidR="00BD1D03" w:rsidRDefault="00000000">
      <w:pPr>
        <w:pStyle w:val="BodyText"/>
        <w:pageBreakBefore/>
        <w:spacing w:line="480" w:lineRule="auto"/>
      </w:pPr>
      <w:r>
        <w:rPr>
          <w:b/>
        </w:rPr>
        <w:lastRenderedPageBreak/>
        <w:t>Figure 4</w:t>
      </w:r>
    </w:p>
    <w:p w14:paraId="6604DA69" w14:textId="77777777" w:rsidR="00BD1D03" w:rsidRDefault="00000000">
      <w:pPr>
        <w:spacing w:after="0"/>
        <w:jc w:val="center"/>
      </w:pPr>
      <w:r>
        <w:rPr>
          <w:noProof/>
        </w:rPr>
        <w:drawing>
          <wp:inline distT="0" distB="0" distL="0" distR="0" wp14:anchorId="42F5182B" wp14:editId="4FAD015D">
            <wp:extent cx="5943600" cy="3566160"/>
            <wp:effectExtent l="0" t="0" r="0" b="2540"/>
            <wp:docPr id="700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08" name="Picture 6408272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p>
    <w:p w14:paraId="633BD3BF" w14:textId="77777777" w:rsidR="00BD1D03" w:rsidRDefault="00000000">
      <w:pPr>
        <w:pStyle w:val="BodyText"/>
        <w:pageBreakBefore/>
        <w:spacing w:line="480" w:lineRule="auto"/>
      </w:pPr>
      <w:r>
        <w:rPr>
          <w:b/>
        </w:rPr>
        <w:lastRenderedPageBreak/>
        <w:t>Figure 5</w:t>
      </w:r>
    </w:p>
    <w:p w14:paraId="09372BEB" w14:textId="77777777" w:rsidR="00BD1D03" w:rsidRDefault="00000000">
      <w:pPr>
        <w:spacing w:after="0"/>
        <w:jc w:val="center"/>
      </w:pPr>
      <w:r>
        <w:rPr>
          <w:iCs/>
          <w:noProof/>
        </w:rPr>
        <w:drawing>
          <wp:inline distT="0" distB="0" distL="0" distR="0" wp14:anchorId="3B1A1B29" wp14:editId="7390CD95">
            <wp:extent cx="5943600" cy="4245610"/>
            <wp:effectExtent l="0" t="0" r="0" b="0"/>
            <wp:docPr id="7000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10" name="Picture 107809788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sectPr w:rsidR="00BD1D03" w:rsidSect="00FE50DF">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lnNumType w:countBy="1" w:restart="continuous"/>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Gledis Guri" w:date="2026-09-30T13:58:00Z" w:initials="GG">
    <w:p w14:paraId="2222A309" w14:textId="77777777" w:rsidR="00C52B80" w:rsidRDefault="00C52B80" w:rsidP="00C52B80">
      <w:r>
        <w:rPr>
          <w:rStyle w:val="CommentReference"/>
        </w:rPr>
        <w:annotationRef/>
      </w:r>
      <w:r>
        <w:rPr>
          <w:sz w:val="20"/>
          <w:szCs w:val="20"/>
        </w:rPr>
        <w:t>this shouldn't be required, but it should be that after these samples it becomes negligable</w:t>
      </w:r>
    </w:p>
  </w:comment>
  <w:comment w:id="2" w:author="Gledis Guri" w:date="2026-09-30T14:36:00Z" w:initials="GG">
    <w:p w14:paraId="50820369" w14:textId="32E49BBC" w:rsidR="00020775" w:rsidRDefault="00020775">
      <w:pPr>
        <w:pStyle w:val="CommentText"/>
      </w:pPr>
      <w:r>
        <w:rPr>
          <w:rStyle w:val="CommentReference"/>
        </w:rPr>
        <w:annotationRef/>
      </w:r>
      <w:r>
        <w:t>Agreed, "required" overstated it. The abstract now says marginal gains became negligible beyond 4–5 samples per 10,000 km2 per depth layer for smooth species, but only beyond 8–11 for patchy species. The Discussion already uses this framing ("before the marginal gains drop below the threshold"). Two things to check: the abstract does not say that "negligible" is defined by your arbitrary Δε/ΔE = −0.05 threshold, and "more than twice the sampling density" holds (8–11 vs. 4–5). Adding "(Δε/ΔE &gt; −0.05)" would make it precise if the word budget allows.</w:t>
      </w:r>
    </w:p>
  </w:comment>
  <w:comment w:id="3" w:author="Gledis Guri" w:date="2026-09-30T13:59:00Z" w:initials="GG">
    <w:p w14:paraId="1D3ACCA4" w14:textId="77777777" w:rsidR="00C52B80" w:rsidRDefault="00C52B80" w:rsidP="00C52B80">
      <w:r>
        <w:rPr>
          <w:rStyle w:val="CommentReference"/>
        </w:rPr>
        <w:annotationRef/>
      </w:r>
      <w:r>
        <w:rPr>
          <w:sz w:val="20"/>
          <w:szCs w:val="20"/>
        </w:rPr>
        <w:t>This should be deleted</w:t>
      </w:r>
    </w:p>
  </w:comment>
  <w:comment w:id="4" w:author="Gledis Guri" w:date="2026-09-30T14:36:00Z" w:initials="GG">
    <w:p w14:paraId="07375AAF" w14:textId="78AD6C5C" w:rsidR="00020775" w:rsidRDefault="00020775">
      <w:pPr>
        <w:pStyle w:val="CommentText"/>
      </w:pPr>
      <w:r>
        <w:rPr>
          <w:rStyle w:val="CommentReference"/>
        </w:rPr>
        <w:annotationRef/>
      </w:r>
      <w:r>
        <w:t>Deleted. This matches the concern I raised earlier: the Results show error in μd rising with effort when ρ &gt; 400 km, so the claim was hard to defend. If you want the point about abundance indices back, it would need a careful statement in the Discussion (Perspectives and applications still says parameter estimation is relatively insensitive to effort), and the μd result should be reconciled with that sentence.</w:t>
      </w:r>
    </w:p>
  </w:comment>
  <w:comment w:id="5" w:author="Gledis Guri" w:date="2026-09-30T14:01:00Z" w:initials="GG">
    <w:p w14:paraId="30F5BB93" w14:textId="77777777" w:rsidR="00C52B80" w:rsidRDefault="00C52B80" w:rsidP="00C52B80">
      <w:r>
        <w:rPr>
          <w:rStyle w:val="CommentReference"/>
        </w:rPr>
        <w:annotationRef/>
      </w:r>
      <w:r>
        <w:rPr>
          <w:sz w:val="20"/>
          <w:szCs w:val="20"/>
        </w:rPr>
        <w:t>Give another sentence before this to make a smoother transition between the previous statement and this</w:t>
      </w:r>
    </w:p>
  </w:comment>
  <w:comment w:id="6" w:author="Gledis Guri" w:date="2026-09-30T14:36:00Z" w:initials="GG">
    <w:p w14:paraId="30230686" w14:textId="5BFB840C" w:rsidR="00020775" w:rsidRDefault="00020775">
      <w:pPr>
        <w:pStyle w:val="CommentText"/>
      </w:pPr>
      <w:r>
        <w:rPr>
          <w:rStyle w:val="CommentReference"/>
        </w:rPr>
        <w:annotationRef/>
      </w:r>
      <w:r>
        <w:t>Added a bridging sentence: the effort needed to characterize a species' distribution is not universal but depends on its spatial autocorrelation, and so can be specified in advance. It links the case-study result to the planner. Feel free to adjust the wording.</w:t>
      </w:r>
    </w:p>
  </w:comment>
  <w:comment w:id="20" w:author="Gledis Guri" w:date="2026-09-30T14:53:00Z" w:initials="GG">
    <w:p w14:paraId="1DCF5900" w14:textId="77777777" w:rsidR="00FA4C5C" w:rsidRDefault="00FA4C5C" w:rsidP="00FA4C5C">
      <w:r>
        <w:rPr>
          <w:rStyle w:val="CommentReference"/>
        </w:rPr>
        <w:annotationRef/>
      </w:r>
      <w:r>
        <w:rPr>
          <w:sz w:val="20"/>
          <w:szCs w:val="20"/>
        </w:rPr>
        <w:t>Need to make this an R function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222A309" w15:done="0"/>
  <w15:commentEx w15:paraId="50820369" w15:paraIdParent="2222A309" w15:done="0"/>
  <w15:commentEx w15:paraId="1D3ACCA4" w15:done="0"/>
  <w15:commentEx w15:paraId="07375AAF" w15:paraIdParent="1D3ACCA4" w15:done="0"/>
  <w15:commentEx w15:paraId="30F5BB93" w15:done="0"/>
  <w15:commentEx w15:paraId="30230686" w15:paraIdParent="30F5BB93" w15:done="0"/>
  <w15:commentEx w15:paraId="1DCF59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F03727A" w16cex:dateUtc="2026-09-30T20:58:00Z"/>
  <w16cex:commentExtensible w16cex:durableId="1E952345" w16cex:dateUtc="2026-09-30T21:36:00Z"/>
  <w16cex:commentExtensible w16cex:durableId="0192EFA0" w16cex:dateUtc="2026-09-30T20:59:00Z"/>
  <w16cex:commentExtensible w16cex:durableId="7BBC0AAB" w16cex:dateUtc="2026-09-30T21:36:00Z"/>
  <w16cex:commentExtensible w16cex:durableId="3015127C" w16cex:dateUtc="2026-09-30T21:01:00Z"/>
  <w16cex:commentExtensible w16cex:durableId="66CED72C" w16cex:dateUtc="2026-09-30T21:36:00Z"/>
  <w16cex:commentExtensible w16cex:durableId="4A6FAB38" w16cex:dateUtc="2026-09-30T2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222A309" w16cid:durableId="5F03727A"/>
  <w16cid:commentId w16cid:paraId="50820369" w16cid:durableId="1E952345"/>
  <w16cid:commentId w16cid:paraId="1D3ACCA4" w16cid:durableId="0192EFA0"/>
  <w16cid:commentId w16cid:paraId="07375AAF" w16cid:durableId="7BBC0AAB"/>
  <w16cid:commentId w16cid:paraId="30F5BB93" w16cid:durableId="3015127C"/>
  <w16cid:commentId w16cid:paraId="30230686" w16cid:durableId="66CED72C"/>
  <w16cid:commentId w16cid:paraId="1DCF5900" w16cid:durableId="4A6FAB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13D31A" w14:textId="77777777" w:rsidR="003259C5" w:rsidRDefault="003259C5" w:rsidP="009A2297">
      <w:pPr>
        <w:spacing w:after="0"/>
      </w:pPr>
      <w:r>
        <w:separator/>
      </w:r>
    </w:p>
  </w:endnote>
  <w:endnote w:type="continuationSeparator" w:id="0">
    <w:p w14:paraId="6B37EC2E" w14:textId="77777777" w:rsidR="003259C5" w:rsidRDefault="003259C5" w:rsidP="009A22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Times New Roman (Headings CS)">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54079070"/>
      <w:docPartObj>
        <w:docPartGallery w:val="Page Numbers (Bottom of Page)"/>
        <w:docPartUnique/>
      </w:docPartObj>
    </w:sdtPr>
    <w:sdtContent>
      <w:p w14:paraId="738A6EEE"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D4B65">
          <w:rPr>
            <w:rStyle w:val="PageNumber"/>
            <w:noProof/>
          </w:rPr>
          <w:t>21</w:t>
        </w:r>
        <w:r>
          <w:rPr>
            <w:rStyle w:val="PageNumber"/>
          </w:rPr>
          <w:fldChar w:fldCharType="end"/>
        </w:r>
      </w:p>
    </w:sdtContent>
  </w:sdt>
  <w:p w14:paraId="20CEA0E4" w14:textId="77777777" w:rsidR="00A66B15" w:rsidRDefault="00A66B15" w:rsidP="00946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202315"/>
      <w:docPartObj>
        <w:docPartGallery w:val="Page Numbers (Bottom of Page)"/>
        <w:docPartUnique/>
      </w:docPartObj>
    </w:sdtPr>
    <w:sdtContent>
      <w:p w14:paraId="20577206" w14:textId="77777777" w:rsidR="00A66B15" w:rsidRDefault="00A66B15" w:rsidP="00091DD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BE1F87" w14:textId="77777777" w:rsidR="00A66B15" w:rsidRDefault="00A66B15" w:rsidP="00D16A1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75B1" w14:textId="77777777" w:rsidR="00462704" w:rsidRDefault="004627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2F54F8" w14:textId="77777777" w:rsidR="003259C5" w:rsidRDefault="003259C5" w:rsidP="009A2297">
      <w:pPr>
        <w:spacing w:after="0"/>
      </w:pPr>
      <w:r>
        <w:separator/>
      </w:r>
    </w:p>
  </w:footnote>
  <w:footnote w:type="continuationSeparator" w:id="0">
    <w:p w14:paraId="6BDE7151" w14:textId="77777777" w:rsidR="003259C5" w:rsidRDefault="003259C5" w:rsidP="009A22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9CA47A" w14:textId="77777777" w:rsidR="00462704" w:rsidRDefault="004627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F8CB3" w14:textId="77777777" w:rsidR="00462704" w:rsidRDefault="0046270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7B168D" w14:textId="77777777" w:rsidR="00462704" w:rsidRDefault="004627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9A98392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654312B"/>
    <w:multiLevelType w:val="multilevel"/>
    <w:tmpl w:val="D7127F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6E7AC5"/>
    <w:multiLevelType w:val="hybridMultilevel"/>
    <w:tmpl w:val="9E76B3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2614163">
    <w:abstractNumId w:val="0"/>
  </w:num>
  <w:num w:numId="2" w16cid:durableId="1306860192">
    <w:abstractNumId w:val="0"/>
  </w:num>
  <w:num w:numId="3" w16cid:durableId="1263225559">
    <w:abstractNumId w:val="0"/>
  </w:num>
  <w:num w:numId="4" w16cid:durableId="161286760">
    <w:abstractNumId w:val="0"/>
  </w:num>
  <w:num w:numId="5" w16cid:durableId="573314918">
    <w:abstractNumId w:val="0"/>
  </w:num>
  <w:num w:numId="6" w16cid:durableId="675156835">
    <w:abstractNumId w:val="0"/>
  </w:num>
  <w:num w:numId="7" w16cid:durableId="967902636">
    <w:abstractNumId w:val="2"/>
  </w:num>
  <w:num w:numId="8" w16cid:durableId="10776354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ledis Guri">
    <w15:presenceInfo w15:providerId="AD" w15:userId="S::gguri@uw.edu::83df82f3-47dd-4c7f-8014-681978acda0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SystemFont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125"/>
    <w:rsid w:val="00000AB6"/>
    <w:rsid w:val="00001B17"/>
    <w:rsid w:val="000022BE"/>
    <w:rsid w:val="00002ABD"/>
    <w:rsid w:val="00003A5F"/>
    <w:rsid w:val="00003D9A"/>
    <w:rsid w:val="000051F2"/>
    <w:rsid w:val="000056CB"/>
    <w:rsid w:val="0000574A"/>
    <w:rsid w:val="00005CB6"/>
    <w:rsid w:val="00005F2E"/>
    <w:rsid w:val="00006E74"/>
    <w:rsid w:val="00007C32"/>
    <w:rsid w:val="000114C2"/>
    <w:rsid w:val="00011A03"/>
    <w:rsid w:val="00012269"/>
    <w:rsid w:val="00012E21"/>
    <w:rsid w:val="00012E2F"/>
    <w:rsid w:val="000132DD"/>
    <w:rsid w:val="000139A5"/>
    <w:rsid w:val="000145BE"/>
    <w:rsid w:val="00014AE9"/>
    <w:rsid w:val="00014D18"/>
    <w:rsid w:val="000160E2"/>
    <w:rsid w:val="00016814"/>
    <w:rsid w:val="000168C8"/>
    <w:rsid w:val="00017B7F"/>
    <w:rsid w:val="00017D18"/>
    <w:rsid w:val="00020159"/>
    <w:rsid w:val="00020775"/>
    <w:rsid w:val="00020998"/>
    <w:rsid w:val="00020F2C"/>
    <w:rsid w:val="00021267"/>
    <w:rsid w:val="00022E59"/>
    <w:rsid w:val="00023927"/>
    <w:rsid w:val="00023FE6"/>
    <w:rsid w:val="00025451"/>
    <w:rsid w:val="00025F29"/>
    <w:rsid w:val="0002721B"/>
    <w:rsid w:val="000349CA"/>
    <w:rsid w:val="000353AD"/>
    <w:rsid w:val="0003719B"/>
    <w:rsid w:val="000409FF"/>
    <w:rsid w:val="0004240A"/>
    <w:rsid w:val="00042692"/>
    <w:rsid w:val="00042885"/>
    <w:rsid w:val="000432EB"/>
    <w:rsid w:val="0004417B"/>
    <w:rsid w:val="000443C6"/>
    <w:rsid w:val="000444A9"/>
    <w:rsid w:val="000461C1"/>
    <w:rsid w:val="00050DA2"/>
    <w:rsid w:val="00051F7D"/>
    <w:rsid w:val="00052F30"/>
    <w:rsid w:val="000534CC"/>
    <w:rsid w:val="0005416C"/>
    <w:rsid w:val="000547C5"/>
    <w:rsid w:val="00054D59"/>
    <w:rsid w:val="00056B67"/>
    <w:rsid w:val="00057B49"/>
    <w:rsid w:val="00057F90"/>
    <w:rsid w:val="000603A4"/>
    <w:rsid w:val="000607B1"/>
    <w:rsid w:val="00061044"/>
    <w:rsid w:val="00061203"/>
    <w:rsid w:val="0006210A"/>
    <w:rsid w:val="00063447"/>
    <w:rsid w:val="00063455"/>
    <w:rsid w:val="00063804"/>
    <w:rsid w:val="00063BBC"/>
    <w:rsid w:val="0007052E"/>
    <w:rsid w:val="00070A54"/>
    <w:rsid w:val="00071304"/>
    <w:rsid w:val="00071FD5"/>
    <w:rsid w:val="00072E63"/>
    <w:rsid w:val="00074790"/>
    <w:rsid w:val="00075111"/>
    <w:rsid w:val="000757FC"/>
    <w:rsid w:val="000775D1"/>
    <w:rsid w:val="00077B8E"/>
    <w:rsid w:val="00080653"/>
    <w:rsid w:val="00082BC7"/>
    <w:rsid w:val="00083D55"/>
    <w:rsid w:val="00084698"/>
    <w:rsid w:val="00085100"/>
    <w:rsid w:val="00086636"/>
    <w:rsid w:val="00087896"/>
    <w:rsid w:val="00091A1D"/>
    <w:rsid w:val="00091FFE"/>
    <w:rsid w:val="00092F55"/>
    <w:rsid w:val="00094214"/>
    <w:rsid w:val="0009447E"/>
    <w:rsid w:val="0009525D"/>
    <w:rsid w:val="00095871"/>
    <w:rsid w:val="000974AE"/>
    <w:rsid w:val="000A0340"/>
    <w:rsid w:val="000A1536"/>
    <w:rsid w:val="000A238A"/>
    <w:rsid w:val="000A29CA"/>
    <w:rsid w:val="000A2C60"/>
    <w:rsid w:val="000A3064"/>
    <w:rsid w:val="000A3533"/>
    <w:rsid w:val="000A475C"/>
    <w:rsid w:val="000A4CE6"/>
    <w:rsid w:val="000A685B"/>
    <w:rsid w:val="000A776D"/>
    <w:rsid w:val="000B021C"/>
    <w:rsid w:val="000B16AE"/>
    <w:rsid w:val="000B1746"/>
    <w:rsid w:val="000B3342"/>
    <w:rsid w:val="000B354D"/>
    <w:rsid w:val="000B48EE"/>
    <w:rsid w:val="000B4D5A"/>
    <w:rsid w:val="000B4F85"/>
    <w:rsid w:val="000B5E8A"/>
    <w:rsid w:val="000B632F"/>
    <w:rsid w:val="000B644D"/>
    <w:rsid w:val="000B7F3C"/>
    <w:rsid w:val="000C1D0D"/>
    <w:rsid w:val="000C1D95"/>
    <w:rsid w:val="000C1E9E"/>
    <w:rsid w:val="000C295A"/>
    <w:rsid w:val="000C4EFA"/>
    <w:rsid w:val="000C6147"/>
    <w:rsid w:val="000D0491"/>
    <w:rsid w:val="000D1A88"/>
    <w:rsid w:val="000D2BF7"/>
    <w:rsid w:val="000D4F79"/>
    <w:rsid w:val="000D6CB9"/>
    <w:rsid w:val="000D6DE8"/>
    <w:rsid w:val="000D7045"/>
    <w:rsid w:val="000D7AE0"/>
    <w:rsid w:val="000E028F"/>
    <w:rsid w:val="000E190D"/>
    <w:rsid w:val="000E1E0C"/>
    <w:rsid w:val="000E2992"/>
    <w:rsid w:val="000E2BF2"/>
    <w:rsid w:val="000E31BF"/>
    <w:rsid w:val="000E3632"/>
    <w:rsid w:val="000E3B51"/>
    <w:rsid w:val="000E3CB4"/>
    <w:rsid w:val="000F0746"/>
    <w:rsid w:val="000F0CD4"/>
    <w:rsid w:val="000F23E9"/>
    <w:rsid w:val="000F2824"/>
    <w:rsid w:val="000F31EB"/>
    <w:rsid w:val="000F3DDE"/>
    <w:rsid w:val="000F40A8"/>
    <w:rsid w:val="000F510C"/>
    <w:rsid w:val="000F5585"/>
    <w:rsid w:val="000F5722"/>
    <w:rsid w:val="000F5B32"/>
    <w:rsid w:val="000F67DF"/>
    <w:rsid w:val="000F71FC"/>
    <w:rsid w:val="000F7C17"/>
    <w:rsid w:val="00100A8A"/>
    <w:rsid w:val="00100FD6"/>
    <w:rsid w:val="001012ED"/>
    <w:rsid w:val="001016A0"/>
    <w:rsid w:val="00101BFB"/>
    <w:rsid w:val="00102D80"/>
    <w:rsid w:val="00105071"/>
    <w:rsid w:val="00106163"/>
    <w:rsid w:val="001062D5"/>
    <w:rsid w:val="001063EA"/>
    <w:rsid w:val="00106A43"/>
    <w:rsid w:val="00107481"/>
    <w:rsid w:val="00107B96"/>
    <w:rsid w:val="001100C1"/>
    <w:rsid w:val="001101CA"/>
    <w:rsid w:val="001109C4"/>
    <w:rsid w:val="001116F3"/>
    <w:rsid w:val="00112FD6"/>
    <w:rsid w:val="0011343E"/>
    <w:rsid w:val="00114F2B"/>
    <w:rsid w:val="00115FE6"/>
    <w:rsid w:val="001170B8"/>
    <w:rsid w:val="001178FE"/>
    <w:rsid w:val="00117CD3"/>
    <w:rsid w:val="00120DF0"/>
    <w:rsid w:val="001247DB"/>
    <w:rsid w:val="00124A60"/>
    <w:rsid w:val="00124CBE"/>
    <w:rsid w:val="00125464"/>
    <w:rsid w:val="00126047"/>
    <w:rsid w:val="00127801"/>
    <w:rsid w:val="00127B6F"/>
    <w:rsid w:val="00127DFE"/>
    <w:rsid w:val="00130111"/>
    <w:rsid w:val="00131C1F"/>
    <w:rsid w:val="001331FA"/>
    <w:rsid w:val="00133DD4"/>
    <w:rsid w:val="00134076"/>
    <w:rsid w:val="001345B5"/>
    <w:rsid w:val="001365D9"/>
    <w:rsid w:val="00137DD4"/>
    <w:rsid w:val="00140286"/>
    <w:rsid w:val="00140C78"/>
    <w:rsid w:val="00140D71"/>
    <w:rsid w:val="00140E57"/>
    <w:rsid w:val="001414C4"/>
    <w:rsid w:val="00141D37"/>
    <w:rsid w:val="001428E1"/>
    <w:rsid w:val="001455E0"/>
    <w:rsid w:val="00146302"/>
    <w:rsid w:val="001465AC"/>
    <w:rsid w:val="00146A47"/>
    <w:rsid w:val="00150766"/>
    <w:rsid w:val="0015179F"/>
    <w:rsid w:val="001520AA"/>
    <w:rsid w:val="0015215E"/>
    <w:rsid w:val="001547DC"/>
    <w:rsid w:val="001550FE"/>
    <w:rsid w:val="00155244"/>
    <w:rsid w:val="00160297"/>
    <w:rsid w:val="00160CEF"/>
    <w:rsid w:val="00162082"/>
    <w:rsid w:val="00163498"/>
    <w:rsid w:val="00163DB8"/>
    <w:rsid w:val="001643E6"/>
    <w:rsid w:val="00164C62"/>
    <w:rsid w:val="00164CCE"/>
    <w:rsid w:val="001676A9"/>
    <w:rsid w:val="0017095B"/>
    <w:rsid w:val="00171483"/>
    <w:rsid w:val="00172440"/>
    <w:rsid w:val="00173E36"/>
    <w:rsid w:val="001748F5"/>
    <w:rsid w:val="0017607E"/>
    <w:rsid w:val="00176D2B"/>
    <w:rsid w:val="00177159"/>
    <w:rsid w:val="001801E2"/>
    <w:rsid w:val="00180245"/>
    <w:rsid w:val="00180252"/>
    <w:rsid w:val="00180840"/>
    <w:rsid w:val="00180919"/>
    <w:rsid w:val="00180FAF"/>
    <w:rsid w:val="001814FF"/>
    <w:rsid w:val="001827F8"/>
    <w:rsid w:val="00182802"/>
    <w:rsid w:val="001831DF"/>
    <w:rsid w:val="00183B9A"/>
    <w:rsid w:val="00184B5A"/>
    <w:rsid w:val="0018545E"/>
    <w:rsid w:val="00185814"/>
    <w:rsid w:val="0018650C"/>
    <w:rsid w:val="001869ED"/>
    <w:rsid w:val="00186E38"/>
    <w:rsid w:val="00187296"/>
    <w:rsid w:val="00190A03"/>
    <w:rsid w:val="00190EF5"/>
    <w:rsid w:val="001917E2"/>
    <w:rsid w:val="00192D8F"/>
    <w:rsid w:val="00192DF5"/>
    <w:rsid w:val="001934BA"/>
    <w:rsid w:val="00194686"/>
    <w:rsid w:val="00195990"/>
    <w:rsid w:val="001A0205"/>
    <w:rsid w:val="001A0C00"/>
    <w:rsid w:val="001A11AC"/>
    <w:rsid w:val="001A136C"/>
    <w:rsid w:val="001A150A"/>
    <w:rsid w:val="001A2542"/>
    <w:rsid w:val="001A48D1"/>
    <w:rsid w:val="001A6FCD"/>
    <w:rsid w:val="001B0E72"/>
    <w:rsid w:val="001B350D"/>
    <w:rsid w:val="001B3530"/>
    <w:rsid w:val="001B494C"/>
    <w:rsid w:val="001B4F2A"/>
    <w:rsid w:val="001B5275"/>
    <w:rsid w:val="001B55AB"/>
    <w:rsid w:val="001B5BD6"/>
    <w:rsid w:val="001B5C27"/>
    <w:rsid w:val="001B6091"/>
    <w:rsid w:val="001B65DC"/>
    <w:rsid w:val="001C0551"/>
    <w:rsid w:val="001C2382"/>
    <w:rsid w:val="001C356D"/>
    <w:rsid w:val="001C3B95"/>
    <w:rsid w:val="001C4DF2"/>
    <w:rsid w:val="001C555F"/>
    <w:rsid w:val="001C5725"/>
    <w:rsid w:val="001C62FB"/>
    <w:rsid w:val="001D051D"/>
    <w:rsid w:val="001D0620"/>
    <w:rsid w:val="001D0A69"/>
    <w:rsid w:val="001D0B52"/>
    <w:rsid w:val="001D2FC7"/>
    <w:rsid w:val="001D6294"/>
    <w:rsid w:val="001D73F9"/>
    <w:rsid w:val="001D7445"/>
    <w:rsid w:val="001D778A"/>
    <w:rsid w:val="001E0F76"/>
    <w:rsid w:val="001E1246"/>
    <w:rsid w:val="001E155A"/>
    <w:rsid w:val="001E199E"/>
    <w:rsid w:val="001E2349"/>
    <w:rsid w:val="001E33A3"/>
    <w:rsid w:val="001E33B9"/>
    <w:rsid w:val="001E37E0"/>
    <w:rsid w:val="001E4A9B"/>
    <w:rsid w:val="001E4C8D"/>
    <w:rsid w:val="001E53A7"/>
    <w:rsid w:val="001E5B76"/>
    <w:rsid w:val="001E644C"/>
    <w:rsid w:val="001E6470"/>
    <w:rsid w:val="001E6BF2"/>
    <w:rsid w:val="001E7948"/>
    <w:rsid w:val="001F10CE"/>
    <w:rsid w:val="001F38F5"/>
    <w:rsid w:val="001F3AA3"/>
    <w:rsid w:val="001F3BC5"/>
    <w:rsid w:val="001F47EB"/>
    <w:rsid w:val="001F5339"/>
    <w:rsid w:val="001F55A1"/>
    <w:rsid w:val="001F623E"/>
    <w:rsid w:val="001F698C"/>
    <w:rsid w:val="001F6996"/>
    <w:rsid w:val="001F72E9"/>
    <w:rsid w:val="001F75CE"/>
    <w:rsid w:val="00201B6D"/>
    <w:rsid w:val="00201F17"/>
    <w:rsid w:val="002027BA"/>
    <w:rsid w:val="00202E65"/>
    <w:rsid w:val="00207177"/>
    <w:rsid w:val="00210499"/>
    <w:rsid w:val="00212093"/>
    <w:rsid w:val="0021269A"/>
    <w:rsid w:val="00213174"/>
    <w:rsid w:val="00213C5F"/>
    <w:rsid w:val="0021529A"/>
    <w:rsid w:val="00216EE9"/>
    <w:rsid w:val="002170DA"/>
    <w:rsid w:val="002225C5"/>
    <w:rsid w:val="00222B88"/>
    <w:rsid w:val="002237C6"/>
    <w:rsid w:val="002238B3"/>
    <w:rsid w:val="0022466F"/>
    <w:rsid w:val="002255F5"/>
    <w:rsid w:val="00225CCC"/>
    <w:rsid w:val="002261F5"/>
    <w:rsid w:val="00226A6E"/>
    <w:rsid w:val="00227795"/>
    <w:rsid w:val="00227975"/>
    <w:rsid w:val="0023039B"/>
    <w:rsid w:val="00230A40"/>
    <w:rsid w:val="002316A1"/>
    <w:rsid w:val="00231724"/>
    <w:rsid w:val="00231AC7"/>
    <w:rsid w:val="00231CCD"/>
    <w:rsid w:val="00232D1E"/>
    <w:rsid w:val="002331E6"/>
    <w:rsid w:val="00233AAB"/>
    <w:rsid w:val="00233C32"/>
    <w:rsid w:val="002342B6"/>
    <w:rsid w:val="002347AB"/>
    <w:rsid w:val="002357D8"/>
    <w:rsid w:val="00235923"/>
    <w:rsid w:val="00235B7B"/>
    <w:rsid w:val="00236259"/>
    <w:rsid w:val="002362C0"/>
    <w:rsid w:val="00236C3C"/>
    <w:rsid w:val="00237B5F"/>
    <w:rsid w:val="00241EEE"/>
    <w:rsid w:val="00242929"/>
    <w:rsid w:val="00242A24"/>
    <w:rsid w:val="00242A5D"/>
    <w:rsid w:val="00244944"/>
    <w:rsid w:val="0024606E"/>
    <w:rsid w:val="00246E74"/>
    <w:rsid w:val="002478A8"/>
    <w:rsid w:val="00247B17"/>
    <w:rsid w:val="00247D59"/>
    <w:rsid w:val="00247F05"/>
    <w:rsid w:val="00250A59"/>
    <w:rsid w:val="00251B03"/>
    <w:rsid w:val="00251D34"/>
    <w:rsid w:val="0025394F"/>
    <w:rsid w:val="00254D82"/>
    <w:rsid w:val="00256746"/>
    <w:rsid w:val="002574EE"/>
    <w:rsid w:val="002601E5"/>
    <w:rsid w:val="002609C5"/>
    <w:rsid w:val="00260B0B"/>
    <w:rsid w:val="00260EF4"/>
    <w:rsid w:val="00261DD5"/>
    <w:rsid w:val="00262B24"/>
    <w:rsid w:val="00262DAD"/>
    <w:rsid w:val="00264629"/>
    <w:rsid w:val="002657B8"/>
    <w:rsid w:val="002658EB"/>
    <w:rsid w:val="00266A9B"/>
    <w:rsid w:val="002704B8"/>
    <w:rsid w:val="002704E3"/>
    <w:rsid w:val="00270F24"/>
    <w:rsid w:val="00271AA0"/>
    <w:rsid w:val="00272066"/>
    <w:rsid w:val="00273737"/>
    <w:rsid w:val="00273825"/>
    <w:rsid w:val="00273A20"/>
    <w:rsid w:val="00273FC3"/>
    <w:rsid w:val="0027453B"/>
    <w:rsid w:val="00274F05"/>
    <w:rsid w:val="00275178"/>
    <w:rsid w:val="002758D3"/>
    <w:rsid w:val="00276F54"/>
    <w:rsid w:val="00277263"/>
    <w:rsid w:val="002809EF"/>
    <w:rsid w:val="0028136B"/>
    <w:rsid w:val="00281679"/>
    <w:rsid w:val="002820B7"/>
    <w:rsid w:val="002821B3"/>
    <w:rsid w:val="002837DB"/>
    <w:rsid w:val="00283B21"/>
    <w:rsid w:val="00284675"/>
    <w:rsid w:val="00284737"/>
    <w:rsid w:val="0028513F"/>
    <w:rsid w:val="0028551E"/>
    <w:rsid w:val="002868ED"/>
    <w:rsid w:val="00286ADA"/>
    <w:rsid w:val="002877EE"/>
    <w:rsid w:val="00290F94"/>
    <w:rsid w:val="002911E5"/>
    <w:rsid w:val="00291D04"/>
    <w:rsid w:val="00291EB6"/>
    <w:rsid w:val="0029301E"/>
    <w:rsid w:val="002937E8"/>
    <w:rsid w:val="00293DC4"/>
    <w:rsid w:val="002945EA"/>
    <w:rsid w:val="00294A57"/>
    <w:rsid w:val="00294B01"/>
    <w:rsid w:val="00294CBC"/>
    <w:rsid w:val="00295077"/>
    <w:rsid w:val="00295A9F"/>
    <w:rsid w:val="00295D54"/>
    <w:rsid w:val="0029719D"/>
    <w:rsid w:val="0029731D"/>
    <w:rsid w:val="002975EB"/>
    <w:rsid w:val="00297BBE"/>
    <w:rsid w:val="00297F83"/>
    <w:rsid w:val="002A17F8"/>
    <w:rsid w:val="002A1A2C"/>
    <w:rsid w:val="002A1B4E"/>
    <w:rsid w:val="002A1F7B"/>
    <w:rsid w:val="002A222B"/>
    <w:rsid w:val="002A2798"/>
    <w:rsid w:val="002A2B18"/>
    <w:rsid w:val="002A2EC9"/>
    <w:rsid w:val="002A3954"/>
    <w:rsid w:val="002A3C50"/>
    <w:rsid w:val="002A4C2B"/>
    <w:rsid w:val="002A75F7"/>
    <w:rsid w:val="002A779A"/>
    <w:rsid w:val="002B0661"/>
    <w:rsid w:val="002B096B"/>
    <w:rsid w:val="002B0D91"/>
    <w:rsid w:val="002B1A11"/>
    <w:rsid w:val="002B2019"/>
    <w:rsid w:val="002B4352"/>
    <w:rsid w:val="002B45C6"/>
    <w:rsid w:val="002B71F7"/>
    <w:rsid w:val="002B79AB"/>
    <w:rsid w:val="002B7AB4"/>
    <w:rsid w:val="002C0403"/>
    <w:rsid w:val="002C103E"/>
    <w:rsid w:val="002C1DFA"/>
    <w:rsid w:val="002C4FC7"/>
    <w:rsid w:val="002C53EB"/>
    <w:rsid w:val="002C6985"/>
    <w:rsid w:val="002C75B4"/>
    <w:rsid w:val="002D1904"/>
    <w:rsid w:val="002D3E7E"/>
    <w:rsid w:val="002D4B65"/>
    <w:rsid w:val="002D51E9"/>
    <w:rsid w:val="002D6BB3"/>
    <w:rsid w:val="002D7877"/>
    <w:rsid w:val="002D7BA9"/>
    <w:rsid w:val="002E0279"/>
    <w:rsid w:val="002E0A3F"/>
    <w:rsid w:val="002E117D"/>
    <w:rsid w:val="002E1709"/>
    <w:rsid w:val="002E285D"/>
    <w:rsid w:val="002E32DB"/>
    <w:rsid w:val="002E3786"/>
    <w:rsid w:val="002E3B44"/>
    <w:rsid w:val="002E5D63"/>
    <w:rsid w:val="002E5FD7"/>
    <w:rsid w:val="002E69CF"/>
    <w:rsid w:val="002E6AE6"/>
    <w:rsid w:val="002E75FE"/>
    <w:rsid w:val="002E7667"/>
    <w:rsid w:val="002F0A7E"/>
    <w:rsid w:val="002F0C0B"/>
    <w:rsid w:val="002F11A4"/>
    <w:rsid w:val="002F4694"/>
    <w:rsid w:val="002F53D4"/>
    <w:rsid w:val="002F68A8"/>
    <w:rsid w:val="002F6B9D"/>
    <w:rsid w:val="003004DE"/>
    <w:rsid w:val="00300B06"/>
    <w:rsid w:val="0030120A"/>
    <w:rsid w:val="00301CEE"/>
    <w:rsid w:val="003029C3"/>
    <w:rsid w:val="00304A30"/>
    <w:rsid w:val="00304C4E"/>
    <w:rsid w:val="003073DE"/>
    <w:rsid w:val="00310F24"/>
    <w:rsid w:val="00311B63"/>
    <w:rsid w:val="0031241E"/>
    <w:rsid w:val="003124D1"/>
    <w:rsid w:val="00312DD0"/>
    <w:rsid w:val="00312DFE"/>
    <w:rsid w:val="00313D68"/>
    <w:rsid w:val="00314630"/>
    <w:rsid w:val="00314830"/>
    <w:rsid w:val="00317C6C"/>
    <w:rsid w:val="0032076E"/>
    <w:rsid w:val="0032117F"/>
    <w:rsid w:val="0032194E"/>
    <w:rsid w:val="00321A5E"/>
    <w:rsid w:val="00322184"/>
    <w:rsid w:val="00322F87"/>
    <w:rsid w:val="00323FE2"/>
    <w:rsid w:val="00325272"/>
    <w:rsid w:val="00325627"/>
    <w:rsid w:val="003259C5"/>
    <w:rsid w:val="00325EAD"/>
    <w:rsid w:val="00326045"/>
    <w:rsid w:val="003261F1"/>
    <w:rsid w:val="003268A6"/>
    <w:rsid w:val="00326BE2"/>
    <w:rsid w:val="00326E80"/>
    <w:rsid w:val="003271D0"/>
    <w:rsid w:val="00327BD2"/>
    <w:rsid w:val="00330D63"/>
    <w:rsid w:val="003329B8"/>
    <w:rsid w:val="00333361"/>
    <w:rsid w:val="00336225"/>
    <w:rsid w:val="00336E69"/>
    <w:rsid w:val="00340F6A"/>
    <w:rsid w:val="003438BD"/>
    <w:rsid w:val="00344228"/>
    <w:rsid w:val="003443CF"/>
    <w:rsid w:val="00345B8C"/>
    <w:rsid w:val="00345EBB"/>
    <w:rsid w:val="0035007B"/>
    <w:rsid w:val="00350360"/>
    <w:rsid w:val="003504FB"/>
    <w:rsid w:val="0035085A"/>
    <w:rsid w:val="00350ED5"/>
    <w:rsid w:val="00350F57"/>
    <w:rsid w:val="00352DBF"/>
    <w:rsid w:val="00352F9A"/>
    <w:rsid w:val="00353F64"/>
    <w:rsid w:val="00354503"/>
    <w:rsid w:val="003546AC"/>
    <w:rsid w:val="00355107"/>
    <w:rsid w:val="0035609F"/>
    <w:rsid w:val="0035656A"/>
    <w:rsid w:val="00356B4A"/>
    <w:rsid w:val="00360698"/>
    <w:rsid w:val="003607A8"/>
    <w:rsid w:val="00360F50"/>
    <w:rsid w:val="003625D6"/>
    <w:rsid w:val="00362805"/>
    <w:rsid w:val="00362CFD"/>
    <w:rsid w:val="00362FAD"/>
    <w:rsid w:val="003634C7"/>
    <w:rsid w:val="00364929"/>
    <w:rsid w:val="00364C2B"/>
    <w:rsid w:val="00364F75"/>
    <w:rsid w:val="003665D2"/>
    <w:rsid w:val="003676DB"/>
    <w:rsid w:val="00367DC4"/>
    <w:rsid w:val="00370B78"/>
    <w:rsid w:val="00373AC6"/>
    <w:rsid w:val="00374B89"/>
    <w:rsid w:val="0037506C"/>
    <w:rsid w:val="003755B5"/>
    <w:rsid w:val="00375E4C"/>
    <w:rsid w:val="0037611A"/>
    <w:rsid w:val="00376731"/>
    <w:rsid w:val="00376B55"/>
    <w:rsid w:val="00376CAC"/>
    <w:rsid w:val="0037779D"/>
    <w:rsid w:val="00377E38"/>
    <w:rsid w:val="0038067C"/>
    <w:rsid w:val="00380807"/>
    <w:rsid w:val="00380BDE"/>
    <w:rsid w:val="0038147C"/>
    <w:rsid w:val="0038235A"/>
    <w:rsid w:val="00382F46"/>
    <w:rsid w:val="0038376D"/>
    <w:rsid w:val="0038376F"/>
    <w:rsid w:val="00383999"/>
    <w:rsid w:val="00383D92"/>
    <w:rsid w:val="00383EED"/>
    <w:rsid w:val="00387504"/>
    <w:rsid w:val="00387697"/>
    <w:rsid w:val="00387956"/>
    <w:rsid w:val="00390A6F"/>
    <w:rsid w:val="0039223E"/>
    <w:rsid w:val="003922E3"/>
    <w:rsid w:val="00392A56"/>
    <w:rsid w:val="0039332C"/>
    <w:rsid w:val="0039370D"/>
    <w:rsid w:val="003939B7"/>
    <w:rsid w:val="00393D33"/>
    <w:rsid w:val="00394D94"/>
    <w:rsid w:val="003954A2"/>
    <w:rsid w:val="003957E3"/>
    <w:rsid w:val="003965A0"/>
    <w:rsid w:val="0039668F"/>
    <w:rsid w:val="003A0592"/>
    <w:rsid w:val="003A0D51"/>
    <w:rsid w:val="003A0DF7"/>
    <w:rsid w:val="003A1477"/>
    <w:rsid w:val="003A20CB"/>
    <w:rsid w:val="003A21AC"/>
    <w:rsid w:val="003A35CE"/>
    <w:rsid w:val="003A3D79"/>
    <w:rsid w:val="003A4273"/>
    <w:rsid w:val="003A49B0"/>
    <w:rsid w:val="003A553C"/>
    <w:rsid w:val="003A5846"/>
    <w:rsid w:val="003A6403"/>
    <w:rsid w:val="003A777A"/>
    <w:rsid w:val="003A7C60"/>
    <w:rsid w:val="003A7D9C"/>
    <w:rsid w:val="003B0195"/>
    <w:rsid w:val="003B103B"/>
    <w:rsid w:val="003B13B6"/>
    <w:rsid w:val="003B1954"/>
    <w:rsid w:val="003B2437"/>
    <w:rsid w:val="003B471B"/>
    <w:rsid w:val="003B55BF"/>
    <w:rsid w:val="003B5D12"/>
    <w:rsid w:val="003B601D"/>
    <w:rsid w:val="003B64C7"/>
    <w:rsid w:val="003B7514"/>
    <w:rsid w:val="003B7D9D"/>
    <w:rsid w:val="003C12FA"/>
    <w:rsid w:val="003C1462"/>
    <w:rsid w:val="003C151B"/>
    <w:rsid w:val="003C3CFF"/>
    <w:rsid w:val="003C4A37"/>
    <w:rsid w:val="003C4FC4"/>
    <w:rsid w:val="003C522B"/>
    <w:rsid w:val="003C6767"/>
    <w:rsid w:val="003C7EA9"/>
    <w:rsid w:val="003C7F95"/>
    <w:rsid w:val="003D11B0"/>
    <w:rsid w:val="003D1914"/>
    <w:rsid w:val="003D32D9"/>
    <w:rsid w:val="003D3C28"/>
    <w:rsid w:val="003D4C50"/>
    <w:rsid w:val="003D5CCB"/>
    <w:rsid w:val="003D6E81"/>
    <w:rsid w:val="003D748C"/>
    <w:rsid w:val="003D7556"/>
    <w:rsid w:val="003E008F"/>
    <w:rsid w:val="003E0C6C"/>
    <w:rsid w:val="003E3BD8"/>
    <w:rsid w:val="003E6C81"/>
    <w:rsid w:val="003E773E"/>
    <w:rsid w:val="003F0620"/>
    <w:rsid w:val="003F06B9"/>
    <w:rsid w:val="003F07F0"/>
    <w:rsid w:val="003F0D81"/>
    <w:rsid w:val="003F0FD0"/>
    <w:rsid w:val="003F14FA"/>
    <w:rsid w:val="003F2203"/>
    <w:rsid w:val="003F2687"/>
    <w:rsid w:val="003F285E"/>
    <w:rsid w:val="003F2D02"/>
    <w:rsid w:val="003F2E26"/>
    <w:rsid w:val="003F3546"/>
    <w:rsid w:val="003F5DC2"/>
    <w:rsid w:val="00401410"/>
    <w:rsid w:val="004024BF"/>
    <w:rsid w:val="00402FA3"/>
    <w:rsid w:val="00403804"/>
    <w:rsid w:val="00403D4C"/>
    <w:rsid w:val="00404F34"/>
    <w:rsid w:val="0040527D"/>
    <w:rsid w:val="00405996"/>
    <w:rsid w:val="00406068"/>
    <w:rsid w:val="004062E1"/>
    <w:rsid w:val="00406B42"/>
    <w:rsid w:val="004075CF"/>
    <w:rsid w:val="00410B1F"/>
    <w:rsid w:val="004113C3"/>
    <w:rsid w:val="00411992"/>
    <w:rsid w:val="00412E7B"/>
    <w:rsid w:val="0041384E"/>
    <w:rsid w:val="0041396A"/>
    <w:rsid w:val="00420AB4"/>
    <w:rsid w:val="00421DDF"/>
    <w:rsid w:val="0042202C"/>
    <w:rsid w:val="00422CF9"/>
    <w:rsid w:val="00423C14"/>
    <w:rsid w:val="00423F6B"/>
    <w:rsid w:val="004242D5"/>
    <w:rsid w:val="004249EA"/>
    <w:rsid w:val="00424C45"/>
    <w:rsid w:val="00425F7A"/>
    <w:rsid w:val="004264E8"/>
    <w:rsid w:val="00426B30"/>
    <w:rsid w:val="004270A1"/>
    <w:rsid w:val="004271BE"/>
    <w:rsid w:val="00427A26"/>
    <w:rsid w:val="00427EAF"/>
    <w:rsid w:val="004306D0"/>
    <w:rsid w:val="00431D87"/>
    <w:rsid w:val="0043272B"/>
    <w:rsid w:val="00432EEE"/>
    <w:rsid w:val="00433F89"/>
    <w:rsid w:val="0043617E"/>
    <w:rsid w:val="00437B7B"/>
    <w:rsid w:val="00437C6E"/>
    <w:rsid w:val="00440FF2"/>
    <w:rsid w:val="0044189E"/>
    <w:rsid w:val="00442124"/>
    <w:rsid w:val="00443AB2"/>
    <w:rsid w:val="00445021"/>
    <w:rsid w:val="0044656E"/>
    <w:rsid w:val="0044757D"/>
    <w:rsid w:val="004475F1"/>
    <w:rsid w:val="00450034"/>
    <w:rsid w:val="00450784"/>
    <w:rsid w:val="004507D0"/>
    <w:rsid w:val="00452BD9"/>
    <w:rsid w:val="00460098"/>
    <w:rsid w:val="0046181E"/>
    <w:rsid w:val="0046242E"/>
    <w:rsid w:val="00462704"/>
    <w:rsid w:val="00462848"/>
    <w:rsid w:val="00464007"/>
    <w:rsid w:val="004641CE"/>
    <w:rsid w:val="00464A32"/>
    <w:rsid w:val="00465B48"/>
    <w:rsid w:val="004660B7"/>
    <w:rsid w:val="0046620B"/>
    <w:rsid w:val="004674CC"/>
    <w:rsid w:val="00467958"/>
    <w:rsid w:val="004714FD"/>
    <w:rsid w:val="00471569"/>
    <w:rsid w:val="00472742"/>
    <w:rsid w:val="0047298B"/>
    <w:rsid w:val="00473D0C"/>
    <w:rsid w:val="00474904"/>
    <w:rsid w:val="00474C5E"/>
    <w:rsid w:val="00474DF4"/>
    <w:rsid w:val="0047549D"/>
    <w:rsid w:val="004762FC"/>
    <w:rsid w:val="00476949"/>
    <w:rsid w:val="00476D1F"/>
    <w:rsid w:val="0047788E"/>
    <w:rsid w:val="00480831"/>
    <w:rsid w:val="00480A2D"/>
    <w:rsid w:val="004821CC"/>
    <w:rsid w:val="00482ECB"/>
    <w:rsid w:val="004834A6"/>
    <w:rsid w:val="004837D4"/>
    <w:rsid w:val="00484E10"/>
    <w:rsid w:val="004850D9"/>
    <w:rsid w:val="004851FF"/>
    <w:rsid w:val="0048526C"/>
    <w:rsid w:val="0048588F"/>
    <w:rsid w:val="004861FF"/>
    <w:rsid w:val="00486E70"/>
    <w:rsid w:val="00487038"/>
    <w:rsid w:val="004907A7"/>
    <w:rsid w:val="00490862"/>
    <w:rsid w:val="00490D8B"/>
    <w:rsid w:val="00492963"/>
    <w:rsid w:val="00492DAE"/>
    <w:rsid w:val="004931E3"/>
    <w:rsid w:val="004951AA"/>
    <w:rsid w:val="00495449"/>
    <w:rsid w:val="004961BF"/>
    <w:rsid w:val="00496211"/>
    <w:rsid w:val="00497D73"/>
    <w:rsid w:val="004A103A"/>
    <w:rsid w:val="004A11DE"/>
    <w:rsid w:val="004A2688"/>
    <w:rsid w:val="004A30E5"/>
    <w:rsid w:val="004A324F"/>
    <w:rsid w:val="004A3D17"/>
    <w:rsid w:val="004A3E38"/>
    <w:rsid w:val="004A4351"/>
    <w:rsid w:val="004A4601"/>
    <w:rsid w:val="004A6683"/>
    <w:rsid w:val="004A7175"/>
    <w:rsid w:val="004B04C3"/>
    <w:rsid w:val="004B0607"/>
    <w:rsid w:val="004B089B"/>
    <w:rsid w:val="004B0C01"/>
    <w:rsid w:val="004B0F2E"/>
    <w:rsid w:val="004B2B6E"/>
    <w:rsid w:val="004B4B3E"/>
    <w:rsid w:val="004B6CC9"/>
    <w:rsid w:val="004B70A0"/>
    <w:rsid w:val="004B7DEA"/>
    <w:rsid w:val="004C0EC9"/>
    <w:rsid w:val="004C349C"/>
    <w:rsid w:val="004C35CB"/>
    <w:rsid w:val="004C483F"/>
    <w:rsid w:val="004C52FD"/>
    <w:rsid w:val="004C5337"/>
    <w:rsid w:val="004C53D4"/>
    <w:rsid w:val="004C554A"/>
    <w:rsid w:val="004C5967"/>
    <w:rsid w:val="004C5C57"/>
    <w:rsid w:val="004C61C5"/>
    <w:rsid w:val="004C6942"/>
    <w:rsid w:val="004C731D"/>
    <w:rsid w:val="004C790D"/>
    <w:rsid w:val="004C7D1E"/>
    <w:rsid w:val="004D0AE1"/>
    <w:rsid w:val="004D0F65"/>
    <w:rsid w:val="004D13A1"/>
    <w:rsid w:val="004D1659"/>
    <w:rsid w:val="004D2E90"/>
    <w:rsid w:val="004D2ED4"/>
    <w:rsid w:val="004D2F70"/>
    <w:rsid w:val="004D3BB4"/>
    <w:rsid w:val="004D478B"/>
    <w:rsid w:val="004D4B81"/>
    <w:rsid w:val="004D720F"/>
    <w:rsid w:val="004E0718"/>
    <w:rsid w:val="004E1359"/>
    <w:rsid w:val="004E2EC7"/>
    <w:rsid w:val="004E507D"/>
    <w:rsid w:val="004E6188"/>
    <w:rsid w:val="004F023A"/>
    <w:rsid w:val="004F02F0"/>
    <w:rsid w:val="004F0C90"/>
    <w:rsid w:val="004F2612"/>
    <w:rsid w:val="004F37BC"/>
    <w:rsid w:val="004F3B4C"/>
    <w:rsid w:val="004F4D02"/>
    <w:rsid w:val="004F4D04"/>
    <w:rsid w:val="004F5128"/>
    <w:rsid w:val="004F5130"/>
    <w:rsid w:val="004F53C2"/>
    <w:rsid w:val="004F6C23"/>
    <w:rsid w:val="004F767A"/>
    <w:rsid w:val="004F7D9E"/>
    <w:rsid w:val="004F7F89"/>
    <w:rsid w:val="0050170C"/>
    <w:rsid w:val="00506160"/>
    <w:rsid w:val="005068E0"/>
    <w:rsid w:val="0050692D"/>
    <w:rsid w:val="00506C1B"/>
    <w:rsid w:val="00506CA9"/>
    <w:rsid w:val="005079A4"/>
    <w:rsid w:val="00510010"/>
    <w:rsid w:val="0051057B"/>
    <w:rsid w:val="00511DDF"/>
    <w:rsid w:val="0051211B"/>
    <w:rsid w:val="005123FE"/>
    <w:rsid w:val="005126D7"/>
    <w:rsid w:val="005130A3"/>
    <w:rsid w:val="0051383D"/>
    <w:rsid w:val="00513BCB"/>
    <w:rsid w:val="00513ECA"/>
    <w:rsid w:val="00514687"/>
    <w:rsid w:val="00516AB2"/>
    <w:rsid w:val="00516CB5"/>
    <w:rsid w:val="00517959"/>
    <w:rsid w:val="00517AB4"/>
    <w:rsid w:val="00520231"/>
    <w:rsid w:val="0052051A"/>
    <w:rsid w:val="005209D0"/>
    <w:rsid w:val="00520ECF"/>
    <w:rsid w:val="00524F5B"/>
    <w:rsid w:val="00525775"/>
    <w:rsid w:val="005258FE"/>
    <w:rsid w:val="0052612F"/>
    <w:rsid w:val="0052745E"/>
    <w:rsid w:val="005275B2"/>
    <w:rsid w:val="00527630"/>
    <w:rsid w:val="0053009E"/>
    <w:rsid w:val="0053022A"/>
    <w:rsid w:val="005310E1"/>
    <w:rsid w:val="00531C8F"/>
    <w:rsid w:val="00533207"/>
    <w:rsid w:val="005353A5"/>
    <w:rsid w:val="00541A82"/>
    <w:rsid w:val="00542402"/>
    <w:rsid w:val="0054285B"/>
    <w:rsid w:val="00542E4E"/>
    <w:rsid w:val="00543456"/>
    <w:rsid w:val="0054550B"/>
    <w:rsid w:val="00545527"/>
    <w:rsid w:val="0054659D"/>
    <w:rsid w:val="00547BEA"/>
    <w:rsid w:val="00547F50"/>
    <w:rsid w:val="00550A28"/>
    <w:rsid w:val="0055212A"/>
    <w:rsid w:val="005532E2"/>
    <w:rsid w:val="005533BC"/>
    <w:rsid w:val="00553DDA"/>
    <w:rsid w:val="00553E55"/>
    <w:rsid w:val="00554801"/>
    <w:rsid w:val="005549AD"/>
    <w:rsid w:val="0055605F"/>
    <w:rsid w:val="00556224"/>
    <w:rsid w:val="0055692D"/>
    <w:rsid w:val="00556BFF"/>
    <w:rsid w:val="0056203B"/>
    <w:rsid w:val="00562A0E"/>
    <w:rsid w:val="00563265"/>
    <w:rsid w:val="00566998"/>
    <w:rsid w:val="00567979"/>
    <w:rsid w:val="00567BAC"/>
    <w:rsid w:val="0057157E"/>
    <w:rsid w:val="00573389"/>
    <w:rsid w:val="00574715"/>
    <w:rsid w:val="00574BB1"/>
    <w:rsid w:val="0057566A"/>
    <w:rsid w:val="005756A8"/>
    <w:rsid w:val="00575728"/>
    <w:rsid w:val="00576F8D"/>
    <w:rsid w:val="00580F68"/>
    <w:rsid w:val="00582732"/>
    <w:rsid w:val="00582FDF"/>
    <w:rsid w:val="005839D3"/>
    <w:rsid w:val="00583DF4"/>
    <w:rsid w:val="00585E96"/>
    <w:rsid w:val="0058681B"/>
    <w:rsid w:val="0058731C"/>
    <w:rsid w:val="00587753"/>
    <w:rsid w:val="00591651"/>
    <w:rsid w:val="00592A3B"/>
    <w:rsid w:val="00593FCD"/>
    <w:rsid w:val="00594CDF"/>
    <w:rsid w:val="00594E42"/>
    <w:rsid w:val="00595663"/>
    <w:rsid w:val="00596C9B"/>
    <w:rsid w:val="00596EE8"/>
    <w:rsid w:val="00596FE3"/>
    <w:rsid w:val="0059760B"/>
    <w:rsid w:val="00597849"/>
    <w:rsid w:val="00597E5A"/>
    <w:rsid w:val="005A0669"/>
    <w:rsid w:val="005A085E"/>
    <w:rsid w:val="005A1D6F"/>
    <w:rsid w:val="005A2C98"/>
    <w:rsid w:val="005A2D43"/>
    <w:rsid w:val="005A387E"/>
    <w:rsid w:val="005A48FF"/>
    <w:rsid w:val="005A4BD9"/>
    <w:rsid w:val="005A5E64"/>
    <w:rsid w:val="005A6DEF"/>
    <w:rsid w:val="005B03F9"/>
    <w:rsid w:val="005B12B8"/>
    <w:rsid w:val="005B29AF"/>
    <w:rsid w:val="005B37A0"/>
    <w:rsid w:val="005B3B32"/>
    <w:rsid w:val="005B3D32"/>
    <w:rsid w:val="005B6094"/>
    <w:rsid w:val="005B68F4"/>
    <w:rsid w:val="005B6AEA"/>
    <w:rsid w:val="005B74FF"/>
    <w:rsid w:val="005C1CB9"/>
    <w:rsid w:val="005C1F3A"/>
    <w:rsid w:val="005C35B8"/>
    <w:rsid w:val="005C4753"/>
    <w:rsid w:val="005C475E"/>
    <w:rsid w:val="005C56BE"/>
    <w:rsid w:val="005C7824"/>
    <w:rsid w:val="005D0125"/>
    <w:rsid w:val="005D09F4"/>
    <w:rsid w:val="005D0A22"/>
    <w:rsid w:val="005D0C53"/>
    <w:rsid w:val="005D1553"/>
    <w:rsid w:val="005D175B"/>
    <w:rsid w:val="005D1908"/>
    <w:rsid w:val="005D261D"/>
    <w:rsid w:val="005D2625"/>
    <w:rsid w:val="005D2998"/>
    <w:rsid w:val="005D4137"/>
    <w:rsid w:val="005D4724"/>
    <w:rsid w:val="005D52BE"/>
    <w:rsid w:val="005D6D8F"/>
    <w:rsid w:val="005E0EE9"/>
    <w:rsid w:val="005E3F20"/>
    <w:rsid w:val="005E42EA"/>
    <w:rsid w:val="005E4FB7"/>
    <w:rsid w:val="005E64EB"/>
    <w:rsid w:val="005E6B87"/>
    <w:rsid w:val="005E765B"/>
    <w:rsid w:val="005F24BA"/>
    <w:rsid w:val="005F2DAF"/>
    <w:rsid w:val="005F3525"/>
    <w:rsid w:val="005F3ED8"/>
    <w:rsid w:val="005F50C9"/>
    <w:rsid w:val="005F5413"/>
    <w:rsid w:val="005F6804"/>
    <w:rsid w:val="005F788B"/>
    <w:rsid w:val="005F7A16"/>
    <w:rsid w:val="006011D6"/>
    <w:rsid w:val="00601827"/>
    <w:rsid w:val="00601E1C"/>
    <w:rsid w:val="00601EE9"/>
    <w:rsid w:val="00601EEA"/>
    <w:rsid w:val="006025A0"/>
    <w:rsid w:val="006041E1"/>
    <w:rsid w:val="00604F8F"/>
    <w:rsid w:val="006059ED"/>
    <w:rsid w:val="00606FB2"/>
    <w:rsid w:val="0060712A"/>
    <w:rsid w:val="00607A55"/>
    <w:rsid w:val="00607BF6"/>
    <w:rsid w:val="00607D7B"/>
    <w:rsid w:val="00610351"/>
    <w:rsid w:val="00611ABC"/>
    <w:rsid w:val="00612CFF"/>
    <w:rsid w:val="006131E1"/>
    <w:rsid w:val="006143E9"/>
    <w:rsid w:val="00614CE6"/>
    <w:rsid w:val="00615429"/>
    <w:rsid w:val="00615E5D"/>
    <w:rsid w:val="00616925"/>
    <w:rsid w:val="00616D32"/>
    <w:rsid w:val="00616E8D"/>
    <w:rsid w:val="006170C4"/>
    <w:rsid w:val="0062136B"/>
    <w:rsid w:val="0062165E"/>
    <w:rsid w:val="00621FA7"/>
    <w:rsid w:val="00622601"/>
    <w:rsid w:val="0062318B"/>
    <w:rsid w:val="006231EB"/>
    <w:rsid w:val="00623D17"/>
    <w:rsid w:val="00625110"/>
    <w:rsid w:val="00625FC0"/>
    <w:rsid w:val="006260FA"/>
    <w:rsid w:val="0062718F"/>
    <w:rsid w:val="00627C7B"/>
    <w:rsid w:val="00627E69"/>
    <w:rsid w:val="0063190F"/>
    <w:rsid w:val="0063346B"/>
    <w:rsid w:val="00633845"/>
    <w:rsid w:val="0063455A"/>
    <w:rsid w:val="00634F5A"/>
    <w:rsid w:val="006354DD"/>
    <w:rsid w:val="006366E5"/>
    <w:rsid w:val="0063681B"/>
    <w:rsid w:val="00636E60"/>
    <w:rsid w:val="00640CD9"/>
    <w:rsid w:val="00641A2C"/>
    <w:rsid w:val="006425A2"/>
    <w:rsid w:val="00642A98"/>
    <w:rsid w:val="00644264"/>
    <w:rsid w:val="0064556D"/>
    <w:rsid w:val="006464A9"/>
    <w:rsid w:val="0064739E"/>
    <w:rsid w:val="006502A4"/>
    <w:rsid w:val="0065046F"/>
    <w:rsid w:val="00650A50"/>
    <w:rsid w:val="00651354"/>
    <w:rsid w:val="0065240A"/>
    <w:rsid w:val="006533DC"/>
    <w:rsid w:val="006538A7"/>
    <w:rsid w:val="0065487C"/>
    <w:rsid w:val="006549D2"/>
    <w:rsid w:val="00655E33"/>
    <w:rsid w:val="00656E61"/>
    <w:rsid w:val="0065718E"/>
    <w:rsid w:val="0065738A"/>
    <w:rsid w:val="0065783C"/>
    <w:rsid w:val="00657E40"/>
    <w:rsid w:val="0066059F"/>
    <w:rsid w:val="006605EA"/>
    <w:rsid w:val="00661664"/>
    <w:rsid w:val="00661E57"/>
    <w:rsid w:val="00662998"/>
    <w:rsid w:val="0066438E"/>
    <w:rsid w:val="00664BD6"/>
    <w:rsid w:val="00664F00"/>
    <w:rsid w:val="0066533A"/>
    <w:rsid w:val="00665699"/>
    <w:rsid w:val="00665F02"/>
    <w:rsid w:val="0066664D"/>
    <w:rsid w:val="00666D36"/>
    <w:rsid w:val="006671B5"/>
    <w:rsid w:val="006717D8"/>
    <w:rsid w:val="00672D69"/>
    <w:rsid w:val="006739D4"/>
    <w:rsid w:val="00674C8F"/>
    <w:rsid w:val="0067503E"/>
    <w:rsid w:val="00675859"/>
    <w:rsid w:val="00675FD2"/>
    <w:rsid w:val="00676296"/>
    <w:rsid w:val="0068039E"/>
    <w:rsid w:val="00680F51"/>
    <w:rsid w:val="00680F6C"/>
    <w:rsid w:val="00683088"/>
    <w:rsid w:val="00683426"/>
    <w:rsid w:val="00683868"/>
    <w:rsid w:val="006841C3"/>
    <w:rsid w:val="006850A2"/>
    <w:rsid w:val="006853ED"/>
    <w:rsid w:val="0068555D"/>
    <w:rsid w:val="006859DD"/>
    <w:rsid w:val="00686350"/>
    <w:rsid w:val="006873C9"/>
    <w:rsid w:val="00687C73"/>
    <w:rsid w:val="006907D5"/>
    <w:rsid w:val="00690893"/>
    <w:rsid w:val="00690C1C"/>
    <w:rsid w:val="00691980"/>
    <w:rsid w:val="0069340A"/>
    <w:rsid w:val="0069342F"/>
    <w:rsid w:val="00693712"/>
    <w:rsid w:val="00693C81"/>
    <w:rsid w:val="00693DEA"/>
    <w:rsid w:val="00693F6D"/>
    <w:rsid w:val="00694BBD"/>
    <w:rsid w:val="00694D1A"/>
    <w:rsid w:val="00694E6A"/>
    <w:rsid w:val="00695BE6"/>
    <w:rsid w:val="00697741"/>
    <w:rsid w:val="00697749"/>
    <w:rsid w:val="006A07C4"/>
    <w:rsid w:val="006A2624"/>
    <w:rsid w:val="006A2E89"/>
    <w:rsid w:val="006A2F1A"/>
    <w:rsid w:val="006A3AA4"/>
    <w:rsid w:val="006A3BF7"/>
    <w:rsid w:val="006A47D8"/>
    <w:rsid w:val="006A5C4E"/>
    <w:rsid w:val="006A69E6"/>
    <w:rsid w:val="006A6F92"/>
    <w:rsid w:val="006A719F"/>
    <w:rsid w:val="006A78FC"/>
    <w:rsid w:val="006B0BE6"/>
    <w:rsid w:val="006B0E81"/>
    <w:rsid w:val="006B15E7"/>
    <w:rsid w:val="006B1CD9"/>
    <w:rsid w:val="006B3B7F"/>
    <w:rsid w:val="006B4A75"/>
    <w:rsid w:val="006B639E"/>
    <w:rsid w:val="006B6E65"/>
    <w:rsid w:val="006B70C8"/>
    <w:rsid w:val="006C1A9C"/>
    <w:rsid w:val="006C232D"/>
    <w:rsid w:val="006C4969"/>
    <w:rsid w:val="006C612A"/>
    <w:rsid w:val="006D06DD"/>
    <w:rsid w:val="006D0A8D"/>
    <w:rsid w:val="006D0F2D"/>
    <w:rsid w:val="006D1701"/>
    <w:rsid w:val="006D2E09"/>
    <w:rsid w:val="006D3ED1"/>
    <w:rsid w:val="006D4F79"/>
    <w:rsid w:val="006D5877"/>
    <w:rsid w:val="006D5917"/>
    <w:rsid w:val="006E0309"/>
    <w:rsid w:val="006E066B"/>
    <w:rsid w:val="006E09B8"/>
    <w:rsid w:val="006E1FBD"/>
    <w:rsid w:val="006E22D0"/>
    <w:rsid w:val="006E2BD9"/>
    <w:rsid w:val="006E4E43"/>
    <w:rsid w:val="006E5251"/>
    <w:rsid w:val="006E579A"/>
    <w:rsid w:val="006E5AC8"/>
    <w:rsid w:val="006E7C7F"/>
    <w:rsid w:val="006F09B4"/>
    <w:rsid w:val="006F0DEA"/>
    <w:rsid w:val="006F2273"/>
    <w:rsid w:val="006F2CDA"/>
    <w:rsid w:val="006F4FFD"/>
    <w:rsid w:val="006F6161"/>
    <w:rsid w:val="006F78A5"/>
    <w:rsid w:val="006F7918"/>
    <w:rsid w:val="00700CCC"/>
    <w:rsid w:val="0070347A"/>
    <w:rsid w:val="00704122"/>
    <w:rsid w:val="007043FF"/>
    <w:rsid w:val="00705D45"/>
    <w:rsid w:val="007071AB"/>
    <w:rsid w:val="00707857"/>
    <w:rsid w:val="0070789F"/>
    <w:rsid w:val="007112A5"/>
    <w:rsid w:val="00711C4F"/>
    <w:rsid w:val="00713520"/>
    <w:rsid w:val="00713C13"/>
    <w:rsid w:val="00714585"/>
    <w:rsid w:val="007216FD"/>
    <w:rsid w:val="00721766"/>
    <w:rsid w:val="00722382"/>
    <w:rsid w:val="007226DE"/>
    <w:rsid w:val="007227C3"/>
    <w:rsid w:val="007230F0"/>
    <w:rsid w:val="00724ADD"/>
    <w:rsid w:val="007259B3"/>
    <w:rsid w:val="00726274"/>
    <w:rsid w:val="00730F4E"/>
    <w:rsid w:val="00731460"/>
    <w:rsid w:val="00731A39"/>
    <w:rsid w:val="0073265F"/>
    <w:rsid w:val="00732BFD"/>
    <w:rsid w:val="00732F3E"/>
    <w:rsid w:val="0073326A"/>
    <w:rsid w:val="00734FD1"/>
    <w:rsid w:val="00735B02"/>
    <w:rsid w:val="00735F52"/>
    <w:rsid w:val="00736BA1"/>
    <w:rsid w:val="00740607"/>
    <w:rsid w:val="007412BD"/>
    <w:rsid w:val="00741A6A"/>
    <w:rsid w:val="0074382A"/>
    <w:rsid w:val="00743D12"/>
    <w:rsid w:val="0074409A"/>
    <w:rsid w:val="007440D9"/>
    <w:rsid w:val="007453BA"/>
    <w:rsid w:val="007456C7"/>
    <w:rsid w:val="00746B91"/>
    <w:rsid w:val="00747DBD"/>
    <w:rsid w:val="00750644"/>
    <w:rsid w:val="00750845"/>
    <w:rsid w:val="00753176"/>
    <w:rsid w:val="0075545D"/>
    <w:rsid w:val="00755626"/>
    <w:rsid w:val="007566A0"/>
    <w:rsid w:val="00760AB6"/>
    <w:rsid w:val="00761B11"/>
    <w:rsid w:val="007620D2"/>
    <w:rsid w:val="0076249D"/>
    <w:rsid w:val="00762C7D"/>
    <w:rsid w:val="00763141"/>
    <w:rsid w:val="00763E24"/>
    <w:rsid w:val="0076494A"/>
    <w:rsid w:val="007649BA"/>
    <w:rsid w:val="00765078"/>
    <w:rsid w:val="007655D7"/>
    <w:rsid w:val="007657A2"/>
    <w:rsid w:val="00765D4E"/>
    <w:rsid w:val="007664E1"/>
    <w:rsid w:val="00766B84"/>
    <w:rsid w:val="00767965"/>
    <w:rsid w:val="00770648"/>
    <w:rsid w:val="007706FA"/>
    <w:rsid w:val="00771760"/>
    <w:rsid w:val="007718FD"/>
    <w:rsid w:val="00771ED9"/>
    <w:rsid w:val="00772D50"/>
    <w:rsid w:val="00773AFD"/>
    <w:rsid w:val="007743E4"/>
    <w:rsid w:val="0077456F"/>
    <w:rsid w:val="00774EEB"/>
    <w:rsid w:val="00774FC5"/>
    <w:rsid w:val="00775423"/>
    <w:rsid w:val="00775A43"/>
    <w:rsid w:val="00776B66"/>
    <w:rsid w:val="0077757F"/>
    <w:rsid w:val="00777676"/>
    <w:rsid w:val="00777CFB"/>
    <w:rsid w:val="007801CF"/>
    <w:rsid w:val="007824A2"/>
    <w:rsid w:val="00782BE1"/>
    <w:rsid w:val="00783A0B"/>
    <w:rsid w:val="007841AD"/>
    <w:rsid w:val="00784237"/>
    <w:rsid w:val="007857FF"/>
    <w:rsid w:val="00786A2B"/>
    <w:rsid w:val="00786EB1"/>
    <w:rsid w:val="00787383"/>
    <w:rsid w:val="00791447"/>
    <w:rsid w:val="00791B0C"/>
    <w:rsid w:val="00791BB0"/>
    <w:rsid w:val="0079200A"/>
    <w:rsid w:val="00792AAF"/>
    <w:rsid w:val="00792F2D"/>
    <w:rsid w:val="007933DE"/>
    <w:rsid w:val="0079556E"/>
    <w:rsid w:val="0079593E"/>
    <w:rsid w:val="007962AD"/>
    <w:rsid w:val="007A1738"/>
    <w:rsid w:val="007A1D54"/>
    <w:rsid w:val="007A23FC"/>
    <w:rsid w:val="007A26C3"/>
    <w:rsid w:val="007A2DC0"/>
    <w:rsid w:val="007A319A"/>
    <w:rsid w:val="007A35C1"/>
    <w:rsid w:val="007A589B"/>
    <w:rsid w:val="007A5A7E"/>
    <w:rsid w:val="007A5C24"/>
    <w:rsid w:val="007A5CE2"/>
    <w:rsid w:val="007A7099"/>
    <w:rsid w:val="007A76E7"/>
    <w:rsid w:val="007B0B48"/>
    <w:rsid w:val="007B2115"/>
    <w:rsid w:val="007B3E21"/>
    <w:rsid w:val="007B44B1"/>
    <w:rsid w:val="007B5395"/>
    <w:rsid w:val="007B5662"/>
    <w:rsid w:val="007C0615"/>
    <w:rsid w:val="007C0AAD"/>
    <w:rsid w:val="007C0D45"/>
    <w:rsid w:val="007C3549"/>
    <w:rsid w:val="007C4C73"/>
    <w:rsid w:val="007C5BA3"/>
    <w:rsid w:val="007C6363"/>
    <w:rsid w:val="007C65F2"/>
    <w:rsid w:val="007D006B"/>
    <w:rsid w:val="007D0105"/>
    <w:rsid w:val="007D094B"/>
    <w:rsid w:val="007D14CF"/>
    <w:rsid w:val="007D1DD5"/>
    <w:rsid w:val="007D272A"/>
    <w:rsid w:val="007D39EF"/>
    <w:rsid w:val="007D49E0"/>
    <w:rsid w:val="007D4A82"/>
    <w:rsid w:val="007D5508"/>
    <w:rsid w:val="007D5634"/>
    <w:rsid w:val="007D5E5E"/>
    <w:rsid w:val="007D69D8"/>
    <w:rsid w:val="007D7244"/>
    <w:rsid w:val="007E1D5D"/>
    <w:rsid w:val="007E20EB"/>
    <w:rsid w:val="007E4203"/>
    <w:rsid w:val="007E537A"/>
    <w:rsid w:val="007E54B1"/>
    <w:rsid w:val="007E646A"/>
    <w:rsid w:val="007E653F"/>
    <w:rsid w:val="007E69B6"/>
    <w:rsid w:val="007E6DD0"/>
    <w:rsid w:val="007E7C3F"/>
    <w:rsid w:val="007E7F39"/>
    <w:rsid w:val="007F090A"/>
    <w:rsid w:val="007F1B35"/>
    <w:rsid w:val="007F347A"/>
    <w:rsid w:val="007F4A1D"/>
    <w:rsid w:val="007F667E"/>
    <w:rsid w:val="007F7AC2"/>
    <w:rsid w:val="008009C0"/>
    <w:rsid w:val="008013AC"/>
    <w:rsid w:val="008019A3"/>
    <w:rsid w:val="00801B43"/>
    <w:rsid w:val="008024A9"/>
    <w:rsid w:val="00803F05"/>
    <w:rsid w:val="008049E8"/>
    <w:rsid w:val="008061F2"/>
    <w:rsid w:val="00806AE0"/>
    <w:rsid w:val="00806B87"/>
    <w:rsid w:val="00807644"/>
    <w:rsid w:val="00807822"/>
    <w:rsid w:val="008127D4"/>
    <w:rsid w:val="0081327D"/>
    <w:rsid w:val="00813E80"/>
    <w:rsid w:val="008154B7"/>
    <w:rsid w:val="00815D9F"/>
    <w:rsid w:val="008177B5"/>
    <w:rsid w:val="0082063D"/>
    <w:rsid w:val="00820F4B"/>
    <w:rsid w:val="00823035"/>
    <w:rsid w:val="00823944"/>
    <w:rsid w:val="00823DA9"/>
    <w:rsid w:val="008241B0"/>
    <w:rsid w:val="00826938"/>
    <w:rsid w:val="008274C3"/>
    <w:rsid w:val="00830D45"/>
    <w:rsid w:val="008323BE"/>
    <w:rsid w:val="00832C2E"/>
    <w:rsid w:val="00832FE4"/>
    <w:rsid w:val="00833843"/>
    <w:rsid w:val="008345FD"/>
    <w:rsid w:val="008360A2"/>
    <w:rsid w:val="00840904"/>
    <w:rsid w:val="008412CA"/>
    <w:rsid w:val="00841FCA"/>
    <w:rsid w:val="008474E1"/>
    <w:rsid w:val="008474F5"/>
    <w:rsid w:val="00847BB8"/>
    <w:rsid w:val="008509DE"/>
    <w:rsid w:val="00850D9B"/>
    <w:rsid w:val="0085160B"/>
    <w:rsid w:val="00851ACE"/>
    <w:rsid w:val="00851FE7"/>
    <w:rsid w:val="00852B43"/>
    <w:rsid w:val="00854BFE"/>
    <w:rsid w:val="008560AB"/>
    <w:rsid w:val="008568C2"/>
    <w:rsid w:val="00857A3B"/>
    <w:rsid w:val="00857F50"/>
    <w:rsid w:val="008608EB"/>
    <w:rsid w:val="008615C1"/>
    <w:rsid w:val="008624AB"/>
    <w:rsid w:val="00864D91"/>
    <w:rsid w:val="00864E1A"/>
    <w:rsid w:val="00865B9D"/>
    <w:rsid w:val="00866250"/>
    <w:rsid w:val="00866D23"/>
    <w:rsid w:val="00866F91"/>
    <w:rsid w:val="00866FA5"/>
    <w:rsid w:val="00867891"/>
    <w:rsid w:val="00870E33"/>
    <w:rsid w:val="00870EEE"/>
    <w:rsid w:val="00871E3F"/>
    <w:rsid w:val="0087355A"/>
    <w:rsid w:val="008751E1"/>
    <w:rsid w:val="00875E2B"/>
    <w:rsid w:val="008766A3"/>
    <w:rsid w:val="00881145"/>
    <w:rsid w:val="00881589"/>
    <w:rsid w:val="0088371E"/>
    <w:rsid w:val="00884D0E"/>
    <w:rsid w:val="0088579E"/>
    <w:rsid w:val="00885E30"/>
    <w:rsid w:val="00886BC5"/>
    <w:rsid w:val="00886F97"/>
    <w:rsid w:val="00891056"/>
    <w:rsid w:val="008937A3"/>
    <w:rsid w:val="0089388B"/>
    <w:rsid w:val="00893972"/>
    <w:rsid w:val="00894047"/>
    <w:rsid w:val="008946CC"/>
    <w:rsid w:val="00894932"/>
    <w:rsid w:val="0089517C"/>
    <w:rsid w:val="00895A6B"/>
    <w:rsid w:val="00897788"/>
    <w:rsid w:val="008A071D"/>
    <w:rsid w:val="008A0788"/>
    <w:rsid w:val="008A1125"/>
    <w:rsid w:val="008A183A"/>
    <w:rsid w:val="008A22DD"/>
    <w:rsid w:val="008A2651"/>
    <w:rsid w:val="008A26AD"/>
    <w:rsid w:val="008A2863"/>
    <w:rsid w:val="008A291F"/>
    <w:rsid w:val="008A29AD"/>
    <w:rsid w:val="008A2B55"/>
    <w:rsid w:val="008A3D80"/>
    <w:rsid w:val="008A3F1F"/>
    <w:rsid w:val="008A3F3D"/>
    <w:rsid w:val="008A5961"/>
    <w:rsid w:val="008A6B05"/>
    <w:rsid w:val="008A6B47"/>
    <w:rsid w:val="008A7A26"/>
    <w:rsid w:val="008B1586"/>
    <w:rsid w:val="008B1CE5"/>
    <w:rsid w:val="008B2811"/>
    <w:rsid w:val="008B42C2"/>
    <w:rsid w:val="008B46AB"/>
    <w:rsid w:val="008B5351"/>
    <w:rsid w:val="008B66B7"/>
    <w:rsid w:val="008B7A6B"/>
    <w:rsid w:val="008C05CD"/>
    <w:rsid w:val="008C1538"/>
    <w:rsid w:val="008C1720"/>
    <w:rsid w:val="008C594B"/>
    <w:rsid w:val="008C6422"/>
    <w:rsid w:val="008C6514"/>
    <w:rsid w:val="008C6843"/>
    <w:rsid w:val="008C6C01"/>
    <w:rsid w:val="008C75A1"/>
    <w:rsid w:val="008C779D"/>
    <w:rsid w:val="008C7A16"/>
    <w:rsid w:val="008D0C67"/>
    <w:rsid w:val="008D32BC"/>
    <w:rsid w:val="008D3921"/>
    <w:rsid w:val="008D46C0"/>
    <w:rsid w:val="008D73E1"/>
    <w:rsid w:val="008D7CE1"/>
    <w:rsid w:val="008E2BC3"/>
    <w:rsid w:val="008E2D09"/>
    <w:rsid w:val="008E3C93"/>
    <w:rsid w:val="008E4574"/>
    <w:rsid w:val="008E5735"/>
    <w:rsid w:val="008E61C0"/>
    <w:rsid w:val="008E6BDE"/>
    <w:rsid w:val="008E6F06"/>
    <w:rsid w:val="008F108E"/>
    <w:rsid w:val="008F2CC0"/>
    <w:rsid w:val="008F2EE8"/>
    <w:rsid w:val="008F345B"/>
    <w:rsid w:val="008F35CC"/>
    <w:rsid w:val="008F3C69"/>
    <w:rsid w:val="008F4FF2"/>
    <w:rsid w:val="008F6356"/>
    <w:rsid w:val="009005DE"/>
    <w:rsid w:val="0090168C"/>
    <w:rsid w:val="009037CA"/>
    <w:rsid w:val="00904831"/>
    <w:rsid w:val="009074DC"/>
    <w:rsid w:val="00907625"/>
    <w:rsid w:val="00907638"/>
    <w:rsid w:val="00911A47"/>
    <w:rsid w:val="00913F92"/>
    <w:rsid w:val="00915163"/>
    <w:rsid w:val="009154C9"/>
    <w:rsid w:val="00916555"/>
    <w:rsid w:val="00917116"/>
    <w:rsid w:val="009177BC"/>
    <w:rsid w:val="00917CBA"/>
    <w:rsid w:val="00917D42"/>
    <w:rsid w:val="00920328"/>
    <w:rsid w:val="00920C11"/>
    <w:rsid w:val="0092112F"/>
    <w:rsid w:val="00921324"/>
    <w:rsid w:val="00921886"/>
    <w:rsid w:val="009231CF"/>
    <w:rsid w:val="00924509"/>
    <w:rsid w:val="00927FDD"/>
    <w:rsid w:val="0093039C"/>
    <w:rsid w:val="009315C7"/>
    <w:rsid w:val="009317F7"/>
    <w:rsid w:val="0093307C"/>
    <w:rsid w:val="00933B61"/>
    <w:rsid w:val="009355CD"/>
    <w:rsid w:val="0093764E"/>
    <w:rsid w:val="00937D72"/>
    <w:rsid w:val="009413CC"/>
    <w:rsid w:val="0094213A"/>
    <w:rsid w:val="0094271A"/>
    <w:rsid w:val="0094323E"/>
    <w:rsid w:val="00944BEF"/>
    <w:rsid w:val="00944C32"/>
    <w:rsid w:val="0094537C"/>
    <w:rsid w:val="0094589F"/>
    <w:rsid w:val="00945EDE"/>
    <w:rsid w:val="00946E57"/>
    <w:rsid w:val="009512A0"/>
    <w:rsid w:val="00954327"/>
    <w:rsid w:val="00955746"/>
    <w:rsid w:val="00955B15"/>
    <w:rsid w:val="00957362"/>
    <w:rsid w:val="00957D46"/>
    <w:rsid w:val="00957FA2"/>
    <w:rsid w:val="009609F5"/>
    <w:rsid w:val="00961C62"/>
    <w:rsid w:val="0096274C"/>
    <w:rsid w:val="00962977"/>
    <w:rsid w:val="00964075"/>
    <w:rsid w:val="009641AA"/>
    <w:rsid w:val="00964759"/>
    <w:rsid w:val="009653AF"/>
    <w:rsid w:val="00965D5B"/>
    <w:rsid w:val="00966400"/>
    <w:rsid w:val="00966BB9"/>
    <w:rsid w:val="009673AC"/>
    <w:rsid w:val="0097055C"/>
    <w:rsid w:val="00970EEF"/>
    <w:rsid w:val="0097253A"/>
    <w:rsid w:val="00972F90"/>
    <w:rsid w:val="009738C9"/>
    <w:rsid w:val="00973AB8"/>
    <w:rsid w:val="009753F2"/>
    <w:rsid w:val="009764AE"/>
    <w:rsid w:val="00977055"/>
    <w:rsid w:val="009802F9"/>
    <w:rsid w:val="00980FFF"/>
    <w:rsid w:val="00982370"/>
    <w:rsid w:val="00982787"/>
    <w:rsid w:val="009833ED"/>
    <w:rsid w:val="009841AD"/>
    <w:rsid w:val="00984290"/>
    <w:rsid w:val="00984B0A"/>
    <w:rsid w:val="00984C89"/>
    <w:rsid w:val="00986D08"/>
    <w:rsid w:val="00987325"/>
    <w:rsid w:val="00987AE0"/>
    <w:rsid w:val="009908BE"/>
    <w:rsid w:val="00992265"/>
    <w:rsid w:val="0099337B"/>
    <w:rsid w:val="00993721"/>
    <w:rsid w:val="00994043"/>
    <w:rsid w:val="00994C26"/>
    <w:rsid w:val="00995B9D"/>
    <w:rsid w:val="00995F58"/>
    <w:rsid w:val="0099609F"/>
    <w:rsid w:val="00996125"/>
    <w:rsid w:val="0099693C"/>
    <w:rsid w:val="009969C7"/>
    <w:rsid w:val="00996A79"/>
    <w:rsid w:val="009A0E2C"/>
    <w:rsid w:val="009A110E"/>
    <w:rsid w:val="009A1435"/>
    <w:rsid w:val="009A2297"/>
    <w:rsid w:val="009A229D"/>
    <w:rsid w:val="009A2AEE"/>
    <w:rsid w:val="009A35F4"/>
    <w:rsid w:val="009A36EB"/>
    <w:rsid w:val="009A5D04"/>
    <w:rsid w:val="009A5D91"/>
    <w:rsid w:val="009A5E84"/>
    <w:rsid w:val="009A606B"/>
    <w:rsid w:val="009A7F42"/>
    <w:rsid w:val="009B0958"/>
    <w:rsid w:val="009B39BE"/>
    <w:rsid w:val="009B4804"/>
    <w:rsid w:val="009B4FC7"/>
    <w:rsid w:val="009B5174"/>
    <w:rsid w:val="009B5A96"/>
    <w:rsid w:val="009B5D62"/>
    <w:rsid w:val="009B6855"/>
    <w:rsid w:val="009B6E03"/>
    <w:rsid w:val="009B70D9"/>
    <w:rsid w:val="009C10F8"/>
    <w:rsid w:val="009C1CC9"/>
    <w:rsid w:val="009C26DD"/>
    <w:rsid w:val="009C5B2C"/>
    <w:rsid w:val="009C61C5"/>
    <w:rsid w:val="009C65C1"/>
    <w:rsid w:val="009C689B"/>
    <w:rsid w:val="009C75C9"/>
    <w:rsid w:val="009C7DED"/>
    <w:rsid w:val="009D136D"/>
    <w:rsid w:val="009D2167"/>
    <w:rsid w:val="009D278C"/>
    <w:rsid w:val="009D2805"/>
    <w:rsid w:val="009D3544"/>
    <w:rsid w:val="009D65AB"/>
    <w:rsid w:val="009D6A45"/>
    <w:rsid w:val="009D7BDF"/>
    <w:rsid w:val="009E0D6B"/>
    <w:rsid w:val="009E1270"/>
    <w:rsid w:val="009E14EE"/>
    <w:rsid w:val="009E197D"/>
    <w:rsid w:val="009E4EA7"/>
    <w:rsid w:val="009E52EF"/>
    <w:rsid w:val="009E5D45"/>
    <w:rsid w:val="009E6E53"/>
    <w:rsid w:val="009E7F8D"/>
    <w:rsid w:val="009F032A"/>
    <w:rsid w:val="009F110C"/>
    <w:rsid w:val="009F3C75"/>
    <w:rsid w:val="009F3F56"/>
    <w:rsid w:val="009F475A"/>
    <w:rsid w:val="009F5EDA"/>
    <w:rsid w:val="009F6320"/>
    <w:rsid w:val="009F6D07"/>
    <w:rsid w:val="009F752F"/>
    <w:rsid w:val="009F7803"/>
    <w:rsid w:val="009F782B"/>
    <w:rsid w:val="009F78D5"/>
    <w:rsid w:val="00A003D1"/>
    <w:rsid w:val="00A010A9"/>
    <w:rsid w:val="00A0318B"/>
    <w:rsid w:val="00A0357E"/>
    <w:rsid w:val="00A03F1E"/>
    <w:rsid w:val="00A04226"/>
    <w:rsid w:val="00A044B1"/>
    <w:rsid w:val="00A04964"/>
    <w:rsid w:val="00A06D6B"/>
    <w:rsid w:val="00A1044F"/>
    <w:rsid w:val="00A109FD"/>
    <w:rsid w:val="00A10F22"/>
    <w:rsid w:val="00A116CB"/>
    <w:rsid w:val="00A1201E"/>
    <w:rsid w:val="00A12658"/>
    <w:rsid w:val="00A1272A"/>
    <w:rsid w:val="00A14311"/>
    <w:rsid w:val="00A15ACC"/>
    <w:rsid w:val="00A162ED"/>
    <w:rsid w:val="00A1657C"/>
    <w:rsid w:val="00A17019"/>
    <w:rsid w:val="00A206CB"/>
    <w:rsid w:val="00A241A0"/>
    <w:rsid w:val="00A24888"/>
    <w:rsid w:val="00A24A9E"/>
    <w:rsid w:val="00A24C23"/>
    <w:rsid w:val="00A26FEB"/>
    <w:rsid w:val="00A27262"/>
    <w:rsid w:val="00A27F72"/>
    <w:rsid w:val="00A309E9"/>
    <w:rsid w:val="00A31620"/>
    <w:rsid w:val="00A318B1"/>
    <w:rsid w:val="00A3319D"/>
    <w:rsid w:val="00A339B0"/>
    <w:rsid w:val="00A34072"/>
    <w:rsid w:val="00A343E2"/>
    <w:rsid w:val="00A372CE"/>
    <w:rsid w:val="00A3769F"/>
    <w:rsid w:val="00A37E98"/>
    <w:rsid w:val="00A40769"/>
    <w:rsid w:val="00A40B74"/>
    <w:rsid w:val="00A40CE6"/>
    <w:rsid w:val="00A41BD2"/>
    <w:rsid w:val="00A422E3"/>
    <w:rsid w:val="00A42D0E"/>
    <w:rsid w:val="00A43BA2"/>
    <w:rsid w:val="00A45D3E"/>
    <w:rsid w:val="00A45FDE"/>
    <w:rsid w:val="00A464A5"/>
    <w:rsid w:val="00A46D72"/>
    <w:rsid w:val="00A4706A"/>
    <w:rsid w:val="00A50FF7"/>
    <w:rsid w:val="00A5156C"/>
    <w:rsid w:val="00A51671"/>
    <w:rsid w:val="00A53779"/>
    <w:rsid w:val="00A5380A"/>
    <w:rsid w:val="00A5404E"/>
    <w:rsid w:val="00A5519B"/>
    <w:rsid w:val="00A56C7E"/>
    <w:rsid w:val="00A5731C"/>
    <w:rsid w:val="00A579D1"/>
    <w:rsid w:val="00A60478"/>
    <w:rsid w:val="00A620EC"/>
    <w:rsid w:val="00A62458"/>
    <w:rsid w:val="00A63CF3"/>
    <w:rsid w:val="00A64B22"/>
    <w:rsid w:val="00A65979"/>
    <w:rsid w:val="00A66B15"/>
    <w:rsid w:val="00A66B72"/>
    <w:rsid w:val="00A677B4"/>
    <w:rsid w:val="00A67FA1"/>
    <w:rsid w:val="00A7333E"/>
    <w:rsid w:val="00A746D2"/>
    <w:rsid w:val="00A747E9"/>
    <w:rsid w:val="00A76402"/>
    <w:rsid w:val="00A76669"/>
    <w:rsid w:val="00A77B77"/>
    <w:rsid w:val="00A77C02"/>
    <w:rsid w:val="00A817FC"/>
    <w:rsid w:val="00A818B5"/>
    <w:rsid w:val="00A81B3C"/>
    <w:rsid w:val="00A820DF"/>
    <w:rsid w:val="00A820FB"/>
    <w:rsid w:val="00A82B2A"/>
    <w:rsid w:val="00A83248"/>
    <w:rsid w:val="00A838BF"/>
    <w:rsid w:val="00A84BB8"/>
    <w:rsid w:val="00A913F1"/>
    <w:rsid w:val="00A9330B"/>
    <w:rsid w:val="00A938A1"/>
    <w:rsid w:val="00A93C07"/>
    <w:rsid w:val="00A93D6C"/>
    <w:rsid w:val="00A93E1B"/>
    <w:rsid w:val="00A95BE5"/>
    <w:rsid w:val="00A95DAF"/>
    <w:rsid w:val="00A96715"/>
    <w:rsid w:val="00A967CA"/>
    <w:rsid w:val="00AA096F"/>
    <w:rsid w:val="00AA1886"/>
    <w:rsid w:val="00AA1EA2"/>
    <w:rsid w:val="00AA3297"/>
    <w:rsid w:val="00AA3BA0"/>
    <w:rsid w:val="00AA3C4F"/>
    <w:rsid w:val="00AA576D"/>
    <w:rsid w:val="00AA6C90"/>
    <w:rsid w:val="00AA6F77"/>
    <w:rsid w:val="00AB13C4"/>
    <w:rsid w:val="00AB1E1B"/>
    <w:rsid w:val="00AB32E3"/>
    <w:rsid w:val="00AB4F53"/>
    <w:rsid w:val="00AB6D43"/>
    <w:rsid w:val="00AC0267"/>
    <w:rsid w:val="00AC1537"/>
    <w:rsid w:val="00AC1942"/>
    <w:rsid w:val="00AC1A94"/>
    <w:rsid w:val="00AC1F0A"/>
    <w:rsid w:val="00AC1F8B"/>
    <w:rsid w:val="00AC2706"/>
    <w:rsid w:val="00AC3697"/>
    <w:rsid w:val="00AC3FB7"/>
    <w:rsid w:val="00AC47EE"/>
    <w:rsid w:val="00AC566A"/>
    <w:rsid w:val="00AC6083"/>
    <w:rsid w:val="00AC791C"/>
    <w:rsid w:val="00AD04EE"/>
    <w:rsid w:val="00AD0717"/>
    <w:rsid w:val="00AD0AD2"/>
    <w:rsid w:val="00AD0D3D"/>
    <w:rsid w:val="00AD0E59"/>
    <w:rsid w:val="00AD12C3"/>
    <w:rsid w:val="00AD2EDD"/>
    <w:rsid w:val="00AD3A27"/>
    <w:rsid w:val="00AD411F"/>
    <w:rsid w:val="00AD427C"/>
    <w:rsid w:val="00AD4544"/>
    <w:rsid w:val="00AD6AA7"/>
    <w:rsid w:val="00AD6B7D"/>
    <w:rsid w:val="00AD7403"/>
    <w:rsid w:val="00AE01EE"/>
    <w:rsid w:val="00AE07DE"/>
    <w:rsid w:val="00AE1698"/>
    <w:rsid w:val="00AE3A0A"/>
    <w:rsid w:val="00AE4601"/>
    <w:rsid w:val="00AE48A0"/>
    <w:rsid w:val="00AE5C45"/>
    <w:rsid w:val="00AE5F09"/>
    <w:rsid w:val="00AE5F4D"/>
    <w:rsid w:val="00AF0FEF"/>
    <w:rsid w:val="00AF1BB7"/>
    <w:rsid w:val="00AF1C72"/>
    <w:rsid w:val="00AF1F02"/>
    <w:rsid w:val="00AF2D8F"/>
    <w:rsid w:val="00AF316D"/>
    <w:rsid w:val="00AF3581"/>
    <w:rsid w:val="00AF746C"/>
    <w:rsid w:val="00AF7656"/>
    <w:rsid w:val="00B00592"/>
    <w:rsid w:val="00B02A6B"/>
    <w:rsid w:val="00B02B8A"/>
    <w:rsid w:val="00B05DA0"/>
    <w:rsid w:val="00B07B64"/>
    <w:rsid w:val="00B11167"/>
    <w:rsid w:val="00B11CA2"/>
    <w:rsid w:val="00B132F5"/>
    <w:rsid w:val="00B137D3"/>
    <w:rsid w:val="00B144DA"/>
    <w:rsid w:val="00B144F3"/>
    <w:rsid w:val="00B15162"/>
    <w:rsid w:val="00B20CD1"/>
    <w:rsid w:val="00B21B8E"/>
    <w:rsid w:val="00B21E6B"/>
    <w:rsid w:val="00B22215"/>
    <w:rsid w:val="00B230FB"/>
    <w:rsid w:val="00B23300"/>
    <w:rsid w:val="00B2392F"/>
    <w:rsid w:val="00B23FC2"/>
    <w:rsid w:val="00B2433B"/>
    <w:rsid w:val="00B252D4"/>
    <w:rsid w:val="00B26BA4"/>
    <w:rsid w:val="00B30D2B"/>
    <w:rsid w:val="00B320D5"/>
    <w:rsid w:val="00B32ED8"/>
    <w:rsid w:val="00B330E5"/>
    <w:rsid w:val="00B337A5"/>
    <w:rsid w:val="00B353DF"/>
    <w:rsid w:val="00B35DB9"/>
    <w:rsid w:val="00B36A72"/>
    <w:rsid w:val="00B37FED"/>
    <w:rsid w:val="00B4170D"/>
    <w:rsid w:val="00B418AC"/>
    <w:rsid w:val="00B427B8"/>
    <w:rsid w:val="00B42F28"/>
    <w:rsid w:val="00B44103"/>
    <w:rsid w:val="00B44360"/>
    <w:rsid w:val="00B44D15"/>
    <w:rsid w:val="00B44DC5"/>
    <w:rsid w:val="00B44F60"/>
    <w:rsid w:val="00B454BA"/>
    <w:rsid w:val="00B45547"/>
    <w:rsid w:val="00B45F97"/>
    <w:rsid w:val="00B47A6E"/>
    <w:rsid w:val="00B51AB8"/>
    <w:rsid w:val="00B532B4"/>
    <w:rsid w:val="00B5366E"/>
    <w:rsid w:val="00B542B9"/>
    <w:rsid w:val="00B542E6"/>
    <w:rsid w:val="00B54981"/>
    <w:rsid w:val="00B54B8E"/>
    <w:rsid w:val="00B54FAB"/>
    <w:rsid w:val="00B55E3C"/>
    <w:rsid w:val="00B565D2"/>
    <w:rsid w:val="00B60B57"/>
    <w:rsid w:val="00B61B02"/>
    <w:rsid w:val="00B61C16"/>
    <w:rsid w:val="00B61CF5"/>
    <w:rsid w:val="00B62303"/>
    <w:rsid w:val="00B62541"/>
    <w:rsid w:val="00B64EDC"/>
    <w:rsid w:val="00B65977"/>
    <w:rsid w:val="00B65A9C"/>
    <w:rsid w:val="00B677ED"/>
    <w:rsid w:val="00B67D0F"/>
    <w:rsid w:val="00B700BA"/>
    <w:rsid w:val="00B7045F"/>
    <w:rsid w:val="00B7212C"/>
    <w:rsid w:val="00B72A74"/>
    <w:rsid w:val="00B73005"/>
    <w:rsid w:val="00B73353"/>
    <w:rsid w:val="00B74108"/>
    <w:rsid w:val="00B74C5E"/>
    <w:rsid w:val="00B7618B"/>
    <w:rsid w:val="00B818D0"/>
    <w:rsid w:val="00B82ACF"/>
    <w:rsid w:val="00B832D0"/>
    <w:rsid w:val="00B85003"/>
    <w:rsid w:val="00B8611D"/>
    <w:rsid w:val="00B878D8"/>
    <w:rsid w:val="00B878F7"/>
    <w:rsid w:val="00B87F20"/>
    <w:rsid w:val="00B93F70"/>
    <w:rsid w:val="00B957D9"/>
    <w:rsid w:val="00B95C1A"/>
    <w:rsid w:val="00B95FFB"/>
    <w:rsid w:val="00B96118"/>
    <w:rsid w:val="00B9718F"/>
    <w:rsid w:val="00B97B65"/>
    <w:rsid w:val="00BA1382"/>
    <w:rsid w:val="00BA2847"/>
    <w:rsid w:val="00BA4360"/>
    <w:rsid w:val="00BA4BFA"/>
    <w:rsid w:val="00BA4DE0"/>
    <w:rsid w:val="00BA530C"/>
    <w:rsid w:val="00BA60DB"/>
    <w:rsid w:val="00BA6C8F"/>
    <w:rsid w:val="00BA6DDD"/>
    <w:rsid w:val="00BA711A"/>
    <w:rsid w:val="00BB0388"/>
    <w:rsid w:val="00BB09E3"/>
    <w:rsid w:val="00BB0C7F"/>
    <w:rsid w:val="00BB4676"/>
    <w:rsid w:val="00BB4C31"/>
    <w:rsid w:val="00BB5672"/>
    <w:rsid w:val="00BB671C"/>
    <w:rsid w:val="00BB690B"/>
    <w:rsid w:val="00BB6F93"/>
    <w:rsid w:val="00BB7844"/>
    <w:rsid w:val="00BC0081"/>
    <w:rsid w:val="00BC0542"/>
    <w:rsid w:val="00BC0903"/>
    <w:rsid w:val="00BC0A0E"/>
    <w:rsid w:val="00BC26D1"/>
    <w:rsid w:val="00BC2A6B"/>
    <w:rsid w:val="00BC2A9B"/>
    <w:rsid w:val="00BC31E5"/>
    <w:rsid w:val="00BC3F86"/>
    <w:rsid w:val="00BC4F42"/>
    <w:rsid w:val="00BC509E"/>
    <w:rsid w:val="00BC550E"/>
    <w:rsid w:val="00BC5693"/>
    <w:rsid w:val="00BC5907"/>
    <w:rsid w:val="00BC5CC1"/>
    <w:rsid w:val="00BC5E98"/>
    <w:rsid w:val="00BC6D1B"/>
    <w:rsid w:val="00BC7C75"/>
    <w:rsid w:val="00BC7F95"/>
    <w:rsid w:val="00BD02A1"/>
    <w:rsid w:val="00BD04AF"/>
    <w:rsid w:val="00BD053F"/>
    <w:rsid w:val="00BD0F30"/>
    <w:rsid w:val="00BD11D0"/>
    <w:rsid w:val="00BD1D03"/>
    <w:rsid w:val="00BD1D41"/>
    <w:rsid w:val="00BD31ED"/>
    <w:rsid w:val="00BD3376"/>
    <w:rsid w:val="00BD5952"/>
    <w:rsid w:val="00BD7222"/>
    <w:rsid w:val="00BD72B7"/>
    <w:rsid w:val="00BD739D"/>
    <w:rsid w:val="00BD7AEA"/>
    <w:rsid w:val="00BD7F2B"/>
    <w:rsid w:val="00BE06C5"/>
    <w:rsid w:val="00BE214C"/>
    <w:rsid w:val="00BE239A"/>
    <w:rsid w:val="00BE245B"/>
    <w:rsid w:val="00BE3A37"/>
    <w:rsid w:val="00BE4210"/>
    <w:rsid w:val="00BE4B03"/>
    <w:rsid w:val="00BE4D8B"/>
    <w:rsid w:val="00BE5154"/>
    <w:rsid w:val="00BE570C"/>
    <w:rsid w:val="00BE7285"/>
    <w:rsid w:val="00BF0057"/>
    <w:rsid w:val="00BF28E6"/>
    <w:rsid w:val="00BF3685"/>
    <w:rsid w:val="00BF3857"/>
    <w:rsid w:val="00BF4A9D"/>
    <w:rsid w:val="00BF5B02"/>
    <w:rsid w:val="00BF601E"/>
    <w:rsid w:val="00BF6236"/>
    <w:rsid w:val="00BF6477"/>
    <w:rsid w:val="00BF6900"/>
    <w:rsid w:val="00BF6E87"/>
    <w:rsid w:val="00BF6F31"/>
    <w:rsid w:val="00C00263"/>
    <w:rsid w:val="00C0077A"/>
    <w:rsid w:val="00C02218"/>
    <w:rsid w:val="00C0475B"/>
    <w:rsid w:val="00C048BE"/>
    <w:rsid w:val="00C04B31"/>
    <w:rsid w:val="00C053C4"/>
    <w:rsid w:val="00C05C4C"/>
    <w:rsid w:val="00C0694F"/>
    <w:rsid w:val="00C069E0"/>
    <w:rsid w:val="00C07052"/>
    <w:rsid w:val="00C10175"/>
    <w:rsid w:val="00C10985"/>
    <w:rsid w:val="00C10BA1"/>
    <w:rsid w:val="00C11CF1"/>
    <w:rsid w:val="00C122AD"/>
    <w:rsid w:val="00C12D57"/>
    <w:rsid w:val="00C13CEF"/>
    <w:rsid w:val="00C14E00"/>
    <w:rsid w:val="00C15E52"/>
    <w:rsid w:val="00C165C1"/>
    <w:rsid w:val="00C17112"/>
    <w:rsid w:val="00C210C6"/>
    <w:rsid w:val="00C2175D"/>
    <w:rsid w:val="00C22C74"/>
    <w:rsid w:val="00C25351"/>
    <w:rsid w:val="00C25FD6"/>
    <w:rsid w:val="00C2782F"/>
    <w:rsid w:val="00C30246"/>
    <w:rsid w:val="00C3078A"/>
    <w:rsid w:val="00C308EA"/>
    <w:rsid w:val="00C30AB3"/>
    <w:rsid w:val="00C30AD9"/>
    <w:rsid w:val="00C31296"/>
    <w:rsid w:val="00C32A67"/>
    <w:rsid w:val="00C32BB5"/>
    <w:rsid w:val="00C33473"/>
    <w:rsid w:val="00C352E6"/>
    <w:rsid w:val="00C35A8B"/>
    <w:rsid w:val="00C35D2E"/>
    <w:rsid w:val="00C3652C"/>
    <w:rsid w:val="00C36A7C"/>
    <w:rsid w:val="00C36F1B"/>
    <w:rsid w:val="00C37E9E"/>
    <w:rsid w:val="00C40337"/>
    <w:rsid w:val="00C403C4"/>
    <w:rsid w:val="00C40601"/>
    <w:rsid w:val="00C412FE"/>
    <w:rsid w:val="00C416FB"/>
    <w:rsid w:val="00C4181F"/>
    <w:rsid w:val="00C446E8"/>
    <w:rsid w:val="00C44C20"/>
    <w:rsid w:val="00C4581E"/>
    <w:rsid w:val="00C46AE7"/>
    <w:rsid w:val="00C47431"/>
    <w:rsid w:val="00C476AF"/>
    <w:rsid w:val="00C50719"/>
    <w:rsid w:val="00C5139A"/>
    <w:rsid w:val="00C525D3"/>
    <w:rsid w:val="00C52B31"/>
    <w:rsid w:val="00C52B80"/>
    <w:rsid w:val="00C535D8"/>
    <w:rsid w:val="00C53AEA"/>
    <w:rsid w:val="00C5471F"/>
    <w:rsid w:val="00C55B9C"/>
    <w:rsid w:val="00C560C0"/>
    <w:rsid w:val="00C56809"/>
    <w:rsid w:val="00C568AC"/>
    <w:rsid w:val="00C5758D"/>
    <w:rsid w:val="00C578B8"/>
    <w:rsid w:val="00C57955"/>
    <w:rsid w:val="00C63AB2"/>
    <w:rsid w:val="00C63DFA"/>
    <w:rsid w:val="00C65608"/>
    <w:rsid w:val="00C65663"/>
    <w:rsid w:val="00C65783"/>
    <w:rsid w:val="00C67E6E"/>
    <w:rsid w:val="00C702F6"/>
    <w:rsid w:val="00C720A3"/>
    <w:rsid w:val="00C72FBD"/>
    <w:rsid w:val="00C732CE"/>
    <w:rsid w:val="00C73729"/>
    <w:rsid w:val="00C73F7E"/>
    <w:rsid w:val="00C74135"/>
    <w:rsid w:val="00C75E34"/>
    <w:rsid w:val="00C80094"/>
    <w:rsid w:val="00C808FE"/>
    <w:rsid w:val="00C816CB"/>
    <w:rsid w:val="00C83116"/>
    <w:rsid w:val="00C83611"/>
    <w:rsid w:val="00C85E51"/>
    <w:rsid w:val="00C86410"/>
    <w:rsid w:val="00C87744"/>
    <w:rsid w:val="00C879D1"/>
    <w:rsid w:val="00C915DD"/>
    <w:rsid w:val="00C9230A"/>
    <w:rsid w:val="00C93224"/>
    <w:rsid w:val="00C93E0B"/>
    <w:rsid w:val="00C960DD"/>
    <w:rsid w:val="00CA06F2"/>
    <w:rsid w:val="00CA09FB"/>
    <w:rsid w:val="00CA0A3C"/>
    <w:rsid w:val="00CA1067"/>
    <w:rsid w:val="00CA17E1"/>
    <w:rsid w:val="00CA1C4F"/>
    <w:rsid w:val="00CA22F3"/>
    <w:rsid w:val="00CA273D"/>
    <w:rsid w:val="00CA2CF5"/>
    <w:rsid w:val="00CA4AD2"/>
    <w:rsid w:val="00CA4C01"/>
    <w:rsid w:val="00CA5963"/>
    <w:rsid w:val="00CA5D0F"/>
    <w:rsid w:val="00CA6289"/>
    <w:rsid w:val="00CA6CCC"/>
    <w:rsid w:val="00CB1FA1"/>
    <w:rsid w:val="00CB41BF"/>
    <w:rsid w:val="00CB48E2"/>
    <w:rsid w:val="00CB4E48"/>
    <w:rsid w:val="00CB50AA"/>
    <w:rsid w:val="00CB7B2C"/>
    <w:rsid w:val="00CC01B4"/>
    <w:rsid w:val="00CC0335"/>
    <w:rsid w:val="00CC11D9"/>
    <w:rsid w:val="00CC1D39"/>
    <w:rsid w:val="00CC24BD"/>
    <w:rsid w:val="00CC263A"/>
    <w:rsid w:val="00CC29E7"/>
    <w:rsid w:val="00CC3174"/>
    <w:rsid w:val="00CC477F"/>
    <w:rsid w:val="00CC4ECA"/>
    <w:rsid w:val="00CC5C64"/>
    <w:rsid w:val="00CC5D06"/>
    <w:rsid w:val="00CC5E60"/>
    <w:rsid w:val="00CC630E"/>
    <w:rsid w:val="00CC72E8"/>
    <w:rsid w:val="00CC7677"/>
    <w:rsid w:val="00CD0175"/>
    <w:rsid w:val="00CD03B5"/>
    <w:rsid w:val="00CD073F"/>
    <w:rsid w:val="00CD0C14"/>
    <w:rsid w:val="00CD25F9"/>
    <w:rsid w:val="00CD2CCC"/>
    <w:rsid w:val="00CD3652"/>
    <w:rsid w:val="00CD3E18"/>
    <w:rsid w:val="00CD4185"/>
    <w:rsid w:val="00CD427F"/>
    <w:rsid w:val="00CD480C"/>
    <w:rsid w:val="00CD4CE6"/>
    <w:rsid w:val="00CD523D"/>
    <w:rsid w:val="00CD563E"/>
    <w:rsid w:val="00CD5E9F"/>
    <w:rsid w:val="00CE06D5"/>
    <w:rsid w:val="00CE0914"/>
    <w:rsid w:val="00CE0B77"/>
    <w:rsid w:val="00CE1997"/>
    <w:rsid w:val="00CE2A1B"/>
    <w:rsid w:val="00CE2CA0"/>
    <w:rsid w:val="00CE3208"/>
    <w:rsid w:val="00CE3662"/>
    <w:rsid w:val="00CE3CC2"/>
    <w:rsid w:val="00CE3CE4"/>
    <w:rsid w:val="00CE4515"/>
    <w:rsid w:val="00CE4FD6"/>
    <w:rsid w:val="00CE54B9"/>
    <w:rsid w:val="00CE57BF"/>
    <w:rsid w:val="00CE641B"/>
    <w:rsid w:val="00CE6B24"/>
    <w:rsid w:val="00CF103D"/>
    <w:rsid w:val="00CF1B98"/>
    <w:rsid w:val="00CF2FA6"/>
    <w:rsid w:val="00CF3197"/>
    <w:rsid w:val="00CF32DF"/>
    <w:rsid w:val="00CF3C2A"/>
    <w:rsid w:val="00CF49E6"/>
    <w:rsid w:val="00CF5B2C"/>
    <w:rsid w:val="00CF6917"/>
    <w:rsid w:val="00CF6B91"/>
    <w:rsid w:val="00CF709A"/>
    <w:rsid w:val="00CF7855"/>
    <w:rsid w:val="00D00BC1"/>
    <w:rsid w:val="00D010A7"/>
    <w:rsid w:val="00D0175D"/>
    <w:rsid w:val="00D020BE"/>
    <w:rsid w:val="00D0383A"/>
    <w:rsid w:val="00D0383F"/>
    <w:rsid w:val="00D04708"/>
    <w:rsid w:val="00D05BE1"/>
    <w:rsid w:val="00D06983"/>
    <w:rsid w:val="00D06A6D"/>
    <w:rsid w:val="00D06D96"/>
    <w:rsid w:val="00D07218"/>
    <w:rsid w:val="00D109D3"/>
    <w:rsid w:val="00D11C02"/>
    <w:rsid w:val="00D123C5"/>
    <w:rsid w:val="00D12D23"/>
    <w:rsid w:val="00D12F22"/>
    <w:rsid w:val="00D12FC8"/>
    <w:rsid w:val="00D15894"/>
    <w:rsid w:val="00D15A4E"/>
    <w:rsid w:val="00D15F1E"/>
    <w:rsid w:val="00D15F71"/>
    <w:rsid w:val="00D16A1F"/>
    <w:rsid w:val="00D1724D"/>
    <w:rsid w:val="00D1781D"/>
    <w:rsid w:val="00D209C7"/>
    <w:rsid w:val="00D23D4E"/>
    <w:rsid w:val="00D2547E"/>
    <w:rsid w:val="00D2585C"/>
    <w:rsid w:val="00D25D98"/>
    <w:rsid w:val="00D265B9"/>
    <w:rsid w:val="00D26859"/>
    <w:rsid w:val="00D2688E"/>
    <w:rsid w:val="00D3001E"/>
    <w:rsid w:val="00D31C68"/>
    <w:rsid w:val="00D33560"/>
    <w:rsid w:val="00D33900"/>
    <w:rsid w:val="00D34A36"/>
    <w:rsid w:val="00D34C42"/>
    <w:rsid w:val="00D34F4D"/>
    <w:rsid w:val="00D35746"/>
    <w:rsid w:val="00D366A8"/>
    <w:rsid w:val="00D36B91"/>
    <w:rsid w:val="00D36F49"/>
    <w:rsid w:val="00D43B22"/>
    <w:rsid w:val="00D43E6C"/>
    <w:rsid w:val="00D44A4F"/>
    <w:rsid w:val="00D456EC"/>
    <w:rsid w:val="00D45FF1"/>
    <w:rsid w:val="00D46036"/>
    <w:rsid w:val="00D46DB3"/>
    <w:rsid w:val="00D477E6"/>
    <w:rsid w:val="00D50406"/>
    <w:rsid w:val="00D51BF3"/>
    <w:rsid w:val="00D52F4C"/>
    <w:rsid w:val="00D54E04"/>
    <w:rsid w:val="00D56D34"/>
    <w:rsid w:val="00D57033"/>
    <w:rsid w:val="00D57B4B"/>
    <w:rsid w:val="00D606A3"/>
    <w:rsid w:val="00D60E98"/>
    <w:rsid w:val="00D620F8"/>
    <w:rsid w:val="00D6220D"/>
    <w:rsid w:val="00D62DEA"/>
    <w:rsid w:val="00D63954"/>
    <w:rsid w:val="00D64712"/>
    <w:rsid w:val="00D65E5F"/>
    <w:rsid w:val="00D672C6"/>
    <w:rsid w:val="00D704C1"/>
    <w:rsid w:val="00D7104B"/>
    <w:rsid w:val="00D7124C"/>
    <w:rsid w:val="00D71941"/>
    <w:rsid w:val="00D71E05"/>
    <w:rsid w:val="00D722FA"/>
    <w:rsid w:val="00D72462"/>
    <w:rsid w:val="00D734D6"/>
    <w:rsid w:val="00D736BC"/>
    <w:rsid w:val="00D743C7"/>
    <w:rsid w:val="00D74919"/>
    <w:rsid w:val="00D74DCD"/>
    <w:rsid w:val="00D754E4"/>
    <w:rsid w:val="00D7573B"/>
    <w:rsid w:val="00D76335"/>
    <w:rsid w:val="00D774FE"/>
    <w:rsid w:val="00D77684"/>
    <w:rsid w:val="00D7778D"/>
    <w:rsid w:val="00D77F50"/>
    <w:rsid w:val="00D803B6"/>
    <w:rsid w:val="00D80FBB"/>
    <w:rsid w:val="00D8163B"/>
    <w:rsid w:val="00D81B1A"/>
    <w:rsid w:val="00D81CAE"/>
    <w:rsid w:val="00D81CF0"/>
    <w:rsid w:val="00D81E02"/>
    <w:rsid w:val="00D829D6"/>
    <w:rsid w:val="00D833D6"/>
    <w:rsid w:val="00D83A97"/>
    <w:rsid w:val="00D83BC6"/>
    <w:rsid w:val="00D83D04"/>
    <w:rsid w:val="00D83DE0"/>
    <w:rsid w:val="00D8522F"/>
    <w:rsid w:val="00D852AD"/>
    <w:rsid w:val="00D85365"/>
    <w:rsid w:val="00D879B2"/>
    <w:rsid w:val="00D9033C"/>
    <w:rsid w:val="00D905C8"/>
    <w:rsid w:val="00D90BF1"/>
    <w:rsid w:val="00D90F18"/>
    <w:rsid w:val="00D912F0"/>
    <w:rsid w:val="00D92540"/>
    <w:rsid w:val="00D926E4"/>
    <w:rsid w:val="00D93671"/>
    <w:rsid w:val="00D93751"/>
    <w:rsid w:val="00D9430D"/>
    <w:rsid w:val="00D9465F"/>
    <w:rsid w:val="00D94931"/>
    <w:rsid w:val="00D94C80"/>
    <w:rsid w:val="00D95B49"/>
    <w:rsid w:val="00D965CE"/>
    <w:rsid w:val="00D974B6"/>
    <w:rsid w:val="00D97A51"/>
    <w:rsid w:val="00DA1875"/>
    <w:rsid w:val="00DA26A9"/>
    <w:rsid w:val="00DA37BB"/>
    <w:rsid w:val="00DA5D2E"/>
    <w:rsid w:val="00DA680D"/>
    <w:rsid w:val="00DA68C2"/>
    <w:rsid w:val="00DA76AB"/>
    <w:rsid w:val="00DB1B7A"/>
    <w:rsid w:val="00DB2CB7"/>
    <w:rsid w:val="00DB2F43"/>
    <w:rsid w:val="00DB53EA"/>
    <w:rsid w:val="00DB60A8"/>
    <w:rsid w:val="00DB654B"/>
    <w:rsid w:val="00DB73B0"/>
    <w:rsid w:val="00DB7D6A"/>
    <w:rsid w:val="00DB7E94"/>
    <w:rsid w:val="00DC09FD"/>
    <w:rsid w:val="00DC0E33"/>
    <w:rsid w:val="00DC0E83"/>
    <w:rsid w:val="00DC0EDA"/>
    <w:rsid w:val="00DC1663"/>
    <w:rsid w:val="00DC19F2"/>
    <w:rsid w:val="00DC2D69"/>
    <w:rsid w:val="00DC328C"/>
    <w:rsid w:val="00DC3333"/>
    <w:rsid w:val="00DC3E48"/>
    <w:rsid w:val="00DC4890"/>
    <w:rsid w:val="00DC5E03"/>
    <w:rsid w:val="00DC6C78"/>
    <w:rsid w:val="00DD0071"/>
    <w:rsid w:val="00DD0BE3"/>
    <w:rsid w:val="00DD19C5"/>
    <w:rsid w:val="00DD2080"/>
    <w:rsid w:val="00DD2960"/>
    <w:rsid w:val="00DD43B7"/>
    <w:rsid w:val="00DD5633"/>
    <w:rsid w:val="00DD566F"/>
    <w:rsid w:val="00DD7455"/>
    <w:rsid w:val="00DE0C1E"/>
    <w:rsid w:val="00DE1492"/>
    <w:rsid w:val="00DE3392"/>
    <w:rsid w:val="00DE3973"/>
    <w:rsid w:val="00DE43E5"/>
    <w:rsid w:val="00DE4E8A"/>
    <w:rsid w:val="00DE510E"/>
    <w:rsid w:val="00DE5AA2"/>
    <w:rsid w:val="00DE5C00"/>
    <w:rsid w:val="00DE6053"/>
    <w:rsid w:val="00DE6C90"/>
    <w:rsid w:val="00DE719A"/>
    <w:rsid w:val="00DE7F2C"/>
    <w:rsid w:val="00DF0185"/>
    <w:rsid w:val="00DF0259"/>
    <w:rsid w:val="00DF1333"/>
    <w:rsid w:val="00DF1848"/>
    <w:rsid w:val="00DF2301"/>
    <w:rsid w:val="00DF3574"/>
    <w:rsid w:val="00DF37E0"/>
    <w:rsid w:val="00DF3B3E"/>
    <w:rsid w:val="00DF3E7E"/>
    <w:rsid w:val="00DF427B"/>
    <w:rsid w:val="00DF45D1"/>
    <w:rsid w:val="00DF4BED"/>
    <w:rsid w:val="00DF4F1C"/>
    <w:rsid w:val="00DF518A"/>
    <w:rsid w:val="00DF52A7"/>
    <w:rsid w:val="00DF52B6"/>
    <w:rsid w:val="00E00F59"/>
    <w:rsid w:val="00E018CA"/>
    <w:rsid w:val="00E01BE6"/>
    <w:rsid w:val="00E024D7"/>
    <w:rsid w:val="00E026B7"/>
    <w:rsid w:val="00E034D3"/>
    <w:rsid w:val="00E03C93"/>
    <w:rsid w:val="00E04BDC"/>
    <w:rsid w:val="00E054AE"/>
    <w:rsid w:val="00E0592E"/>
    <w:rsid w:val="00E05D8F"/>
    <w:rsid w:val="00E06994"/>
    <w:rsid w:val="00E07B1C"/>
    <w:rsid w:val="00E10025"/>
    <w:rsid w:val="00E1009B"/>
    <w:rsid w:val="00E112A7"/>
    <w:rsid w:val="00E114B4"/>
    <w:rsid w:val="00E13A6F"/>
    <w:rsid w:val="00E1401A"/>
    <w:rsid w:val="00E157C3"/>
    <w:rsid w:val="00E15924"/>
    <w:rsid w:val="00E15A8C"/>
    <w:rsid w:val="00E20738"/>
    <w:rsid w:val="00E21848"/>
    <w:rsid w:val="00E25D94"/>
    <w:rsid w:val="00E2699F"/>
    <w:rsid w:val="00E26F88"/>
    <w:rsid w:val="00E27275"/>
    <w:rsid w:val="00E27661"/>
    <w:rsid w:val="00E27C38"/>
    <w:rsid w:val="00E303CB"/>
    <w:rsid w:val="00E307F4"/>
    <w:rsid w:val="00E3170C"/>
    <w:rsid w:val="00E33848"/>
    <w:rsid w:val="00E33EA0"/>
    <w:rsid w:val="00E344D5"/>
    <w:rsid w:val="00E3475E"/>
    <w:rsid w:val="00E36023"/>
    <w:rsid w:val="00E364A6"/>
    <w:rsid w:val="00E36663"/>
    <w:rsid w:val="00E37308"/>
    <w:rsid w:val="00E37436"/>
    <w:rsid w:val="00E37E9A"/>
    <w:rsid w:val="00E41431"/>
    <w:rsid w:val="00E422D2"/>
    <w:rsid w:val="00E428C6"/>
    <w:rsid w:val="00E42AD7"/>
    <w:rsid w:val="00E4333F"/>
    <w:rsid w:val="00E440AE"/>
    <w:rsid w:val="00E456BF"/>
    <w:rsid w:val="00E465A2"/>
    <w:rsid w:val="00E46B84"/>
    <w:rsid w:val="00E47F5A"/>
    <w:rsid w:val="00E5000E"/>
    <w:rsid w:val="00E501C2"/>
    <w:rsid w:val="00E50BAC"/>
    <w:rsid w:val="00E51B6F"/>
    <w:rsid w:val="00E53F66"/>
    <w:rsid w:val="00E54130"/>
    <w:rsid w:val="00E54BD9"/>
    <w:rsid w:val="00E5696D"/>
    <w:rsid w:val="00E60699"/>
    <w:rsid w:val="00E6088A"/>
    <w:rsid w:val="00E608AD"/>
    <w:rsid w:val="00E6092D"/>
    <w:rsid w:val="00E621EE"/>
    <w:rsid w:val="00E63C19"/>
    <w:rsid w:val="00E63CD5"/>
    <w:rsid w:val="00E64C53"/>
    <w:rsid w:val="00E64FF6"/>
    <w:rsid w:val="00E656D3"/>
    <w:rsid w:val="00E65E36"/>
    <w:rsid w:val="00E664E2"/>
    <w:rsid w:val="00E6776B"/>
    <w:rsid w:val="00E70C87"/>
    <w:rsid w:val="00E72873"/>
    <w:rsid w:val="00E738BA"/>
    <w:rsid w:val="00E73E27"/>
    <w:rsid w:val="00E755CC"/>
    <w:rsid w:val="00E76242"/>
    <w:rsid w:val="00E76BC7"/>
    <w:rsid w:val="00E76E6F"/>
    <w:rsid w:val="00E76FAD"/>
    <w:rsid w:val="00E7740A"/>
    <w:rsid w:val="00E810CC"/>
    <w:rsid w:val="00E812EC"/>
    <w:rsid w:val="00E81CD2"/>
    <w:rsid w:val="00E83200"/>
    <w:rsid w:val="00E834D4"/>
    <w:rsid w:val="00E858D6"/>
    <w:rsid w:val="00E8669D"/>
    <w:rsid w:val="00E86F83"/>
    <w:rsid w:val="00E8716E"/>
    <w:rsid w:val="00E91363"/>
    <w:rsid w:val="00E92698"/>
    <w:rsid w:val="00E935DB"/>
    <w:rsid w:val="00E935EC"/>
    <w:rsid w:val="00E93A41"/>
    <w:rsid w:val="00E956D0"/>
    <w:rsid w:val="00E95FBE"/>
    <w:rsid w:val="00E96333"/>
    <w:rsid w:val="00E96826"/>
    <w:rsid w:val="00E96BA1"/>
    <w:rsid w:val="00E96C5B"/>
    <w:rsid w:val="00E9739D"/>
    <w:rsid w:val="00E973E9"/>
    <w:rsid w:val="00E9763E"/>
    <w:rsid w:val="00E9795C"/>
    <w:rsid w:val="00EA150A"/>
    <w:rsid w:val="00EA2262"/>
    <w:rsid w:val="00EA2F99"/>
    <w:rsid w:val="00EA3B3B"/>
    <w:rsid w:val="00EA4039"/>
    <w:rsid w:val="00EA42A5"/>
    <w:rsid w:val="00EA4F22"/>
    <w:rsid w:val="00EA4F75"/>
    <w:rsid w:val="00EA5440"/>
    <w:rsid w:val="00EA5D16"/>
    <w:rsid w:val="00EA6850"/>
    <w:rsid w:val="00EA6B69"/>
    <w:rsid w:val="00EA6C57"/>
    <w:rsid w:val="00EA7B48"/>
    <w:rsid w:val="00EA7D2A"/>
    <w:rsid w:val="00EB008A"/>
    <w:rsid w:val="00EB0491"/>
    <w:rsid w:val="00EB0E3E"/>
    <w:rsid w:val="00EB38BB"/>
    <w:rsid w:val="00EB403D"/>
    <w:rsid w:val="00EB4284"/>
    <w:rsid w:val="00EB49D2"/>
    <w:rsid w:val="00EB49D4"/>
    <w:rsid w:val="00EB55D5"/>
    <w:rsid w:val="00EB7D8B"/>
    <w:rsid w:val="00EC0F93"/>
    <w:rsid w:val="00EC16C1"/>
    <w:rsid w:val="00EC1EEA"/>
    <w:rsid w:val="00EC1F08"/>
    <w:rsid w:val="00EC334D"/>
    <w:rsid w:val="00EC33F0"/>
    <w:rsid w:val="00EC343E"/>
    <w:rsid w:val="00EC3CE6"/>
    <w:rsid w:val="00EC6C00"/>
    <w:rsid w:val="00EC7A2A"/>
    <w:rsid w:val="00ED1962"/>
    <w:rsid w:val="00ED1A95"/>
    <w:rsid w:val="00ED20A2"/>
    <w:rsid w:val="00ED2404"/>
    <w:rsid w:val="00ED2A18"/>
    <w:rsid w:val="00ED2C92"/>
    <w:rsid w:val="00ED2D62"/>
    <w:rsid w:val="00ED33A5"/>
    <w:rsid w:val="00ED3904"/>
    <w:rsid w:val="00ED6538"/>
    <w:rsid w:val="00ED671E"/>
    <w:rsid w:val="00ED70B9"/>
    <w:rsid w:val="00ED70C0"/>
    <w:rsid w:val="00ED721B"/>
    <w:rsid w:val="00ED72AE"/>
    <w:rsid w:val="00EE10DE"/>
    <w:rsid w:val="00EE2B8D"/>
    <w:rsid w:val="00EE2BE5"/>
    <w:rsid w:val="00EE319C"/>
    <w:rsid w:val="00EE38B3"/>
    <w:rsid w:val="00EE4A83"/>
    <w:rsid w:val="00EE605B"/>
    <w:rsid w:val="00EE63D1"/>
    <w:rsid w:val="00EE7C74"/>
    <w:rsid w:val="00EF0D01"/>
    <w:rsid w:val="00EF2BEF"/>
    <w:rsid w:val="00EF344D"/>
    <w:rsid w:val="00EF3BEF"/>
    <w:rsid w:val="00EF40E0"/>
    <w:rsid w:val="00EF4D1F"/>
    <w:rsid w:val="00EF4E5D"/>
    <w:rsid w:val="00EF678B"/>
    <w:rsid w:val="00EF7D10"/>
    <w:rsid w:val="00F00310"/>
    <w:rsid w:val="00F01B50"/>
    <w:rsid w:val="00F01C7C"/>
    <w:rsid w:val="00F02012"/>
    <w:rsid w:val="00F03029"/>
    <w:rsid w:val="00F038B8"/>
    <w:rsid w:val="00F03F4A"/>
    <w:rsid w:val="00F04F50"/>
    <w:rsid w:val="00F0518E"/>
    <w:rsid w:val="00F059D3"/>
    <w:rsid w:val="00F05D8D"/>
    <w:rsid w:val="00F11138"/>
    <w:rsid w:val="00F11B71"/>
    <w:rsid w:val="00F12156"/>
    <w:rsid w:val="00F12962"/>
    <w:rsid w:val="00F13DD4"/>
    <w:rsid w:val="00F16ABD"/>
    <w:rsid w:val="00F16D8C"/>
    <w:rsid w:val="00F178FE"/>
    <w:rsid w:val="00F21027"/>
    <w:rsid w:val="00F210DD"/>
    <w:rsid w:val="00F23F9A"/>
    <w:rsid w:val="00F241B3"/>
    <w:rsid w:val="00F24505"/>
    <w:rsid w:val="00F250DA"/>
    <w:rsid w:val="00F253ED"/>
    <w:rsid w:val="00F267C0"/>
    <w:rsid w:val="00F27AA5"/>
    <w:rsid w:val="00F31208"/>
    <w:rsid w:val="00F3143E"/>
    <w:rsid w:val="00F325A5"/>
    <w:rsid w:val="00F32842"/>
    <w:rsid w:val="00F32AE0"/>
    <w:rsid w:val="00F33270"/>
    <w:rsid w:val="00F3410A"/>
    <w:rsid w:val="00F34993"/>
    <w:rsid w:val="00F353B7"/>
    <w:rsid w:val="00F35716"/>
    <w:rsid w:val="00F407AD"/>
    <w:rsid w:val="00F4347D"/>
    <w:rsid w:val="00F44773"/>
    <w:rsid w:val="00F46AE4"/>
    <w:rsid w:val="00F51361"/>
    <w:rsid w:val="00F51797"/>
    <w:rsid w:val="00F51C50"/>
    <w:rsid w:val="00F52A22"/>
    <w:rsid w:val="00F5391E"/>
    <w:rsid w:val="00F53CA7"/>
    <w:rsid w:val="00F553D1"/>
    <w:rsid w:val="00F55E88"/>
    <w:rsid w:val="00F56993"/>
    <w:rsid w:val="00F57B8A"/>
    <w:rsid w:val="00F60295"/>
    <w:rsid w:val="00F622B3"/>
    <w:rsid w:val="00F632A1"/>
    <w:rsid w:val="00F632D6"/>
    <w:rsid w:val="00F64082"/>
    <w:rsid w:val="00F64148"/>
    <w:rsid w:val="00F64227"/>
    <w:rsid w:val="00F645CC"/>
    <w:rsid w:val="00F648B6"/>
    <w:rsid w:val="00F65492"/>
    <w:rsid w:val="00F65D5F"/>
    <w:rsid w:val="00F663CB"/>
    <w:rsid w:val="00F67F82"/>
    <w:rsid w:val="00F7064C"/>
    <w:rsid w:val="00F70DB9"/>
    <w:rsid w:val="00F71AC9"/>
    <w:rsid w:val="00F72DCF"/>
    <w:rsid w:val="00F72E23"/>
    <w:rsid w:val="00F74473"/>
    <w:rsid w:val="00F76665"/>
    <w:rsid w:val="00F776C3"/>
    <w:rsid w:val="00F778AF"/>
    <w:rsid w:val="00F80925"/>
    <w:rsid w:val="00F81883"/>
    <w:rsid w:val="00F82035"/>
    <w:rsid w:val="00F82B88"/>
    <w:rsid w:val="00F82C02"/>
    <w:rsid w:val="00F8348C"/>
    <w:rsid w:val="00F844BA"/>
    <w:rsid w:val="00F8493D"/>
    <w:rsid w:val="00F8575A"/>
    <w:rsid w:val="00F869DE"/>
    <w:rsid w:val="00F86CCF"/>
    <w:rsid w:val="00F86E3D"/>
    <w:rsid w:val="00F87E90"/>
    <w:rsid w:val="00F90495"/>
    <w:rsid w:val="00F905C7"/>
    <w:rsid w:val="00F905E0"/>
    <w:rsid w:val="00F92B57"/>
    <w:rsid w:val="00F92FBC"/>
    <w:rsid w:val="00F9313D"/>
    <w:rsid w:val="00F9341D"/>
    <w:rsid w:val="00F93441"/>
    <w:rsid w:val="00F93B4D"/>
    <w:rsid w:val="00F95A68"/>
    <w:rsid w:val="00F96E8D"/>
    <w:rsid w:val="00FA07DA"/>
    <w:rsid w:val="00FA2995"/>
    <w:rsid w:val="00FA2F1A"/>
    <w:rsid w:val="00FA3259"/>
    <w:rsid w:val="00FA4C5C"/>
    <w:rsid w:val="00FA7364"/>
    <w:rsid w:val="00FB072C"/>
    <w:rsid w:val="00FB27EA"/>
    <w:rsid w:val="00FB2A28"/>
    <w:rsid w:val="00FB361A"/>
    <w:rsid w:val="00FB3E11"/>
    <w:rsid w:val="00FB6991"/>
    <w:rsid w:val="00FB7171"/>
    <w:rsid w:val="00FB75C5"/>
    <w:rsid w:val="00FC08FD"/>
    <w:rsid w:val="00FC112F"/>
    <w:rsid w:val="00FC2991"/>
    <w:rsid w:val="00FC3664"/>
    <w:rsid w:val="00FC4800"/>
    <w:rsid w:val="00FC4AB9"/>
    <w:rsid w:val="00FC5977"/>
    <w:rsid w:val="00FC59CA"/>
    <w:rsid w:val="00FC5E1D"/>
    <w:rsid w:val="00FC6883"/>
    <w:rsid w:val="00FC70CA"/>
    <w:rsid w:val="00FC76D7"/>
    <w:rsid w:val="00FD0232"/>
    <w:rsid w:val="00FD1ED3"/>
    <w:rsid w:val="00FD308E"/>
    <w:rsid w:val="00FD3307"/>
    <w:rsid w:val="00FD334A"/>
    <w:rsid w:val="00FD39CA"/>
    <w:rsid w:val="00FD3FB2"/>
    <w:rsid w:val="00FD470E"/>
    <w:rsid w:val="00FD53EE"/>
    <w:rsid w:val="00FE0E33"/>
    <w:rsid w:val="00FE191A"/>
    <w:rsid w:val="00FE24FB"/>
    <w:rsid w:val="00FE2AD5"/>
    <w:rsid w:val="00FE4261"/>
    <w:rsid w:val="00FE4F07"/>
    <w:rsid w:val="00FE50DF"/>
    <w:rsid w:val="00FE5B2C"/>
    <w:rsid w:val="00FE7800"/>
    <w:rsid w:val="00FF0911"/>
    <w:rsid w:val="00FF09F6"/>
    <w:rsid w:val="00FF1409"/>
    <w:rsid w:val="00FF207D"/>
    <w:rsid w:val="00FF27F4"/>
    <w:rsid w:val="00FF39CA"/>
    <w:rsid w:val="00FF44BB"/>
    <w:rsid w:val="00FF4C9C"/>
    <w:rsid w:val="00FF5201"/>
    <w:rsid w:val="00FF6BFF"/>
    <w:rsid w:val="00FF711B"/>
    <w:rsid w:val="00FF770D"/>
    <w:rsid w:val="00FF7D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56D51"/>
  <w15:docId w15:val="{0E75E828-9B8D-4789-B100-CF0D8CF02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112F"/>
  </w:style>
  <w:style w:type="paragraph" w:styleId="Heading1">
    <w:name w:val="heading 1"/>
    <w:basedOn w:val="Normal"/>
    <w:next w:val="BodyText"/>
    <w:link w:val="Heading1Char"/>
    <w:uiPriority w:val="9"/>
    <w:qFormat/>
    <w:rsid w:val="00DD0071"/>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BodyText"/>
    <w:link w:val="Heading2Char"/>
    <w:uiPriority w:val="9"/>
    <w:unhideWhenUsed/>
    <w:qFormat/>
    <w:rsid w:val="00DD007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BodyText"/>
    <w:link w:val="Heading3Char"/>
    <w:uiPriority w:val="9"/>
    <w:unhideWhenUsed/>
    <w:qFormat/>
    <w:rsid w:val="00B565D2"/>
    <w:pPr>
      <w:keepNext/>
      <w:keepLines/>
      <w:spacing w:before="160" w:after="80"/>
      <w:outlineLvl w:val="2"/>
    </w:pPr>
    <w:rPr>
      <w:rFonts w:ascii="Times New Roman" w:eastAsiaTheme="majorEastAsia" w:hAnsi="Times New Roman" w:cstheme="majorBidi"/>
      <w:b/>
      <w:i/>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Spacing"/>
    <w:link w:val="BodyTextChar"/>
    <w:autoRedefine/>
    <w:qFormat/>
    <w:rsid w:val="00101BFB"/>
    <w:pPr>
      <w:spacing w:line="360" w:lineRule="auto"/>
    </w:pPr>
    <w:rPr>
      <w:rFonts w:ascii="Times New Roman" w:hAnsi="Times New Roman"/>
      <w:bCs/>
    </w:rPr>
  </w:style>
  <w:style w:type="paragraph" w:customStyle="1" w:styleId="FirstParagraph">
    <w:name w:val="First Paragraph"/>
    <w:basedOn w:val="BodyText"/>
    <w:next w:val="BodyText"/>
    <w:qFormat/>
    <w:rsid w:val="00B565D2"/>
  </w:style>
  <w:style w:type="paragraph" w:customStyle="1" w:styleId="Compact">
    <w:name w:val="Compact"/>
    <w:basedOn w:val="BodyText"/>
    <w:qFormat/>
    <w:rsid w:val="00DD0071"/>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Spacing"/>
    <w:qFormat/>
    <w:rsid w:val="00D81B1A"/>
    <w:pPr>
      <w:spacing w:line="480" w:lineRule="auto"/>
      <w:ind w:left="720" w:hanging="720"/>
    </w:pPr>
    <w:rPr>
      <w:rFonts w:ascii="Times New Roman" w:hAnsi="Times New Roman"/>
    </w:rPr>
  </w:style>
  <w:style w:type="character" w:customStyle="1" w:styleId="Heading1Char">
    <w:name w:val="Heading 1 Char"/>
    <w:basedOn w:val="DefaultParagraphFont"/>
    <w:link w:val="Heading1"/>
    <w:uiPriority w:val="9"/>
    <w:rsid w:val="00DD007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D007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B565D2"/>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D852AD"/>
    <w:rPr>
      <w:rFonts w:ascii="Times New Roman" w:hAnsi="Times New Roman"/>
    </w:rPr>
  </w:style>
  <w:style w:type="paragraph" w:customStyle="1" w:styleId="Figure">
    <w:name w:val="Figure"/>
    <w:basedOn w:val="Normal"/>
  </w:style>
  <w:style w:type="paragraph" w:customStyle="1" w:styleId="CaptionedFigure">
    <w:name w:val="Captioned Figure"/>
    <w:basedOn w:val="Figure"/>
    <w:rsid w:val="00D852AD"/>
    <w:pPr>
      <w:keepNext/>
    </w:pPr>
    <w:rPr>
      <w:rFonts w:ascii="Times New Roman" w:hAnsi="Times New Roman"/>
      <w:i/>
    </w:r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DD0071"/>
    <w:rPr>
      <w:color w:val="96607D" w:themeColor="followedHyperlink"/>
      <w:u w:val="single"/>
    </w:rPr>
  </w:style>
  <w:style w:type="paragraph" w:customStyle="1" w:styleId="Style1">
    <w:name w:val="Style1"/>
    <w:basedOn w:val="Heading2"/>
    <w:qFormat/>
    <w:rsid w:val="00DD0071"/>
    <w:rPr>
      <w:b w:val="0"/>
    </w:rPr>
  </w:style>
  <w:style w:type="paragraph" w:customStyle="1" w:styleId="Style2">
    <w:name w:val="Style2"/>
    <w:basedOn w:val="Heading2"/>
    <w:qFormat/>
    <w:rsid w:val="00DD0071"/>
    <w:rPr>
      <w:rFonts w:cs="Times New Roman (Headings CS)"/>
      <w:b w:val="0"/>
    </w:rPr>
  </w:style>
  <w:style w:type="paragraph" w:styleId="NoSpacing">
    <w:name w:val="No Spacing"/>
    <w:rsid w:val="00D81B1A"/>
    <w:pPr>
      <w:spacing w:after="0"/>
    </w:pPr>
  </w:style>
  <w:style w:type="character" w:styleId="CommentReference">
    <w:name w:val="annotation reference"/>
    <w:basedOn w:val="DefaultParagraphFont"/>
    <w:rsid w:val="002A2EC9"/>
    <w:rPr>
      <w:sz w:val="16"/>
      <w:szCs w:val="16"/>
    </w:rPr>
  </w:style>
  <w:style w:type="paragraph" w:styleId="CommentText">
    <w:name w:val="annotation text"/>
    <w:basedOn w:val="Normal"/>
    <w:link w:val="CommentTextChar"/>
    <w:rsid w:val="002A2EC9"/>
    <w:rPr>
      <w:sz w:val="20"/>
      <w:szCs w:val="20"/>
    </w:rPr>
  </w:style>
  <w:style w:type="character" w:customStyle="1" w:styleId="CommentTextChar">
    <w:name w:val="Comment Text Char"/>
    <w:basedOn w:val="DefaultParagraphFont"/>
    <w:link w:val="CommentText"/>
    <w:rsid w:val="002A2EC9"/>
    <w:rPr>
      <w:sz w:val="20"/>
      <w:szCs w:val="20"/>
    </w:rPr>
  </w:style>
  <w:style w:type="paragraph" w:styleId="CommentSubject">
    <w:name w:val="annotation subject"/>
    <w:basedOn w:val="CommentText"/>
    <w:next w:val="CommentText"/>
    <w:link w:val="CommentSubjectChar"/>
    <w:rsid w:val="002A2EC9"/>
    <w:rPr>
      <w:b/>
      <w:bCs/>
    </w:rPr>
  </w:style>
  <w:style w:type="character" w:customStyle="1" w:styleId="CommentSubjectChar">
    <w:name w:val="Comment Subject Char"/>
    <w:basedOn w:val="CommentTextChar"/>
    <w:link w:val="CommentSubject"/>
    <w:rsid w:val="002A2EC9"/>
    <w:rPr>
      <w:b/>
      <w:bCs/>
      <w:sz w:val="20"/>
      <w:szCs w:val="20"/>
    </w:rPr>
  </w:style>
  <w:style w:type="paragraph" w:styleId="Revision">
    <w:name w:val="Revision"/>
    <w:hidden/>
    <w:rsid w:val="000C1E9E"/>
    <w:pPr>
      <w:spacing w:after="0"/>
    </w:pPr>
  </w:style>
  <w:style w:type="character" w:customStyle="1" w:styleId="BodyTextChar">
    <w:name w:val="Body Text Char"/>
    <w:basedOn w:val="DefaultParagraphFont"/>
    <w:link w:val="BodyText"/>
    <w:rsid w:val="00101BFB"/>
    <w:rPr>
      <w:rFonts w:ascii="Times New Roman" w:hAnsi="Times New Roman"/>
      <w:bCs/>
    </w:rPr>
  </w:style>
  <w:style w:type="character" w:customStyle="1" w:styleId="s1">
    <w:name w:val="s1"/>
    <w:basedOn w:val="DefaultParagraphFont"/>
    <w:rsid w:val="00A318B1"/>
  </w:style>
  <w:style w:type="paragraph" w:customStyle="1" w:styleId="p2">
    <w:name w:val="p2"/>
    <w:basedOn w:val="Normal"/>
    <w:rsid w:val="00A318B1"/>
    <w:pPr>
      <w:spacing w:before="100" w:beforeAutospacing="1" w:after="100" w:afterAutospacing="1"/>
    </w:pPr>
    <w:rPr>
      <w:rFonts w:ascii="Times New Roman" w:eastAsia="Times New Roman" w:hAnsi="Times New Roman" w:cs="Times New Roman"/>
    </w:rPr>
  </w:style>
  <w:style w:type="paragraph" w:customStyle="1" w:styleId="p3">
    <w:name w:val="p3"/>
    <w:basedOn w:val="Normal"/>
    <w:rsid w:val="00A318B1"/>
    <w:pPr>
      <w:spacing w:before="100" w:beforeAutospacing="1" w:after="100" w:afterAutospacing="1"/>
    </w:pPr>
    <w:rPr>
      <w:rFonts w:ascii="Times New Roman" w:eastAsia="Times New Roman" w:hAnsi="Times New Roman" w:cs="Times New Roman"/>
    </w:rPr>
  </w:style>
  <w:style w:type="character" w:customStyle="1" w:styleId="s2">
    <w:name w:val="s2"/>
    <w:basedOn w:val="DefaultParagraphFont"/>
    <w:rsid w:val="00A318B1"/>
  </w:style>
  <w:style w:type="paragraph" w:customStyle="1" w:styleId="p1">
    <w:name w:val="p1"/>
    <w:basedOn w:val="Normal"/>
    <w:rsid w:val="009A36EB"/>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B48E2"/>
  </w:style>
  <w:style w:type="character" w:styleId="PlaceholderText">
    <w:name w:val="Placeholder Text"/>
    <w:basedOn w:val="DefaultParagraphFont"/>
    <w:rsid w:val="00506C1B"/>
    <w:rPr>
      <w:color w:val="666666"/>
    </w:rPr>
  </w:style>
  <w:style w:type="character" w:styleId="LineNumber">
    <w:name w:val="line number"/>
    <w:basedOn w:val="DefaultParagraphFont"/>
    <w:rsid w:val="00FE50DF"/>
  </w:style>
  <w:style w:type="character" w:styleId="UnresolvedMention">
    <w:name w:val="Unresolved Mention"/>
    <w:basedOn w:val="DefaultParagraphFont"/>
    <w:uiPriority w:val="99"/>
    <w:semiHidden/>
    <w:unhideWhenUsed/>
    <w:rsid w:val="00D477E6"/>
    <w:rPr>
      <w:color w:val="605E5C"/>
      <w:shd w:val="clear" w:color="auto" w:fill="E1DFDD"/>
    </w:rPr>
  </w:style>
  <w:style w:type="table" w:styleId="TableGrid">
    <w:name w:val="Table Grid"/>
    <w:basedOn w:val="TableNormal"/>
    <w:uiPriority w:val="39"/>
    <w:rsid w:val="000974AE"/>
    <w:pPr>
      <w:spacing w:after="0"/>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9A2297"/>
    <w:pPr>
      <w:tabs>
        <w:tab w:val="center" w:pos="4680"/>
        <w:tab w:val="right" w:pos="9360"/>
      </w:tabs>
      <w:spacing w:after="0"/>
    </w:pPr>
  </w:style>
  <w:style w:type="character" w:customStyle="1" w:styleId="HeaderChar">
    <w:name w:val="Header Char"/>
    <w:basedOn w:val="DefaultParagraphFont"/>
    <w:link w:val="Header"/>
    <w:rsid w:val="009A2297"/>
  </w:style>
  <w:style w:type="paragraph" w:styleId="Footer">
    <w:name w:val="footer"/>
    <w:basedOn w:val="Normal"/>
    <w:link w:val="FooterChar"/>
    <w:rsid w:val="009A2297"/>
    <w:pPr>
      <w:tabs>
        <w:tab w:val="center" w:pos="4680"/>
        <w:tab w:val="right" w:pos="9360"/>
      </w:tabs>
      <w:spacing w:after="0"/>
    </w:pPr>
  </w:style>
  <w:style w:type="character" w:customStyle="1" w:styleId="FooterChar">
    <w:name w:val="Footer Char"/>
    <w:basedOn w:val="DefaultParagraphFont"/>
    <w:link w:val="Footer"/>
    <w:rsid w:val="009A2297"/>
  </w:style>
  <w:style w:type="character" w:styleId="PageNumber">
    <w:name w:val="page number"/>
    <w:basedOn w:val="DefaultParagraphFont"/>
    <w:rsid w:val="00A66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4DEE92-1F71-8141-B211-CCA9A27044AD}">
  <we:reference id="WA200010453" version="1.0.0.1" store="Omex" storeType="OMEX"/>
  <we:alternateReferences>
    <we:reference id="WA200010453" version="1.0.0.1" store="WA200010453" storeType="OMEX"/>
  </we:alternateReferences>
  <we:properties>
    <we:property name="claude.fileId" value="&quot;b64b54a2-11a2-4c92-9592-acefd5f2d43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881e56ae7d790864f035c11254ad00b0">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a7baf26f5b12e980b6e6393f12949fee"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FC3397-ED89-4CCC-8FAA-3DEC2349C398}">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47137F30-1DE0-B648-968A-246654F8D332}">
  <ds:schemaRefs>
    <ds:schemaRef ds:uri="http://schemas.openxmlformats.org/officeDocument/2006/bibliography"/>
  </ds:schemaRefs>
</ds:datastoreItem>
</file>

<file path=customXml/itemProps3.xml><?xml version="1.0" encoding="utf-8"?>
<ds:datastoreItem xmlns:ds="http://schemas.openxmlformats.org/officeDocument/2006/customXml" ds:itemID="{788FA728-015D-44AF-9219-4C87A77886F0}">
  <ds:schemaRefs>
    <ds:schemaRef ds:uri="http://schemas.microsoft.com/sharepoint/v3/contenttype/forms"/>
  </ds:schemaRefs>
</ds:datastoreItem>
</file>

<file path=customXml/itemProps4.xml><?xml version="1.0" encoding="utf-8"?>
<ds:datastoreItem xmlns:ds="http://schemas.openxmlformats.org/officeDocument/2006/customXml" ds:itemID="{A524DDA5-D586-4AD8-94A0-BDC62954F2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129</TotalTime>
  <Pages>35</Pages>
  <Words>21859</Words>
  <Characters>127660</Characters>
  <Application>Microsoft Office Word</Application>
  <DocSecurity>0</DocSecurity>
  <Lines>1877</Lines>
  <Paragraphs>487</Paragraphs>
  <ScaleCrop>false</ScaleCrop>
  <HeadingPairs>
    <vt:vector size="2" baseType="variant">
      <vt:variant>
        <vt:lpstr>Title</vt:lpstr>
      </vt:variant>
      <vt:variant>
        <vt:i4>1</vt:i4>
      </vt:variant>
    </vt:vector>
  </HeadingPairs>
  <TitlesOfParts>
    <vt:vector size="1" baseType="lpstr">
      <vt:lpstr>Smart eDNA sampling strategies: Species spatial autocorrelation can guide efficient marine survey design</vt:lpstr>
    </vt:vector>
  </TitlesOfParts>
  <Company/>
  <LinksUpToDate>false</LinksUpToDate>
  <CharactersWithSpaces>149032</CharactersWithSpaces>
  <SharedDoc>false</SharedDoc>
  <HLinks>
    <vt:vector size="84" baseType="variant">
      <vt:variant>
        <vt:i4>2097276</vt:i4>
      </vt:variant>
      <vt:variant>
        <vt:i4>42</vt:i4>
      </vt:variant>
      <vt:variant>
        <vt:i4>0</vt:i4>
      </vt:variant>
      <vt:variant>
        <vt:i4>5</vt:i4>
      </vt:variant>
      <vt:variant>
        <vt:lpwstr>https://doi.org/10.1098/rspb.2021.2613</vt:lpwstr>
      </vt:variant>
      <vt:variant>
        <vt:lpwstr/>
      </vt:variant>
      <vt:variant>
        <vt:i4>5046343</vt:i4>
      </vt:variant>
      <vt:variant>
        <vt:i4>39</vt:i4>
      </vt:variant>
      <vt:variant>
        <vt:i4>0</vt:i4>
      </vt:variant>
      <vt:variant>
        <vt:i4>5</vt:i4>
      </vt:variant>
      <vt:variant>
        <vt:lpwstr>https://doi.org/10.1371/journal.pone.0257773</vt:lpwstr>
      </vt:variant>
      <vt:variant>
        <vt:lpwstr/>
      </vt:variant>
      <vt:variant>
        <vt:i4>2293860</vt:i4>
      </vt:variant>
      <vt:variant>
        <vt:i4>36</vt:i4>
      </vt:variant>
      <vt:variant>
        <vt:i4>0</vt:i4>
      </vt:variant>
      <vt:variant>
        <vt:i4>5</vt:i4>
      </vt:variant>
      <vt:variant>
        <vt:lpwstr>https://doi.org/10.1098/rsos.150088</vt:lpwstr>
      </vt:variant>
      <vt:variant>
        <vt:lpwstr/>
      </vt:variant>
      <vt:variant>
        <vt:i4>131152</vt:i4>
      </vt:variant>
      <vt:variant>
        <vt:i4>33</vt:i4>
      </vt:variant>
      <vt:variant>
        <vt:i4>0</vt:i4>
      </vt:variant>
      <vt:variant>
        <vt:i4>5</vt:i4>
      </vt:variant>
      <vt:variant>
        <vt:lpwstr>https://doi.org/10.1101/2025.10.30.685180</vt:lpwstr>
      </vt:variant>
      <vt:variant>
        <vt:lpwstr/>
      </vt:variant>
      <vt:variant>
        <vt:i4>2490420</vt:i4>
      </vt:variant>
      <vt:variant>
        <vt:i4>30</vt:i4>
      </vt:variant>
      <vt:variant>
        <vt:i4>0</vt:i4>
      </vt:variant>
      <vt:variant>
        <vt:i4>5</vt:i4>
      </vt:variant>
      <vt:variant>
        <vt:lpwstr>https://doi.org/10.1038/nmeth.3869</vt:lpwstr>
      </vt:variant>
      <vt:variant>
        <vt:lpwstr/>
      </vt:variant>
      <vt:variant>
        <vt:i4>2424955</vt:i4>
      </vt:variant>
      <vt:variant>
        <vt:i4>27</vt:i4>
      </vt:variant>
      <vt:variant>
        <vt:i4>0</vt:i4>
      </vt:variant>
      <vt:variant>
        <vt:i4>5</vt:i4>
      </vt:variant>
      <vt:variant>
        <vt:lpwstr/>
      </vt:variant>
      <vt:variant>
        <vt:lpwstr>fig:epsilon</vt:lpwstr>
      </vt:variant>
      <vt:variant>
        <vt:i4>655462</vt:i4>
      </vt:variant>
      <vt:variant>
        <vt:i4>24</vt:i4>
      </vt:variant>
      <vt:variant>
        <vt:i4>0</vt:i4>
      </vt:variant>
      <vt:variant>
        <vt:i4>5</vt:i4>
      </vt:variant>
      <vt:variant>
        <vt:lpwstr/>
      </vt:variant>
      <vt:variant>
        <vt:lpwstr>fig:epsilon_sp</vt:lpwstr>
      </vt:variant>
      <vt:variant>
        <vt:i4>2424955</vt:i4>
      </vt:variant>
      <vt:variant>
        <vt:i4>21</vt:i4>
      </vt:variant>
      <vt:variant>
        <vt:i4>0</vt:i4>
      </vt:variant>
      <vt:variant>
        <vt:i4>5</vt:i4>
      </vt:variant>
      <vt:variant>
        <vt:lpwstr/>
      </vt:variant>
      <vt:variant>
        <vt:lpwstr>fig:epsilon</vt:lpwstr>
      </vt:variant>
      <vt:variant>
        <vt:i4>2490476</vt:i4>
      </vt:variant>
      <vt:variant>
        <vt:i4>18</vt:i4>
      </vt:variant>
      <vt:variant>
        <vt:i4>0</vt:i4>
      </vt:variant>
      <vt:variant>
        <vt:i4>5</vt:i4>
      </vt:variant>
      <vt:variant>
        <vt:lpwstr/>
      </vt:variant>
      <vt:variant>
        <vt:lpwstr>fig:mu</vt:lpwstr>
      </vt:variant>
      <vt:variant>
        <vt:i4>2490476</vt:i4>
      </vt:variant>
      <vt:variant>
        <vt:i4>12</vt:i4>
      </vt:variant>
      <vt:variant>
        <vt:i4>0</vt:i4>
      </vt:variant>
      <vt:variant>
        <vt:i4>5</vt:i4>
      </vt:variant>
      <vt:variant>
        <vt:lpwstr/>
      </vt:variant>
      <vt:variant>
        <vt:lpwstr>fig:mu</vt:lpwstr>
      </vt:variant>
      <vt:variant>
        <vt:i4>3866739</vt:i4>
      </vt:variant>
      <vt:variant>
        <vt:i4>9</vt:i4>
      </vt:variant>
      <vt:variant>
        <vt:i4>0</vt:i4>
      </vt:variant>
      <vt:variant>
        <vt:i4>5</vt:i4>
      </vt:variant>
      <vt:variant>
        <vt:lpwstr/>
      </vt:variant>
      <vt:variant>
        <vt:lpwstr>fig:rho</vt:lpwstr>
      </vt:variant>
      <vt:variant>
        <vt:i4>4194355</vt:i4>
      </vt:variant>
      <vt:variant>
        <vt:i4>6</vt:i4>
      </vt:variant>
      <vt:variant>
        <vt:i4>0</vt:i4>
      </vt:variant>
      <vt:variant>
        <vt:i4>5</vt:i4>
      </vt:variant>
      <vt:variant>
        <vt:lpwstr/>
      </vt:variant>
      <vt:variant>
        <vt:lpwstr>tab:gp_priors</vt:lpwstr>
      </vt:variant>
      <vt:variant>
        <vt:i4>6488119</vt:i4>
      </vt:variant>
      <vt:variant>
        <vt:i4>3</vt:i4>
      </vt:variant>
      <vt:variant>
        <vt:i4>0</vt:i4>
      </vt:variant>
      <vt:variant>
        <vt:i4>5</vt:i4>
      </vt:variant>
      <vt:variant>
        <vt:lpwstr/>
      </vt:variant>
      <vt:variant>
        <vt:lpwstr>eq:Shat</vt:lpwstr>
      </vt:variant>
      <vt:variant>
        <vt:i4>6946871</vt:i4>
      </vt:variant>
      <vt:variant>
        <vt:i4>0</vt:i4>
      </vt:variant>
      <vt:variant>
        <vt:i4>0</vt:i4>
      </vt:variant>
      <vt:variant>
        <vt:i4>5</vt:i4>
      </vt:variant>
      <vt:variant>
        <vt:lpwstr/>
      </vt:variant>
      <vt:variant>
        <vt:lpwstr>eq:Zhat</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eDNA sampling strategies: Species spatial autocorrelation can guide efficient marine survey design</dc:title>
  <dc:subject/>
  <dc:creator>Gledis Guri^1*; Ryan P. Kelly^1; Ole Shelton2^2*; Krista M. Nichols^2; others</dc:creator>
  <cp:keywords/>
  <cp:lastModifiedBy>Gledis Guri</cp:lastModifiedBy>
  <cp:revision>10</cp:revision>
  <cp:lastPrinted>2026-04-15T23:13:00Z</cp:lastPrinted>
  <dcterms:created xsi:type="dcterms:W3CDTF">2026-08-24T03:29:00Z</dcterms:created>
  <dcterms:modified xsi:type="dcterms:W3CDTF">2026-10-01T07:22:00Z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Bib.bib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/Users/gledguri/Local/Pandoc/csl_styles/ecological-applications.csl</vt:lpwstr>
  </property>
  <property fmtid="{D5CDD505-2E9C-101B-9397-08002B2CF9AE}" pid="15" name="date">
    <vt:lpwstr>2025-11-19</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DisplayTemplate">
    <vt:lpwstr>e</vt:lpwstr>
  </property>
  <property fmtid="{D5CDD505-2E9C-101B-9397-08002B2CF9AE}" pid="20" name="eqnIndexTemplate">
    <vt:lpwstr>(i)</vt:lpwstr>
  </property>
  <property fmtid="{D5CDD505-2E9C-101B-9397-08002B2CF9AE}" pid="21" name="eqnInlineTableTemplate">
    <vt:lpwstr>e</vt:lpwstr>
  </property>
  <property fmtid="{D5CDD505-2E9C-101B-9397-08002B2CF9AE}" pid="22" name="eqnInlineTemplate">
    <vt:lpwstr>eequationNumberTeX{i}</vt:lpwstr>
  </property>
  <property fmtid="{D5CDD505-2E9C-101B-9397-08002B2CF9AE}" pid="23" name="eqnPrefix">
    <vt:lpwstr/>
  </property>
  <property fmtid="{D5CDD505-2E9C-101B-9397-08002B2CF9AE}" pid="24" name="eqnPrefixTemplate">
    <vt:lpwstr>p i</vt:lpwstr>
  </property>
  <property fmtid="{D5CDD505-2E9C-101B-9397-08002B2CF9AE}" pid="25" name="equationNumberTeX">
    <vt:lpwstr>\qquad</vt:lpwstr>
  </property>
  <property fmtid="{D5CDD505-2E9C-101B-9397-08002B2CF9AE}" pid="26" name="figLabels">
    <vt:lpwstr>arabic</vt:lpwstr>
  </property>
  <property fmtid="{D5CDD505-2E9C-101B-9397-08002B2CF9AE}" pid="27" name="figPrefix">
    <vt:lpwstr/>
  </property>
  <property fmtid="{D5CDD505-2E9C-101B-9397-08002B2CF9AE}" pid="28" name="figPrefixTemplate">
    <vt:lpwstr>p i</vt:lpwstr>
  </property>
  <property fmtid="{D5CDD505-2E9C-101B-9397-08002B2CF9AE}" pid="29" name="figureTemplate">
    <vt:lpwstr>figureTitle ititleDelim t</vt:lpwstr>
  </property>
  <property fmtid="{D5CDD505-2E9C-101B-9397-08002B2CF9AE}" pid="30" name="figureTitle">
    <vt:lpwstr>Figure</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y fmtid="{D5CDD505-2E9C-101B-9397-08002B2CF9AE}" pid="73" name="ContentTypeId">
    <vt:lpwstr>0x01010061903E692AEAAC4B9B6DC6F5FC7582B7</vt:lpwstr>
  </property>
  <property fmtid="{D5CDD505-2E9C-101B-9397-08002B2CF9AE}" pid="74" name="ZOTERO_PREF_1">
    <vt:lpwstr>&lt;data data-version="3" zotero-version="9.0.6"&gt;&lt;session id="RvpO86q2"/&gt;&lt;style id="http://www.zotero.org/styles/apa" locale="en-US" hasBibliography="1" bibliographyStyleHasBeenSet="1"/&gt;&lt;prefs&gt;&lt;pref name="fieldType" value="Field"/&gt;&lt;pref name="automaticJourna</vt:lpwstr>
  </property>
  <property fmtid="{D5CDD505-2E9C-101B-9397-08002B2CF9AE}" pid="75" name="ZOTERO_PREF_2">
    <vt:lpwstr>lAbbreviations" value="true"/&gt;&lt;/prefs&gt;&lt;/data&gt;</vt:lpwstr>
  </property>
</Properties>
</file>