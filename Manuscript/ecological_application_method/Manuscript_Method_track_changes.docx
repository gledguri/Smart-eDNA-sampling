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BodyText"/>
        <w:spacing w:line="480" w:lineRule="auto"/>
        <w:rPr>
          <w:ins w:id="9001" w:author="Gledis Guri" w:date="2026-09-25T00:00:00Z"/>
        </w:rPr>
      </w:pPr>
      <w:ins w:id="9002" w:author="Gledis Guri" w:date="2026-09-25T00:00:00Z">
        <w:r>
          <w:rPr>
            <w:b/>
          </w:rPr>
          <w:t xml:space="preserve">Journal:</w:t>
        </w:r>
        <w:r>
          <w:t xml:space="preserve"> Ecological Applications</w:t>
        </w:r>
      </w:ins>
    </w:p>
    <w:p>
      <w:pPr>
        <w:pStyle w:val="BodyText"/>
        <w:spacing w:line="480" w:lineRule="auto"/>
        <w:rPr>
          <w:ins w:id="9003" w:author="Gledis Guri" w:date="2026-09-25T00:00:00Z"/>
        </w:rPr>
      </w:pPr>
      <w:ins w:id="9004" w:author="Gledis Guri" w:date="2026-09-25T00:00:00Z">
        <w:r>
          <w:rPr>
            <w:b/>
          </w:rPr>
          <w:t xml:space="preserve">Manuscript type:</w:t>
        </w:r>
        <w:r>
          <w:t xml:space="preserve"> Method</w:t>
        </w:r>
      </w:ins>
    </w:p>
    <w:p w14:paraId="2A3EC53F" w14:textId="3CD7B7D8"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environmental</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DNA</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sampling</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strategies</w:t>
      </w:r>
      <w:r>
        <w:rPr>
          <w:rFonts w:ascii="Times New Roman" w:hAnsi="Times New Roman" w:cs="Times New Roman"/>
          <w:b/>
          <w:bCs/>
          <w:sz w:val="28"/>
          <w:szCs w:val="28"/>
        </w:rPr>
        <w:t xml:space="preserve">:</w:t>
      </w:r>
      <w:r>
        <w:rPr>
          <w:rFonts w:ascii="Times New Roman" w:hAnsi="Times New Roman" w:cs="Times New Roman"/>
          <w:b/>
          <w:bCs/>
          <w:sz w:val="28"/>
          <w:szCs w:val="28"/>
        </w:rPr>
        <w:t xml:space="preserve"> </w:t>
      </w:r>
      <w:del w:id="9005" w:author="Gledis Guri" w:date="2026-09-25T00:00:00Z">
        <w:r>
          <w:rPr>
            <w:rFonts w:ascii="Times New Roman" w:hAnsi="Times New Roman" w:cs="Times New Roman"/>
            <w:b/>
            <w:bCs/>
            <w:sz w:val="28"/>
            <w:szCs w:val="28"/>
          </w:rPr>
          <w:delText xml:space="preserve">Spatial</w:delText>
        </w:r>
      </w:del>
      <w:ins w:id="9006" w:author="Gledis Guri" w:date="2026-09-25T00:00:00Z">
        <w:r>
          <w:rPr>
            <w:rFonts w:ascii="Times New Roman" w:hAnsi="Times New Roman" w:cs="Times New Roman"/>
            <w:b/>
            <w:sz w:val="28"/>
            <w:szCs w:val="28"/>
          </w:rPr>
          <w:t xml:space="preserve">a spatial</w:t>
        </w:r>
      </w:ins>
      <w:r>
        <w:rPr>
          <w:rFonts w:ascii="Times New Roman" w:hAnsi="Times New Roman" w:cs="Times New Roman"/>
          <w:b/>
          <w:bCs/>
          <w:sz w:val="28"/>
          <w:szCs w:val="28"/>
        </w:rPr>
        <w:t xml:space="preserve"> </w:t>
      </w:r>
      <w:r>
        <w:rPr>
          <w:rFonts w:ascii="Times New Roman" w:hAnsi="Times New Roman" w:cs="Times New Roman"/>
          <w:b/>
          <w:bCs/>
          <w:sz w:val="28"/>
          <w:szCs w:val="28"/>
        </w:rPr>
        <w:t xml:space="preserve">autocorrelation</w:t>
      </w:r>
      <w:r>
        <w:rPr>
          <w:rFonts w:ascii="Times New Roman" w:hAnsi="Times New Roman" w:cs="Times New Roman"/>
          <w:b/>
          <w:bCs/>
          <w:sz w:val="28"/>
          <w:szCs w:val="28"/>
        </w:rPr>
        <w:t xml:space="preserve"> </w:t>
      </w:r>
      <w:del w:id="9007" w:author="Gledis Guri" w:date="2026-09-25T00:00:00Z">
        <w:r>
          <w:rPr>
            <w:rFonts w:ascii="Times New Roman" w:hAnsi="Times New Roman" w:cs="Times New Roman"/>
            <w:b/>
            <w:bCs/>
            <w:sz w:val="28"/>
            <w:szCs w:val="28"/>
          </w:rPr>
          <w:delText xml:space="preserve">can</w:delText>
        </w:r>
        <w:r>
          <w:rPr>
            <w:rFonts w:ascii="Times New Roman" w:hAnsi="Times New Roman" w:cs="Times New Roman"/>
            <w:b/>
            <w:bCs/>
            <w:sz w:val="28"/>
            <w:szCs w:val="28"/>
          </w:rPr>
          <w:delText xml:space="preserve"> </w:delText>
        </w:r>
        <w:r>
          <w:rPr>
            <w:rFonts w:ascii="Times New Roman" w:hAnsi="Times New Roman" w:cs="Times New Roman"/>
            <w:b/>
            <w:bCs/>
            <w:sz w:val="28"/>
            <w:szCs w:val="28"/>
          </w:rPr>
          <w:delText xml:space="preserve">guide</w:delText>
        </w:r>
        <w:r>
          <w:rPr>
            <w:rFonts w:ascii="Times New Roman" w:hAnsi="Times New Roman" w:cs="Times New Roman"/>
            <w:b/>
            <w:bCs/>
            <w:sz w:val="28"/>
            <w:szCs w:val="28"/>
          </w:rPr>
          <w:delText xml:space="preserve"> </w:delText>
        </w:r>
        <w:r>
          <w:rPr>
            <w:rFonts w:ascii="Times New Roman" w:hAnsi="Times New Roman" w:cs="Times New Roman"/>
            <w:b/>
            <w:bCs/>
            <w:sz w:val="28"/>
            <w:szCs w:val="28"/>
          </w:rPr>
          <w:delText xml:space="preserve">efficient</w:delText>
        </w:r>
      </w:del>
      <w:ins w:id="9008" w:author="Gledis Guri" w:date="2026-09-25T00:00:00Z">
        <w:r>
          <w:rPr>
            <w:rFonts w:ascii="Times New Roman" w:hAnsi="Times New Roman" w:cs="Times New Roman"/>
            <w:b/>
            <w:sz w:val="28"/>
            <w:szCs w:val="28"/>
          </w:rPr>
          <w:t xml:space="preserve">method and interactive planner for</w:t>
        </w:r>
      </w:ins>
      <w:r>
        <w:rPr>
          <w:rFonts w:ascii="Times New Roman" w:hAnsi="Times New Roman" w:cs="Times New Roman"/>
          <w:b/>
          <w:bCs/>
          <w:sz w:val="28"/>
          <w:szCs w:val="28"/>
        </w:rPr>
        <w:t xml:space="preserve"> </w:t>
      </w:r>
      <w:r>
        <w:rPr>
          <w:rFonts w:ascii="Times New Roman" w:hAnsi="Times New Roman" w:cs="Times New Roman"/>
          <w:b/>
          <w:bCs/>
          <w:sz w:val="28"/>
          <w:szCs w:val="28"/>
        </w:rPr>
        <w:t xml:space="preserve">survey</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design</w:t>
      </w:r>
    </w:p>
    <w:p w14:paraId="4A243CAD"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pPr>
        <w:pStyle w:val="BodyText"/>
        <w:spacing w:line="480" w:lineRule="auto"/>
        <w:rPr>
          <w:ins w:id="9009" w:author="Gledis Guri" w:date="2026-09-25T00:00:00Z"/>
        </w:rPr>
      </w:pPr>
      <w:ins w:id="9010" w:author="Gledis Guri" w:date="2026-09-25T00:00:00Z">
        <w:r>
          <w:t xml:space="preserve">Gledis Guri</w:t>
        </w:r>
        <w:r>
          <w:rPr>
            <w:vertAlign w:val="superscript"/>
          </w:rPr>
          <w:t xml:space="preserve">1*</w:t>
        </w:r>
        <w:r>
          <w:t xml:space="preserve">, Ryan P. Kelly</w:t>
        </w:r>
        <w:r>
          <w:rPr>
            <w:vertAlign w:val="superscript"/>
          </w:rPr>
          <w:t xml:space="preserve">1</w:t>
        </w:r>
        <w:r>
          <w:t xml:space="preserve">, Andrew O. Shelton</w:t>
        </w:r>
        <w:r>
          <w:rPr>
            <w:vertAlign w:val="superscript"/>
          </w:rPr>
          <w:t xml:space="preserve">2</w:t>
        </w:r>
        <w:r>
          <w:t xml:space="preserve">, Owen R. Liu</w:t>
        </w:r>
        <w:r>
          <w:rPr>
            <w:vertAlign w:val="superscript"/>
          </w:rPr>
          <w:t xml:space="preserve">3</w:t>
        </w:r>
        <w:r>
          <w:t xml:space="preserve">, Krista M. Nichols</w:t>
        </w:r>
        <w:r>
          <w:rPr>
            <w:vertAlign w:val="superscript"/>
          </w:rPr>
          <w:t xml:space="preserve">2</w:t>
        </w:r>
      </w:ins>
    </w:p>
    <w:p>
      <w:pPr>
        <w:pStyle w:val="BodyText"/>
        <w:spacing w:line="480" w:lineRule="auto"/>
        <w:rPr>
          <w:ins w:id="9011" w:author="Gledis Guri" w:date="2026-09-25T00:00:00Z"/>
        </w:rPr>
      </w:pPr>
      <w:ins w:id="9012" w:author="Gledis Guri" w:date="2026-09-25T00:00:00Z">
        <w:r>
          <w:rPr>
            <w:vertAlign w:val="superscript"/>
          </w:rPr>
          <w:t xml:space="preserve">1</w:t>
        </w:r>
        <w:r>
          <w:t xml:space="preserve">School of Marine and Environmental Affairs, University of Washington, Seattle, Washington, USA</w:t>
        </w:r>
      </w:ins>
    </w:p>
    <w:p>
      <w:pPr>
        <w:pStyle w:val="BodyText"/>
        <w:spacing w:line="480" w:lineRule="auto"/>
        <w:rPr>
          <w:ins w:id="9013" w:author="Gledis Guri" w:date="2026-09-25T00:00:00Z"/>
        </w:rPr>
      </w:pPr>
      <w:ins w:id="9014" w:author="Gledis Guri" w:date="2026-09-25T00:00:00Z">
        <w:r>
          <w:rPr>
            <w:vertAlign w:val="superscript"/>
          </w:rPr>
          <w:t xml:space="preserve">2</w:t>
        </w:r>
        <w:r>
          <w:t xml:space="preserve">Conservation Biology Division, Northwest Fisheries Science Center, NOAA Fisheries, 2725 Montlake Blvd E, Seattle, Washington 98112, USA</w:t>
        </w:r>
      </w:ins>
    </w:p>
    <w:p>
      <w:pPr>
        <w:pStyle w:val="BodyText"/>
        <w:spacing w:line="480" w:lineRule="auto"/>
        <w:rPr>
          <w:ins w:id="9015" w:author="Gledis Guri" w:date="2026-09-25T00:00:00Z"/>
        </w:rPr>
      </w:pPr>
      <w:ins w:id="9016" w:author="Gledis Guri" w:date="2026-09-25T00:00:00Z">
        <w:r>
          <w:rPr>
            <w:vertAlign w:val="superscript"/>
          </w:rPr>
          <w:t xml:space="preserve">3</w:t>
        </w:r>
        <w:r>
          <w:t xml:space="preserve">School of Aquatic and Fishery Sciences, University of Washington, Seattle, Washington, USA</w:t>
        </w:r>
      </w:ins>
    </w:p>
    <w:p>
      <w:pPr>
        <w:pStyle w:val="BodyText"/>
        <w:spacing w:line="480" w:lineRule="auto"/>
        <w:rPr>
          <w:ins w:id="9017" w:author="Gledis Guri" w:date="2026-09-25T00:00:00Z"/>
        </w:rPr>
      </w:pPr>
      <w:ins w:id="9018" w:author="Gledis Guri" w:date="2026-09-25T00:00:00Z">
        <w:r>
          <w:rPr>
            <w:vertAlign w:val="superscript"/>
          </w:rPr>
          <w:t xml:space="preserve">*</w:t>
        </w:r>
        <w:r>
          <w:t xml:space="preserve">Corresponding author. Email: gguri@uw.edu</w:t>
        </w:r>
      </w:ins>
    </w:p>
    <w:p>
      <w:pPr>
        <w:pStyle w:val="BodyText"/>
        <w:spacing w:line="480" w:lineRule="auto"/>
        <w:rPr>
          <w:ins w:id="9019" w:author="Gledis Guri" w:date="2026-09-25T00:00:00Z"/>
        </w:rPr>
      </w:pPr>
      <w:ins w:id="9020" w:author="Gledis Guri" w:date="2026-09-25T00:00:00Z">
        <w:r>
          <w:rPr>
            <w:b/>
          </w:rPr>
          <w:t xml:space="preserve">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ins>
    </w:p>
    <w:p>
      <w:pPr>
        <w:pStyle w:val="BodyText"/>
        <w:spacing w:line="480" w:lineRule="auto"/>
        <w:rPr>
          <w:ins w:id="9021" w:author="Gledis Guri" w:date="2026-09-25T00:00:00Z"/>
        </w:rPr>
      </w:pPr>
      <w:ins w:id="9022" w:author="Gledis Guri" w:date="2026-09-25T00:00:00Z">
        <w:r>
          <w:rPr>
            <w:b/>
          </w:rPr>
          <w:t xml:space="preserve">Key words:</w:t>
        </w:r>
        <w:r>
          <w:t xml:space="preserve"> biodiversity monitoring; decision-support tool; environmental DNA; fisheries management; Gaussian process; metabarcoding; sampling design; spatial autocorrelation; survey cost-effectiveness</w:t>
        </w:r>
      </w:ins>
    </w:p>
    <w:p w14:paraId="4521B9A2" w14:textId="77777777" w:rsidR="00AD04EE" w:rsidRDefault="00AD04EE" w:rsidP="00AD04EE">
      <w:pPr>
        <w:pStyle w:val="Author"/>
        <w:spacing w:after="0" w:line="480" w:lineRule="auto"/>
        <w:jc w:val="left"/>
        <w:rPr>
          <w:rFonts w:ascii="Times New Roman" w:hAnsi="Times New Roman" w:cs="Times New Roman"/>
        </w:rPr>
      </w:pPr>
    </w:p>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3FF73381" w14:textId="77777777" w:rsidR="000D6CB9" w:rsidRDefault="00000000">
      <w:pPr>
        <w:pStyle w:val="BodyText"/>
        <w:spacing w:line="480" w:lineRule="auto"/>
      </w:pPr>
      <w:del w:id="9023" w:author="Gledis Guri" w:date="2026-09-25T00:00:00Z">
        <w:r>
          <w:delText xml:space="preserve">1</w:delText>
        </w:r>
        <w:r>
          <w:delText xml:space="preserve">.</w:delText>
        </w:r>
        <w:r>
          <w:delText xml:space="preserve"> </w:delText>
        </w:r>
      </w:del>
      <w:r>
        <w:t xml:space="preserve">Environmental</w:t>
      </w:r>
      <w:r>
        <w:t xml:space="preserve"> </w:t>
      </w:r>
      <w:r>
        <w:t xml:space="preserve">DNA</w:t>
      </w:r>
      <w:r>
        <w:t xml:space="preserve"> </w:t>
      </w:r>
      <w:r>
        <w:t xml:space="preserve">(</w:t>
      </w:r>
      <w:r>
        <w:t xml:space="preserve">eDNA</w:t>
      </w:r>
      <w:r>
        <w:t xml:space="preserve">)</w:t>
      </w:r>
      <w:r>
        <w:t xml:space="preserve"> </w:t>
      </w:r>
      <w:r>
        <w:t xml:space="preserve">surveys</w:t>
      </w:r>
      <w:r>
        <w:t xml:space="preserve"> </w:t>
      </w:r>
      <w:r>
        <w:t xml:space="preserve">are</w:t>
      </w:r>
      <w:r>
        <w:t xml:space="preserve"> </w:t>
      </w:r>
      <w:r>
        <w:t xml:space="preserve">increasingly</w:t>
      </w:r>
      <w:r>
        <w:t xml:space="preserve"> </w:t>
      </w:r>
      <w:r>
        <w:t xml:space="preserve">used</w:t>
      </w:r>
      <w:r>
        <w:t xml:space="preserve"> </w:t>
      </w:r>
      <w:r>
        <w:t xml:space="preserve">to</w:t>
      </w:r>
      <w:r>
        <w:t xml:space="preserve"> </w:t>
      </w:r>
      <w:r>
        <w:t xml:space="preserve">monitor</w:t>
      </w:r>
      <w:r>
        <w:t xml:space="preserve"> </w:t>
      </w:r>
      <w:r>
        <w:t xml:space="preserve">marine</w:t>
      </w:r>
      <w:r>
        <w:t xml:space="preserve"> </w:t>
      </w:r>
      <w:r>
        <w:t xml:space="preserve">biodiversity</w:t>
      </w:r>
      <w:r>
        <w:t xml:space="preserve">,</w:t>
      </w:r>
      <w:r>
        <w:t xml:space="preserve"> </w:t>
      </w:r>
      <w:r>
        <w:t xml:space="preserve">yet</w:t>
      </w:r>
      <w:r>
        <w:t xml:space="preserve"> </w:t>
      </w:r>
      <w:r>
        <w:t xml:space="preserve">managers</w:t>
      </w:r>
      <w:r>
        <w:t xml:space="preserve"> </w:t>
      </w:r>
      <w:r>
        <w:t xml:space="preserve">have</w:t>
      </w:r>
      <w:r>
        <w:t xml:space="preserve"> </w:t>
      </w:r>
      <w:r>
        <w:t xml:space="preserve">little</w:t>
      </w:r>
      <w:r>
        <w:t xml:space="preserve"> </w:t>
      </w:r>
      <w:r>
        <w:t xml:space="preserve">quantitative</w:t>
      </w:r>
      <w:r>
        <w:t xml:space="preserve"> </w:t>
      </w:r>
      <w:r>
        <w:t xml:space="preserve">guidance</w:t>
      </w:r>
      <w:r>
        <w:t xml:space="preserve"> </w:t>
      </w:r>
      <w:r>
        <w:t xml:space="preserve">on</w:t>
      </w:r>
      <w:r>
        <w:t xml:space="preserve"> </w:t>
      </w:r>
      <w:r>
        <w:t xml:space="preserve">how</w:t>
      </w:r>
      <w:r>
        <w:t xml:space="preserve"> </w:t>
      </w:r>
      <w:r>
        <w:t xml:space="preserve">many</w:t>
      </w:r>
      <w:r>
        <w:t xml:space="preserve"> </w:t>
      </w:r>
      <w:r>
        <w:t xml:space="preserve">samples</w:t>
      </w:r>
      <w:r>
        <w:t xml:space="preserve"> </w:t>
      </w:r>
      <w:r>
        <w:t xml:space="preserve">to</w:t>
      </w:r>
      <w:r>
        <w:t xml:space="preserve"> </w:t>
      </w:r>
      <w:r>
        <w:t xml:space="preserve">collect</w:t>
      </w:r>
      <w:del w:id="9024" w:author="Gledis Guri" w:date="2026-09-25T00:00:00Z">
        <w:r>
          <w:delText xml:space="preserve">.</w:delText>
        </w:r>
        <w:r>
          <w:delText xml:space="preserve"> </w:delText>
        </w:r>
        <w:r>
          <w:delText xml:space="preserve">Because</w:delText>
        </w:r>
        <w:r>
          <w:delText xml:space="preserve"> </w:delText>
        </w:r>
        <w:r>
          <w:delText xml:space="preserve">ship</w:delText>
        </w:r>
        <w:r>
          <w:delText xml:space="preserve"> </w:delText>
        </w:r>
        <w:r>
          <w:delText xml:space="preserve">time</w:delText>
        </w:r>
        <w:r>
          <w:delText xml:space="preserve"> </w:delText>
        </w:r>
        <w:r>
          <w:delText xml:space="preserve">is</w:delText>
        </w:r>
        <w:r>
          <w:delText xml:space="preserve"> </w:delText>
        </w:r>
        <w:r>
          <w:delText xml:space="preserve">costly</w:delText>
        </w:r>
        <w:r>
          <w:delText xml:space="preserve">,</w:delText>
        </w:r>
        <w:r>
          <w:delText xml:space="preserve"> </w:delText>
        </w:r>
        <w:r>
          <w:delText xml:space="preserve">it</w:delText>
        </w:r>
        <w:r>
          <w:delText xml:space="preserve"> </w:delText>
        </w:r>
        <w:r>
          <w:delText xml:space="preserve">matters</w:delText>
        </w:r>
        <w:r>
          <w:delText xml:space="preserve"> </w:delText>
        </w:r>
        <w:r>
          <w:delText xml:space="preserve">where</w:delText>
        </w:r>
        <w:r>
          <w:delText xml:space="preserve"> </w:delText>
        </w:r>
        <w:r>
          <w:delText xml:space="preserve">extra</w:delText>
        </w:r>
        <w:r>
          <w:delText xml:space="preserve"> </w:delText>
        </w:r>
        <w:r>
          <w:delText xml:space="preserve">sampling</w:delText>
        </w:r>
        <w:r>
          <w:delText xml:space="preserve"> </w:delText>
        </w:r>
        <w:r>
          <w:delText xml:space="preserve">stops</w:delText>
        </w:r>
        <w:r>
          <w:delText xml:space="preserve"> </w:delText>
        </w:r>
        <w:r>
          <w:delText xml:space="preserve">improving</w:delText>
        </w:r>
        <w:r>
          <w:delText xml:space="preserve"> </w:delText>
        </w:r>
        <w:r>
          <w:delText xml:space="preserve">the</w:delText>
        </w:r>
        <w:r>
          <w:delText xml:space="preserve"> </w:delText>
        </w:r>
        <w:r>
          <w:delText xml:space="preserve">information</w:delText>
        </w:r>
        <w:r>
          <w:delText xml:space="preserve"> </w:delText>
        </w:r>
        <w:r>
          <w:delText xml:space="preserve">used</w:delText>
        </w:r>
        <w:r>
          <w:delText xml:space="preserve"> </w:delText>
        </w:r>
        <w:r>
          <w:delText xml:space="preserve">for</w:delText>
        </w:r>
        <w:r>
          <w:delText xml:space="preserve"> </w:delText>
        </w:r>
        <w:r>
          <w:delText xml:space="preserve">decisions</w:delText>
        </w:r>
        <w:r>
          <w:delText xml:space="preserve">;</w:delText>
        </w:r>
      </w:del>
      <w:ins w:id="9025" w:author="Gledis Guri" w:date="2026-09-25T00:00:00Z">
        <w:r>
          <w:t xml:space="preserve">,</w:t>
        </w:r>
      </w:ins>
      <w:r>
        <w:t xml:space="preserve"> </w:t>
      </w:r>
      <w:r>
        <w:t xml:space="preserve">and</w:t>
      </w:r>
      <w:r>
        <w:t xml:space="preserve"> </w:t>
      </w:r>
      <w:r>
        <w:t xml:space="preserve">because</w:t>
      </w:r>
      <w:r>
        <w:t xml:space="preserve"> </w:t>
      </w:r>
      <w:r>
        <w:t xml:space="preserve">species</w:t>
      </w:r>
      <w:r>
        <w:t xml:space="preserve"> </w:t>
      </w:r>
      <w:r>
        <w:t xml:space="preserve">differ</w:t>
      </w:r>
      <w:r>
        <w:t xml:space="preserve"> </w:t>
      </w:r>
      <w:r>
        <w:t xml:space="preserve">in</w:t>
      </w:r>
      <w:r>
        <w:t xml:space="preserve"> </w:t>
      </w:r>
      <w:r>
        <w:t xml:space="preserve">patchiness</w:t>
      </w:r>
      <w:r>
        <w:t xml:space="preserve">,</w:t>
      </w:r>
      <w:r>
        <w:t xml:space="preserve"> </w:t>
      </w:r>
      <w:r>
        <w:t xml:space="preserve">no</w:t>
      </w:r>
      <w:r>
        <w:t xml:space="preserve"> </w:t>
      </w:r>
      <w:r>
        <w:t xml:space="preserve">single</w:t>
      </w:r>
      <w:r>
        <w:t xml:space="preserve"> </w:t>
      </w:r>
      <w:r>
        <w:t xml:space="preserve">sample</w:t>
      </w:r>
      <w:r>
        <w:t xml:space="preserve"> </w:t>
      </w:r>
      <w:r>
        <w:t xml:space="preserve">size</w:t>
      </w:r>
      <w:r>
        <w:t xml:space="preserve"> </w:t>
      </w:r>
      <w:r>
        <w:t xml:space="preserve">serves</w:t>
      </w:r>
      <w:r>
        <w:t xml:space="preserve"> </w:t>
      </w:r>
      <w:r>
        <w:t xml:space="preserve">all</w:t>
      </w:r>
      <w:r>
        <w:t xml:space="preserve">.</w:t>
      </w:r>
      <w:ins w:id="9026" w:author="Gledis Guri" w:date="2026-09-25T00:00:00Z">
        <w:r>
          <w:t xml:space="preserve"> We present a method that converts a target prediction error and a prior estimate of a taxon’s spatial autocorrelation length-scale (</w:t>
        </w:r>
        <w:r>
          <w:rPr>
            <w:i/>
          </w:rPr>
          <w:t xml:space="preserve">ρ</w:t>
        </w:r>
        <w:r>
          <w:t xml:space="preserve">) into a minimum sampling density. Bayesian Gaussian process models are fitted to pilot eDNA data, observed and simulated fields are progressively thinned to quantify how reduced effort degrades prediction and parameter recovery, and the results are summarized in an invertible error–effort equation implemented in a free, browser-based survey planner. In a case study combining eDNA data for 12 fish species (358 samples from five depth strata along the U.S. West Coast) with 200 simulated fields (</w:t>
        </w:r>
        <w:r>
          <w:rPr>
            <w:i/>
          </w:rPr>
          <w:t xml:space="preserve">ρ</w:t>
        </w:r>
        <w:r>
          <w:t xml:space="preserve"> = 25–1000 km), marginal gains became negligible at 4–5 samples per 10,000 km</w:t>
        </w:r>
        <w:r>
          <w:rPr>
            <w:vertAlign w:val="superscript"/>
          </w:rPr>
          <w:t xml:space="preserve">2</w:t>
        </w:r>
        <w:r>
          <w:t xml:space="preserve"> per depth layer for smoothly distributed species (</w:t>
        </w:r>
        <w:r>
          <w:rPr>
            <w:i/>
          </w:rPr>
          <w:t xml:space="preserve">ρ</w:t>
        </w:r>
        <w:r>
          <w:t xml:space="preserve"> &gt; 500 km), whereas patchily distributed species (</w:t>
        </w:r>
        <w:r>
          <w:rPr>
            <w:i/>
          </w:rPr>
          <w:t xml:space="preserve">ρ</w:t>
        </w:r>
        <w:r>
          <w:t xml:space="preserve"> &lt; 50 km) required 8–11, over twice the effort for equal precision. Depth-specific means, which underpin abundance indices, were recovered reliably under sparse sampling. The planner lets survey designers set defensible, species-specific effort before a cruise.</w:t>
        </w:r>
      </w:ins>
    </w:p>
    <w:p w14:paraId="01A46080" w14:textId="77777777" w:rsidR="000D6CB9" w:rsidRDefault="00000000">
      <w:pPr>
        <w:pStyle w:val="BodyText"/>
        <w:spacing w:line="480" w:lineRule="auto"/>
        <w:rPr>
          <w:del w:id="9028" w:author="Gledis Guri" w:date="2026-09-25T00:00:00Z"/>
        </w:rPr>
      </w:pPr>
      <w:del w:id="9027" w:author="Gledis Guri" w:date="2026-09-25T00:00:00Z">
        <w:r>
          <w:delText xml:space="preserve">2</w:delText>
        </w:r>
        <w:r>
          <w:delText xml:space="preserve">.</w:delText>
        </w:r>
        <w:r>
          <w:delText xml:space="preserve"> </w:delText>
        </w:r>
        <w:r>
          <w:delText xml:space="preserve">We</w:delText>
        </w:r>
        <w:r>
          <w:delText xml:space="preserve"> </w:delText>
        </w:r>
        <w:r>
          <w:delText xml:space="preserve">combined</w:delText>
        </w:r>
        <w:r>
          <w:delText xml:space="preserve"> </w:delText>
        </w:r>
        <w:r>
          <w:delText xml:space="preserve">eDNA</w:delText>
        </w:r>
        <w:r>
          <w:delText xml:space="preserve"> </w:delText>
        </w:r>
        <w:r>
          <w:delText xml:space="preserve">metabarcoding</w:delText>
        </w:r>
        <w:r>
          <w:delText xml:space="preserve"> </w:delText>
        </w:r>
        <w:r>
          <w:delText xml:space="preserve">data</w:delText>
        </w:r>
        <w:r>
          <w:delText xml:space="preserve"> </w:delText>
        </w:r>
        <w:r>
          <w:delText xml:space="preserve">for</w:delText>
        </w:r>
        <w:r>
          <w:delText xml:space="preserve"> </w:delText>
        </w:r>
        <w:r>
          <w:delText xml:space="preserve">12</w:delText>
        </w:r>
        <w:r>
          <w:delText xml:space="preserve"> </w:delText>
        </w:r>
        <w:r>
          <w:delText xml:space="preserve">fish</w:delText>
        </w:r>
        <w:r>
          <w:delText xml:space="preserve"> </w:delText>
        </w:r>
        <w:r>
          <w:delText xml:space="preserve">species</w:delText>
        </w:r>
        <w:r>
          <w:delText xml:space="preserve"> </w:delText>
        </w:r>
        <w:r>
          <w:delText xml:space="preserve">from</w:delText>
        </w:r>
        <w:r>
          <w:delText xml:space="preserve"> </w:delText>
        </w:r>
        <w:r>
          <w:delText xml:space="preserve">358</w:delText>
        </w:r>
        <w:r>
          <w:delText xml:space="preserve"> </w:delText>
        </w:r>
        <w:r>
          <w:delText xml:space="preserve">stations</w:delText>
        </w:r>
        <w:r>
          <w:delText xml:space="preserve"> </w:delText>
        </w:r>
        <w:r>
          <w:delText xml:space="preserve">and</w:delText>
        </w:r>
        <w:r>
          <w:delText xml:space="preserve"> </w:delText>
        </w:r>
        <w:r>
          <w:delText xml:space="preserve">five</w:delText>
        </w:r>
        <w:r>
          <w:delText xml:space="preserve"> </w:delText>
        </w:r>
        <w:r>
          <w:delText xml:space="preserve">depth</w:delText>
        </w:r>
        <w:r>
          <w:delText xml:space="preserve"> </w:delText>
        </w:r>
        <w:r>
          <w:delText xml:space="preserve">strata</w:delText>
        </w:r>
        <w:r>
          <w:delText xml:space="preserve"> </w:delText>
        </w:r>
        <w:r>
          <w:delText xml:space="preserve">along</w:delText>
        </w:r>
        <w:r>
          <w:delText xml:space="preserve"> </w:delText>
        </w:r>
        <w:r>
          <w:delText xml:space="preserve">the</w:delText>
        </w:r>
        <w:r>
          <w:delText xml:space="preserve"> </w:delText>
        </w:r>
        <w:r>
          <w:delText xml:space="preserve">U</w:delText>
        </w:r>
        <w:r>
          <w:delText xml:space="preserve">.</w:delText>
        </w:r>
        <w:r>
          <w:delText xml:space="preserve">S</w:delText>
        </w:r>
        <w:r>
          <w:delText xml:space="preserve">.</w:delText>
        </w:r>
        <w:r>
          <w:delText xml:space="preserve"> </w:delText>
        </w:r>
        <w:r>
          <w:delText xml:space="preserve">West</w:delText>
        </w:r>
        <w:r>
          <w:delText xml:space="preserve"> </w:delText>
        </w:r>
        <w:r>
          <w:delText xml:space="preserve">Coast</w:delText>
        </w:r>
        <w:r>
          <w:delText xml:space="preserve"> </w:delText>
        </w:r>
        <w:r>
          <w:delText xml:space="preserve">with</w:delText>
        </w:r>
        <w:r>
          <w:delText xml:space="preserve"> </w:delText>
        </w:r>
        <w:r>
          <w:delText xml:space="preserve">200</w:delText>
        </w:r>
        <w:r>
          <w:delText xml:space="preserve"> </w:delText>
        </w:r>
        <w:r>
          <w:delText xml:space="preserve">simulated</w:delText>
        </w:r>
        <w:r>
          <w:delText xml:space="preserve"> </w:delText>
        </w:r>
        <w:r>
          <w:delText xml:space="preserve">spatial</w:delText>
        </w:r>
        <w:r>
          <w:delText xml:space="preserve"> </w:delText>
        </w:r>
        <w:r>
          <w:delText xml:space="preserve">fields</w:delText>
        </w:r>
        <w:r>
          <w:delText xml:space="preserve"> </w:delText>
        </w:r>
        <w:r>
          <w:delText xml:space="preserve">spanning</w:delText>
        </w:r>
        <w:r>
          <w:delText xml:space="preserve"> </w:delText>
        </w:r>
        <w:r>
          <w:delText xml:space="preserve">autocorrelation</w:delText>
        </w:r>
        <w:r>
          <w:delText xml:space="preserve"> </w:delText>
        </w:r>
        <w:r>
          <w:delText xml:space="preserve">length</w:delText>
        </w:r>
        <w:r>
          <w:delText xml:space="preserve">-</w:delText>
        </w:r>
        <w:r>
          <w:delText xml:space="preserve">scales</w:delText>
        </w:r>
        <w:r>
          <w:delText xml:space="preserve"> </w:delText>
        </w:r>
        <w:r>
          <w:delText xml:space="preserve">(</w:delText>
        </w:r>
        <w:r>
          <w:rPr>
            <w:i/>
            <w:iCs/>
          </w:rPr>
          <w:delText xml:space="preserve">ρ</w:delText>
        </w:r>
        <w:r>
          <w:delText xml:space="preserve">)</w:delText>
        </w:r>
        <w:r>
          <w:delText xml:space="preserve"> </w:delText>
        </w:r>
        <w:r>
          <w:delText xml:space="preserve">of</w:delText>
        </w:r>
        <w:r>
          <w:delText xml:space="preserve"> </w:delText>
        </w:r>
        <w:r>
          <w:delText xml:space="preserve">25</w:delText>
        </w:r>
        <w:r>
          <w:delText xml:space="preserve">–</w:delText>
        </w:r>
        <w:r>
          <w:delText xml:space="preserve">1000</w:delText>
        </w:r>
        <w:r>
          <w:delText xml:space="preserve"> </w:delText>
        </w:r>
        <w:r>
          <w:delText xml:space="preserve">km</w:delText>
        </w:r>
        <w:r>
          <w:delText xml:space="preserve">.</w:delText>
        </w:r>
        <w:r>
          <w:delText xml:space="preserve"> </w:delText>
        </w:r>
        <w:r>
          <w:delText xml:space="preserve">Bayesian</w:delText>
        </w:r>
        <w:r>
          <w:delText xml:space="preserve"> </w:delText>
        </w:r>
        <w:r>
          <w:delText xml:space="preserve">Gaussian</w:delText>
        </w:r>
        <w:r>
          <w:delText xml:space="preserve"> </w:delText>
        </w:r>
        <w:r>
          <w:delText xml:space="preserve">process</w:delText>
        </w:r>
        <w:r>
          <w:delText xml:space="preserve"> </w:delText>
        </w:r>
        <w:r>
          <w:delText xml:space="preserve">(</w:delText>
        </w:r>
        <w:r>
          <w:delText xml:space="preserve">GP</w:delText>
        </w:r>
        <w:r>
          <w:delText xml:space="preserve">)</w:delText>
        </w:r>
        <w:r>
          <w:delText xml:space="preserve"> </w:delText>
        </w:r>
        <w:r>
          <w:delText xml:space="preserve">models</w:delText>
        </w:r>
        <w:r>
          <w:delText xml:space="preserve"> </w:delText>
        </w:r>
        <w:r>
          <w:delText xml:space="preserve">estimated</w:delText>
        </w:r>
        <w:r>
          <w:delText xml:space="preserve"> </w:delText>
        </w:r>
        <w:r>
          <w:delText xml:space="preserve">species</w:delText>
        </w:r>
        <w:r>
          <w:delText xml:space="preserve">-</w:delText>
        </w:r>
        <w:r>
          <w:delText xml:space="preserve">specific</w:delText>
        </w:r>
        <w:r>
          <w:delText xml:space="preserve"> </w:delText>
        </w:r>
        <w:r>
          <w:delText xml:space="preserve">spatial</w:delText>
        </w:r>
        <w:r>
          <w:delText xml:space="preserve"> </w:delText>
        </w:r>
        <w:r>
          <w:delText xml:space="preserve">structure</w:delText>
        </w:r>
        <w:r>
          <w:delText xml:space="preserve">,</w:delText>
        </w:r>
        <w:r>
          <w:delText xml:space="preserve"> </w:delText>
        </w:r>
        <w:r>
          <w:delText xml:space="preserve">and</w:delText>
        </w:r>
        <w:r>
          <w:delText xml:space="preserve"> </w:delText>
        </w:r>
        <w:r>
          <w:delText xml:space="preserve">datasets</w:delText>
        </w:r>
        <w:r>
          <w:delText xml:space="preserve"> </w:delText>
        </w:r>
        <w:r>
          <w:delText xml:space="preserve">were</w:delText>
        </w:r>
        <w:r>
          <w:delText xml:space="preserve"> </w:delText>
        </w:r>
        <w:r>
          <w:delText xml:space="preserve">progressively</w:delText>
        </w:r>
        <w:r>
          <w:delText xml:space="preserve"> </w:delText>
        </w:r>
        <w:r>
          <w:delText xml:space="preserve">thinned</w:delText>
        </w:r>
        <w:r>
          <w:delText xml:space="preserve"> </w:delText>
        </w:r>
        <w:r>
          <w:delText xml:space="preserve">to</w:delText>
        </w:r>
        <w:r>
          <w:delText xml:space="preserve"> </w:delText>
        </w:r>
        <w:r>
          <w:delText xml:space="preserve">quantify</w:delText>
        </w:r>
        <w:r>
          <w:delText xml:space="preserve"> </w:delText>
        </w:r>
        <w:r>
          <w:delText xml:space="preserve">how</w:delText>
        </w:r>
        <w:r>
          <w:delText xml:space="preserve"> </w:delText>
        </w:r>
        <w:r>
          <w:delText xml:space="preserve">reduced</w:delText>
        </w:r>
        <w:r>
          <w:delText xml:space="preserve"> </w:delText>
        </w:r>
        <w:r>
          <w:delText xml:space="preserve">effort</w:delText>
        </w:r>
        <w:r>
          <w:delText xml:space="preserve"> </w:delText>
        </w:r>
        <w:r>
          <w:delText xml:space="preserve">degrades</w:delText>
        </w:r>
        <w:r>
          <w:delText xml:space="preserve"> </w:delText>
        </w:r>
        <w:r>
          <w:delText xml:space="preserve">prediction</w:delText>
        </w:r>
        <w:r>
          <w:delText xml:space="preserve"> </w:delText>
        </w:r>
        <w:r>
          <w:delText xml:space="preserve">and</w:delText>
        </w:r>
        <w:r>
          <w:delText xml:space="preserve"> </w:delText>
        </w:r>
        <w:r>
          <w:delText xml:space="preserve">parameter</w:delText>
        </w:r>
        <w:r>
          <w:delText xml:space="preserve"> </w:delText>
        </w:r>
        <w:r>
          <w:delText xml:space="preserve">recovery</w:delText>
        </w:r>
        <w:r>
          <w:delText xml:space="preserve">.</w:delText>
        </w:r>
      </w:del>
    </w:p>
    <w:p w14:paraId="1A16C07B" w14:textId="0C23B746" w:rsidR="000D6CB9" w:rsidRDefault="00000000">
      <w:pPr>
        <w:pStyle w:val="BodyText"/>
        <w:spacing w:line="480" w:lineRule="auto"/>
        <w:rPr>
          <w:del w:id="9030" w:author="Gledis Guri" w:date="2026-09-25T00:00:00Z"/>
        </w:rPr>
      </w:pPr>
      <w:del w:id="9029" w:author="Gledis Guri" w:date="2026-09-25T00:00:00Z">
        <w:r>
          <w:delText xml:space="preserve">3</w:delText>
        </w:r>
        <w:r>
          <w:delText xml:space="preserve">.</w:delText>
        </w:r>
        <w:r>
          <w:delText xml:space="preserve"> </w:delText>
        </w:r>
        <w:r>
          <w:delText xml:space="preserve">As</w:delText>
        </w:r>
        <w:r>
          <w:delText xml:space="preserve"> </w:delText>
        </w:r>
        <w:r>
          <w:delText xml:space="preserve">expected</w:delText>
        </w:r>
        <w:r>
          <w:delText xml:space="preserve">,</w:delText>
        </w:r>
        <w:r>
          <w:delText xml:space="preserve"> </w:delText>
        </w:r>
        <w:r>
          <w:delText xml:space="preserve">p</w:delText>
        </w:r>
        <w:r>
          <w:delText xml:space="preserve">rediction</w:delText>
        </w:r>
        <w:r>
          <w:delText xml:space="preserve">s</w:delText>
        </w:r>
        <w:r>
          <w:delText xml:space="preserve"> </w:delText>
        </w:r>
        <w:r>
          <w:delText xml:space="preserve">improved</w:delText>
        </w:r>
        <w:r>
          <w:delText xml:space="preserve"> </w:delText>
        </w:r>
        <w:r>
          <w:delText xml:space="preserve">non</w:delText>
        </w:r>
        <w:r>
          <w:delText xml:space="preserve">-</w:delText>
        </w:r>
        <w:r>
          <w:delText xml:space="preserve">linearly</w:delText>
        </w:r>
        <w:r>
          <w:delText xml:space="preserve"> </w:delText>
        </w:r>
        <w:r>
          <w:delText xml:space="preserve">with</w:delText>
        </w:r>
        <w:r>
          <w:delText xml:space="preserve"> </w:delText>
        </w:r>
        <w:r>
          <w:delText xml:space="preserve">increasing</w:delText>
        </w:r>
        <w:r>
          <w:delText xml:space="preserve"> </w:delText>
        </w:r>
        <w:r>
          <w:delText xml:space="preserve">sampling</w:delText>
        </w:r>
        <w:r>
          <w:delText xml:space="preserve"> </w:delText>
        </w:r>
        <w:r>
          <w:delText xml:space="preserve">density</w:delText>
        </w:r>
        <w:r>
          <w:delText xml:space="preserve"> </w:delText>
        </w:r>
        <w:r>
          <w:delText xml:space="preserve">and</w:delText>
        </w:r>
        <w:r>
          <w:delText xml:space="preserve"> </w:delText>
        </w:r>
        <w:r>
          <w:delText xml:space="preserve">with</w:delText>
        </w:r>
        <w:r>
          <w:delText xml:space="preserve"> </w:delText>
        </w:r>
        <w:r>
          <w:delText xml:space="preserve">increasing</w:delText>
        </w:r>
        <w:r>
          <w:delText xml:space="preserve"> </w:delText>
        </w:r>
        <w:r>
          <w:delText xml:space="preserve">degrees</w:delText>
        </w:r>
        <w:r>
          <w:delText xml:space="preserve"> </w:delText>
        </w:r>
        <w:r>
          <w:delText xml:space="preserve">of</w:delText>
        </w:r>
        <w:r>
          <w:delText xml:space="preserve"> </w:delText>
        </w:r>
        <w:r>
          <w:delText xml:space="preserve">autocorrelation</w:delText>
        </w:r>
        <w:r>
          <w:delText xml:space="preserve"> </w:delText>
        </w:r>
        <w:r>
          <w:delText xml:space="preserve">(</w:delText>
        </w:r>
        <w:r>
          <w:rPr>
            <w:i/>
            <w:iCs/>
          </w:rPr>
          <w:delText xml:space="preserve">ρ</w:delText>
        </w:r>
        <w:r>
          <w:delText xml:space="preserve">)</w:delText>
        </w:r>
        <w:r>
          <w:delText xml:space="preserve">.</w:delText>
        </w:r>
      </w:del>
    </w:p>
    <w:p w14:paraId="75E2E814" w14:textId="2D5BF6E4" w:rsidR="000D6CB9" w:rsidRDefault="00000000">
      <w:pPr>
        <w:pStyle w:val="BodyText"/>
        <w:spacing w:line="480" w:lineRule="auto"/>
        <w:rPr>
          <w:del w:id="9032" w:author="Gledis Guri" w:date="2026-09-25T00:00:00Z"/>
        </w:rPr>
      </w:pPr>
      <w:del w:id="9031" w:author="Gledis Guri" w:date="2026-09-25T00:00:00Z">
        <w:r>
          <w:delText xml:space="preserve">4</w:delText>
        </w:r>
        <w:r>
          <w:delText xml:space="preserve">.</w:delText>
        </w:r>
        <w:r>
          <w:delText xml:space="preserve"> </w:delText>
        </w:r>
        <w:r>
          <w:delText xml:space="preserve">Marginal</w:delText>
        </w:r>
        <w:r>
          <w:delText xml:space="preserve"> </w:delText>
        </w:r>
        <w:r>
          <w:delText xml:space="preserve">gains</w:delText>
        </w:r>
        <w:r>
          <w:delText xml:space="preserve"> </w:delText>
        </w:r>
        <w:r>
          <w:delText xml:space="preserve">became</w:delText>
        </w:r>
        <w:r>
          <w:delText xml:space="preserve"> </w:delText>
        </w:r>
        <w:r>
          <w:delText xml:space="preserve">negligible</w:delText>
        </w:r>
        <w:r>
          <w:delText xml:space="preserve"> </w:delText>
        </w:r>
        <w:r>
          <w:delText xml:space="preserve">at</w:delText>
        </w:r>
        <w:r>
          <w:delText xml:space="preserve"> </w:delText>
        </w:r>
        <w:r>
          <w:delText xml:space="preserve">4</w:delText>
        </w:r>
        <w:r>
          <w:delText xml:space="preserve">–</w:delText>
        </w:r>
        <w:r>
          <w:delText xml:space="preserve">5</w:delText>
        </w:r>
        <w:r>
          <w:delText xml:space="preserve"> </w:delText>
        </w:r>
        <w:r>
          <w:delText xml:space="preserve">samples</w:delText>
        </w:r>
        <w:r>
          <w:delText xml:space="preserve"> </w:delText>
        </w:r>
        <w:r>
          <w:delText xml:space="preserve">per</w:delText>
        </w:r>
        <w:r>
          <w:delText xml:space="preserve"> </w:delText>
        </w:r>
        <w:r>
          <w:delText xml:space="preserve">10</w:delText>
        </w:r>
        <w:r>
          <w:delText xml:space="preserve">,</w:delText>
        </w:r>
        <w:r>
          <w:delText xml:space="preserve">000</w:delText>
        </w:r>
        <w:r>
          <w:delText xml:space="preserve"> </w:delText>
        </w:r>
        <w:r>
          <w:delText xml:space="preserve">km</w:delText>
        </w:r>
        <w:r>
          <w:rPr>
            <w:vertAlign w:val="superscript"/>
          </w:rPr>
          <w:delText xml:space="preserve">2</w:delText>
        </w:r>
        <w:r>
          <w:delText xml:space="preserve"> </w:delText>
        </w:r>
        <w:r>
          <w:delText xml:space="preserve">per</w:delText>
        </w:r>
        <w:r>
          <w:delText xml:space="preserve"> </w:delText>
        </w:r>
        <w:r>
          <w:delText xml:space="preserve">depth</w:delText>
        </w:r>
        <w:r>
          <w:delText xml:space="preserve"> </w:delText>
        </w:r>
        <w:r>
          <w:delText xml:space="preserve">layer</w:delText>
        </w:r>
        <w:r>
          <w:delText xml:space="preserve"> </w:delText>
        </w:r>
        <w:r>
          <w:delText xml:space="preserve">for</w:delText>
        </w:r>
        <w:r>
          <w:delText xml:space="preserve"> </w:delText>
        </w:r>
        <w:r>
          <w:delText xml:space="preserve">smoothly</w:delText>
        </w:r>
        <w:r>
          <w:delText xml:space="preserve"> </w:delText>
        </w:r>
        <w:r>
          <w:delText xml:space="preserve">distributed</w:delText>
        </w:r>
        <w:r>
          <w:delText xml:space="preserve"> </w:delText>
        </w:r>
        <w:r>
          <w:delText xml:space="preserve">species</w:delText>
        </w:r>
        <w:r>
          <w:delText xml:space="preserve"> </w:delText>
        </w:r>
        <w:r>
          <w:delText xml:space="preserve">(</w:delText>
        </w:r>
        <w:r>
          <w:rPr>
            <w:i/>
            <w:iCs/>
          </w:rPr>
          <w:delText xml:space="preserve">ρ</w:delText>
        </w:r>
        <w:r>
          <w:delText xml:space="preserve"> </w:delText>
        </w:r>
        <w:r>
          <w:delText xml:space="preserve">&gt;</w:delText>
        </w:r>
        <w:r>
          <w:delText xml:space="preserve"> </w:delText>
        </w:r>
        <w:r>
          <w:delText xml:space="preserve">500</w:delText>
        </w:r>
        <w:r>
          <w:delText xml:space="preserve"> </w:delText>
        </w:r>
        <w:r>
          <w:delText xml:space="preserve">km</w:delText>
        </w:r>
        <w:r>
          <w:delText xml:space="preserve">)</w:delText>
        </w:r>
        <w:r>
          <w:delText xml:space="preserve">,</w:delText>
        </w:r>
        <w:r>
          <w:delText xml:space="preserve"> </w:delText>
        </w:r>
        <w:r>
          <w:delText xml:space="preserve">whereas</w:delText>
        </w:r>
        <w:r>
          <w:delText xml:space="preserve"> </w:delText>
        </w:r>
        <w:r>
          <w:delText xml:space="preserve">patchily</w:delText>
        </w:r>
        <w:r>
          <w:delText xml:space="preserve"> </w:delText>
        </w:r>
        <w:r>
          <w:delText xml:space="preserve">distributed</w:delText>
        </w:r>
        <w:r>
          <w:delText xml:space="preserve"> </w:delText>
        </w:r>
        <w:r>
          <w:delText xml:space="preserve">species</w:delText>
        </w:r>
        <w:r>
          <w:delText xml:space="preserve"> </w:delText>
        </w:r>
        <w:r>
          <w:delText xml:space="preserve">(</w:delText>
        </w:r>
        <w:r>
          <w:rPr>
            <w:i/>
            <w:iCs/>
          </w:rPr>
          <w:delText xml:space="preserve">ρ</w:delText>
        </w:r>
        <w:r>
          <w:delText xml:space="preserve"> </w:delText>
        </w:r>
        <w:r>
          <w:delText xml:space="preserve">&lt;</w:delText>
        </w:r>
        <w:r>
          <w:delText xml:space="preserve"> </w:delText>
        </w:r>
        <w:r>
          <w:delText xml:space="preserve">50</w:delText>
        </w:r>
        <w:r>
          <w:delText xml:space="preserve"> </w:delText>
        </w:r>
        <w:r>
          <w:delText xml:space="preserve">km</w:delText>
        </w:r>
        <w:r>
          <w:delText xml:space="preserve">)</w:delText>
        </w:r>
        <w:r>
          <w:delText xml:space="preserve"> </w:delText>
        </w:r>
        <w:r>
          <w:delText xml:space="preserve">required</w:delText>
        </w:r>
        <w:r>
          <w:delText xml:space="preserve"> </w:delText>
        </w:r>
        <w:r>
          <w:delText xml:space="preserve">8</w:delText>
        </w:r>
        <w:r>
          <w:delText xml:space="preserve">–</w:delText>
        </w:r>
        <w:r>
          <w:delText xml:space="preserve">11</w:delText>
        </w:r>
        <w:r>
          <w:delText xml:space="preserve"> </w:delText>
        </w:r>
        <w:r>
          <w:delText xml:space="preserve">samples</w:delText>
        </w:r>
        <w:r>
          <w:delText xml:space="preserve"> </w:delText>
        </w:r>
        <w:r>
          <w:delText xml:space="preserve">per</w:delText>
        </w:r>
        <w:r>
          <w:delText xml:space="preserve"> </w:delText>
        </w:r>
        <w:r>
          <w:delText xml:space="preserve">10</w:delText>
        </w:r>
        <w:r>
          <w:delText xml:space="preserve">,</w:delText>
        </w:r>
        <w:r>
          <w:delText xml:space="preserve">000</w:delText>
        </w:r>
        <w:r>
          <w:delText xml:space="preserve"> </w:delText>
        </w:r>
        <w:r>
          <w:delText xml:space="preserve">km</w:delText>
        </w:r>
        <w:r>
          <w:rPr>
            <w:vertAlign w:val="superscript"/>
          </w:rPr>
          <w:delText xml:space="preserve">2</w:delText>
        </w:r>
        <w:r>
          <w:delText xml:space="preserve"> </w:delText>
        </w:r>
        <w:r>
          <w:delText xml:space="preserve">—</w:delText>
        </w:r>
        <w:r>
          <w:delText xml:space="preserve"> </w:delText>
        </w:r>
        <w:r>
          <w:delText xml:space="preserve">over</w:delText>
        </w:r>
        <w:r>
          <w:delText xml:space="preserve"> </w:delText>
        </w:r>
        <w:r>
          <w:delText xml:space="preserve">twice</w:delText>
        </w:r>
        <w:r>
          <w:delText xml:space="preserve"> </w:delText>
        </w:r>
        <w:r>
          <w:delText xml:space="preserve">the</w:delText>
        </w:r>
        <w:r>
          <w:delText xml:space="preserve"> </w:delText>
        </w:r>
        <w:r>
          <w:delText xml:space="preserve">effort</w:delText>
        </w:r>
        <w:r>
          <w:delText xml:space="preserve"> </w:delText>
        </w:r>
        <w:r>
          <w:delText xml:space="preserve">for</w:delText>
        </w:r>
        <w:r>
          <w:delText xml:space="preserve"> </w:delText>
        </w:r>
        <w:r>
          <w:delText xml:space="preserve">equal</w:delText>
        </w:r>
        <w:r>
          <w:delText xml:space="preserve"> </w:delText>
        </w:r>
        <w:r>
          <w:delText xml:space="preserve">precision</w:delText>
        </w:r>
        <w:r>
          <w:delText xml:space="preserve">.</w:delText>
        </w:r>
        <w:r>
          <w:delText xml:space="preserve"> </w:delText>
        </w:r>
        <w:r>
          <w:delText xml:space="preserve">More</w:delText>
        </w:r>
        <w:r>
          <w:delText xml:space="preserve"> </w:delText>
        </w:r>
        <w:r>
          <w:delText xml:space="preserve">generally</w:delText>
        </w:r>
        <w:r>
          <w:delText xml:space="preserve">,</w:delText>
        </w:r>
        <w:r>
          <w:delText xml:space="preserve"> </w:delText>
        </w:r>
        <w:r>
          <w:delText xml:space="preserve">these</w:delText>
        </w:r>
        <w:r>
          <w:delText xml:space="preserve"> </w:delText>
        </w:r>
        <w:r>
          <w:delText xml:space="preserve">thresholds</w:delText>
        </w:r>
        <w:r>
          <w:delText xml:space="preserve"> </w:delText>
        </w:r>
        <w:r>
          <w:delText xml:space="preserve">reflect</w:delText>
        </w:r>
        <w:r>
          <w:delText xml:space="preserve"> </w:delText>
        </w:r>
        <w:r>
          <w:delText xml:space="preserve">sample</w:delText>
        </w:r>
        <w:r>
          <w:delText xml:space="preserve"> </w:delText>
        </w:r>
        <w:r>
          <w:delText xml:space="preserve">spacing</w:delText>
        </w:r>
        <w:r>
          <w:delText xml:space="preserve"> </w:delText>
        </w:r>
        <w:r>
          <w:delText xml:space="preserve">relative</w:delText>
        </w:r>
        <w:r>
          <w:delText xml:space="preserve"> </w:delText>
        </w:r>
        <w:r>
          <w:delText xml:space="preserve">to</w:delText>
        </w:r>
        <w:r>
          <w:delText xml:space="preserve"> </w:delText>
        </w:r>
        <w:r>
          <w:delText xml:space="preserve">the</w:delText>
        </w:r>
        <w:r>
          <w:delText xml:space="preserve"> </w:delText>
        </w:r>
        <w:r>
          <w:delText xml:space="preserve">species</w:delText>
        </w:r>
        <w:r>
          <w:delText xml:space="preserve">’</w:delText>
        </w:r>
        <w:r>
          <w:delText xml:space="preserve"> </w:delText>
        </w:r>
        <w:r>
          <w:delText xml:space="preserve">spatial</w:delText>
        </w:r>
        <w:r>
          <w:delText xml:space="preserve"> </w:delText>
        </w:r>
        <w:r>
          <w:delText xml:space="preserve">autocorrelation</w:delText>
        </w:r>
        <w:r>
          <w:delText xml:space="preserve"> </w:delText>
        </w:r>
        <w:r>
          <w:delText xml:space="preserve">length</w:delText>
        </w:r>
        <w:r>
          <w:delText xml:space="preserve">-</w:delText>
        </w:r>
        <w:r>
          <w:delText xml:space="preserve">scale</w:delText>
        </w:r>
        <w:r>
          <w:delText xml:space="preserve">,</w:delText>
        </w:r>
        <w:r>
          <w:delText xml:space="preserve"> </w:delText>
        </w:r>
        <w:r>
          <w:delText xml:space="preserve">providing</w:delText>
        </w:r>
        <w:r>
          <w:delText xml:space="preserve"> </w:delText>
        </w:r>
        <w:r>
          <w:delText xml:space="preserve">a</w:delText>
        </w:r>
        <w:r>
          <w:delText xml:space="preserve"> </w:delText>
        </w:r>
        <w:r>
          <w:delText xml:space="preserve">scale</w:delText>
        </w:r>
        <w:r>
          <w:delText xml:space="preserve">-</w:delText>
        </w:r>
        <w:r>
          <w:delText xml:space="preserve">independent</w:delText>
        </w:r>
        <w:r>
          <w:delText xml:space="preserve"> </w:delText>
        </w:r>
        <w:r>
          <w:delText xml:space="preserve">basis</w:delText>
        </w:r>
        <w:r>
          <w:delText xml:space="preserve"> </w:delText>
        </w:r>
        <w:r>
          <w:delText xml:space="preserve">for</w:delText>
        </w:r>
        <w:r>
          <w:delText xml:space="preserve"> </w:delText>
        </w:r>
        <w:r>
          <w:delText xml:space="preserve">translating</w:delText>
        </w:r>
        <w:r>
          <w:delText xml:space="preserve"> </w:delText>
        </w:r>
        <w:r>
          <w:delText xml:space="preserve">sampling</w:delText>
        </w:r>
        <w:r>
          <w:delText xml:space="preserve"> </w:delText>
        </w:r>
        <w:r>
          <w:delText xml:space="preserve">requirements</w:delText>
        </w:r>
        <w:r>
          <w:delText xml:space="preserve"> </w:delText>
        </w:r>
        <w:r>
          <w:delText xml:space="preserve">across</w:delText>
        </w:r>
        <w:r>
          <w:delText xml:space="preserve"> </w:delText>
        </w:r>
        <w:r>
          <w:delText xml:space="preserve">systems</w:delText>
        </w:r>
        <w:r>
          <w:delText xml:space="preserve">.</w:delText>
        </w:r>
      </w:del>
    </w:p>
    <w:p w14:paraId="1CEE31DB" w14:textId="1618CDDF" w:rsidR="000D6CB9" w:rsidRDefault="00000000">
      <w:pPr>
        <w:pStyle w:val="BodyText"/>
        <w:spacing w:line="480" w:lineRule="auto"/>
        <w:rPr>
          <w:del w:id="9036" w:author="Gledis Guri" w:date="2026-09-25T00:00:00Z"/>
        </w:rPr>
      </w:pPr>
      <w:del w:id="9033" w:author="Gledis Guri" w:date="2026-09-25T00:00:00Z">
        <w:r>
          <w:delText xml:space="preserve">5</w:delText>
        </w:r>
        <w:r>
          <w:delText xml:space="preserve">.</w:delText>
        </w:r>
        <w:r>
          <w:delText xml:space="preserve"> </w:delText>
        </w:r>
        <w:r>
          <w:delText xml:space="preserve">The</w:delText>
        </w:r>
        <w:r>
          <w:delText xml:space="preserve"> </w:delText>
        </w:r>
        <w:r>
          <w:delText xml:space="preserve">inferential</w:delText>
        </w:r>
        <w:r>
          <w:delText xml:space="preserve"> </w:delText>
        </w:r>
        <w:r>
          <w:delText xml:space="preserve">objective</w:delText>
        </w:r>
        <w:r>
          <w:delText xml:space="preserve"> </w:delText>
        </w:r>
        <w:r>
          <w:delText xml:space="preserve">mattered</w:delText>
        </w:r>
        <w:r>
          <w:delText xml:space="preserve"> </w:delText>
        </w:r>
        <w:r>
          <w:delText xml:space="preserve">as</w:delText>
        </w:r>
        <w:r>
          <w:delText xml:space="preserve"> </w:delText>
        </w:r>
        <w:r>
          <w:delText xml:space="preserve">much</w:delText>
        </w:r>
        <w:r>
          <w:delText xml:space="preserve"> </w:delText>
        </w:r>
        <w:r>
          <w:delText xml:space="preserve">as</w:delText>
        </w:r>
        <w:r>
          <w:delText xml:space="preserve"> </w:delText>
        </w:r>
        <w:r>
          <w:delText xml:space="preserve">the</w:delText>
        </w:r>
        <w:r>
          <w:delText xml:space="preserve"> </w:delText>
        </w:r>
        <w:r>
          <w:delText xml:space="preserve">effort</w:delText>
        </w:r>
        <w:r>
          <w:delText xml:space="preserve">:</w:delText>
        </w:r>
        <w:r>
          <w:delText xml:space="preserve"> </w:delText>
        </w:r>
        <w:r>
          <w:delText xml:space="preserve">depth</w:delText>
        </w:r>
        <w:r>
          <w:delText xml:space="preserve">-</w:delText>
        </w:r>
        <w:r>
          <w:delText xml:space="preserve">specific</w:delText>
        </w:r>
        <w:r>
          <w:delText xml:space="preserve"> </w:delText>
        </w:r>
        <w:r>
          <w:delText xml:space="preserve">means</w:delText>
        </w:r>
        <w:r>
          <w:delText xml:space="preserve">,</w:delText>
        </w:r>
        <w:r>
          <w:delText xml:space="preserve"> </w:delText>
        </w:r>
        <w:r>
          <w:delText xml:space="preserve">which</w:delText>
        </w:r>
        <w:r>
          <w:delText xml:space="preserve"> </w:delText>
        </w:r>
        <w:r>
          <w:delText xml:space="preserve">underpin</w:delText>
        </w:r>
        <w:r>
          <w:delText xml:space="preserve"> </w:delText>
        </w:r>
        <w:r>
          <w:delText xml:space="preserve">abundance</w:delText>
        </w:r>
        <w:r>
          <w:delText xml:space="preserve"> </w:delText>
        </w:r>
        <w:r>
          <w:delText xml:space="preserve">indices</w:delText>
        </w:r>
        <w:r>
          <w:delText xml:space="preserve">,</w:delText>
        </w:r>
        <w:r>
          <w:delText xml:space="preserve"> </w:delText>
        </w:r>
        <w:r>
          <w:delText xml:space="preserve">were</w:delText>
        </w:r>
        <w:r>
          <w:delText xml:space="preserve"> </w:delText>
        </w:r>
        <w:r>
          <w:delText xml:space="preserve">recovered</w:delText>
        </w:r>
        <w:r>
          <w:delText xml:space="preserve"> </w:delText>
        </w:r>
        <w:r>
          <w:delText xml:space="preserve">reliably</w:delText>
        </w:r>
        <w:r>
          <w:delText xml:space="preserve"> </w:delText>
        </w:r>
        <w:r>
          <w:delText xml:space="preserve">under</w:delText>
        </w:r>
        <w:r>
          <w:delText xml:space="preserve"> </w:delText>
        </w:r>
        <w:r>
          <w:delText xml:space="preserve">sparse</w:delText>
        </w:r>
        <w:r>
          <w:delText xml:space="preserve"> </w:delText>
        </w:r>
        <w:r>
          <w:delText xml:space="preserve">sampling</w:delText>
        </w:r>
        <w:r>
          <w:delText xml:space="preserve">,</w:delText>
        </w:r>
        <w:r>
          <w:delText xml:space="preserve"> </w:delText>
        </w:r>
        <w:r>
          <w:delText xml:space="preserve">whereas</w:delText>
        </w:r>
        <w:r>
          <w:delText xml:space="preserve"> </w:delText>
        </w:r>
        <w:r>
          <w:delText xml:space="preserve">estimating</w:delText>
        </w:r>
        <w:r>
          <w:delText xml:space="preserve"> </w:delText>
        </w:r>
        <w:r>
          <w:rPr>
            <w:i/>
            <w:iCs/>
          </w:rPr>
          <w:delText xml:space="preserve">ρ</w:delText>
        </w:r>
        <w:r>
          <w:delText xml:space="preserve"> </w:delText>
        </w:r>
        <w:r>
          <w:delText xml:space="preserve">required</w:delText>
        </w:r>
        <w:r>
          <w:delText xml:space="preserve"> </w:delText>
        </w:r>
        <w:r>
          <w:delText xml:space="preserve">denser</w:delText>
        </w:r>
        <w:r>
          <w:delText xml:space="preserve"> </w:delText>
        </w:r>
        <w:r>
          <w:delText xml:space="preserve">designs</w:delText>
        </w:r>
        <w:r>
          <w:delText xml:space="preserve"> </w:delText>
        </w:r>
        <w:r>
          <w:delText xml:space="preserve">spanning</w:delText>
        </w:r>
        <w:r>
          <w:delText xml:space="preserve"> </w:delText>
        </w:r>
        <w:r>
          <w:delText xml:space="preserve">a</w:delText>
        </w:r>
        <w:r>
          <w:delText xml:space="preserve"> </w:delText>
        </w:r>
        <w:r>
          <w:delText xml:space="preserve">wide</w:delText>
        </w:r>
        <w:r>
          <w:delText xml:space="preserve"> </w:delText>
        </w:r>
        <w:r>
          <w:delText xml:space="preserve">range</w:delText>
        </w:r>
        <w:r>
          <w:delText xml:space="preserve"> </w:delText>
        </w:r>
        <w:r>
          <w:delText xml:space="preserve">of</w:delText>
        </w:r>
        <w:r>
          <w:delText xml:space="preserve"> </w:delText>
        </w:r>
        <w:r>
          <w:delText xml:space="preserve">distances</w:delText>
        </w:r>
        <w:r>
          <w:delText xml:space="preserve">,</w:delText>
        </w:r>
        <w:r>
          <w:delText xml:space="preserve"> </w:delText>
        </w:r>
      </w:del>
      <w:proofErr w:type="spellStart"/>
      <w:del w:id="9034" w:author="Gledis Guri" w:date="2026-09-25T00:00:00Z">
        <w:r>
          <w:delText xml:space="preserve">stabilising</w:delText>
        </w:r>
      </w:del>
      <w:proofErr w:type="spellEnd"/>
      <w:del w:id="9035" w:author="Gledis Guri" w:date="2026-09-25T00:00:00Z">
        <w:r>
          <w:delText xml:space="preserve"> </w:delText>
        </w:r>
        <w:r>
          <w:delText xml:space="preserve">above</w:delText>
        </w:r>
        <w:r>
          <w:delText xml:space="preserve"> </w:delText>
        </w:r>
        <w:r>
          <w:delText xml:space="preserve">~</w:delText>
        </w:r>
        <w:r>
          <w:delText xml:space="preserve">6</w:delText>
        </w:r>
        <w:r>
          <w:delText xml:space="preserve"> </w:delText>
        </w:r>
        <w:r>
          <w:delText xml:space="preserve">samples</w:delText>
        </w:r>
        <w:r>
          <w:delText xml:space="preserve"> </w:delText>
        </w:r>
        <w:r>
          <w:delText xml:space="preserve">per</w:delText>
        </w:r>
        <w:r>
          <w:delText xml:space="preserve"> </w:delText>
        </w:r>
        <w:r>
          <w:delText xml:space="preserve">10</w:delText>
        </w:r>
        <w:r>
          <w:delText xml:space="preserve">,</w:delText>
        </w:r>
        <w:r>
          <w:delText xml:space="preserve">000</w:delText>
        </w:r>
        <w:r>
          <w:delText xml:space="preserve"> </w:delText>
        </w:r>
        <w:r>
          <w:delText xml:space="preserve">km</w:delText>
        </w:r>
        <w:r>
          <w:rPr>
            <w:vertAlign w:val="superscript"/>
          </w:rPr>
          <w:delText xml:space="preserve">2</w:delText>
        </w:r>
        <w:r>
          <w:delText xml:space="preserve">.</w:delText>
        </w:r>
      </w:del>
    </w:p>
    <w:p w14:paraId="78FB4D89" w14:textId="79964659" w:rsidR="000D6CB9" w:rsidRDefault="00000000">
      <w:pPr>
        <w:pStyle w:val="BodyText"/>
        <w:spacing w:line="480" w:lineRule="auto"/>
        <w:rPr>
          <w:del w:id="9042" w:author="Gledis Guri" w:date="2026-09-25T00:00:00Z"/>
        </w:rPr>
      </w:pPr>
      <w:del w:id="9037" w:author="Gledis Guri" w:date="2026-09-25T00:00:00Z">
        <w:r>
          <w:delText xml:space="preserve">6</w:delText>
        </w:r>
        <w:r>
          <w:delText xml:space="preserve">.</w:delText>
        </w:r>
        <w:r>
          <w:delText xml:space="preserve"> </w:delText>
        </w:r>
        <w:r>
          <w:rPr>
            <w:i/>
            <w:iCs/>
          </w:rPr>
          <w:delText xml:space="preserve">Synthesis</w:delText>
        </w:r>
        <w:r>
          <w:rPr>
            <w:i/>
            <w:iCs/>
          </w:rPr>
          <w:delText xml:space="preserve"> </w:delText>
        </w:r>
        <w:r>
          <w:rPr>
            <w:i/>
            <w:iCs/>
          </w:rPr>
          <w:delText xml:space="preserve">and</w:delText>
        </w:r>
        <w:r>
          <w:rPr>
            <w:i/>
            <w:iCs/>
          </w:rPr>
          <w:delText xml:space="preserve"> </w:delText>
        </w:r>
        <w:r>
          <w:rPr>
            <w:i/>
            <w:iCs/>
          </w:rPr>
          <w:delText xml:space="preserve">applications</w:delText>
        </w:r>
        <w:r>
          <w:delText xml:space="preserve">.</w:delText>
        </w:r>
        <w:r>
          <w:delText xml:space="preserve"> </w:delText>
        </w:r>
        <w:r>
          <w:delText xml:space="preserve">Optimal</w:delText>
        </w:r>
        <w:r>
          <w:delText xml:space="preserve"> </w:delText>
        </w:r>
        <w:r>
          <w:delText xml:space="preserve">eDNA</w:delText>
        </w:r>
        <w:r>
          <w:delText xml:space="preserve"> </w:delText>
        </w:r>
        <w:r>
          <w:delText xml:space="preserve">sampling</w:delText>
        </w:r>
        <w:r>
          <w:delText xml:space="preserve"> </w:delText>
        </w:r>
        <w:r>
          <w:delText xml:space="preserve">effort</w:delText>
        </w:r>
        <w:r>
          <w:delText xml:space="preserve"> </w:delText>
        </w:r>
        <w:r>
          <w:delText xml:space="preserve">depends</w:delText>
        </w:r>
        <w:r>
          <w:delText xml:space="preserve"> </w:delText>
        </w:r>
        <w:r>
          <w:delText xml:space="preserve">on</w:delText>
        </w:r>
        <w:r>
          <w:delText xml:space="preserve"> </w:delText>
        </w:r>
        <w:r>
          <w:delText xml:space="preserve">the</w:delText>
        </w:r>
        <w:r>
          <w:delText xml:space="preserve"> </w:delText>
        </w:r>
        <w:r>
          <w:delText xml:space="preserve">patchiness</w:delText>
        </w:r>
        <w:r>
          <w:delText xml:space="preserve"> </w:delText>
        </w:r>
        <w:r>
          <w:delText xml:space="preserve">of</w:delText>
        </w:r>
        <w:r>
          <w:delText xml:space="preserve"> </w:delText>
        </w:r>
        <w:r>
          <w:delText xml:space="preserve">the</w:delText>
        </w:r>
        <w:r>
          <w:delText xml:space="preserve"> </w:delText>
        </w:r>
        <w:r>
          <w:delText xml:space="preserve">target</w:delText>
        </w:r>
        <w:r>
          <w:delText xml:space="preserve"> </w:delText>
        </w:r>
      </w:del>
      <w:proofErr w:type="spellStart"/>
      <w:del w:id="9038" w:author="Gledis Guri" w:date="2026-09-25T00:00:00Z">
        <w:r>
          <w:delText xml:space="preserve">taxon</w:delText>
        </w:r>
      </w:del>
      <w:proofErr w:type="spellEnd"/>
      <w:del w:id="9039" w:author="Gledis Guri" w:date="2026-09-25T00:00:00Z">
        <w:r>
          <w:delText xml:space="preserve"> </w:delText>
        </w:r>
        <w:r>
          <w:delText xml:space="preserve">and</w:delText>
        </w:r>
        <w:r>
          <w:delText xml:space="preserve"> </w:delText>
        </w:r>
        <w:r>
          <w:delText xml:space="preserve">on</w:delText>
        </w:r>
        <w:r>
          <w:delText xml:space="preserve"> </w:delText>
        </w:r>
        <w:r>
          <w:delText xml:space="preserve">the</w:delText>
        </w:r>
        <w:r>
          <w:delText xml:space="preserve"> </w:delText>
        </w:r>
        <w:r>
          <w:delText xml:space="preserve">purpose</w:delText>
        </w:r>
        <w:r>
          <w:delText xml:space="preserve"> </w:delText>
        </w:r>
        <w:r>
          <w:delText xml:space="preserve">of</w:delText>
        </w:r>
        <w:r>
          <w:delText xml:space="preserve"> </w:delText>
        </w:r>
        <w:r>
          <w:delText xml:space="preserve">the</w:delText>
        </w:r>
        <w:r>
          <w:delText xml:space="preserve"> </w:delText>
        </w:r>
        <w:r>
          <w:delText xml:space="preserve">survey</w:delText>
        </w:r>
        <w:r>
          <w:delText xml:space="preserve">.</w:delText>
        </w:r>
        <w:r>
          <w:delText xml:space="preserve"> </w:delText>
        </w:r>
        <w:r>
          <w:delText xml:space="preserve">Our</w:delText>
        </w:r>
        <w:r>
          <w:delText xml:space="preserve"> </w:delText>
        </w:r>
        <w:r>
          <w:delText xml:space="preserve">error</w:delText>
        </w:r>
        <w:r>
          <w:delText xml:space="preserve"> </w:delText>
        </w:r>
        <w:r>
          <w:delText xml:space="preserve">model</w:delText>
        </w:r>
        <w:r>
          <w:delText xml:space="preserve"> </w:delText>
        </w:r>
        <w:r>
          <w:delText xml:space="preserve">can</w:delText>
        </w:r>
        <w:r>
          <w:delText xml:space="preserve"> </w:delText>
        </w:r>
        <w:r>
          <w:delText xml:space="preserve">be</w:delText>
        </w:r>
        <w:r>
          <w:delText xml:space="preserve"> </w:delText>
        </w:r>
        <w:r>
          <w:delText xml:space="preserve">inverted</w:delText>
        </w:r>
        <w:r>
          <w:delText xml:space="preserve"> </w:delText>
        </w:r>
        <w:r>
          <w:delText xml:space="preserve">to</w:delText>
        </w:r>
        <w:r>
          <w:delText xml:space="preserve"> </w:delText>
        </w:r>
        <w:r>
          <w:delText xml:space="preserve">convert</w:delText>
        </w:r>
        <w:r>
          <w:delText xml:space="preserve"> </w:delText>
        </w:r>
        <w:r>
          <w:delText xml:space="preserve">a</w:delText>
        </w:r>
        <w:r>
          <w:delText xml:space="preserve"> </w:delText>
        </w:r>
        <w:r>
          <w:delText xml:space="preserve">required</w:delText>
        </w:r>
        <w:r>
          <w:delText xml:space="preserve"> </w:delText>
        </w:r>
        <w:r>
          <w:delText xml:space="preserve">precision</w:delText>
        </w:r>
        <w:r>
          <w:delText xml:space="preserve"> </w:delText>
        </w:r>
        <w:r>
          <w:delText xml:space="preserve">and</w:delText>
        </w:r>
        <w:r>
          <w:delText xml:space="preserve"> </w:delText>
        </w:r>
        <w:r>
          <w:delText xml:space="preserve">a</w:delText>
        </w:r>
        <w:r>
          <w:delText xml:space="preserve"> </w:delText>
        </w:r>
        <w:r>
          <w:delText xml:space="preserve">prior</w:delText>
        </w:r>
        <w:r>
          <w:delText xml:space="preserve"> </w:delText>
        </w:r>
        <w:r>
          <w:delText xml:space="preserve">estimate</w:delText>
        </w:r>
        <w:r>
          <w:delText xml:space="preserve"> </w:delText>
        </w:r>
        <w:r>
          <w:delText xml:space="preserve">of</w:delText>
        </w:r>
        <w:r>
          <w:delText xml:space="preserve"> </w:delText>
        </w:r>
        <w:r>
          <w:delText xml:space="preserve">spatial</w:delText>
        </w:r>
        <w:r>
          <w:delText xml:space="preserve"> </w:delText>
        </w:r>
        <w:r>
          <w:delText xml:space="preserve">autocorrelation</w:delText>
        </w:r>
        <w:r>
          <w:delText xml:space="preserve"> </w:delText>
        </w:r>
        <w:r>
          <w:delText xml:space="preserve">into</w:delText>
        </w:r>
        <w:r>
          <w:delText xml:space="preserve"> </w:delText>
        </w:r>
        <w:r>
          <w:delText xml:space="preserve">a</w:delText>
        </w:r>
        <w:r>
          <w:delText xml:space="preserve"> </w:delText>
        </w:r>
        <w:r>
          <w:delText xml:space="preserve">minimum</w:delText>
        </w:r>
        <w:r>
          <w:delText xml:space="preserve"> </w:delText>
        </w:r>
        <w:r>
          <w:delText xml:space="preserve">sampling</w:delText>
        </w:r>
        <w:r>
          <w:delText xml:space="preserve"> </w:delText>
        </w:r>
        <w:r>
          <w:delText xml:space="preserve">density</w:delText>
        </w:r>
        <w:r>
          <w:delText xml:space="preserve">,</w:delText>
        </w:r>
        <w:r>
          <w:delText xml:space="preserve"> </w:delText>
        </w:r>
        <w:r>
          <w:delText xml:space="preserve">letting</w:delText>
        </w:r>
        <w:r>
          <w:delText xml:space="preserve"> </w:delText>
        </w:r>
        <w:r>
          <w:delText xml:space="preserve">survey</w:delText>
        </w:r>
        <w:r>
          <w:delText xml:space="preserve"> </w:delText>
        </w:r>
        <w:r>
          <w:delText xml:space="preserve">designers</w:delText>
        </w:r>
        <w:r>
          <w:delText xml:space="preserve"> </w:delText>
        </w:r>
        <w:r>
          <w:delText xml:space="preserve">allocate</w:delText>
        </w:r>
        <w:r>
          <w:delText xml:space="preserve"> </w:delText>
        </w:r>
        <w:r>
          <w:delText xml:space="preserve">ship</w:delText>
        </w:r>
        <w:r>
          <w:delText xml:space="preserve"> </w:delText>
        </w:r>
        <w:r>
          <w:delText xml:space="preserve">time</w:delText>
        </w:r>
        <w:r>
          <w:delText xml:space="preserve"> </w:delText>
        </w:r>
        <w:r>
          <w:delText xml:space="preserve">before</w:delText>
        </w:r>
        <w:r>
          <w:delText xml:space="preserve"> </w:delText>
        </w:r>
        <w:r>
          <w:delText xml:space="preserve">a</w:delText>
        </w:r>
        <w:r>
          <w:delText xml:space="preserve"> </w:delText>
        </w:r>
        <w:r>
          <w:delText xml:space="preserve">cruise</w:delText>
        </w:r>
        <w:r>
          <w:delText xml:space="preserve">.</w:delText>
        </w:r>
        <w:r>
          <w:delText xml:space="preserve"> </w:delText>
        </w:r>
        <w:r>
          <w:delText xml:space="preserve">Across</w:delText>
        </w:r>
        <w:r>
          <w:delText xml:space="preserve"> </w:delText>
        </w:r>
        <w:r>
          <w:delText xml:space="preserve">the</w:delText>
        </w:r>
        <w:r>
          <w:delText xml:space="preserve"> </w:delText>
        </w:r>
        <w:r>
          <w:delText xml:space="preserve">California</w:delText>
        </w:r>
        <w:r>
          <w:delText xml:space="preserve"> </w:delText>
        </w:r>
        <w:r>
          <w:delText xml:space="preserve">Current</w:delText>
        </w:r>
        <w:r>
          <w:delText xml:space="preserve">,</w:delText>
        </w:r>
        <w:r>
          <w:delText xml:space="preserve"> </w:delText>
        </w:r>
        <w:r>
          <w:delText xml:space="preserve">4</w:delText>
        </w:r>
        <w:r>
          <w:delText xml:space="preserve">–</w:delText>
        </w:r>
        <w:r>
          <w:delText xml:space="preserve">9</w:delText>
        </w:r>
        <w:r>
          <w:delText xml:space="preserve"> </w:delText>
        </w:r>
        <w:r>
          <w:delText xml:space="preserve">samples</w:delText>
        </w:r>
        <w:r>
          <w:delText xml:space="preserve"> </w:delText>
        </w:r>
        <w:r>
          <w:delText xml:space="preserve">per</w:delText>
        </w:r>
        <w:r>
          <w:delText xml:space="preserve"> </w:delText>
        </w:r>
        <w:r>
          <w:delText xml:space="preserve">10</w:delText>
        </w:r>
        <w:r>
          <w:delText xml:space="preserve">,</w:delText>
        </w:r>
        <w:r>
          <w:delText xml:space="preserve">000</w:delText>
        </w:r>
        <w:r>
          <w:delText xml:space="preserve"> </w:delText>
        </w:r>
        <w:r>
          <w:delText xml:space="preserve">km</w:delText>
        </w:r>
        <w:r>
          <w:rPr>
            <w:vertAlign w:val="superscript"/>
          </w:rPr>
          <w:delText xml:space="preserve">2</w:delText>
        </w:r>
        <w:r>
          <w:delText xml:space="preserve"> </w:delText>
        </w:r>
        <w:r>
          <w:delText xml:space="preserve">per</w:delText>
        </w:r>
        <w:r>
          <w:delText xml:space="preserve"> </w:delText>
        </w:r>
        <w:r>
          <w:delText xml:space="preserve">depth</w:delText>
        </w:r>
        <w:r>
          <w:delText xml:space="preserve"> </w:delText>
        </w:r>
        <w:r>
          <w:delText xml:space="preserve">layer</w:delText>
        </w:r>
        <w:r>
          <w:delText xml:space="preserve"> </w:delText>
        </w:r>
        <w:r>
          <w:delText xml:space="preserve">spanned</w:delText>
        </w:r>
        <w:r>
          <w:delText xml:space="preserve"> </w:delText>
        </w:r>
        <w:r>
          <w:delText xml:space="preserve">the</w:delText>
        </w:r>
        <w:r>
          <w:delText xml:space="preserve"> </w:delText>
        </w:r>
        <w:r>
          <w:delText xml:space="preserve">point</w:delText>
        </w:r>
        <w:r>
          <w:delText xml:space="preserve"> </w:delText>
        </w:r>
        <w:r>
          <w:delText xml:space="preserve">of</w:delText>
        </w:r>
        <w:r>
          <w:delText xml:space="preserve"> </w:delText>
        </w:r>
        <w:r>
          <w:delText xml:space="preserve">diminishing</w:delText>
        </w:r>
        <w:r>
          <w:delText xml:space="preserve"> </w:delText>
        </w:r>
        <w:r>
          <w:delText xml:space="preserve">returns</w:delText>
        </w:r>
        <w:r>
          <w:delText xml:space="preserve">,</w:delText>
        </w:r>
        <w:r>
          <w:delText xml:space="preserve"> </w:delText>
        </w:r>
        <w:r>
          <w:delText xml:space="preserve">modestly</w:delText>
        </w:r>
        <w:r>
          <w:delText xml:space="preserve"> </w:delText>
        </w:r>
        <w:r>
          <w:delText xml:space="preserve">above</w:delText>
        </w:r>
        <w:r>
          <w:delText xml:space="preserve"> </w:delText>
        </w:r>
        <w:r>
          <w:delText xml:space="preserve">the</w:delText>
        </w:r>
        <w:r>
          <w:delText xml:space="preserve"> </w:delText>
        </w:r>
        <w:r>
          <w:delText xml:space="preserve">density</w:delText>
        </w:r>
        <w:r>
          <w:delText xml:space="preserve"> </w:delText>
        </w:r>
        <w:r>
          <w:delText xml:space="preserve">of</w:delText>
        </w:r>
        <w:r>
          <w:delText xml:space="preserve"> </w:delText>
        </w:r>
        <w:r>
          <w:delText xml:space="preserve">existing</w:delText>
        </w:r>
        <w:r>
          <w:delText xml:space="preserve"> </w:delText>
        </w:r>
        <w:r>
          <w:delText xml:space="preserve">regional</w:delText>
        </w:r>
        <w:r>
          <w:delText xml:space="preserve"> </w:delText>
        </w:r>
        <w:r>
          <w:delText xml:space="preserve">survey</w:delText>
        </w:r>
        <w:r>
          <w:delText xml:space="preserve"> </w:delText>
        </w:r>
        <w:r>
          <w:delText xml:space="preserve">grids</w:delText>
        </w:r>
        <w:r>
          <w:delText xml:space="preserve"> </w:delText>
        </w:r>
        <w:r>
          <w:delText xml:space="preserve">(</w:delText>
        </w:r>
        <w:r>
          <w:delText xml:space="preserve">3</w:delText>
        </w:r>
        <w:r>
          <w:delText xml:space="preserve">.</w:delText>
        </w:r>
        <w:r>
          <w:delText xml:space="preserve">4</w:delText>
        </w:r>
        <w:r>
          <w:delText xml:space="preserve">–</w:delText>
        </w:r>
        <w:r>
          <w:delText xml:space="preserve">3</w:delText>
        </w:r>
        <w:r>
          <w:delText xml:space="preserve">.</w:delText>
        </w:r>
        <w:r>
          <w:delText xml:space="preserve">6</w:delText>
        </w:r>
        <w:r>
          <w:delText xml:space="preserve"> </w:delText>
        </w:r>
        <w:r>
          <w:delText xml:space="preserve">samples</w:delText>
        </w:r>
        <w:r>
          <w:delText xml:space="preserve"> </w:delText>
        </w:r>
        <w:r>
          <w:delText xml:space="preserve">per</w:delText>
        </w:r>
        <w:r>
          <w:delText xml:space="preserve"> </w:delText>
        </w:r>
        <w:r>
          <w:delText xml:space="preserve">10</w:delText>
        </w:r>
        <w:r>
          <w:delText xml:space="preserve">,</w:delText>
        </w:r>
        <w:r>
          <w:delText xml:space="preserve">000</w:delText>
        </w:r>
        <w:r>
          <w:delText xml:space="preserve"> </w:delText>
        </w:r>
        <w:r>
          <w:delText xml:space="preserve">km</w:delText>
        </w:r>
        <w:r>
          <w:rPr>
            <w:vertAlign w:val="superscript"/>
          </w:rPr>
          <w:delText xml:space="preserve">2</w:delText>
        </w:r>
        <w:r>
          <w:delText xml:space="preserve">)</w:delText>
        </w:r>
        <w:r>
          <w:delText xml:space="preserve">.</w:delText>
        </w:r>
        <w:r>
          <w:delText xml:space="preserve"> </w:delText>
        </w:r>
      </w:del>
      <w:proofErr w:type="spellStart"/>
      <w:del w:id="9040" w:author="Gledis Guri" w:date="2026-09-25T00:00:00Z">
        <w:r>
          <w:delText xml:space="preserve">Programmes</w:delText>
        </w:r>
      </w:del>
      <w:proofErr w:type="spellEnd"/>
      <w:del w:id="9041" w:author="Gledis Guri" w:date="2026-09-25T00:00:00Z">
        <w:r>
          <w:delText xml:space="preserve"> </w:delText>
        </w:r>
        <w:r>
          <w:delText xml:space="preserve">producing</w:delText>
        </w:r>
        <w:r>
          <w:delText xml:space="preserve"> </w:delText>
        </w:r>
        <w:r>
          <w:delText xml:space="preserve">abundance</w:delText>
        </w:r>
        <w:r>
          <w:delText xml:space="preserve"> </w:delText>
        </w:r>
        <w:r>
          <w:delText xml:space="preserve">indices</w:delText>
        </w:r>
        <w:r>
          <w:delText xml:space="preserve"> </w:delText>
        </w:r>
        <w:r>
          <w:delText xml:space="preserve">for</w:delText>
        </w:r>
        <w:r>
          <w:delText xml:space="preserve"> </w:delText>
        </w:r>
        <w:r>
          <w:delText xml:space="preserve">stock</w:delText>
        </w:r>
        <w:r>
          <w:delText xml:space="preserve"> </w:delText>
        </w:r>
        <w:r>
          <w:delText xml:space="preserve">assessment</w:delText>
        </w:r>
        <w:r>
          <w:delText xml:space="preserve"> </w:delText>
        </w:r>
        <w:r>
          <w:delText xml:space="preserve">can</w:delText>
        </w:r>
        <w:r>
          <w:delText xml:space="preserve"> </w:delText>
        </w:r>
        <w:r>
          <w:delText xml:space="preserve">operate</w:delText>
        </w:r>
        <w:r>
          <w:delText xml:space="preserve"> </w:delText>
        </w:r>
        <w:r>
          <w:delText xml:space="preserve">near</w:delText>
        </w:r>
        <w:r>
          <w:delText xml:space="preserve"> </w:delText>
        </w:r>
        <w:r>
          <w:delText xml:space="preserve">current</w:delText>
        </w:r>
        <w:r>
          <w:delText xml:space="preserve"> </w:delText>
        </w:r>
        <w:r>
          <w:delText xml:space="preserve">effort</w:delText>
        </w:r>
        <w:r>
          <w:delText xml:space="preserve">;</w:delText>
        </w:r>
        <w:r>
          <w:delText xml:space="preserve"> </w:delText>
        </w:r>
        <w:r>
          <w:delText xml:space="preserve">those</w:delText>
        </w:r>
        <w:r>
          <w:delText xml:space="preserve"> </w:delText>
        </w:r>
        <w:r>
          <w:delText xml:space="preserve">mapping</w:delText>
        </w:r>
        <w:r>
          <w:delText xml:space="preserve"> </w:delText>
        </w:r>
        <w:r>
          <w:delText xml:space="preserve">fine</w:delText>
        </w:r>
        <w:r>
          <w:delText xml:space="preserve">-</w:delText>
        </w:r>
        <w:r>
          <w:delText xml:space="preserve">scale</w:delText>
        </w:r>
        <w:r>
          <w:delText xml:space="preserve"> </w:delText>
        </w:r>
        <w:r>
          <w:delText xml:space="preserve">distributions</w:delText>
        </w:r>
        <w:r>
          <w:delText xml:space="preserve"> </w:delText>
        </w:r>
        <w:r>
          <w:delText xml:space="preserve">need</w:delText>
        </w:r>
        <w:r>
          <w:delText xml:space="preserve"> </w:delText>
        </w:r>
        <w:r>
          <w:delText xml:space="preserve">denser</w:delText>
        </w:r>
        <w:r>
          <w:delText xml:space="preserve"> </w:delText>
        </w:r>
        <w:r>
          <w:delText xml:space="preserve">designs</w:delText>
        </w:r>
        <w:r>
          <w:delText xml:space="preserve"> </w:delText>
        </w:r>
        <w:r>
          <w:delText xml:space="preserve">including</w:delText>
        </w:r>
        <w:r>
          <w:delText xml:space="preserve"> </w:delText>
        </w:r>
        <w:r>
          <w:delText xml:space="preserve">clusters</w:delText>
        </w:r>
        <w:r>
          <w:delText xml:space="preserve"> </w:delText>
        </w:r>
        <w:r>
          <w:delText xml:space="preserve">of</w:delText>
        </w:r>
        <w:r>
          <w:delText xml:space="preserve"> </w:delText>
        </w:r>
        <w:r>
          <w:delText xml:space="preserve">closely</w:delText>
        </w:r>
        <w:r>
          <w:delText xml:space="preserve"> </w:delText>
        </w:r>
        <w:r>
          <w:delText xml:space="preserve">spaced</w:delText>
        </w:r>
        <w:r>
          <w:delText xml:space="preserve"> </w:delText>
        </w:r>
        <w:r>
          <w:delText xml:space="preserve">stations</w:delText>
        </w:r>
        <w:r>
          <w:delText xml:space="preserve">.</w:delText>
        </w:r>
      </w:del>
    </w:p>
    <w:p w14:paraId="4345CD1D" w14:textId="77777777" w:rsidR="003B5D12" w:rsidRPr="00915163" w:rsidRDefault="003B5D12" w:rsidP="001643E6">
      <w:pPr>
        <w:pStyle w:val="BodyText"/>
        <w:spacing w:line="480" w:lineRule="auto"/>
      </w:pPr>
    </w:p>
    <w:p w14:paraId="5516F177" w14:textId="52892F70" w:rsidR="0032076E" w:rsidRDefault="00D04708" w:rsidP="001643E6">
      <w:pPr>
        <w:pStyle w:val="FirstParagraph"/>
        <w:spacing w:line="480" w:lineRule="auto"/>
        <w:rPr>
          <w:del w:id="9044" w:author="Gledis Guri" w:date="2026-09-25T00:00:00Z"/>
        </w:rPr>
      </w:pPr>
      <w:del w:id="9043" w:author="Gledis Guri" w:date="2026-09-25T00:00:00Z">
        <w:r>
          <w:rPr>
            <w:b/>
          </w:rPr>
          <w:delText xml:space="preserve">Keywords</w:delText>
        </w:r>
        <w:r>
          <w:delText xml:space="preserve">:</w:delText>
        </w:r>
        <w:r>
          <w:delText xml:space="preserve"> </w:delText>
        </w:r>
        <w:r>
          <w:delText xml:space="preserve">biodiversity</w:delText>
        </w:r>
        <w:r>
          <w:delText xml:space="preserve"> </w:delText>
        </w:r>
        <w:r>
          <w:delText xml:space="preserve">monitoring</w:delText>
        </w:r>
        <w:r>
          <w:delText xml:space="preserve">,</w:delText>
        </w:r>
        <w:r>
          <w:delText xml:space="preserve"> </w:delText>
        </w:r>
        <w:r>
          <w:delText xml:space="preserve">environmental</w:delText>
        </w:r>
        <w:r>
          <w:delText xml:space="preserve"> </w:delText>
        </w:r>
        <w:r>
          <w:delText xml:space="preserve">DNA</w:delText>
        </w:r>
        <w:r>
          <w:delText xml:space="preserve">,</w:delText>
        </w:r>
        <w:r>
          <w:delText xml:space="preserve"> </w:delText>
        </w:r>
        <w:r>
          <w:delText xml:space="preserve">fisheries</w:delText>
        </w:r>
        <w:r>
          <w:delText xml:space="preserve"> </w:delText>
        </w:r>
        <w:r>
          <w:delText xml:space="preserve">management</w:delText>
        </w:r>
        <w:r>
          <w:delText xml:space="preserve">,</w:delText>
        </w:r>
        <w:r>
          <w:delText xml:space="preserve"> </w:delText>
        </w:r>
        <w:r>
          <w:delText xml:space="preserve">Gaussian</w:delText>
        </w:r>
        <w:r>
          <w:delText xml:space="preserve"> </w:delText>
        </w:r>
        <w:r>
          <w:delText xml:space="preserve">process</w:delText>
        </w:r>
        <w:r>
          <w:delText xml:space="preserve">,</w:delText>
        </w:r>
        <w:r>
          <w:delText xml:space="preserve"> </w:delText>
        </w:r>
        <w:r>
          <w:delText xml:space="preserve">metabarcoding</w:delText>
        </w:r>
        <w:r>
          <w:delText xml:space="preserve">,</w:delText>
        </w:r>
        <w:r>
          <w:delText xml:space="preserve"> </w:delText>
        </w:r>
        <w:r>
          <w:delText xml:space="preserve">sampling</w:delText>
        </w:r>
        <w:r>
          <w:delText xml:space="preserve"> </w:delText>
        </w:r>
        <w:r>
          <w:delText xml:space="preserve">design</w:delText>
        </w:r>
        <w:r>
          <w:delText xml:space="preserve">,</w:delText>
        </w:r>
        <w:r>
          <w:delText xml:space="preserve"> </w:delText>
        </w:r>
        <w:r>
          <w:delText xml:space="preserve">spatial</w:delText>
        </w:r>
        <w:r>
          <w:delText xml:space="preserve"> </w:delText>
        </w:r>
        <w:r>
          <w:delText xml:space="preserve">autocorrelation</w:delText>
        </w:r>
        <w:r>
          <w:delText xml:space="preserve">,</w:delText>
        </w:r>
        <w:r>
          <w:delText xml:space="preserve"> </w:delText>
        </w:r>
        <w:r>
          <w:delText xml:space="preserve">survey</w:delText>
        </w:r>
        <w:r>
          <w:delText xml:space="preserve"> </w:delText>
        </w:r>
        <w:r>
          <w:delText xml:space="preserve">cost</w:delText>
        </w:r>
        <w:r>
          <w:delText xml:space="preserve">-</w:delText>
        </w:r>
        <w:r>
          <w:delText xml:space="preserve">effectiveness</w:delText>
        </w:r>
      </w:del>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1" w:name="introduction"/>
      <w:bookmarkEnd w:id="0"/>
      <w:r>
        <w:t>Introduction</w:t>
      </w:r>
    </w:p>
    <w:p w14:paraId="12A3A315" w14:textId="358CA57E" w:rsidR="00E656D3" w:rsidRDefault="00686350" w:rsidP="001643E6">
      <w:pPr>
        <w:pStyle w:val="BodyText"/>
        <w:spacing w:line="480" w:lineRule="auto"/>
        <w:ind w:firstLine="720"/>
      </w:pPr>
      <w:bookmarkStart w:id="2"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2"/>
    <w:p w14:paraId="25688A63" w14:textId="77777777" w:rsidR="00D477E6" w:rsidRDefault="00D477E6" w:rsidP="001643E6">
      <w:pPr>
        <w:pStyle w:val="BodyText"/>
        <w:spacing w:line="480" w:lineRule="auto"/>
        <w:rPr>
          <w:del w:id="9517" w:author="Gledis Guri" w:date="2026-09-25T00:00:00Z"/>
        </w:rPr>
      </w:pPr>
    </w:p>
    <w:p w14:paraId="0267C06D" w14:textId="537E66ED" w:rsidR="00CE6B24" w:rsidRDefault="0066533A" w:rsidP="001643E6">
      <w:pPr>
        <w:pStyle w:val="BodyText"/>
        <w:spacing w:line="480" w:lineRule="auto"/>
        <w:ind w:firstLine="720"/>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 xml:space="preserve">Recent synthesis work shows that eDNA methods have matured sufficiently for key uncertainties to be quantified and incorporated into existing fisheries stock-assessment frameworks, enabling the development of </w:t>
      </w:r>
      <w:r w:rsidR="00C72FBD" w:rsidRPr="00C72FBD">
        <w:lastRenderedPageBreak/>
        <w:t>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2A2BAAFC" w14:textId="77777777" w:rsidR="00BF4A9D" w:rsidRDefault="00BF4A9D" w:rsidP="001643E6">
      <w:pPr>
        <w:pStyle w:val="BodyText"/>
        <w:spacing w:line="480" w:lineRule="auto"/>
        <w:rPr>
          <w:del w:id="9518" w:author="Gledis Guri" w:date="2026-09-25T00:00:00Z"/>
        </w:rPr>
      </w:pPr>
    </w:p>
    <w:p w14:paraId="204E2337" w14:textId="7B540BBC" w:rsidR="00BF4A9D" w:rsidRDefault="00BF4A9D" w:rsidP="001643E6">
      <w:pPr>
        <w:pStyle w:val="BodyText"/>
        <w:spacing w:line="480" w:lineRule="auto"/>
        <w:ind w:firstLine="720"/>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D95D583" w14:textId="77777777" w:rsidR="001063EA" w:rsidRDefault="001063EA" w:rsidP="001643E6">
      <w:pPr>
        <w:pStyle w:val="BodyText"/>
        <w:spacing w:line="480" w:lineRule="auto"/>
        <w:rPr>
          <w:del w:id="9519" w:author="Gledis Guri" w:date="2026-09-25T00:00:00Z"/>
        </w:rPr>
      </w:pPr>
    </w:p>
    <w:p w14:paraId="406949DD" w14:textId="562A8FC5" w:rsidR="00286ADA" w:rsidRPr="00C36F1B" w:rsidRDefault="00FC70CA" w:rsidP="001643E6">
      <w:pPr>
        <w:pStyle w:val="BodyText"/>
        <w:spacing w:line="480" w:lineRule="auto"/>
        <w:ind w:firstLine="720"/>
      </w:pPr>
      <w:bookmarkStart w:id="3" w:name="OLE_LINK6"/>
      <w:r>
        <w:t xml:space="preserve">We</w:t>
      </w:r>
      <w:r>
        <w:t xml:space="preserve"> </w:t>
      </w:r>
      <w:r>
        <w:t xml:space="preserve">conceptualize</w:t>
      </w:r>
      <w:r>
        <w:t xml:space="preserve"> </w:t>
      </w:r>
      <w:r>
        <w:t xml:space="preserve">species</w:t>
      </w:r>
      <w:r>
        <w:t xml:space="preserve"> </w:t>
      </w:r>
      <w:r>
        <w:t xml:space="preserve">spatial</w:t>
      </w:r>
      <w:r>
        <w:t xml:space="preserve"> </w:t>
      </w:r>
      <w:r>
        <w:t xml:space="preserve">distributions</w:t>
      </w:r>
      <w:r>
        <w:t xml:space="preserve"> </w:t>
      </w:r>
      <w:r>
        <w:t xml:space="preserve">as</w:t>
      </w:r>
      <w:r>
        <w:t xml:space="preserve"> </w:t>
      </w:r>
      <w:r>
        <w:t xml:space="preserve">realizations</w:t>
      </w:r>
      <w:r>
        <w:t xml:space="preserve"> </w:t>
      </w:r>
      <w:r>
        <w:t xml:space="preserve">of</w:t>
      </w:r>
      <w:r>
        <w:t xml:space="preserve"> </w:t>
      </w:r>
      <w:r>
        <w:t xml:space="preserve">a</w:t>
      </w:r>
      <w:r>
        <w:t xml:space="preserve"> </w:t>
      </w:r>
      <w:r>
        <w:t xml:space="preserve">Gaussian</w:t>
      </w:r>
      <w:r>
        <w:t xml:space="preserve"> </w:t>
      </w:r>
      <w:r>
        <w:t xml:space="preserve">Process</w:t>
      </w:r>
      <w:r>
        <w:t xml:space="preserve"> </w:t>
      </w:r>
      <w:r>
        <w:t xml:space="preserve">(</w:t>
      </w:r>
      <w:r>
        <w:t xml:space="preserve">GP</w:t>
      </w:r>
      <w:r>
        <w:t xml:space="preserve">)</w:t>
      </w:r>
      <w:r>
        <w:t xml:space="preserve">,</w:t>
      </w:r>
      <w:r>
        <w:t xml:space="preserve"> </w:t>
      </w:r>
      <w:r>
        <w:t xml:space="preserve">in</w:t>
      </w:r>
      <w:r>
        <w:t xml:space="preserve"> </w:t>
      </w:r>
      <w:r>
        <w:t xml:space="preserve">which</w:t>
      </w:r>
      <w:r>
        <w:t xml:space="preserve"> </w:t>
      </w:r>
      <w:r>
        <w:t xml:space="preserve">spatial</w:t>
      </w:r>
      <w:r>
        <w:t xml:space="preserve"> </w:t>
      </w:r>
      <w:r>
        <w:t xml:space="preserve">dependence</w:t>
      </w:r>
      <w:r>
        <w:t xml:space="preserve"> </w:t>
      </w:r>
      <w:r>
        <w:t xml:space="preserve">is</w:t>
      </w:r>
      <w:r>
        <w:t xml:space="preserve"> </w:t>
      </w:r>
      <w:r>
        <w:t xml:space="preserve">characterized</w:t>
      </w:r>
      <w:r>
        <w:t xml:space="preserve"> </w:t>
      </w:r>
      <w:r>
        <w:t xml:space="preserve">by</w:t>
      </w:r>
      <w:r>
        <w:t xml:space="preserve"> </w:t>
      </w:r>
      <w:r>
        <w:t xml:space="preserve">a</w:t>
      </w:r>
      <w:r>
        <w:t xml:space="preserve"> </w:t>
      </w:r>
      <w:r>
        <w:t xml:space="preserve">species</w:t>
      </w:r>
      <w:r>
        <w:t xml:space="preserve">-</w:t>
      </w:r>
      <w:r>
        <w:t xml:space="preserve">specific</w:t>
      </w:r>
      <w:r>
        <w:t xml:space="preserve"> </w:t>
      </w:r>
      <w:r>
        <w:t xml:space="preserve">length</w:t>
      </w:r>
      <w:r>
        <w:t xml:space="preserve">-</w:t>
      </w:r>
      <w:r>
        <w:t xml:space="preserve">scale</w:t>
      </w:r>
      <w:r>
        <w:t xml:space="preserve"> </w:t>
      </w:r>
      <w:r>
        <w:t xml:space="preserve">parameter</w:t>
      </w:r>
      <w:r>
        <w:t xml:space="preserve"> </w:t>
      </w:r>
      <w:r>
        <w:t xml:space="preserve">(</w:t>
      </w:r>
      <w:r>
        <w:t xml:space="preserve">ρ</w:t>
      </w:r>
      <w:r>
        <w:t xml:space="preserve">)</w:t>
      </w:r>
      <w:r>
        <w:t xml:space="preserve"> </w:t>
      </w:r>
      <w:r>
        <w:t xml:space="preserve">describing</w:t>
      </w:r>
      <w:r>
        <w:t xml:space="preserve"> </w:t>
      </w:r>
      <w:r>
        <w:t xml:space="preserve">the</w:t>
      </w:r>
      <w:r>
        <w:t xml:space="preserve"> </w:t>
      </w:r>
      <w:r>
        <w:t xml:space="preserve">distance</w:t>
      </w:r>
      <w:r>
        <w:t xml:space="preserve"> </w:t>
      </w:r>
      <w:r>
        <w:t xml:space="preserve">over</w:t>
      </w:r>
      <w:r>
        <w:t xml:space="preserve"> </w:t>
      </w:r>
      <w:r>
        <w:t xml:space="preserve">which</w:t>
      </w:r>
      <w:r>
        <w:t xml:space="preserve"> </w:t>
      </w:r>
      <w:r>
        <w:t xml:space="preserve">observations</w:t>
      </w:r>
      <w:r>
        <w:t xml:space="preserve"> </w:t>
      </w:r>
      <w:r>
        <w:t xml:space="preserve">remain</w:t>
      </w:r>
      <w:r>
        <w:t xml:space="preserve"> </w:t>
      </w:r>
      <w:r>
        <w:t xml:space="preserve">correlated</w:t>
      </w:r>
      <w:r>
        <w:t xml:space="preserve">.</w:t>
      </w:r>
      <w:r>
        <w:t xml:space="preserve"> </w:t>
      </w:r>
      <w:r>
        <w:t xml:space="preserve">We</w:t>
      </w:r>
      <w:r>
        <w:t xml:space="preserve"> </w:t>
      </w:r>
      <w:r>
        <w:t xml:space="preserve">hypothesize</w:t>
      </w:r>
      <w:r>
        <w:t xml:space="preserve"> </w:t>
      </w:r>
      <w:r>
        <w:t xml:space="preserve">that</w:t>
      </w:r>
      <w:r>
        <w:t xml:space="preserve"> </w:t>
      </w:r>
      <w:r>
        <w:t xml:space="preserve">the</w:t>
      </w:r>
      <w:r>
        <w:t xml:space="preserve"> </w:t>
      </w:r>
      <w:r>
        <w:t xml:space="preserve">sampling</w:t>
      </w:r>
      <w:r>
        <w:t xml:space="preserve"> </w:t>
      </w:r>
      <w:r>
        <w:t xml:space="preserve">density</w:t>
      </w:r>
      <w:r>
        <w:t xml:space="preserve"> </w:t>
      </w:r>
      <w:r>
        <w:t xml:space="preserve">required</w:t>
      </w:r>
      <w:r>
        <w:t xml:space="preserve"> </w:t>
      </w:r>
      <w:r>
        <w:t xml:space="preserve">to</w:t>
      </w:r>
      <w:r>
        <w:t xml:space="preserve"> </w:t>
      </w:r>
      <w:r>
        <w:t xml:space="preserve">characterize</w:t>
      </w:r>
      <w:r>
        <w:t xml:space="preserve"> </w:t>
      </w:r>
      <w:r>
        <w:t xml:space="preserve">a</w:t>
      </w:r>
      <w:r>
        <w:t xml:space="preserve"> </w:t>
      </w:r>
      <w:r>
        <w:t xml:space="preserve">species</w:t>
      </w:r>
      <w:r>
        <w:t xml:space="preserve">’</w:t>
      </w:r>
      <w:r>
        <w:t xml:space="preserve"> </w:t>
      </w:r>
      <w:r>
        <w:t xml:space="preserve">distribution</w:t>
      </w:r>
      <w:r>
        <w:t xml:space="preserve"> </w:t>
      </w:r>
      <w:r>
        <w:t xml:space="preserve">depends</w:t>
      </w:r>
      <w:r>
        <w:t xml:space="preserve"> </w:t>
      </w:r>
      <w:r>
        <w:t xml:space="preserve">on</w:t>
      </w:r>
      <w:r>
        <w:t xml:space="preserve"> </w:t>
      </w:r>
      <w:r>
        <w:t xml:space="preserve">this</w:t>
      </w:r>
      <w:r>
        <w:t xml:space="preserve"> </w:t>
      </w:r>
      <w:r>
        <w:t xml:space="preserve">spatial</w:t>
      </w:r>
      <w:r>
        <w:t xml:space="preserve"> </w:t>
      </w:r>
      <w:r>
        <w:t xml:space="preserve">length</w:t>
      </w:r>
      <w:r>
        <w:t xml:space="preserve">-</w:t>
      </w:r>
      <w:r>
        <w:t xml:space="preserve">scale</w:t>
      </w:r>
      <w:r>
        <w:t xml:space="preserve">.</w:t>
      </w:r>
      <w:r>
        <w:t xml:space="preserve"> </w:t>
      </w:r>
      <w:r>
        <w:t xml:space="preserve">A</w:t>
      </w:r>
      <w:r>
        <w:t xml:space="preserve"> </w:t>
      </w:r>
      <w:r>
        <w:t xml:space="preserve">species</w:t>
      </w:r>
      <w:r>
        <w:t xml:space="preserve"> </w:t>
      </w:r>
      <w:r>
        <w:t xml:space="preserve">with</w:t>
      </w:r>
      <w:r>
        <w:t xml:space="preserve"> </w:t>
      </w:r>
      <w:r>
        <w:t xml:space="preserve">a</w:t>
      </w:r>
      <w:r>
        <w:t xml:space="preserve"> </w:t>
      </w:r>
      <w:r>
        <w:t xml:space="preserve">long</w:t>
      </w:r>
      <w:r>
        <w:t xml:space="preserve"> </w:t>
      </w:r>
      <w:r>
        <w:t xml:space="preserve">length</w:t>
      </w:r>
      <w:r>
        <w:t xml:space="preserve">-</w:t>
      </w:r>
      <w:r>
        <w:t xml:space="preserve">scale</w:t>
      </w:r>
      <w:r>
        <w:t xml:space="preserve"> </w:t>
      </w:r>
      <w:r>
        <w:t xml:space="preserve">varies</w:t>
      </w:r>
      <w:r>
        <w:t xml:space="preserve"> </w:t>
      </w:r>
      <w:r>
        <w:t xml:space="preserve">gradually</w:t>
      </w:r>
      <w:r>
        <w:t xml:space="preserve"> </w:t>
      </w:r>
      <w:r>
        <w:t xml:space="preserve">across</w:t>
      </w:r>
      <w:r>
        <w:t xml:space="preserve"> </w:t>
      </w:r>
      <w:r>
        <w:t xml:space="preserve">space</w:t>
      </w:r>
      <w:r>
        <w:t xml:space="preserve"> </w:t>
      </w:r>
      <w:r>
        <w:t xml:space="preserve">and</w:t>
      </w:r>
      <w:r>
        <w:t xml:space="preserve"> </w:t>
      </w:r>
      <w:r>
        <w:t xml:space="preserve">can</w:t>
      </w:r>
      <w:r>
        <w:t xml:space="preserve"> </w:t>
      </w:r>
      <w:r>
        <w:t xml:space="preserve">therefore</w:t>
      </w:r>
      <w:r>
        <w:t xml:space="preserve"> </w:t>
      </w:r>
      <w:r>
        <w:t xml:space="preserve">be</w:t>
      </w:r>
      <w:r>
        <w:t xml:space="preserve"> </w:t>
      </w:r>
      <w:r>
        <w:t xml:space="preserve">reconstructed</w:t>
      </w:r>
      <w:r>
        <w:t xml:space="preserve"> </w:t>
      </w:r>
      <w:r>
        <w:t xml:space="preserve">from</w:t>
      </w:r>
      <w:r>
        <w:t xml:space="preserve"> </w:t>
      </w:r>
      <w:r>
        <w:t xml:space="preserve">fewer</w:t>
      </w:r>
      <w:r>
        <w:t xml:space="preserve"> </w:t>
      </w:r>
      <w:r>
        <w:t xml:space="preserve">samples</w:t>
      </w:r>
      <w:r>
        <w:t xml:space="preserve">,</w:t>
      </w:r>
      <w:r>
        <w:t xml:space="preserve"> </w:t>
      </w:r>
      <w:r>
        <w:t xml:space="preserve">whereas</w:t>
      </w:r>
      <w:r>
        <w:t xml:space="preserve"> </w:t>
      </w:r>
      <w:r>
        <w:t xml:space="preserve">a</w:t>
      </w:r>
      <w:r>
        <w:t xml:space="preserve"> </w:t>
      </w:r>
      <w:r>
        <w:t xml:space="preserve">species</w:t>
      </w:r>
      <w:r>
        <w:t xml:space="preserve"> </w:t>
      </w:r>
      <w:r>
        <w:t xml:space="preserve">with</w:t>
      </w:r>
      <w:r>
        <w:t xml:space="preserve"> </w:t>
      </w:r>
      <w:r>
        <w:t xml:space="preserve">a</w:t>
      </w:r>
      <w:r>
        <w:t xml:space="preserve"> </w:t>
      </w:r>
      <w:r>
        <w:t xml:space="preserve">short</w:t>
      </w:r>
      <w:r>
        <w:t xml:space="preserve"> </w:t>
      </w:r>
      <w:r>
        <w:t xml:space="preserve">length</w:t>
      </w:r>
      <w:r>
        <w:t xml:space="preserve">-</w:t>
      </w:r>
      <w:r>
        <w:t xml:space="preserve">scale</w:t>
      </w:r>
      <w:r>
        <w:t xml:space="preserve"> </w:t>
      </w:r>
      <w:r>
        <w:t xml:space="preserve">exhibits</w:t>
      </w:r>
      <w:r>
        <w:t xml:space="preserve"> </w:t>
      </w:r>
      <w:r>
        <w:t xml:space="preserve">more</w:t>
      </w:r>
      <w:r>
        <w:t xml:space="preserve"> </w:t>
      </w:r>
      <w:r>
        <w:t xml:space="preserve">rapid</w:t>
      </w:r>
      <w:r>
        <w:t xml:space="preserve"> </w:t>
      </w:r>
      <w:r>
        <w:t xml:space="preserve">spatial</w:t>
      </w:r>
      <w:r>
        <w:t xml:space="preserve"> </w:t>
      </w:r>
      <w:r>
        <w:t xml:space="preserve">variation</w:t>
      </w:r>
      <w:r>
        <w:t xml:space="preserve"> </w:t>
      </w:r>
      <w:r>
        <w:t xml:space="preserve">and</w:t>
      </w:r>
      <w:r>
        <w:t xml:space="preserve"> </w:t>
      </w:r>
      <w:r>
        <w:t xml:space="preserve">consequently</w:t>
      </w:r>
      <w:r>
        <w:t xml:space="preserve"> </w:t>
      </w:r>
      <w:r>
        <w:t xml:space="preserve">requires</w:t>
      </w:r>
      <w:r>
        <w:t xml:space="preserve"> </w:t>
      </w:r>
      <w:r>
        <w:t xml:space="preserve">denser</w:t>
      </w:r>
      <w:r>
        <w:t xml:space="preserve"> </w:t>
      </w:r>
      <w:r>
        <w:t xml:space="preserve">sampling</w:t>
      </w:r>
      <w:r>
        <w:t xml:space="preserve"> </w:t>
      </w:r>
      <w:r>
        <w:t xml:space="preserve">(</w:t>
      </w:r>
      <w:r>
        <w:t xml:space="preserve">Figure</w:t>
      </w:r>
      <w:r>
        <w:t xml:space="preserve"> </w:t>
      </w:r>
      <w:r>
        <w:t xml:space="preserve">1</w:t>
      </w:r>
      <w:r>
        <w:t xml:space="preserve">)</w:t>
      </w:r>
      <w:r>
        <w:t xml:space="preserve">.</w:t>
      </w:r>
      <w:r>
        <w:t xml:space="preserve"> </w:t>
      </w:r>
      <w:r>
        <w:t xml:space="preserve">Thus</w:t>
      </w:r>
      <w:r>
        <w:t xml:space="preserve">,</w:t>
      </w:r>
      <w:r>
        <w:t xml:space="preserve"> </w:t>
      </w:r>
      <w:r>
        <w:t xml:space="preserve">knowledge</w:t>
      </w:r>
      <w:r>
        <w:t xml:space="preserve"> </w:t>
      </w:r>
      <w:r>
        <w:t xml:space="preserve">of</w:t>
      </w:r>
      <w:r>
        <w:t xml:space="preserve"> </w:t>
      </w:r>
      <w:r>
        <w:t xml:space="preserve">species</w:t>
      </w:r>
      <w:r>
        <w:t xml:space="preserve">-</w:t>
      </w:r>
      <w:r>
        <w:t xml:space="preserve">specific</w:t>
      </w:r>
      <w:r>
        <w:t xml:space="preserve"> </w:t>
      </w:r>
      <w:r>
        <w:t xml:space="preserve">spatial</w:t>
      </w:r>
      <w:r>
        <w:t xml:space="preserve"> </w:t>
      </w:r>
      <w:r>
        <w:t xml:space="preserve">autocorrelation</w:t>
      </w:r>
      <w:r>
        <w:t xml:space="preserve"> </w:t>
      </w:r>
      <w:r>
        <w:t xml:space="preserve">can</w:t>
      </w:r>
      <w:r>
        <w:t xml:space="preserve"> </w:t>
      </w:r>
      <w:r>
        <w:t xml:space="preserve">provide</w:t>
      </w:r>
      <w:r>
        <w:t xml:space="preserve"> </w:t>
      </w:r>
      <w:r>
        <w:t xml:space="preserve">a</w:t>
      </w:r>
      <w:r>
        <w:t xml:space="preserve"> </w:t>
      </w:r>
      <w:r>
        <w:t xml:space="preserve">quantitative</w:t>
      </w:r>
      <w:r>
        <w:t xml:space="preserve"> </w:t>
      </w:r>
      <w:r>
        <w:t xml:space="preserve">basis</w:t>
      </w:r>
      <w:r>
        <w:t xml:space="preserve"> </w:t>
      </w:r>
      <w:r>
        <w:t xml:space="preserve">for</w:t>
      </w:r>
      <w:r>
        <w:t xml:space="preserve"> </w:t>
      </w:r>
      <w:r>
        <w:t xml:space="preserve">informing</w:t>
      </w:r>
      <w:r>
        <w:t xml:space="preserve"> </w:t>
      </w:r>
      <w:r>
        <w:t xml:space="preserve">sampling</w:t>
      </w:r>
      <w:r>
        <w:t xml:space="preserve"> </w:t>
      </w:r>
      <w:r>
        <w:t xml:space="preserve">effort</w:t>
      </w:r>
      <w:r>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w:t>
      </w:r>
      <w:r>
        <w:t xml:space="preserve"> </w:t>
      </w:r>
      <w:bookmarkEnd w:id="3"/>
      <w:del w:id="9045" w:author="Gledis Guri" w:date="2026-09-25T00:00:00Z">
        <w:r>
          <w:delText xml:space="preserve">In</w:delText>
        </w:r>
        <w:r>
          <w:delText xml:space="preserve"> </w:delText>
        </w:r>
        <w:r>
          <w:delText xml:space="preserve">this</w:delText>
        </w:r>
        <w:r>
          <w:delText xml:space="preserve"> </w:delText>
        </w:r>
        <w:r>
          <w:delText xml:space="preserve">study</w:delText>
        </w:r>
        <w:r>
          <w:delText xml:space="preserve">,</w:delText>
        </w:r>
        <w:r>
          <w:delText xml:space="preserve"> </w:delText>
        </w:r>
        <w:r>
          <w:delText xml:space="preserve">we</w:delText>
        </w:r>
        <w:r>
          <w:delText xml:space="preserve"> </w:delText>
        </w:r>
        <w:r>
          <w:delText xml:space="preserve">assess</w:delText>
        </w:r>
        <w:r>
          <w:delText xml:space="preserve"> </w:delText>
        </w:r>
        <w:r>
          <w:delText xml:space="preserve">how</w:delText>
        </w:r>
        <w:r>
          <w:delText xml:space="preserve"> </w:delText>
        </w:r>
        <w:r>
          <w:delText xml:space="preserve">species</w:delText>
        </w:r>
        <w:r>
          <w:delText xml:space="preserve"> </w:delText>
        </w:r>
        <w:r>
          <w:delText xml:space="preserve">spatial</w:delText>
        </w:r>
        <w:r>
          <w:delText xml:space="preserve"> </w:delText>
        </w:r>
        <w:r>
          <w:delText xml:space="preserve">autocorrelation</w:delText>
        </w:r>
        <w:r>
          <w:delText xml:space="preserve"> </w:delText>
        </w:r>
        <w:r>
          <w:delText xml:space="preserve">influences</w:delText>
        </w:r>
        <w:r>
          <w:delText xml:space="preserve"> </w:delText>
        </w:r>
        <w:r>
          <w:delText xml:space="preserve">the</w:delText>
        </w:r>
        <w:r>
          <w:delText xml:space="preserve"> </w:delText>
        </w:r>
        <w:r>
          <w:delText xml:space="preserve">efficiency</w:delText>
        </w:r>
        <w:r>
          <w:delText xml:space="preserve"> </w:delText>
        </w:r>
        <w:r>
          <w:delText xml:space="preserve">of</w:delText>
        </w:r>
        <w:r>
          <w:delText xml:space="preserve"> </w:delText>
        </w:r>
        <w:r>
          <w:delText xml:space="preserve">eDNA</w:delText>
        </w:r>
        <w:r>
          <w:delText xml:space="preserve"> </w:delText>
        </w:r>
        <w:r>
          <w:delText xml:space="preserve">metabarcoding</w:delText>
        </w:r>
        <w:r>
          <w:delText xml:space="preserve"> </w:delText>
        </w:r>
        <w:r>
          <w:delText xml:space="preserve">marine</w:delText>
        </w:r>
        <w:r>
          <w:delText xml:space="preserve"> </w:delText>
        </w:r>
        <w:r>
          <w:delText xml:space="preserve">sampling</w:delText>
        </w:r>
        <w:r>
          <w:delText xml:space="preserve"> </w:delText>
        </w:r>
        <w:r>
          <w:delText xml:space="preserve">strategies</w:delText>
        </w:r>
      </w:del>
      <w:ins w:id="9046" w:author="Gledis Guri" w:date="2026-09-25T00:00:00Z">
        <w:r>
          <w:t xml:space="preserve">Yet there is still no general, transferable procedure for deciding how many eDNA samples a survey needs, and design guidance is rarely used unless it is accessible to those who plan surveys. Here we present such a procedure together with a free, interactive tool that implements it</w:t>
        </w:r>
      </w:ins>
      <w:r>
        <w:t xml:space="preserve">.</w:t>
      </w:r>
      <w:r>
        <w:t xml:space="preserve"> </w:t>
      </w:r>
      <w:r>
        <w:t xml:space="preserve">Using</w:t>
      </w:r>
      <w:r>
        <w:t xml:space="preserve"> </w:t>
      </w:r>
      <w:del w:id="9047" w:author="Gledis Guri" w:date="2026-09-25T00:00:00Z">
        <w:r>
          <w:delText xml:space="preserve">both</w:delText>
        </w:r>
      </w:del>
      <w:ins w:id="9048" w:author="Gledis Guri" w:date="2026-09-25T00:00:00Z">
        <w:r>
          <w:t xml:space="preserve">paired</w:t>
        </w:r>
      </w:ins>
      <w:r>
        <w:t xml:space="preserve"> </w:t>
      </w:r>
      <w:r>
        <w:t xml:space="preserve">simulated</w:t>
      </w:r>
      <w:r>
        <w:t xml:space="preserve"> </w:t>
      </w:r>
      <w:r>
        <w:t xml:space="preserve">and</w:t>
      </w:r>
      <w:r>
        <w:t xml:space="preserve"> </w:t>
      </w:r>
      <w:r>
        <w:t xml:space="preserve">empirical</w:t>
      </w:r>
      <w:r>
        <w:t xml:space="preserve"> </w:t>
      </w:r>
      <w:r>
        <w:t xml:space="preserve">eDNA</w:t>
      </w:r>
      <w:r>
        <w:t xml:space="preserve"> </w:t>
      </w:r>
      <w:r>
        <w:t xml:space="preserve">data</w:t>
      </w:r>
      <w:r>
        <w:t xml:space="preserve"> </w:t>
      </w:r>
      <w:r>
        <w:t xml:space="preserve">for</w:t>
      </w:r>
      <w:r>
        <w:t xml:space="preserve"> </w:t>
      </w:r>
      <w:r>
        <w:t xml:space="preserve">species</w:t>
      </w:r>
      <w:r>
        <w:t xml:space="preserve"> </w:t>
      </w:r>
      <w:r>
        <w:t xml:space="preserve">that</w:t>
      </w:r>
      <w:r>
        <w:t xml:space="preserve"> </w:t>
      </w:r>
      <w:r>
        <w:t xml:space="preserve">differ</w:t>
      </w:r>
      <w:r>
        <w:t xml:space="preserve"> </w:t>
      </w:r>
      <w:r>
        <w:t xml:space="preserve">in</w:t>
      </w:r>
      <w:r>
        <w:t xml:space="preserve"> </w:t>
      </w:r>
      <w:r>
        <w:t xml:space="preserve">their</w:t>
      </w:r>
      <w:r>
        <w:t xml:space="preserve"> </w:t>
      </w:r>
      <w:r>
        <w:t xml:space="preserve">spatial</w:t>
      </w:r>
      <w:r>
        <w:t xml:space="preserve"> </w:t>
      </w:r>
      <w:r>
        <w:t xml:space="preserve">distributions</w:t>
      </w:r>
      <w:r>
        <w:t xml:space="preserve">,</w:t>
      </w:r>
      <w:r>
        <w:t xml:space="preserve"> </w:t>
      </w:r>
      <w:del w:id="9049" w:author="Gledis Guri" w:date="2026-09-25T00:00:00Z">
        <w:r>
          <w:delText xml:space="preserve">we</w:delText>
        </w:r>
        <w:r>
          <w:delText xml:space="preserve"> </w:delText>
        </w:r>
        <w:r>
          <w:delText xml:space="preserve">quantify</w:delText>
        </w:r>
      </w:del>
      <w:ins w:id="9050" w:author="Gledis Guri" w:date="2026-09-25T00:00:00Z">
        <w:r>
          <w:t xml:space="preserve">the method quantifies</w:t>
        </w:r>
      </w:ins>
      <w:r>
        <w:t xml:space="preserve"> </w:t>
      </w:r>
      <w:r>
        <w:t xml:space="preserve">how</w:t>
      </w:r>
      <w:r>
        <w:t xml:space="preserve"> </w:t>
      </w:r>
      <w:r>
        <w:t xml:space="preserve">spatial</w:t>
      </w:r>
      <w:r>
        <w:t xml:space="preserve"> </w:t>
      </w:r>
      <w:r>
        <w:t xml:space="preserve">autocorrelation</w:t>
      </w:r>
      <w:r>
        <w:t xml:space="preserve"> </w:t>
      </w:r>
      <w:r>
        <w:t xml:space="preserve">and</w:t>
      </w:r>
      <w:r>
        <w:t xml:space="preserve"> </w:t>
      </w:r>
      <w:r>
        <w:t xml:space="preserve">sampling</w:t>
      </w:r>
      <w:r>
        <w:t xml:space="preserve"> </w:t>
      </w:r>
      <w:r>
        <w:t xml:space="preserve">effort</w:t>
      </w:r>
      <w:r>
        <w:t xml:space="preserve"> </w:t>
      </w:r>
      <w:r>
        <w:t xml:space="preserve">affect</w:t>
      </w:r>
      <w:r>
        <w:t xml:space="preserve"> </w:t>
      </w:r>
      <w:r>
        <w:t xml:space="preserve">(</w:t>
      </w:r>
      <w:proofErr w:type="spellStart"/>
      <w:r>
        <w:t xml:space="preserve">i</w:t>
      </w:r>
      <w:proofErr w:type="spellEnd"/>
      <w:r>
        <w:t xml:space="preserve">)</w:t>
      </w:r>
      <w:r>
        <w:t xml:space="preserve"> </w:t>
      </w:r>
      <w:r>
        <w:t xml:space="preserve">the</w:t>
      </w:r>
      <w:r>
        <w:t xml:space="preserve"> </w:t>
      </w:r>
      <w:r>
        <w:t xml:space="preserve">predictive</w:t>
      </w:r>
      <w:r>
        <w:t xml:space="preserve"> </w:t>
      </w:r>
      <w:r>
        <w:t xml:space="preserve">accuracy</w:t>
      </w:r>
      <w:r>
        <w:t xml:space="preserve"> </w:t>
      </w:r>
      <w:r>
        <w:t xml:space="preserve">of</w:t>
      </w:r>
      <w:r>
        <w:t xml:space="preserve"> </w:t>
      </w:r>
      <w:r>
        <w:t xml:space="preserve">species</w:t>
      </w:r>
      <w:r>
        <w:t xml:space="preserve"> </w:t>
      </w:r>
      <w:r>
        <w:t xml:space="preserve">distribution</w:t>
      </w:r>
      <w:r>
        <w:t xml:space="preserve"> </w:t>
      </w:r>
      <w:r>
        <w:t xml:space="preserve">models</w:t>
      </w:r>
      <w:r>
        <w:t xml:space="preserve"> </w:t>
      </w:r>
      <w:r>
        <w:t xml:space="preserve">and</w:t>
      </w:r>
      <w:r>
        <w:t xml:space="preserve"> </w:t>
      </w:r>
      <w:r>
        <w:t xml:space="preserve">(</w:t>
      </w:r>
      <w:r>
        <w:t xml:space="preserve">ii</w:t>
      </w:r>
      <w:r>
        <w:t xml:space="preserve">)</w:t>
      </w:r>
      <w:r>
        <w:t xml:space="preserve"> </w:t>
      </w:r>
      <w:r>
        <w:t xml:space="preserve">the</w:t>
      </w:r>
      <w:r>
        <w:t xml:space="preserve"> </w:t>
      </w:r>
      <w:r>
        <w:t xml:space="preserve">accuracy</w:t>
      </w:r>
      <w:r>
        <w:t xml:space="preserve"> </w:t>
      </w:r>
      <w:r>
        <w:t xml:space="preserve">of</w:t>
      </w:r>
      <w:r>
        <w:t xml:space="preserve"> </w:t>
      </w:r>
      <w:r>
        <w:t xml:space="preserve">GP</w:t>
      </w:r>
      <w:r>
        <w:t xml:space="preserve"> </w:t>
      </w:r>
      <w:r>
        <w:t xml:space="preserve">parameter</w:t>
      </w:r>
      <w:r>
        <w:t xml:space="preserve"> </w:t>
      </w:r>
      <w:r>
        <w:t xml:space="preserve">estimation</w:t>
      </w:r>
      <w:ins w:id="9051" w:author="Gledis Guri" w:date="2026-09-25T00:00:00Z">
        <w:r>
          <w:t xml:space="preserve">, and summarizes the result in an equation that can be solved for the sampling effort required</w:t>
        </w:r>
      </w:ins>
      <w:r>
        <w:t xml:space="preserve">.</w:t>
      </w:r>
      <w:r>
        <w:t xml:space="preserve"> </w:t>
      </w:r>
      <w:r>
        <w:t xml:space="preserve">Our</w:t>
      </w:r>
      <w:r>
        <w:t xml:space="preserve"> </w:t>
      </w:r>
      <w:r>
        <w:t xml:space="preserve">objective</w:t>
      </w:r>
      <w:r>
        <w:t xml:space="preserve"> </w:t>
      </w:r>
      <w:r>
        <w:t xml:space="preserve">is</w:t>
      </w:r>
      <w:r>
        <w:t xml:space="preserve"> </w:t>
      </w:r>
      <w:r>
        <w:t xml:space="preserve">deliberately</w:t>
      </w:r>
      <w:r>
        <w:t xml:space="preserve"> </w:t>
      </w:r>
      <w:r>
        <w:t xml:space="preserve">operational</w:t>
      </w:r>
      <w:r>
        <w:t xml:space="preserve">:</w:t>
      </w:r>
      <w:r>
        <w:t xml:space="preserve"> </w:t>
      </w:r>
      <w:r>
        <w:t xml:space="preserve">to</w:t>
      </w:r>
      <w:r>
        <w:t xml:space="preserve"> </w:t>
      </w:r>
      <w:r>
        <w:t xml:space="preserve">provide</w:t>
      </w:r>
      <w:r>
        <w:t xml:space="preserve"> </w:t>
      </w:r>
      <w:r>
        <w:t xml:space="preserve">survey</w:t>
      </w:r>
      <w:r>
        <w:t xml:space="preserve"> </w:t>
      </w:r>
      <w:r>
        <w:t xml:space="preserve">planners</w:t>
      </w:r>
      <w:r>
        <w:t xml:space="preserve"> </w:t>
      </w:r>
      <w:r>
        <w:t xml:space="preserve">with</w:t>
      </w:r>
      <w:r>
        <w:t xml:space="preserve"> </w:t>
      </w:r>
      <w:r>
        <w:t xml:space="preserve">guidance</w:t>
      </w:r>
      <w:r>
        <w:t xml:space="preserve"> </w:t>
      </w:r>
      <w:r>
        <w:t xml:space="preserve">that</w:t>
      </w:r>
      <w:r>
        <w:t xml:space="preserve"> </w:t>
      </w:r>
      <w:r>
        <w:t xml:space="preserve">can</w:t>
      </w:r>
      <w:r>
        <w:t xml:space="preserve"> </w:t>
      </w:r>
      <w:r>
        <w:t xml:space="preserve">be</w:t>
      </w:r>
      <w:r>
        <w:t xml:space="preserve"> </w:t>
      </w:r>
      <w:r>
        <w:t xml:space="preserve">applied</w:t>
      </w:r>
      <w:r>
        <w:t xml:space="preserve"> </w:t>
      </w:r>
      <w:r>
        <w:t xml:space="preserve">before</w:t>
      </w:r>
      <w:r>
        <w:t xml:space="preserve"> </w:t>
      </w:r>
      <w:r>
        <w:t xml:space="preserve">a</w:t>
      </w:r>
      <w:r>
        <w:t xml:space="preserve"> </w:t>
      </w:r>
      <w:r>
        <w:t xml:space="preserve">cruise</w:t>
      </w:r>
      <w:r>
        <w:t xml:space="preserve">,</w:t>
      </w:r>
      <w:r>
        <w:t xml:space="preserve"> </w:t>
      </w:r>
      <w:r>
        <w:t xml:space="preserve">based</w:t>
      </w:r>
      <w:r>
        <w:t xml:space="preserve"> </w:t>
      </w:r>
      <w:r>
        <w:t xml:space="preserve">on</w:t>
      </w:r>
      <w:r>
        <w:t xml:space="preserve"> </w:t>
      </w:r>
      <w:r>
        <w:t xml:space="preserve">a</w:t>
      </w:r>
      <w:r>
        <w:t xml:space="preserve"> </w:t>
      </w:r>
      <w:r>
        <w:t xml:space="preserve">prior</w:t>
      </w:r>
      <w:r>
        <w:t xml:space="preserve"> </w:t>
      </w:r>
      <w:r>
        <w:t xml:space="preserve">estimate</w:t>
      </w:r>
      <w:r>
        <w:t xml:space="preserve"> </w:t>
      </w:r>
      <w:r>
        <w:t xml:space="preserve">of</w:t>
      </w:r>
      <w:r>
        <w:t xml:space="preserve"> </w:t>
      </w:r>
      <w:r>
        <w:t xml:space="preserve">the</w:t>
      </w:r>
      <w:r>
        <w:t xml:space="preserve"> </w:t>
      </w:r>
      <w:r>
        <w:t xml:space="preserve">spatial</w:t>
      </w:r>
      <w:r>
        <w:t xml:space="preserve"> </w:t>
      </w:r>
      <w:r>
        <w:t xml:space="preserve">autocorrelation</w:t>
      </w:r>
      <w:r>
        <w:t xml:space="preserve"> </w:t>
      </w:r>
      <w:r>
        <w:t xml:space="preserve">of</w:t>
      </w:r>
      <w:r>
        <w:t xml:space="preserve"> </w:t>
      </w:r>
      <w:r>
        <w:t xml:space="preserve">target</w:t>
      </w:r>
      <w:r>
        <w:t xml:space="preserve"> </w:t>
      </w:r>
      <w:r>
        <w:t xml:space="preserve">taxa</w:t>
      </w:r>
      <w:r>
        <w:t xml:space="preserve"> </w:t>
      </w:r>
      <w:r>
        <w:t xml:space="preserve">and</w:t>
      </w:r>
      <w:r>
        <w:t xml:space="preserve"> </w:t>
      </w:r>
      <w:r>
        <w:t xml:space="preserve">the</w:t>
      </w:r>
      <w:r>
        <w:t xml:space="preserve"> </w:t>
      </w:r>
      <w:r>
        <w:t xml:space="preserve">level</w:t>
      </w:r>
      <w:r>
        <w:t xml:space="preserve"> </w:t>
      </w:r>
      <w:r>
        <w:t xml:space="preserve">of</w:t>
      </w:r>
      <w:r>
        <w:t xml:space="preserve"> </w:t>
      </w:r>
      <w:r>
        <w:t xml:space="preserve">precision</w:t>
      </w:r>
      <w:r>
        <w:t xml:space="preserve"> </w:t>
      </w:r>
      <w:r>
        <w:t xml:space="preserve">required</w:t>
      </w:r>
      <w:r>
        <w:t xml:space="preserve">.</w:t>
      </w:r>
      <w:ins w:id="9052" w:author="Gledis Guri" w:date="2026-09-25T00:00:00Z">
        <w:r>
          <w:t xml:space="preserve"> We describe the method and the planner, demonstrate both with a multispecies eDNA survey of the California Current, and outline applications to survey planning, monitoring and management.</w:t>
        </w:r>
      </w:ins>
    </w:p>
    <w:p w14:paraId="4723CA1B" w14:textId="7E84112C" w:rsidR="006E5251" w:rsidRDefault="0025394F" w:rsidP="001643E6">
      <w:pPr>
        <w:pStyle w:val="BodyText"/>
        <w:spacing w:line="480" w:lineRule="auto"/>
        <w:rPr>
          <w:del w:id="9054" w:author="Gledis Guri" w:date="2026-09-25T00:00:00Z"/>
        </w:rPr>
      </w:pPr>
      <w:del w:id="9053" w:author="Gledis Guri" w:date="2026-09-25T00:00:00Z">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del>
    </w:p>
    <w:p w14:paraId="4E48C64F" w14:textId="102C6FA9" w:rsidR="007D49E0" w:rsidRPr="00871E3F" w:rsidRDefault="00B65A9C" w:rsidP="001643E6">
      <w:pPr>
        <w:pStyle w:val="BodyText"/>
        <w:spacing w:line="480" w:lineRule="auto"/>
        <w:rPr>
          <w:del w:id="9056" w:author="Gledis Guri" w:date="2026-09-25T00:00:00Z"/>
          <w:i/>
          <w:iCs/>
        </w:rPr>
      </w:pPr>
      <w:del w:id="9055" w:author="Gledis Guri" w:date="2026-09-25T00:00:00Z">
        <w:r>
          <w:rPr>
            <w:i/>
            <w:iCs/>
          </w:rPr>
          <w:delText xml:space="preserve">Figure</w:delText>
        </w:r>
        <w:r>
          <w:rPr>
            <w:i/>
            <w:iCs/>
          </w:rPr>
          <w:delText xml:space="preserve"> </w:delText>
        </w:r>
        <w:r>
          <w:rPr>
            <w:i/>
            <w:iCs/>
          </w:rPr>
          <w:delText xml:space="preserve">1</w:delText>
        </w:r>
        <w:r>
          <w:rPr>
            <w:i/>
            <w:iCs/>
          </w:rPr>
          <w:delText xml:space="preserve">.</w:delText>
        </w:r>
        <w:r>
          <w:rPr>
            <w:i/>
            <w:iCs/>
          </w:rPr>
          <w:delText xml:space="preserve"> </w:delText>
        </w:r>
        <w:r>
          <w:rPr>
            <w:i/>
            <w:iCs/>
          </w:rPr>
          <w:delText xml:space="preserve">Conceptual</w:delText>
        </w:r>
        <w:r>
          <w:rPr>
            <w:i/>
            <w:iCs/>
          </w:rPr>
          <w:delText xml:space="preserve"> </w:delText>
        </w:r>
        <w:r>
          <w:rPr>
            <w:i/>
            <w:iCs/>
          </w:rPr>
          <w:delText xml:space="preserve">illustrati</w:delText>
        </w:r>
        <w:r>
          <w:rPr>
            <w:i/>
            <w:iCs/>
          </w:rPr>
          <w:delText xml:space="preserve">on</w:delText>
        </w:r>
        <w:r>
          <w:rPr>
            <w:i/>
            <w:iCs/>
          </w:rPr>
          <w:delText xml:space="preserve"> </w:delText>
        </w:r>
        <w:r>
          <w:rPr>
            <w:i/>
            <w:iCs/>
          </w:rPr>
          <w:delText xml:space="preserve">how</w:delText>
        </w:r>
        <w:r>
          <w:rPr>
            <w:i/>
            <w:iCs/>
          </w:rPr>
          <w:delText xml:space="preserve"> </w:delText>
        </w:r>
        <w:r>
          <w:rPr>
            <w:i/>
            <w:iCs/>
          </w:rPr>
          <w:delText xml:space="preserve">sampling</w:delText>
        </w:r>
        <w:r>
          <w:rPr>
            <w:i/>
            <w:iCs/>
          </w:rPr>
          <w:delText xml:space="preserve"> </w:delText>
        </w:r>
        <w:r>
          <w:rPr>
            <w:i/>
            <w:iCs/>
          </w:rPr>
          <w:delText xml:space="preserve">density</w:delText>
        </w:r>
        <w:r>
          <w:rPr>
            <w:i/>
            <w:iCs/>
          </w:rPr>
          <w:delText xml:space="preserve"> </w:delText>
        </w:r>
        <w:r>
          <w:rPr>
            <w:i/>
            <w:iCs/>
          </w:rPr>
          <w:delText xml:space="preserve">affects</w:delText>
        </w:r>
        <w:r>
          <w:rPr>
            <w:i/>
            <w:iCs/>
          </w:rPr>
          <w:delText xml:space="preserve"> </w:delText>
        </w:r>
        <w:r>
          <w:rPr>
            <w:i/>
            <w:iCs/>
          </w:rPr>
          <w:delText xml:space="preserve">reconstruction</w:delText>
        </w:r>
        <w:r>
          <w:rPr>
            <w:i/>
            <w:iCs/>
          </w:rPr>
          <w:delText xml:space="preserve"> </w:delText>
        </w:r>
        <w:r>
          <w:rPr>
            <w:i/>
            <w:iCs/>
          </w:rPr>
          <w:delText xml:space="preserve">of</w:delText>
        </w:r>
        <w:r>
          <w:rPr>
            <w:i/>
            <w:iCs/>
          </w:rPr>
          <w:delText xml:space="preserve"> </w:delText>
        </w:r>
        <w:r>
          <w:rPr>
            <w:i/>
            <w:iCs/>
          </w:rPr>
          <w:delText xml:space="preserve">spatial</w:delText>
        </w:r>
        <w:r>
          <w:rPr>
            <w:i/>
            <w:iCs/>
          </w:rPr>
          <w:delText xml:space="preserve"> </w:delText>
        </w:r>
        <w:r>
          <w:rPr>
            <w:i/>
            <w:iCs/>
          </w:rPr>
          <w:delText xml:space="preserve">concentration</w:delText>
        </w:r>
        <w:r>
          <w:rPr>
            <w:i/>
            <w:iCs/>
          </w:rPr>
          <w:delText xml:space="preserve"> </w:delText>
        </w:r>
        <w:r>
          <w:rPr>
            <w:i/>
            <w:iCs/>
          </w:rPr>
          <w:delText xml:space="preserve">patterns</w:delText>
        </w:r>
        <w:r>
          <w:rPr>
            <w:i/>
            <w:iCs/>
          </w:rPr>
          <w:delText xml:space="preserve"> </w:delText>
        </w:r>
        <w:r>
          <w:rPr>
            <w:i/>
            <w:iCs/>
          </w:rPr>
          <w:delText xml:space="preserve">across</w:delText>
        </w:r>
        <w:r>
          <w:rPr>
            <w:i/>
            <w:iCs/>
          </w:rPr>
          <w:delText xml:space="preserve"> </w:delText>
        </w:r>
        <w:r>
          <w:rPr>
            <w:i/>
            <w:iCs/>
          </w:rPr>
          <w:delText xml:space="preserve">different</w:delText>
        </w:r>
        <w:r>
          <w:rPr>
            <w:i/>
            <w:iCs/>
          </w:rPr>
          <w:delText xml:space="preserve"> </w:delText>
        </w:r>
        <w:r>
          <w:rPr>
            <w:i/>
            <w:iCs/>
          </w:rPr>
          <w:delText xml:space="preserve">spatial</w:delText>
        </w:r>
        <w:r>
          <w:rPr>
            <w:i/>
            <w:iCs/>
          </w:rPr>
          <w:delText xml:space="preserve"> </w:delText>
        </w:r>
        <w:r>
          <w:rPr>
            <w:i/>
            <w:iCs/>
          </w:rPr>
          <w:delText xml:space="preserve">structures</w:delText>
        </w:r>
        <w:r>
          <w:rPr>
            <w:i/>
            <w:iCs/>
          </w:rPr>
          <w:delText xml:space="preserve">.</w:delText>
        </w:r>
        <w:r>
          <w:rPr>
            <w:i/>
            <w:iCs/>
          </w:rPr>
          <w:delText xml:space="preserve"> </w:delText>
        </w:r>
        <w:r>
          <w:rPr>
            <w:i/>
            <w:iCs/>
          </w:rPr>
          <w:delText xml:space="preserve">Panel</w:delText>
        </w:r>
        <w:r>
          <w:rPr>
            <w:i/>
            <w:iCs/>
          </w:rPr>
          <w:delText xml:space="preserve"> </w:delText>
        </w:r>
        <w:r>
          <w:rPr>
            <w:i/>
            <w:iCs/>
          </w:rPr>
          <w:delText xml:space="preserve">A</w:delText>
        </w:r>
        <w:r>
          <w:rPr>
            <w:i/>
            <w:iCs/>
          </w:rPr>
          <w:delText xml:space="preserve"> </w:delText>
        </w:r>
        <w:r>
          <w:rPr>
            <w:i/>
            <w:iCs/>
          </w:rPr>
          <w:delText xml:space="preserve">shows</w:delText>
        </w:r>
        <w:r>
          <w:rPr>
            <w:i/>
            <w:iCs/>
          </w:rPr>
          <w:delText xml:space="preserve"> </w:delText>
        </w:r>
        <w:r>
          <w:rPr>
            <w:i/>
            <w:iCs/>
          </w:rPr>
          <w:delText xml:space="preserve">a</w:delText>
        </w:r>
        <w:r>
          <w:rPr>
            <w:i/>
            <w:iCs/>
          </w:rPr>
          <w:delText xml:space="preserve"> </w:delText>
        </w:r>
        <w:r>
          <w:rPr>
            <w:i/>
            <w:iCs/>
          </w:rPr>
          <w:delText xml:space="preserve">patchy</w:delText>
        </w:r>
        <w:r>
          <w:rPr>
            <w:i/>
            <w:iCs/>
          </w:rPr>
          <w:delText xml:space="preserve"> </w:delText>
        </w:r>
        <w:r>
          <w:rPr>
            <w:i/>
            <w:iCs/>
          </w:rPr>
          <w:delText xml:space="preserve">species</w:delText>
        </w:r>
        <w:r>
          <w:rPr>
            <w:i/>
            <w:iCs/>
          </w:rPr>
          <w:delText xml:space="preserve"> </w:delText>
        </w:r>
        <w:r>
          <w:rPr>
            <w:i/>
            <w:iCs/>
          </w:rPr>
          <w:delText xml:space="preserve">distribution</w:delText>
        </w:r>
        <w:r>
          <w:rPr>
            <w:i/>
            <w:iCs/>
          </w:rPr>
          <w:delText xml:space="preserve"> </w:delText>
        </w:r>
        <w:r>
          <w:rPr>
            <w:i/>
            <w:iCs/>
          </w:rPr>
          <w:delText xml:space="preserve">in</w:delText>
        </w:r>
        <w:r>
          <w:rPr>
            <w:i/>
            <w:iCs/>
          </w:rPr>
          <w:delText xml:space="preserve"> </w:delText>
        </w:r>
        <w:r>
          <w:rPr>
            <w:i/>
            <w:iCs/>
          </w:rPr>
          <w:delText xml:space="preserve">space</w:delText>
        </w:r>
        <w:r>
          <w:rPr>
            <w:i/>
            <w:iCs/>
          </w:rPr>
          <w:delText xml:space="preserve">,</w:delText>
        </w:r>
        <w:r>
          <w:rPr>
            <w:i/>
            <w:iCs/>
          </w:rPr>
          <w:delText xml:space="preserve"> </w:delText>
        </w:r>
        <w:r>
          <w:rPr>
            <w:i/>
            <w:iCs/>
          </w:rPr>
          <w:delText xml:space="preserve">whereas</w:delText>
        </w:r>
        <w:r>
          <w:rPr>
            <w:i/>
            <w:iCs/>
          </w:rPr>
          <w:delText xml:space="preserve"> </w:delText>
        </w:r>
        <w:r>
          <w:rPr>
            <w:i/>
            <w:iCs/>
          </w:rPr>
          <w:delText xml:space="preserve">panel</w:delText>
        </w:r>
        <w:r>
          <w:rPr>
            <w:i/>
            <w:iCs/>
          </w:rPr>
          <w:delText xml:space="preserve"> </w:delText>
        </w:r>
        <w:r>
          <w:rPr>
            <w:i/>
            <w:iCs/>
          </w:rPr>
          <w:delText xml:space="preserve">B</w:delText>
        </w:r>
        <w:r>
          <w:rPr>
            <w:i/>
            <w:iCs/>
          </w:rPr>
          <w:delText xml:space="preserve"> </w:delText>
        </w:r>
        <w:r>
          <w:rPr>
            <w:i/>
            <w:iCs/>
          </w:rPr>
          <w:delText xml:space="preserve">shows</w:delText>
        </w:r>
        <w:r>
          <w:rPr>
            <w:i/>
            <w:iCs/>
          </w:rPr>
          <w:delText xml:space="preserve"> </w:delText>
        </w:r>
        <w:r>
          <w:rPr>
            <w:i/>
            <w:iCs/>
          </w:rPr>
          <w:delText xml:space="preserve">a</w:delText>
        </w:r>
        <w:r>
          <w:rPr>
            <w:i/>
            <w:iCs/>
          </w:rPr>
          <w:delText xml:space="preserve"> </w:delText>
        </w:r>
        <w:r>
          <w:rPr>
            <w:i/>
            <w:iCs/>
          </w:rPr>
          <w:delText xml:space="preserve">smooth</w:delText>
        </w:r>
        <w:r>
          <w:rPr>
            <w:i/>
            <w:iCs/>
          </w:rPr>
          <w:delText xml:space="preserve"> </w:delText>
        </w:r>
        <w:r>
          <w:rPr>
            <w:i/>
            <w:iCs/>
          </w:rPr>
          <w:delText xml:space="preserve">distribution</w:delText>
        </w:r>
        <w:r>
          <w:rPr>
            <w:i/>
            <w:iCs/>
          </w:rPr>
          <w:delText xml:space="preserve"> </w:delText>
        </w:r>
        <w:r>
          <w:rPr>
            <w:i/>
            <w:iCs/>
          </w:rPr>
          <w:delText xml:space="preserve">in</w:delText>
        </w:r>
        <w:r>
          <w:rPr>
            <w:i/>
            <w:iCs/>
          </w:rPr>
          <w:delText xml:space="preserve"> </w:delText>
        </w:r>
        <w:r>
          <w:rPr>
            <w:i/>
            <w:iCs/>
          </w:rPr>
          <w:delText xml:space="preserve">space</w:delText>
        </w:r>
        <w:r>
          <w:rPr>
            <w:i/>
            <w:iCs/>
          </w:rPr>
          <w:delText xml:space="preserve">,</w:delText>
        </w:r>
        <w:r>
          <w:rPr>
            <w:i/>
            <w:iCs/>
          </w:rPr>
          <w:delText xml:space="preserve"> </w:delText>
        </w:r>
        <w:r>
          <w:rPr>
            <w:i/>
            <w:iCs/>
          </w:rPr>
          <w:delText xml:space="preserve">along</w:delText>
        </w:r>
        <w:r>
          <w:rPr>
            <w:i/>
            <w:iCs/>
          </w:rPr>
          <w:delText xml:space="preserve"> </w:delText>
        </w:r>
        <w:r>
          <w:rPr>
            <w:i/>
            <w:iCs/>
          </w:rPr>
          <w:delText xml:space="preserve">a</w:delText>
        </w:r>
        <w:r>
          <w:rPr>
            <w:i/>
            <w:iCs/>
          </w:rPr>
          <w:delText xml:space="preserve"> </w:delText>
        </w:r>
        <w:r>
          <w:rPr>
            <w:i/>
            <w:iCs/>
          </w:rPr>
          <w:delText xml:space="preserve">one</w:delText>
        </w:r>
        <w:r>
          <w:rPr>
            <w:i/>
            <w:iCs/>
          </w:rPr>
          <w:delText xml:space="preserve">-</w:delText>
        </w:r>
        <w:r>
          <w:rPr>
            <w:i/>
            <w:iCs/>
          </w:rPr>
          <w:delText xml:space="preserve">dimensional</w:delText>
        </w:r>
        <w:r>
          <w:rPr>
            <w:i/>
            <w:iCs/>
          </w:rPr>
          <w:delText xml:space="preserve"> </w:delText>
        </w:r>
        <w:r>
          <w:rPr>
            <w:i/>
            <w:iCs/>
          </w:rPr>
          <w:delText xml:space="preserve">spatial</w:delText>
        </w:r>
        <w:r>
          <w:rPr>
            <w:i/>
            <w:iCs/>
          </w:rPr>
          <w:delText xml:space="preserve"> </w:delText>
        </w:r>
        <w:r>
          <w:rPr>
            <w:i/>
            <w:iCs/>
          </w:rPr>
          <w:delText xml:space="preserve">transect</w:delText>
        </w:r>
        <w:r>
          <w:rPr>
            <w:i/>
            <w:iCs/>
          </w:rPr>
          <w:delText xml:space="preserve"> </w:delText>
        </w:r>
        <w:r>
          <w:rPr>
            <w:i/>
            <w:iCs/>
          </w:rPr>
          <w:delText xml:space="preserve">(</w:delText>
        </w:r>
        <w:r>
          <w:rPr>
            <w:i/>
            <w:iCs/>
          </w:rPr>
          <w:delText xml:space="preserve">x</w:delText>
        </w:r>
        <w:r>
          <w:rPr>
            <w:i/>
            <w:iCs/>
          </w:rPr>
          <w:delText xml:space="preserve">-</w:delText>
        </w:r>
        <w:r>
          <w:rPr>
            <w:i/>
            <w:iCs/>
          </w:rPr>
          <w:delText xml:space="preserve">axis</w:delText>
        </w:r>
        <w:r>
          <w:rPr>
            <w:i/>
            <w:iCs/>
          </w:rPr>
          <w:delText xml:space="preserve">;</w:delText>
        </w:r>
        <w:r>
          <w:rPr>
            <w:i/>
            <w:iCs/>
          </w:rPr>
          <w:delText xml:space="preserve"> </w:delText>
        </w:r>
        <w:r>
          <w:rPr>
            <w:i/>
            <w:iCs/>
          </w:rPr>
          <w:delText xml:space="preserve">space</w:delText>
        </w:r>
        <w:r>
          <w:rPr>
            <w:i/>
            <w:iCs/>
          </w:rPr>
          <w:delText xml:space="preserve"> </w:delText>
        </w:r>
        <w:r>
          <w:rPr>
            <w:i/>
            <w:iCs/>
          </w:rPr>
          <w:delText xml:space="preserve">in</w:delText>
        </w:r>
        <w:r>
          <w:rPr>
            <w:i/>
            <w:iCs/>
          </w:rPr>
          <w:delText xml:space="preserve"> </w:delText>
        </w:r>
        <w:r>
          <w:rPr>
            <w:i/>
            <w:iCs/>
          </w:rPr>
          <w:delText xml:space="preserve">km</w:delText>
        </w:r>
        <w:r>
          <w:rPr>
            <w:i/>
            <w:iCs/>
          </w:rPr>
          <w:delText xml:space="preserve"> </w:delText>
        </w:r>
        <w:r>
          <w:rPr>
            <w:i/>
            <w:iCs/>
          </w:rPr>
          <w:delText xml:space="preserve">units</w:delText>
        </w:r>
        <w:r>
          <w:rPr>
            <w:i/>
            <w:iCs/>
          </w:rPr>
          <w:delText xml:space="preserve">)</w:delText>
        </w:r>
        <w:r>
          <w:rPr>
            <w:i/>
            <w:iCs/>
          </w:rPr>
          <w:delText xml:space="preserve">.</w:delText>
        </w:r>
        <w:r>
          <w:rPr>
            <w:i/>
            <w:iCs/>
          </w:rPr>
          <w:delText xml:space="preserve"> </w:delText>
        </w:r>
        <w:r>
          <w:rPr>
            <w:i/>
            <w:iCs/>
          </w:rPr>
          <w:delText xml:space="preserve">In</w:delText>
        </w:r>
        <w:r>
          <w:rPr>
            <w:i/>
            <w:iCs/>
          </w:rPr>
          <w:delText xml:space="preserve"> </w:delText>
        </w:r>
        <w:r>
          <w:rPr>
            <w:i/>
            <w:iCs/>
          </w:rPr>
          <w:delText xml:space="preserve">the</w:delText>
        </w:r>
        <w:r>
          <w:rPr>
            <w:i/>
            <w:iCs/>
          </w:rPr>
          <w:delText xml:space="preserve"> </w:delText>
        </w:r>
        <w:r>
          <w:rPr>
            <w:i/>
            <w:iCs/>
          </w:rPr>
          <w:delText xml:space="preserve">top</w:delText>
        </w:r>
        <w:r>
          <w:rPr>
            <w:i/>
            <w:iCs/>
          </w:rPr>
          <w:delText xml:space="preserve"> </w:delText>
        </w:r>
        <w:r>
          <w:rPr>
            <w:i/>
            <w:iCs/>
          </w:rPr>
          <w:delText xml:space="preserve">row</w:delText>
        </w:r>
        <w:r>
          <w:rPr>
            <w:i/>
            <w:iCs/>
          </w:rPr>
          <w:delText xml:space="preserve"> </w:delText>
        </w:r>
        <w:r>
          <w:rPr>
            <w:i/>
            <w:iCs/>
          </w:rPr>
          <w:delText xml:space="preserve">of</w:delText>
        </w:r>
        <w:r>
          <w:rPr>
            <w:i/>
            <w:iCs/>
          </w:rPr>
          <w:delText xml:space="preserve"> </w:delText>
        </w:r>
        <w:r>
          <w:rPr>
            <w:i/>
            <w:iCs/>
          </w:rPr>
          <w:delText xml:space="preserve">each</w:delText>
        </w:r>
        <w:r>
          <w:rPr>
            <w:i/>
            <w:iCs/>
          </w:rPr>
          <w:delText xml:space="preserve"> </w:delText>
        </w:r>
        <w:r>
          <w:rPr>
            <w:i/>
            <w:iCs/>
          </w:rPr>
          <w:delText xml:space="preserve">panel</w:delText>
        </w:r>
        <w:r>
          <w:rPr>
            <w:i/>
            <w:iCs/>
          </w:rPr>
          <w:delText xml:space="preserve">,</w:delText>
        </w:r>
        <w:r>
          <w:rPr>
            <w:i/>
            <w:iCs/>
          </w:rPr>
          <w:delText xml:space="preserve"> </w:delText>
        </w:r>
        <w:r>
          <w:rPr>
            <w:i/>
            <w:iCs/>
          </w:rPr>
          <w:delText xml:space="preserve">the</w:delText>
        </w:r>
        <w:r>
          <w:rPr>
            <w:i/>
            <w:iCs/>
          </w:rPr>
          <w:delText xml:space="preserve"> </w:delText>
        </w:r>
        <w:r>
          <w:rPr>
            <w:i/>
            <w:iCs/>
          </w:rPr>
          <w:delText xml:space="preserve">solid</w:delText>
        </w:r>
        <w:r>
          <w:rPr>
            <w:i/>
            <w:iCs/>
          </w:rPr>
          <w:delText xml:space="preserve"> </w:delText>
        </w:r>
        <w:r>
          <w:rPr>
            <w:i/>
            <w:iCs/>
          </w:rPr>
          <w:delText xml:space="preserve">black</w:delText>
        </w:r>
        <w:r>
          <w:rPr>
            <w:i/>
            <w:iCs/>
          </w:rPr>
          <w:delText xml:space="preserve"> </w:delText>
        </w:r>
        <w:r>
          <w:rPr>
            <w:i/>
            <w:iCs/>
          </w:rPr>
          <w:delText xml:space="preserve">line</w:delText>
        </w:r>
        <w:r>
          <w:rPr>
            <w:i/>
            <w:iCs/>
          </w:rPr>
          <w:delText xml:space="preserve"> </w:delText>
        </w:r>
        <w:r>
          <w:rPr>
            <w:i/>
            <w:iCs/>
          </w:rPr>
          <w:delText xml:space="preserve">represents</w:delText>
        </w:r>
        <w:r>
          <w:rPr>
            <w:i/>
            <w:iCs/>
          </w:rPr>
          <w:delText xml:space="preserve"> </w:delText>
        </w:r>
        <w:r>
          <w:rPr>
            <w:i/>
            <w:iCs/>
          </w:rPr>
          <w:delText xml:space="preserve">the</w:delText>
        </w:r>
        <w:r>
          <w:rPr>
            <w:i/>
            <w:iCs/>
          </w:rPr>
          <w:delText xml:space="preserve"> </w:delText>
        </w:r>
        <w:r>
          <w:rPr>
            <w:i/>
            <w:iCs/>
          </w:rPr>
          <w:delText xml:space="preserve">true</w:delText>
        </w:r>
        <w:r>
          <w:rPr>
            <w:i/>
            <w:iCs/>
          </w:rPr>
          <w:delText xml:space="preserve"> </w:delText>
        </w:r>
        <w:r>
          <w:rPr>
            <w:i/>
            <w:iCs/>
          </w:rPr>
          <w:delText xml:space="preserve">underlying</w:delText>
        </w:r>
        <w:r>
          <w:rPr>
            <w:i/>
            <w:iCs/>
          </w:rPr>
          <w:delText xml:space="preserve"> </w:delText>
        </w:r>
        <w:r>
          <w:rPr>
            <w:i/>
            <w:iCs/>
          </w:rPr>
          <w:delText xml:space="preserve">concentration</w:delText>
        </w:r>
        <w:r>
          <w:rPr>
            <w:i/>
            <w:iCs/>
          </w:rPr>
          <w:delText xml:space="preserve"> </w:delText>
        </w:r>
        <w:r>
          <w:rPr>
            <w:i/>
            <w:iCs/>
          </w:rPr>
          <w:delText xml:space="preserve">distribution</w:delText>
        </w:r>
        <w:r>
          <w:rPr>
            <w:i/>
            <w:iCs/>
          </w:rPr>
          <w:delText xml:space="preserve"> </w:delText>
        </w:r>
        <w:r>
          <w:rPr>
            <w:i/>
            <w:iCs/>
          </w:rPr>
          <w:delText xml:space="preserve">whereas</w:delText>
        </w:r>
        <w:r>
          <w:rPr>
            <w:i/>
            <w:iCs/>
          </w:rPr>
          <w:delText xml:space="preserve"> </w:delText>
        </w:r>
        <w:r>
          <w:rPr>
            <w:i/>
            <w:iCs/>
          </w:rPr>
          <w:delText xml:space="preserve">the</w:delText>
        </w:r>
        <w:r>
          <w:rPr>
            <w:i/>
            <w:iCs/>
          </w:rPr>
          <w:delText xml:space="preserve"> </w:delText>
        </w:r>
        <w:r>
          <w:rPr>
            <w:i/>
            <w:iCs/>
          </w:rPr>
          <w:delText xml:space="preserve">middle</w:delText>
        </w:r>
        <w:r>
          <w:rPr>
            <w:i/>
            <w:iCs/>
          </w:rPr>
          <w:delText xml:space="preserve"> </w:delText>
        </w:r>
        <w:r>
          <w:rPr>
            <w:i/>
            <w:iCs/>
          </w:rPr>
          <w:delText xml:space="preserve">and</w:delText>
        </w:r>
        <w:r>
          <w:rPr>
            <w:i/>
            <w:iCs/>
          </w:rPr>
          <w:delText xml:space="preserve"> </w:delText>
        </w:r>
        <w:r>
          <w:rPr>
            <w:i/>
            <w:iCs/>
          </w:rPr>
          <w:delText xml:space="preserve">bottom</w:delText>
        </w:r>
        <w:r>
          <w:rPr>
            <w:i/>
            <w:iCs/>
          </w:rPr>
          <w:delText xml:space="preserve"> </w:delText>
        </w:r>
        <w:r>
          <w:rPr>
            <w:i/>
            <w:iCs/>
          </w:rPr>
          <w:delText xml:space="preserve">rows</w:delText>
        </w:r>
        <w:r>
          <w:rPr>
            <w:i/>
            <w:iCs/>
          </w:rPr>
          <w:delText xml:space="preserve"> </w:delText>
        </w:r>
        <w:r>
          <w:rPr>
            <w:i/>
            <w:iCs/>
          </w:rPr>
          <w:delText xml:space="preserve">show</w:delText>
        </w:r>
        <w:r>
          <w:rPr>
            <w:i/>
            <w:iCs/>
          </w:rPr>
          <w:delText xml:space="preserve"> </w:delText>
        </w:r>
        <w:r>
          <w:rPr>
            <w:i/>
            <w:iCs/>
          </w:rPr>
          <w:delText xml:space="preserve">reconstructions</w:delText>
        </w:r>
        <w:r>
          <w:rPr>
            <w:i/>
            <w:iCs/>
          </w:rPr>
          <w:delText xml:space="preserve"> </w:delText>
        </w:r>
        <w:r>
          <w:rPr>
            <w:i/>
            <w:iCs/>
          </w:rPr>
          <w:delText xml:space="preserve">of</w:delText>
        </w:r>
        <w:r>
          <w:rPr>
            <w:i/>
            <w:iCs/>
          </w:rPr>
          <w:delText xml:space="preserve"> </w:delText>
        </w:r>
        <w:r>
          <w:rPr>
            <w:i/>
            <w:iCs/>
          </w:rPr>
          <w:delText xml:space="preserve">concentration</w:delText>
        </w:r>
        <w:r>
          <w:rPr>
            <w:i/>
            <w:iCs/>
          </w:rPr>
          <w:delText xml:space="preserve"> </w:delText>
        </w:r>
        <w:r>
          <w:rPr>
            <w:i/>
            <w:iCs/>
          </w:rPr>
          <w:delText xml:space="preserve">distribution</w:delText>
        </w:r>
        <w:r>
          <w:rPr>
            <w:i/>
            <w:iCs/>
          </w:rPr>
          <w:delText xml:space="preserve"> </w:delText>
        </w:r>
        <w:r>
          <w:rPr>
            <w:i/>
            <w:iCs/>
          </w:rPr>
          <w:delText xml:space="preserve">(</w:delText>
        </w:r>
        <w:r>
          <w:rPr>
            <w:i/>
            <w:iCs/>
          </w:rPr>
          <w:delText xml:space="preserve">red</w:delText>
        </w:r>
        <w:r>
          <w:rPr>
            <w:i/>
            <w:iCs/>
          </w:rPr>
          <w:delText xml:space="preserve"> </w:delText>
        </w:r>
        <w:r>
          <w:rPr>
            <w:i/>
            <w:iCs/>
          </w:rPr>
          <w:delText xml:space="preserve">dashed</w:delText>
        </w:r>
        <w:r>
          <w:rPr>
            <w:i/>
            <w:iCs/>
          </w:rPr>
          <w:delText xml:space="preserve"> </w:delText>
        </w:r>
        <w:r>
          <w:rPr>
            <w:i/>
            <w:iCs/>
          </w:rPr>
          <w:delText xml:space="preserve">line</w:delText>
        </w:r>
        <w:r>
          <w:rPr>
            <w:i/>
            <w:iCs/>
          </w:rPr>
          <w:delText xml:space="preserve">)</w:delText>
        </w:r>
        <w:r>
          <w:rPr>
            <w:i/>
            <w:iCs/>
          </w:rPr>
          <w:delText xml:space="preserve"> </w:delText>
        </w:r>
        <w:r>
          <w:rPr>
            <w:i/>
            <w:iCs/>
          </w:rPr>
          <w:delText xml:space="preserve">based</w:delText>
        </w:r>
        <w:r>
          <w:rPr>
            <w:i/>
            <w:iCs/>
          </w:rPr>
          <w:delText xml:space="preserve"> </w:delText>
        </w:r>
        <w:r>
          <w:rPr>
            <w:i/>
            <w:iCs/>
          </w:rPr>
          <w:delText xml:space="preserve">on</w:delText>
        </w:r>
        <w:r>
          <w:rPr>
            <w:i/>
            <w:iCs/>
          </w:rPr>
          <w:delText xml:space="preserve"> </w:delText>
        </w:r>
        <w:r>
          <w:rPr>
            <w:i/>
            <w:iCs/>
          </w:rPr>
          <w:delText xml:space="preserve">a</w:delText>
        </w:r>
        <w:r>
          <w:rPr>
            <w:i/>
            <w:iCs/>
          </w:rPr>
          <w:delText xml:space="preserve"> </w:delText>
        </w:r>
        <w:r>
          <w:rPr>
            <w:i/>
            <w:iCs/>
          </w:rPr>
          <w:delText xml:space="preserve">low</w:delText>
        </w:r>
        <w:r>
          <w:rPr>
            <w:i/>
            <w:iCs/>
          </w:rPr>
          <w:delText xml:space="preserve"> </w:delText>
        </w:r>
        <w:r>
          <w:rPr>
            <w:i/>
            <w:iCs/>
          </w:rPr>
          <w:delText xml:space="preserve">number</w:delText>
        </w:r>
        <w:r>
          <w:rPr>
            <w:i/>
            <w:iCs/>
          </w:rPr>
          <w:delText xml:space="preserve"> </w:delText>
        </w:r>
        <w:r>
          <w:rPr>
            <w:i/>
            <w:iCs/>
          </w:rPr>
          <w:delText xml:space="preserve">of</w:delText>
        </w:r>
        <w:r>
          <w:rPr>
            <w:i/>
            <w:iCs/>
          </w:rPr>
          <w:delText xml:space="preserve"> </w:delText>
        </w:r>
        <w:r>
          <w:rPr>
            <w:i/>
            <w:iCs/>
          </w:rPr>
          <w:delText xml:space="preserve">samples</w:delText>
        </w:r>
        <w:r>
          <w:rPr>
            <w:i/>
            <w:iCs/>
          </w:rPr>
          <w:delText xml:space="preserve"> </w:delText>
        </w:r>
        <w:r>
          <w:rPr>
            <w:i/>
            <w:iCs/>
          </w:rPr>
          <w:delText xml:space="preserve">and</w:delText>
        </w:r>
        <w:r>
          <w:rPr>
            <w:i/>
            <w:iCs/>
          </w:rPr>
          <w:delText xml:space="preserve"> </w:delText>
        </w:r>
        <w:r>
          <w:rPr>
            <w:i/>
            <w:iCs/>
          </w:rPr>
          <w:delText xml:space="preserve">a</w:delText>
        </w:r>
        <w:r>
          <w:rPr>
            <w:i/>
            <w:iCs/>
          </w:rPr>
          <w:delText xml:space="preserve"> </w:delText>
        </w:r>
        <w:r>
          <w:rPr>
            <w:i/>
            <w:iCs/>
          </w:rPr>
          <w:delText xml:space="preserve">high</w:delText>
        </w:r>
        <w:r>
          <w:rPr>
            <w:i/>
            <w:iCs/>
          </w:rPr>
          <w:delText xml:space="preserve"> </w:delText>
        </w:r>
        <w:r>
          <w:rPr>
            <w:i/>
            <w:iCs/>
          </w:rPr>
          <w:delText xml:space="preserve">number</w:delText>
        </w:r>
        <w:r>
          <w:rPr>
            <w:i/>
            <w:iCs/>
          </w:rPr>
          <w:delText xml:space="preserve"> </w:delText>
        </w:r>
        <w:r>
          <w:rPr>
            <w:i/>
            <w:iCs/>
          </w:rPr>
          <w:delText xml:space="preserve">of</w:delText>
        </w:r>
        <w:r>
          <w:rPr>
            <w:i/>
            <w:iCs/>
          </w:rPr>
          <w:delText xml:space="preserve"> </w:delText>
        </w:r>
        <w:r>
          <w:rPr>
            <w:i/>
            <w:iCs/>
          </w:rPr>
          <w:delText xml:space="preserve">samples</w:delText>
        </w:r>
        <w:r>
          <w:rPr>
            <w:i/>
            <w:iCs/>
          </w:rPr>
          <w:delText xml:space="preserve">,</w:delText>
        </w:r>
        <w:r>
          <w:rPr>
            <w:i/>
            <w:iCs/>
          </w:rPr>
          <w:delText xml:space="preserve"> </w:delText>
        </w:r>
        <w:r>
          <w:rPr>
            <w:i/>
            <w:iCs/>
          </w:rPr>
          <w:delText xml:space="preserve">respectively</w:delText>
        </w:r>
        <w:r>
          <w:rPr>
            <w:i/>
            <w:iCs/>
          </w:rPr>
          <w:delText xml:space="preserve">.</w:delText>
        </w:r>
        <w:r>
          <w:rPr>
            <w:i/>
            <w:iCs/>
          </w:rPr>
          <w:delText xml:space="preserve"> </w:delText>
        </w:r>
        <w:r>
          <w:rPr>
            <w:i/>
            <w:iCs/>
          </w:rPr>
          <w:delText xml:space="preserve">Green</w:delText>
        </w:r>
        <w:r>
          <w:rPr>
            <w:i/>
            <w:iCs/>
          </w:rPr>
          <w:delText xml:space="preserve"> </w:delText>
        </w:r>
        <w:r>
          <w:rPr>
            <w:i/>
            <w:iCs/>
          </w:rPr>
          <w:delText xml:space="preserve">circles</w:delText>
        </w:r>
        <w:r>
          <w:rPr>
            <w:i/>
            <w:iCs/>
          </w:rPr>
          <w:delText xml:space="preserve"> </w:delText>
        </w:r>
        <w:r>
          <w:rPr>
            <w:i/>
            <w:iCs/>
          </w:rPr>
          <w:delText xml:space="preserve">indicate</w:delText>
        </w:r>
        <w:r>
          <w:rPr>
            <w:i/>
            <w:iCs/>
          </w:rPr>
          <w:delText xml:space="preserve"> </w:delText>
        </w:r>
        <w:r>
          <w:rPr>
            <w:i/>
            <w:iCs/>
          </w:rPr>
          <w:delText xml:space="preserve">discrete</w:delText>
        </w:r>
        <w:r>
          <w:rPr>
            <w:i/>
            <w:iCs/>
          </w:rPr>
          <w:delText xml:space="preserve"> </w:delText>
        </w:r>
        <w:r>
          <w:rPr>
            <w:i/>
            <w:iCs/>
          </w:rPr>
          <w:delText xml:space="preserve">observation</w:delText>
        </w:r>
        <w:r>
          <w:rPr>
            <w:i/>
            <w:iCs/>
          </w:rPr>
          <w:delText xml:space="preserve"> </w:delText>
        </w:r>
        <w:r>
          <w:rPr>
            <w:i/>
            <w:iCs/>
          </w:rPr>
          <w:delText xml:space="preserve">points</w:delText>
        </w:r>
        <w:r>
          <w:rPr>
            <w:i/>
            <w:iCs/>
          </w:rPr>
          <w:delText xml:space="preserve">.</w:delText>
        </w:r>
        <w:r>
          <w:rPr>
            <w:i/>
            <w:iCs/>
          </w:rPr>
          <w:delText xml:space="preserve"> </w:delText>
        </w:r>
        <w:r>
          <w:rPr>
            <w:i/>
            <w:iCs/>
          </w:rPr>
          <w:delText xml:space="preserve"> </w:delText>
        </w:r>
      </w:del>
    </w:p>
    <w:p w14:paraId="10CBF52C" w14:textId="77777777" w:rsidR="00006E74" w:rsidRPr="00006E74" w:rsidRDefault="00006E74" w:rsidP="001643E6">
      <w:pPr>
        <w:pStyle w:val="BodyText"/>
        <w:spacing w:line="480" w:lineRule="auto"/>
        <w:rPr>
          <w:del w:id="9520" w:author="Gledis Guri" w:date="2026-09-25T00:00:00Z"/>
        </w:rPr>
      </w:pPr>
    </w:p>
    <w:p w14:paraId="5516F181" w14:textId="77777777" w:rsidR="0032076E" w:rsidRDefault="00D04708" w:rsidP="001643E6">
      <w:pPr>
        <w:pStyle w:val="Heading1"/>
        <w:spacing w:before="0" w:after="0" w:line="480" w:lineRule="auto"/>
      </w:pPr>
      <w:bookmarkStart w:id="4" w:name="materials-and-methods"/>
      <w:bookmarkEnd w:id="1"/>
      <w:del w:id="9080" w:author="Gledis Guri" w:date="2026-09-25T00:00:00Z">
        <w:r>
          <w:delText xml:space="preserve">Materials</w:delText>
        </w:r>
        <w:r>
          <w:delText xml:space="preserve"> </w:delText>
        </w:r>
        <w:r>
          <w:delText xml:space="preserve">and</w:delText>
        </w:r>
        <w:r>
          <w:delText xml:space="preserve"> </w:delText>
        </w:r>
        <w:r>
          <w:delText xml:space="preserve">methods</w:delText>
        </w:r>
      </w:del>
      <w:ins w:id="9081" w:author="Gledis Guri" w:date="2026-09-25T00:00:00Z">
        <w:r>
          <w:t xml:space="preserve">Description of the method</w:t>
        </w:r>
      </w:ins>
    </w:p>
    <w:p w14:paraId="6D460FDF" w14:textId="28F45267" w:rsidR="001B4F2A" w:rsidRDefault="003676DB" w:rsidP="001643E6">
      <w:pPr>
        <w:pStyle w:val="BodyText"/>
        <w:spacing w:line="480" w:lineRule="auto"/>
        <w:ind w:firstLine="720"/>
      </w:pPr>
      <w:bookmarkStart w:id="5" w:name="simulated-edna-data"/>
      <w:del w:id="9082" w:author="Gledis Guri" w:date="2026-09-25T00:00:00Z">
        <w:r>
          <w:delText xml:space="preserve">W</w:delText>
        </w:r>
        <w:r>
          <w:delText xml:space="preserve">e</w:delText>
        </w:r>
        <w:r>
          <w:delText xml:space="preserve"> </w:delText>
        </w:r>
        <w:r>
          <w:delText xml:space="preserve">evaluated</w:delText>
        </w:r>
        <w:r>
          <w:delText xml:space="preserve"> </w:delText>
        </w:r>
        <w:r>
          <w:delText xml:space="preserve">how</w:delText>
        </w:r>
      </w:del>
      <w:ins w:id="9083" w:author="Gledis Guri" w:date="2026-09-25T00:00:00Z">
        <w:r>
          <w:t xml:space="preserve">The method links</w:t>
        </w:r>
      </w:ins>
      <w:r>
        <w:t xml:space="preserve"> </w:t>
      </w:r>
      <w:r>
        <w:t xml:space="preserve">sampling</w:t>
      </w:r>
      <w:r>
        <w:t xml:space="preserve"> </w:t>
      </w:r>
      <w:r>
        <w:t xml:space="preserve">effort</w:t>
      </w:r>
      <w:r>
        <w:t xml:space="preserve"> </w:t>
      </w:r>
      <w:del w:id="9084" w:author="Gledis Guri" w:date="2026-09-25T00:00:00Z">
        <w:r>
          <w:delText xml:space="preserve">influences</w:delText>
        </w:r>
        <w:r>
          <w:delText xml:space="preserve"> </w:delText>
        </w:r>
        <w:r>
          <w:delText xml:space="preserve">the</w:delText>
        </w:r>
        <w:r>
          <w:delText xml:space="preserve"> </w:delText>
        </w:r>
        <w:r>
          <w:delText xml:space="preserve">recovery</w:delText>
        </w:r>
        <w:r>
          <w:delText xml:space="preserve"> </w:delText>
        </w:r>
        <w:r>
          <w:delText xml:space="preserve">of</w:delText>
        </w:r>
        <w:r>
          <w:delText xml:space="preserve"> </w:delText>
        </w:r>
        <w:r>
          <w:delText xml:space="preserve">marine</w:delText>
        </w:r>
        <w:r>
          <w:delText xml:space="preserve"> </w:delText>
        </w:r>
        <w:r>
          <w:delText xml:space="preserve">eDNA</w:delText>
        </w:r>
        <w:r>
          <w:delText xml:space="preserve"> </w:delText>
        </w:r>
      </w:del>
      <w:ins w:id="9085" w:author="Gledis Guri" w:date="2026-09-25T00:00:00Z">
        <w:r>
          <w:t xml:space="preserve">to the accuracy of </w:t>
        </w:r>
      </w:ins>
      <w:r>
        <w:t xml:space="preserve">spatial</w:t>
      </w:r>
      <w:r>
        <w:t xml:space="preserve"> </w:t>
      </w:r>
      <w:del w:id="9086" w:author="Gledis Guri" w:date="2026-09-25T00:00:00Z">
        <w:r>
          <w:delText xml:space="preserve">patterns</w:delText>
        </w:r>
        <w:r>
          <w:delText xml:space="preserve"> </w:delText>
        </w:r>
        <w:r>
          <w:delText xml:space="preserve">by</w:delText>
        </w:r>
        <w:r>
          <w:delText xml:space="preserve"> </w:delText>
        </w:r>
        <w:r>
          <w:delText xml:space="preserve">integrating</w:delText>
        </w:r>
        <w:r>
          <w:delText xml:space="preserve"> </w:delText>
        </w:r>
        <w:r>
          <w:delText xml:space="preserve">empirical</w:delText>
        </w:r>
        <w:r>
          <w:delText xml:space="preserve"> </w:delText>
        </w:r>
        <w:r>
          <w:delText xml:space="preserve">observations</w:delText>
        </w:r>
        <w:r>
          <w:delText xml:space="preserve"> </w:delText>
        </w:r>
        <w:r>
          <w:delText xml:space="preserve">with</w:delText>
        </w:r>
        <w:r>
          <w:delText xml:space="preserve"> </w:delText>
        </w:r>
        <w:r>
          <w:delText xml:space="preserve">simulation</w:delText>
        </w:r>
        <w:r>
          <w:delText xml:space="preserve">-</w:delText>
        </w:r>
        <w:r>
          <w:delText xml:space="preserve">based</w:delText>
        </w:r>
        <w:r>
          <w:delText xml:space="preserve"> </w:delText>
        </w:r>
        <w:r>
          <w:delText xml:space="preserve">analyses</w:delText>
        </w:r>
      </w:del>
      <w:ins w:id="9087" w:author="Gledis Guri" w:date="2026-09-25T00:00:00Z">
        <w:r>
          <w:t xml:space="preserve">inference</w:t>
        </w:r>
      </w:ins>
      <w:r>
        <w:t xml:space="preserve"> </w:t>
      </w:r>
      <w:r>
        <w:t xml:space="preserve">within</w:t>
      </w:r>
      <w:r>
        <w:t xml:space="preserve"> </w:t>
      </w:r>
      <w:r>
        <w:t xml:space="preserve">a</w:t>
      </w:r>
      <w:r>
        <w:t xml:space="preserve"> </w:t>
      </w:r>
      <w:r>
        <w:t xml:space="preserve">common</w:t>
      </w:r>
      <w:r>
        <w:t xml:space="preserve"> </w:t>
      </w:r>
      <w:r>
        <w:t xml:space="preserve">GP</w:t>
      </w:r>
      <w:r>
        <w:t xml:space="preserve"> </w:t>
      </w:r>
      <w:r>
        <w:t xml:space="preserve">framework</w:t>
      </w:r>
      <w:del w:id="9088" w:author="Gledis Guri" w:date="2026-09-25T00:00:00Z">
        <w:r>
          <w:delText xml:space="preserve">.</w:delText>
        </w:r>
        <w:r>
          <w:delText xml:space="preserve"> </w:delText>
        </w:r>
        <w:r>
          <w:delText xml:space="preserve">We</w:delText>
        </w:r>
        <w:r>
          <w:delText xml:space="preserve"> </w:delText>
        </w:r>
        <w:r>
          <w:delText xml:space="preserve">first</w:delText>
        </w:r>
        <w:r>
          <w:delText xml:space="preserve"> </w:delText>
        </w:r>
        <w:r>
          <w:delText xml:space="preserve">analyzed</w:delText>
        </w:r>
        <w:r>
          <w:delText xml:space="preserve"> </w:delText>
        </w:r>
        <w:r>
          <w:delText xml:space="preserve">a</w:delText>
        </w:r>
        <w:r>
          <w:delText xml:space="preserve"> </w:delText>
        </w:r>
        <w:r>
          <w:delText xml:space="preserve">real</w:delText>
        </w:r>
        <w:r>
          <w:delText xml:space="preserve">-</w:delText>
        </w:r>
        <w:r>
          <w:delText xml:space="preserve">world</w:delText>
        </w:r>
        <w:r>
          <w:delText xml:space="preserve"> </w:delText>
        </w:r>
        <w:r>
          <w:delText xml:space="preserve">eDNA</w:delText>
        </w:r>
        <w:r>
          <w:delText xml:space="preserve"> </w:delText>
        </w:r>
        <w:r>
          <w:delText xml:space="preserve">metabarcoding</w:delText>
        </w:r>
        <w:r>
          <w:delText xml:space="preserve"> </w:delText>
        </w:r>
        <w:r>
          <w:delText xml:space="preserve">dataset</w:delText>
        </w:r>
        <w:r>
          <w:delText xml:space="preserve"> </w:delText>
        </w:r>
        <w:r>
          <w:delText xml:space="preserve">collected</w:delText>
        </w:r>
        <w:r>
          <w:delText xml:space="preserve"> </w:delText>
        </w:r>
        <w:r>
          <w:delText xml:space="preserve">across</w:delText>
        </w:r>
        <w:r>
          <w:delText xml:space="preserve"> </w:delText>
        </w:r>
        <w:r>
          <w:delText xml:space="preserve">358</w:delText>
        </w:r>
        <w:r>
          <w:delText xml:space="preserve"> </w:delText>
        </w:r>
        <w:r>
          <w:delText xml:space="preserve">stations</w:delText>
        </w:r>
        <w:r>
          <w:delText xml:space="preserve"> </w:delText>
        </w:r>
        <w:r>
          <w:delText xml:space="preserve">and</w:delText>
        </w:r>
        <w:r>
          <w:delText xml:space="preserve"> </w:delText>
        </w:r>
        <w:r>
          <w:delText xml:space="preserve">five</w:delText>
        </w:r>
        <w:r>
          <w:delText xml:space="preserve"> </w:delText>
        </w:r>
        <w:r>
          <w:delText xml:space="preserve">depth</w:delText>
        </w:r>
        <w:r>
          <w:delText xml:space="preserve"> </w:delText>
        </w:r>
        <w:r>
          <w:delText xml:space="preserve">strata</w:delText>
        </w:r>
        <w:r>
          <w:delText xml:space="preserve"> </w:delText>
        </w:r>
        <w:r>
          <w:delText xml:space="preserve">along</w:delText>
        </w:r>
        <w:r>
          <w:delText xml:space="preserve"> </w:delText>
        </w:r>
        <w:r>
          <w:delText xml:space="preserve">the</w:delText>
        </w:r>
        <w:r>
          <w:delText xml:space="preserve"> </w:delText>
        </w:r>
        <w:r>
          <w:delText xml:space="preserve">U</w:delText>
        </w:r>
        <w:r>
          <w:delText xml:space="preserve">.</w:delText>
        </w:r>
        <w:r>
          <w:delText xml:space="preserve">S</w:delText>
        </w:r>
        <w:r>
          <w:delText xml:space="preserve">.</w:delText>
        </w:r>
        <w:r>
          <w:delText xml:space="preserve"> </w:delText>
        </w:r>
        <w:r>
          <w:delText xml:space="preserve">West</w:delText>
        </w:r>
        <w:r>
          <w:delText xml:space="preserve"> </w:delText>
        </w:r>
        <w:r>
          <w:delText xml:space="preserve">Coast</w:delText>
        </w:r>
      </w:del>
      <w:ins w:id="9089" w:author="Gledis Guri" w:date="2026-09-25T00:00:00Z">
        <w:r>
          <w:t xml:space="preserve"> and proceeds in four steps (Figure 2): (1) fit a GP model to existing or pilot eDNA data</w:t>
        </w:r>
      </w:ins>
      <w:r>
        <w:t xml:space="preserve"> </w:t>
      </w:r>
      <w:r>
        <w:t xml:space="preserve">to</w:t>
      </w:r>
      <w:r>
        <w:t xml:space="preserve"> </w:t>
      </w:r>
      <w:r>
        <w:t xml:space="preserve">characterize</w:t>
      </w:r>
      <w:r>
        <w:t xml:space="preserve"> </w:t>
      </w:r>
      <w:del w:id="9090" w:author="Gledis Guri" w:date="2026-09-25T00:00:00Z">
        <w:r>
          <w:delText xml:space="preserve">species</w:delText>
        </w:r>
      </w:del>
      <w:ins w:id="9091" w:author="Gledis Guri" w:date="2026-09-25T00:00:00Z">
        <w:r>
          <w:t xml:space="preserve">taxon</w:t>
        </w:r>
      </w:ins>
      <w:r>
        <w:t xml:space="preserve">-</w:t>
      </w:r>
      <w:r>
        <w:t xml:space="preserve">specific</w:t>
      </w:r>
      <w:r>
        <w:t xml:space="preserve"> </w:t>
      </w:r>
      <w:r>
        <w:t xml:space="preserve">spatial</w:t>
      </w:r>
      <w:r>
        <w:t xml:space="preserve"> </w:t>
      </w:r>
      <w:r>
        <w:t xml:space="preserve">structure</w:t>
      </w:r>
      <w:del w:id="9092" w:author="Gledis Guri" w:date="2026-09-25T00:00:00Z">
        <w:r>
          <w:delText xml:space="preserve"> </w:delText>
        </w:r>
        <w:r>
          <w:delText xml:space="preserve">and</w:delText>
        </w:r>
        <w:r>
          <w:delText xml:space="preserve"> </w:delText>
        </w:r>
        <w:r>
          <w:delText xml:space="preserve">depth</w:delText>
        </w:r>
        <w:r>
          <w:delText xml:space="preserve">-</w:delText>
        </w:r>
        <w:r>
          <w:delText xml:space="preserve">specific</w:delText>
        </w:r>
        <w:r>
          <w:delText xml:space="preserve"> </w:delText>
        </w:r>
        <w:r>
          <w:delText xml:space="preserve">mean</w:delText>
        </w:r>
        <w:r>
          <w:delText xml:space="preserve"> </w:delText>
        </w:r>
        <w:r>
          <w:delText xml:space="preserve">eDNA</w:delText>
        </w:r>
        <w:r>
          <w:delText xml:space="preserve"> </w:delText>
        </w:r>
        <w:r>
          <w:delText xml:space="preserve">concentration</w:delText>
        </w:r>
        <w:r>
          <w:delText xml:space="preserve"> </w:delText>
        </w:r>
        <w:r>
          <w:delText xml:space="preserve">patterns</w:delText>
        </w:r>
        <w:r>
          <w:delText xml:space="preserve">.</w:delText>
        </w:r>
        <w:r>
          <w:delText xml:space="preserve"> </w:delText>
        </w:r>
        <w:r>
          <w:delText xml:space="preserve">We</w:delText>
        </w:r>
        <w:r>
          <w:delText xml:space="preserve"> </w:delText>
        </w:r>
        <w:r>
          <w:delText xml:space="preserve">then</w:delText>
        </w:r>
        <w:r>
          <w:delText xml:space="preserve"> </w:delText>
        </w:r>
        <w:r>
          <w:delText xml:space="preserve">used</w:delText>
        </w:r>
        <w:r>
          <w:delText xml:space="preserve"> </w:delText>
        </w:r>
        <w:r>
          <w:delText xml:space="preserve">the</w:delText>
        </w:r>
      </w:del>
      <w:ins w:id="9093" w:author="Gledis Guri" w:date="2026-09-25T00:00:00Z">
        <w:r>
          <w:t xml:space="preserve">; (2) progressively thin the observed data, refit the model and quantify how prediction accuracy degrades; (3) repeat the thinning on simulated fields spanning a wide</w:t>
        </w:r>
      </w:ins>
      <w:r>
        <w:t xml:space="preserve"> </w:t>
      </w:r>
      <w:r>
        <w:t xml:space="preserve">range</w:t>
      </w:r>
      <w:r>
        <w:t xml:space="preserve"> </w:t>
      </w:r>
      <w:r>
        <w:t xml:space="preserve">of</w:t>
      </w:r>
      <w:r>
        <w:t xml:space="preserve"> </w:t>
      </w:r>
      <w:del w:id="9094" w:author="Gledis Guri" w:date="2026-09-25T00:00:00Z">
        <w:r>
          <w:delText xml:space="preserve">parameter</w:delText>
        </w:r>
        <w:r>
          <w:delText xml:space="preserve"> </w:delText>
        </w:r>
        <w:r>
          <w:delText xml:space="preserve">values</w:delText>
        </w:r>
        <w:r>
          <w:delText xml:space="preserve"> </w:delText>
        </w:r>
        <w:r>
          <w:delText xml:space="preserve">informed</w:delText>
        </w:r>
        <w:r>
          <w:delText xml:space="preserve"> </w:delText>
        </w:r>
        <w:r>
          <w:delText xml:space="preserve">by</w:delText>
        </w:r>
        <w:r>
          <w:delText xml:space="preserve"> </w:delText>
        </w:r>
        <w:r>
          <w:delText xml:space="preserve">these</w:delText>
        </w:r>
        <w:r>
          <w:delText xml:space="preserve"> </w:delText>
        </w:r>
        <w:r>
          <w:delText xml:space="preserve">empirical</w:delText>
        </w:r>
        <w:r>
          <w:delText xml:space="preserve"> </w:delText>
        </w:r>
        <w:r>
          <w:delText xml:space="preserve">estimates</w:delText>
        </w:r>
        <w:r>
          <w:delText xml:space="preserve"> </w:delText>
        </w:r>
        <w:r>
          <w:delText xml:space="preserve">to</w:delText>
        </w:r>
        <w:r>
          <w:delText xml:space="preserve"> </w:delText>
        </w:r>
        <w:r>
          <w:delText xml:space="preserve">simulate</w:delText>
        </w:r>
        <w:r>
          <w:delText xml:space="preserve"> </w:delText>
        </w:r>
        <w:r>
          <w:delText xml:space="preserve">new</w:delText>
        </w:r>
      </w:del>
      <w:ins w:id="9095" w:author="Gledis Guri" w:date="2026-09-25T00:00:00Z">
        <w:r>
          <w:t xml:space="preserve">spatial autocorrelation, at resolutions no field campaign can achieve, to extend inference beyond the observed effort and evaluate parameter recovery against known values; and (4) summarize prediction error as a function of sampling density and</w:t>
        </w:r>
      </w:ins>
      <w:r>
        <w:t xml:space="preserve"> </w:t>
      </w:r>
      <w:r>
        <w:t xml:space="preserve">spatial</w:t>
      </w:r>
      <w:r>
        <w:t xml:space="preserve"> </w:t>
      </w:r>
      <w:del w:id="9096" w:author="Gledis Guri" w:date="2026-09-25T00:00:00Z">
        <w:r>
          <w:delText xml:space="preserve">eDNA</w:delText>
        </w:r>
        <w:r>
          <w:delText xml:space="preserve"> </w:delText>
        </w:r>
        <w:r>
          <w:delText xml:space="preserve">fields</w:delText>
        </w:r>
        <w:r>
          <w:delText xml:space="preserve"> </w:delText>
        </w:r>
        <w:r>
          <w:delText xml:space="preserve">across</w:delText>
        </w:r>
        <w:r>
          <w:delText xml:space="preserve"> </w:delText>
        </w:r>
        <w:r>
          <w:delText xml:space="preserve">the</w:delText>
        </w:r>
        <w:r>
          <w:delText xml:space="preserve"> </w:delText>
        </w:r>
        <w:r>
          <w:delText xml:space="preserve">same</w:delText>
        </w:r>
        <w:r>
          <w:delText xml:space="preserve"> </w:delText>
        </w:r>
        <w:r>
          <w:delText xml:space="preserve">study</w:delText>
        </w:r>
        <w:r>
          <w:delText xml:space="preserve"> </w:delText>
        </w:r>
        <w:r>
          <w:delText xml:space="preserve">domain</w:delText>
        </w:r>
        <w:r>
          <w:delText xml:space="preserve">,</w:delText>
        </w:r>
        <w:r>
          <w:delText xml:space="preserve"> </w:delText>
        </w:r>
        <w:r>
          <w:delText xml:space="preserve">but</w:delText>
        </w:r>
        <w:r>
          <w:delText xml:space="preserve"> </w:delText>
        </w:r>
        <w:r>
          <w:delText xml:space="preserve">at</w:delText>
        </w:r>
        <w:r>
          <w:delText xml:space="preserve"> </w:delText>
        </w:r>
        <w:r>
          <w:delText xml:space="preserve">a</w:delText>
        </w:r>
        <w:r>
          <w:delText xml:space="preserve"> </w:delText>
        </w:r>
        <w:r>
          <w:delText xml:space="preserve">much</w:delText>
        </w:r>
        <w:r>
          <w:delText xml:space="preserve"> </w:delText>
        </w:r>
        <w:r>
          <w:delText xml:space="preserve">higher</w:delText>
        </w:r>
        <w:r>
          <w:delText xml:space="preserve"> </w:delText>
        </w:r>
        <w:r>
          <w:delText xml:space="preserve">sampling</w:delText>
        </w:r>
        <w:r>
          <w:delText xml:space="preserve"> </w:delText>
        </w:r>
        <w:r>
          <w:delText xml:space="preserve">resolution</w:delText>
        </w:r>
        <w:r>
          <w:delText xml:space="preserve"> </w:delText>
        </w:r>
        <w:r>
          <w:delText xml:space="preserve">than</w:delText>
        </w:r>
        <w:r>
          <w:delText xml:space="preserve"> </w:delText>
        </w:r>
        <w:r>
          <w:delText xml:space="preserve">was</w:delText>
        </w:r>
        <w:r>
          <w:delText xml:space="preserve"> </w:delText>
        </w:r>
        <w:r>
          <w:delText xml:space="preserve">available</w:delText>
        </w:r>
      </w:del>
      <w:ins w:id="9097" w:author="Gledis Guri" w:date="2026-09-25T00:00:00Z">
        <w:r>
          <w:t xml:space="preserve">autocorrelation in a regression that can be inverted to return the sampling density required for a user-defined error tolerance. Step 4 is implemented</w:t>
        </w:r>
      </w:ins>
      <w:r>
        <w:t xml:space="preserve"> </w:t>
      </w:r>
      <w:r>
        <w:t xml:space="preserve">in</w:t>
      </w:r>
      <w:r>
        <w:t xml:space="preserve"> </w:t>
      </w:r>
      <w:r>
        <w:t xml:space="preserve">the</w:t>
      </w:r>
      <w:r>
        <w:t xml:space="preserve"> </w:t>
      </w:r>
      <w:del w:id="9098" w:author="Gledis Guri" w:date="2026-09-25T00:00:00Z">
        <w:r>
          <w:delText xml:space="preserve">field</w:delText>
        </w:r>
        <w:r>
          <w:delText xml:space="preserve"> </w:delText>
        </w:r>
        <w:r>
          <w:delText xml:space="preserve">dataset</w:delText>
        </w:r>
        <w:r>
          <w:delText xml:space="preserve">.</w:delText>
        </w:r>
        <w:r>
          <w:delText xml:space="preserve"> </w:delText>
        </w:r>
        <w:r>
          <w:delText xml:space="preserve">For</w:delText>
        </w:r>
        <w:r>
          <w:delText xml:space="preserve"> </w:delText>
        </w:r>
        <w:r>
          <w:delText xml:space="preserve">both</w:delText>
        </w:r>
        <w:r>
          <w:delText xml:space="preserve"> </w:delText>
        </w:r>
        <w:r>
          <w:delText xml:space="preserve">empirical</w:delText>
        </w:r>
        <w:r>
          <w:delText xml:space="preserve"> </w:delText>
        </w:r>
        <w:r>
          <w:delText xml:space="preserve">and</w:delText>
        </w:r>
        <w:r>
          <w:delText xml:space="preserve"> </w:delText>
        </w:r>
        <w:r>
          <w:delText xml:space="preserve">simulated</w:delText>
        </w:r>
        <w:r>
          <w:delText xml:space="preserve"> </w:delText>
        </w:r>
        <w:r>
          <w:delText xml:space="preserve">data</w:delText>
        </w:r>
        <w:r>
          <w:delText xml:space="preserve">,</w:delText>
        </w:r>
        <w:r>
          <w:delText xml:space="preserve"> </w:delText>
        </w:r>
        <w:r>
          <w:delText xml:space="preserve">we</w:delText>
        </w:r>
        <w:r>
          <w:delText xml:space="preserve"> </w:delText>
        </w:r>
        <w:r>
          <w:delText xml:space="preserve">evaluated</w:delText>
        </w:r>
        <w:r>
          <w:delText xml:space="preserve"> </w:delText>
        </w:r>
        <w:r>
          <w:delText xml:space="preserve">how</w:delText>
        </w:r>
        <w:r>
          <w:delText xml:space="preserve"> </w:delText>
        </w:r>
        <w:r>
          <w:delText xml:space="preserve">reduced</w:delText>
        </w:r>
        <w:r>
          <w:delText xml:space="preserve"> </w:delText>
        </w:r>
        <w:r>
          <w:delText xml:space="preserve">sampling</w:delText>
        </w:r>
        <w:r>
          <w:delText xml:space="preserve"> </w:delText>
        </w:r>
        <w:r>
          <w:delText xml:space="preserve">effort</w:delText>
        </w:r>
        <w:r>
          <w:delText xml:space="preserve"> </w:delText>
        </w:r>
        <w:r>
          <w:delText xml:space="preserve">affected</w:delText>
        </w:r>
        <w:r>
          <w:delText xml:space="preserve"> </w:delText>
        </w:r>
        <w:r>
          <w:delText xml:space="preserve">spatial</w:delText>
        </w:r>
        <w:r>
          <w:delText xml:space="preserve"> </w:delText>
        </w:r>
        <w:r>
          <w:delText xml:space="preserve">prediction</w:delText>
        </w:r>
        <w:r>
          <w:delText xml:space="preserve"> </w:delText>
        </w:r>
        <w:r>
          <w:delText xml:space="preserve">accuracy</w:delText>
        </w:r>
        <w:r>
          <w:delText xml:space="preserve"> </w:delText>
        </w:r>
        <w:r>
          <w:delText xml:space="preserve">and</w:delText>
        </w:r>
        <w:r>
          <w:delText xml:space="preserve"> </w:delText>
        </w:r>
        <w:r>
          <w:delText xml:space="preserve">the</w:delText>
        </w:r>
        <w:r>
          <w:delText xml:space="preserve"> </w:delText>
        </w:r>
        <w:r>
          <w:delText xml:space="preserve">recovery</w:delText>
        </w:r>
        <w:r>
          <w:delText xml:space="preserve"> </w:delText>
        </w:r>
        <w:r>
          <w:delText xml:space="preserve">of</w:delText>
        </w:r>
        <w:r>
          <w:delText xml:space="preserve"> </w:delText>
        </w:r>
        <w:r>
          <w:delText xml:space="preserve">GP</w:delText>
        </w:r>
        <w:r>
          <w:delText xml:space="preserve"> </w:delText>
        </w:r>
        <w:r>
          <w:delText xml:space="preserve">parameters</w:delText>
        </w:r>
        <w:r>
          <w:delText xml:space="preserve"> </w:delText>
        </w:r>
        <w:r>
          <w:delText xml:space="preserve">through</w:delText>
        </w:r>
        <w:r>
          <w:delText xml:space="preserve"> </w:delText>
        </w:r>
        <w:r>
          <w:delText xml:space="preserve">systematic</w:delText>
        </w:r>
        <w:r>
          <w:delText xml:space="preserve"> </w:delText>
        </w:r>
        <w:r>
          <w:delText xml:space="preserve">thinning</w:delText>
        </w:r>
        <w:r>
          <w:delText xml:space="preserve"> </w:delText>
        </w:r>
        <w:r>
          <w:delText xml:space="preserve">analyses</w:delText>
        </w:r>
        <w:r>
          <w:delText xml:space="preserve">.</w:delText>
        </w:r>
        <w:r>
          <w:delText xml:space="preserve"> </w:delText>
        </w:r>
        <w:r>
          <w:delText xml:space="preserve">By</w:delText>
        </w:r>
        <w:r>
          <w:delText xml:space="preserve"> </w:delText>
        </w:r>
        <w:r>
          <w:delText xml:space="preserve">combining</w:delText>
        </w:r>
        <w:r>
          <w:delText xml:space="preserve"> </w:delText>
        </w:r>
        <w:r>
          <w:delText xml:space="preserve">empirical</w:delText>
        </w:r>
        <w:r>
          <w:delText xml:space="preserve"> </w:delText>
        </w:r>
        <w:r>
          <w:delText xml:space="preserve">and</w:delText>
        </w:r>
        <w:r>
          <w:delText xml:space="preserve"> </w:delText>
        </w:r>
        <w:r>
          <w:delText xml:space="preserve">simulation</w:delText>
        </w:r>
        <w:r>
          <w:delText xml:space="preserve">-</w:delText>
        </w:r>
        <w:r>
          <w:delText xml:space="preserve">based</w:delText>
        </w:r>
        <w:r>
          <w:delText xml:space="preserve"> </w:delText>
        </w:r>
        <w:r>
          <w:delText xml:space="preserve">evaluation</w:delText>
        </w:r>
        <w:r>
          <w:delText xml:space="preserve">,</w:delText>
        </w:r>
        <w:r>
          <w:delText xml:space="preserve"> </w:delText>
        </w:r>
        <w:r>
          <w:delText xml:space="preserve">this</w:delText>
        </w:r>
        <w:r>
          <w:delText xml:space="preserve"> </w:delText>
        </w:r>
        <w:r>
          <w:delText xml:space="preserve">framework</w:delText>
        </w:r>
        <w:r>
          <w:delText xml:space="preserve"> </w:delText>
        </w:r>
        <w:r>
          <w:delText xml:space="preserve">allowed</w:delText>
        </w:r>
        <w:r>
          <w:delText xml:space="preserve"> </w:delText>
        </w:r>
        <w:r>
          <w:delText xml:space="preserve">us</w:delText>
        </w:r>
        <w:r>
          <w:delText xml:space="preserve"> </w:delText>
        </w:r>
        <w:r>
          <w:delText xml:space="preserve">to</w:delText>
        </w:r>
        <w:r>
          <w:delText xml:space="preserve"> </w:delText>
        </w:r>
        <w:r>
          <w:delText xml:space="preserve">assess</w:delText>
        </w:r>
        <w:r>
          <w:delText xml:space="preserve"> </w:delText>
        </w:r>
        <w:r>
          <w:delText xml:space="preserve">sampling</w:delText>
        </w:r>
        <w:r>
          <w:delText xml:space="preserve"> </w:delText>
        </w:r>
        <w:r>
          <w:delText xml:space="preserve">efficiency</w:delText>
        </w:r>
        <w:r>
          <w:delText xml:space="preserve"> </w:delText>
        </w:r>
        <w:r>
          <w:delText xml:space="preserve">beyond</w:delText>
        </w:r>
        <w:r>
          <w:delText xml:space="preserve"> </w:delText>
        </w:r>
        <w:r>
          <w:delText xml:space="preserve">the</w:delText>
        </w:r>
        <w:r>
          <w:delText xml:space="preserve"> </w:delText>
        </w:r>
        <w:r>
          <w:delText xml:space="preserve">limits</w:delText>
        </w:r>
        <w:r>
          <w:delText xml:space="preserve"> </w:delText>
        </w:r>
        <w:r>
          <w:delText xml:space="preserve">of</w:delText>
        </w:r>
        <w:r>
          <w:delText xml:space="preserve"> </w:delText>
        </w:r>
        <w:r>
          <w:delText xml:space="preserve">the</w:delText>
        </w:r>
        <w:r>
          <w:delText xml:space="preserve"> </w:delText>
        </w:r>
        <w:r>
          <w:delText xml:space="preserve">empirical</w:delText>
        </w:r>
        <w:r>
          <w:delText xml:space="preserve"> </w:delText>
        </w:r>
        <w:r>
          <w:delText xml:space="preserve">dataset</w:delText>
        </w:r>
        <w:r>
          <w:delText xml:space="preserve"> </w:delText>
        </w:r>
        <w:r>
          <w:delText xml:space="preserve">alone</w:delText>
        </w:r>
        <w:r>
          <w:delText xml:space="preserve"> </w:delText>
        </w:r>
        <w:r>
          <w:delText xml:space="preserve">(</w:delText>
        </w:r>
        <w:r>
          <w:delText xml:space="preserve">restricted</w:delText>
        </w:r>
        <w:r>
          <w:delText xml:space="preserve"> </w:delText>
        </w:r>
        <w:r>
          <w:delText xml:space="preserve">to</w:delText>
        </w:r>
        <w:r>
          <w:delText xml:space="preserve"> </w:delText>
        </w:r>
        <w:r>
          <w:delText xml:space="preserve">358</w:delText>
        </w:r>
        <w:r>
          <w:delText xml:space="preserve"> </w:delText>
        </w:r>
        <w:r>
          <w:delText xml:space="preserve">observations</w:delText>
        </w:r>
        <w:r>
          <w:delText xml:space="preserve">)</w:delText>
        </w:r>
        <w:r>
          <w:delText xml:space="preserve"> </w:delText>
        </w:r>
        <w:r>
          <w:delText xml:space="preserve">and</w:delText>
        </w:r>
        <w:r>
          <w:delText xml:space="preserve"> </w:delText>
        </w:r>
        <w:r>
          <w:delText xml:space="preserve">thus</w:delText>
        </w:r>
        <w:r>
          <w:delText xml:space="preserve"> </w:delText>
        </w:r>
        <w:r>
          <w:delText xml:space="preserve">to</w:delText>
        </w:r>
        <w:r>
          <w:delText xml:space="preserve"> </w:delText>
        </w:r>
        <w:r>
          <w:delText xml:space="preserve">evaluate</w:delText>
        </w:r>
        <w:r>
          <w:delText xml:space="preserve"> </w:delText>
        </w:r>
        <w:r>
          <w:delText xml:space="preserve">the</w:delText>
        </w:r>
        <w:r>
          <w:delText xml:space="preserve"> </w:delText>
        </w:r>
        <w:r>
          <w:delText xml:space="preserve">sampling</w:delText>
        </w:r>
        <w:r>
          <w:delText xml:space="preserve"> </w:delText>
        </w:r>
        <w:r>
          <w:delText xml:space="preserve">effort</w:delText>
        </w:r>
        <w:r>
          <w:delText xml:space="preserve"> </w:delText>
        </w:r>
        <w:r>
          <w:delText xml:space="preserve">required</w:delText>
        </w:r>
        <w:r>
          <w:delText xml:space="preserve"> </w:delText>
        </w:r>
        <w:r>
          <w:delText xml:space="preserve">for</w:delText>
        </w:r>
        <w:r>
          <w:delText xml:space="preserve"> </w:delText>
        </w:r>
        <w:r>
          <w:delText xml:space="preserve">reliable</w:delText>
        </w:r>
        <w:r>
          <w:delText xml:space="preserve"> </w:delText>
        </w:r>
        <w:r>
          <w:delText xml:space="preserve">inference</w:delText>
        </w:r>
        <w:r>
          <w:delText xml:space="preserve"> </w:delText>
        </w:r>
        <w:r>
          <w:delText xml:space="preserve">across</w:delText>
        </w:r>
        <w:r>
          <w:delText xml:space="preserve"> </w:delText>
        </w:r>
        <w:r>
          <w:delText xml:space="preserve">a</w:delText>
        </w:r>
        <w:r>
          <w:delText xml:space="preserve"> </w:delText>
        </w:r>
        <w:r>
          <w:delText xml:space="preserve">broader</w:delText>
        </w:r>
        <w:r>
          <w:delText xml:space="preserve"> </w:delText>
        </w:r>
        <w:r>
          <w:delText xml:space="preserve">range</w:delText>
        </w:r>
        <w:r>
          <w:delText xml:space="preserve"> </w:delText>
        </w:r>
        <w:r>
          <w:delText xml:space="preserve">of</w:delText>
        </w:r>
        <w:r>
          <w:delText xml:space="preserve"> </w:delText>
        </w:r>
        <w:r>
          <w:delText xml:space="preserve">effort</w:delText>
        </w:r>
      </w:del>
      <w:ins w:id="9099" w:author="Gledis Guri" w:date="2026-09-25T00:00:00Z">
        <w:r>
          <w:t xml:space="preserve">eDNA Survey Planner, so that end users need only a prior estimate of spatial autocorrelation and a target error. We describe each step generically, giving the values used in the case study where relevant</w:t>
        </w:r>
      </w:ins>
      <w:r>
        <w:t xml:space="preserve">.</w:t>
      </w:r>
    </w:p>
    <w:p w14:paraId="04ECAC86" w14:textId="77777777" w:rsidR="001B4F2A" w:rsidRDefault="001B4F2A" w:rsidP="001643E6">
      <w:pPr>
        <w:pStyle w:val="BodyText"/>
        <w:spacing w:line="480" w:lineRule="auto"/>
        <w:rPr>
          <w:del w:id="9521" w:author="Gledis Guri" w:date="2026-09-25T00:00:00Z"/>
        </w:rPr>
      </w:pPr>
    </w:p>
    <w:p w14:paraId="07661F64" w14:textId="77777777" w:rsidR="000D6CB9" w:rsidRDefault="00000000">
      <w:pPr>
        <w:pStyle w:val="Heading2"/>
        <w:spacing w:before="0" w:after="0" w:line="480" w:lineRule="auto"/>
      </w:pPr>
      <w:r>
        <w:t>Modelling framework: Gaussian processes</w:t>
      </w:r>
    </w:p>
    <w:p w14:paraId="6365901A" w14:textId="77777777" w:rsidR="000D6CB9" w:rsidRDefault="00000000">
      <w:pPr>
        <w:pStyle w:val="BodyText"/>
        <w:spacing w:line="480" w:lineRule="auto"/>
        <w:ind w:firstLine="720"/>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w:t>
      </w:r>
      <w:r w:rsidR="0044189E">
        <w:lastRenderedPageBreak/>
        <w:t xml:space="preserve">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4A5632F3"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975EE4B" w14:textId="77777777" w:rsidR="000D6CB9" w:rsidRDefault="00000000">
      <w:pPr>
        <w:pStyle w:val="FirstParagraph"/>
        <w:spacing w:line="480" w:lineRule="auto"/>
        <w:ind w:firstLine="720"/>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2C4371E3"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D315C82" w14:textId="77777777" w:rsidR="000D6CB9" w:rsidRDefault="00000000">
      <w:pPr>
        <w:pStyle w:val="FirstParagraph"/>
        <w:spacing w:line="480" w:lineRule="auto"/>
        <w:ind w:firstLine="720"/>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w:t>
      </w:r>
    </w:p>
    <w:p w14:paraId="711766BF" w14:textId="77777777" w:rsidR="001063EA" w:rsidRPr="001063EA" w:rsidRDefault="001063EA" w:rsidP="001063EA">
      <w:pPr>
        <w:pStyle w:val="BodyText"/>
        <w:rPr>
          <w:del w:id="9522" w:author="Gledis Guri" w:date="2026-09-25T00:00:00Z"/>
        </w:rPr>
      </w:pPr>
    </w:p>
    <w:p w14:paraId="1FF8BFD3" w14:textId="5629A3D0" w:rsidR="000974AE" w:rsidRDefault="000974AE" w:rsidP="001643E6">
      <w:pPr>
        <w:pStyle w:val="Heading2"/>
        <w:spacing w:before="0" w:after="0" w:line="480" w:lineRule="auto"/>
        <w:rPr>
          <w:del w:id="9101" w:author="Gledis Guri" w:date="2026-09-25T00:00:00Z"/>
        </w:rPr>
      </w:pPr>
      <w:del w:id="9100" w:author="Gledis Guri" w:date="2026-09-25T00:00:00Z">
        <w:r>
          <w:delText xml:space="preserve">Empirical</w:delText>
        </w:r>
        <w:r>
          <w:delText xml:space="preserve"> </w:delText>
        </w:r>
        <w:r>
          <w:delText xml:space="preserve">eDNA</w:delText>
        </w:r>
        <w:r>
          <w:delText xml:space="preserve"> </w:delText>
        </w:r>
        <w:r>
          <w:delText xml:space="preserve">data</w:delText>
        </w:r>
      </w:del>
    </w:p>
    <w:p w14:paraId="4E6F073F" w14:textId="785F7F19" w:rsidR="000974AE" w:rsidRDefault="000974AE" w:rsidP="001643E6">
      <w:pPr>
        <w:pStyle w:val="FirstParagraph"/>
        <w:spacing w:line="480" w:lineRule="auto"/>
        <w:rPr>
          <w:del w:id="9107" w:author="Gledis Guri" w:date="2026-09-25T00:00:00Z"/>
        </w:rPr>
      </w:pPr>
      <w:del w:id="9103" w:author="Gledis Guri" w:date="2026-09-25T00:00:00Z">
        <w:r>
          <w:delText xml:space="preserve">Environmental</w:delText>
        </w:r>
        <w:r>
          <w:delText xml:space="preserve"> </w:delText>
        </w:r>
        <w:r>
          <w:delText xml:space="preserve">DNA</w:delText>
        </w:r>
        <w:r>
          <w:delText xml:space="preserve"> </w:delText>
        </w:r>
        <w:r>
          <w:delText xml:space="preserve">samples</w:delText>
        </w:r>
        <w:r>
          <w:delText xml:space="preserve"> </w:delText>
        </w:r>
        <w:r>
          <w:delText xml:space="preserve">were</w:delText>
        </w:r>
        <w:r>
          <w:delText xml:space="preserve"> </w:delText>
        </w:r>
        <w:r>
          <w:delText xml:space="preserve">collected</w:delText>
        </w:r>
        <w:r>
          <w:delText xml:space="preserve"> </w:delText>
        </w:r>
        <w:r>
          <w:delText xml:space="preserve">during</w:delText>
        </w:r>
        <w:r>
          <w:delText xml:space="preserve"> </w:delText>
        </w:r>
        <w:r>
          <w:delText xml:space="preserve">the</w:delText>
        </w:r>
        <w:r>
          <w:delText xml:space="preserve"> </w:delText>
        </w:r>
        <w:r>
          <w:delText xml:space="preserve">Joint</w:delText>
        </w:r>
        <w:r>
          <w:delText xml:space="preserve"> </w:delText>
        </w:r>
        <w:r>
          <w:delText xml:space="preserve">U</w:delText>
        </w:r>
        <w:r>
          <w:delText xml:space="preserve">.</w:delText>
        </w:r>
        <w:r>
          <w:delText xml:space="preserve">S</w:delText>
        </w:r>
        <w:r>
          <w:delText xml:space="preserve">.</w:delText>
        </w:r>
        <w:r>
          <w:delText xml:space="preserve">-</w:delText>
        </w:r>
        <w:r>
          <w:delText xml:space="preserve">Canada</w:delText>
        </w:r>
        <w:r>
          <w:delText xml:space="preserve"> </w:delText>
        </w:r>
        <w:r>
          <w:delText xml:space="preserve">Integrated</w:delText>
        </w:r>
        <w:r>
          <w:delText xml:space="preserve"> </w:delText>
        </w:r>
        <w:r>
          <w:delText xml:space="preserve">Ecosystem</w:delText>
        </w:r>
        <w:r>
          <w:delText xml:space="preserve"> </w:delText>
        </w:r>
        <w:r>
          <w:delText xml:space="preserve">and</w:delText>
        </w:r>
        <w:r>
          <w:delText xml:space="preserve"> </w:delText>
        </w:r>
        <w:r>
          <w:delText xml:space="preserve">Pacific</w:delText>
        </w:r>
        <w:r>
          <w:delText xml:space="preserve"> </w:delText>
        </w:r>
        <w:r>
          <w:delText xml:space="preserve">Hake</w:delText>
        </w:r>
        <w:r>
          <w:delText xml:space="preserve"> </w:delText>
        </w:r>
        <w:r>
          <w:delText xml:space="preserve">Acoustic</w:delText>
        </w:r>
        <w:r>
          <w:delText xml:space="preserve">-</w:delText>
        </w:r>
        <w:r>
          <w:delText xml:space="preserve">Trawl</w:delText>
        </w:r>
        <w:r>
          <w:delText xml:space="preserve"> </w:delText>
        </w:r>
        <w:r>
          <w:delText xml:space="preserve">Survey</w:delText>
        </w:r>
        <w:r>
          <w:delText xml:space="preserve"> </w:delText>
        </w:r>
        <w:r>
          <w:delText xml:space="preserve">aboard</w:delText>
        </w:r>
        <w:r>
          <w:delText xml:space="preserve"> </w:delText>
        </w:r>
        <w:r>
          <w:delText xml:space="preserve">the</w:delText>
        </w:r>
        <w:r>
          <w:delText xml:space="preserve"> </w:delText>
        </w:r>
        <w:r>
          <w:delText xml:space="preserve">NOAA</w:delText>
        </w:r>
        <w:r>
          <w:delText xml:space="preserve"> </w:delText>
        </w:r>
        <w:r>
          <w:delText xml:space="preserve">ship</w:delText>
        </w:r>
        <w:r>
          <w:delText xml:space="preserve"> </w:delText>
        </w:r>
        <w:r>
          <w:delText xml:space="preserve">Bell</w:delText>
        </w:r>
        <w:r>
          <w:delText xml:space="preserve"> </w:delText>
        </w:r>
        <w:r>
          <w:delText xml:space="preserve">M</w:delText>
        </w:r>
        <w:r>
          <w:delText xml:space="preserve">.</w:delText>
        </w:r>
        <w:r>
          <w:delText xml:space="preserve"> </w:delText>
        </w:r>
        <w:r>
          <w:delText xml:space="preserve">Shimada</w:delText>
        </w:r>
        <w:r>
          <w:delText xml:space="preserve"> </w:delText>
        </w:r>
        <w:r>
          <w:delText xml:space="preserve">in</w:delText>
        </w:r>
        <w:r>
          <w:delText xml:space="preserve"> </w:delText>
        </w:r>
        <w:r>
          <w:delText xml:space="preserve">summer</w:delText>
        </w:r>
        <w:r>
          <w:delText xml:space="preserve"> </w:delText>
        </w:r>
        <w:r>
          <w:delText xml:space="preserve">2019</w:delText>
        </w:r>
        <w:r>
          <w:delText xml:space="preserve"> </w:delText>
        </w:r>
        <w:r>
          <w:delText xml:space="preserve">(</w:delText>
        </w:r>
        <w:r>
          <w:delText xml:space="preserve">de</w:delText>
        </w:r>
        <w:r>
          <w:delText xml:space="preserve"> </w:delText>
        </w:r>
        <w:r>
          <w:delText xml:space="preserve">Blois</w:delText>
        </w:r>
        <w:r>
          <w:delText xml:space="preserve"> </w:delText>
        </w:r>
        <w:r>
          <w:delText xml:space="preserve">2020</w:delText>
        </w:r>
        <w:r>
          <w:delText xml:space="preserve">)</w:delText>
        </w:r>
        <w:r>
          <w:delText xml:space="preserve">.</w:delText>
        </w:r>
        <w:r>
          <w:delText xml:space="preserve"> </w:delText>
        </w:r>
        <w:r>
          <w:delText xml:space="preserve">Sampling</w:delText>
        </w:r>
        <w:r>
          <w:delText xml:space="preserve"> </w:delText>
        </w:r>
        <w:r>
          <w:delText xml:space="preserve">spanned</w:delText>
        </w:r>
        <w:r>
          <w:delText xml:space="preserve"> </w:delText>
        </w:r>
        <w:r>
          <w:delText xml:space="preserve">a</w:delText>
        </w:r>
        <w:r>
          <w:delText xml:space="preserve"> </w:delText>
        </w:r>
        <w:r>
          <w:delText xml:space="preserve">broad</w:delText>
        </w:r>
        <w:r>
          <w:delText xml:space="preserve"> </w:delText>
        </w:r>
        <w:r>
          <w:delText xml:space="preserve">latitudinal</w:delText>
        </w:r>
        <w:r>
          <w:delText xml:space="preserve"> </w:delText>
        </w:r>
        <w:r>
          <w:delText xml:space="preserve">and</w:delText>
        </w:r>
        <w:r>
          <w:delText xml:space="preserve"> </w:delText>
        </w:r>
        <w:r>
          <w:delText xml:space="preserve">longitudinal</w:delText>
        </w:r>
        <w:r>
          <w:delText xml:space="preserve"> </w:delText>
        </w:r>
        <w:r>
          <w:delText xml:space="preserve">gradient</w:delText>
        </w:r>
        <w:r>
          <w:delText xml:space="preserve"> </w:delText>
        </w:r>
        <w:r>
          <w:delText xml:space="preserve">along</w:delText>
        </w:r>
        <w:r>
          <w:delText xml:space="preserve"> </w:delText>
        </w:r>
        <w:r>
          <w:delText xml:space="preserve">the</w:delText>
        </w:r>
        <w:r>
          <w:delText xml:space="preserve"> </w:delText>
        </w:r>
        <w:r>
          <w:delText xml:space="preserve">U</w:delText>
        </w:r>
        <w:r>
          <w:delText xml:space="preserve">.</w:delText>
        </w:r>
        <w:r>
          <w:delText xml:space="preserve">S</w:delText>
        </w:r>
        <w:r>
          <w:delText xml:space="preserve">.</w:delText>
        </w:r>
        <w:r>
          <w:delText xml:space="preserve"> </w:delText>
        </w:r>
        <w:r>
          <w:delText xml:space="preserve">West</w:delText>
        </w:r>
        <w:r>
          <w:delText xml:space="preserve"> </w:delText>
        </w:r>
        <w:r>
          <w:delText xml:space="preserve">Coast</w:delText>
        </w:r>
        <w:r>
          <w:delText xml:space="preserve">,</w:delText>
        </w:r>
        <w:r>
          <w:delText xml:space="preserve"> </w:delText>
        </w:r>
        <w:r>
          <w:delText xml:space="preserve">extending</w:delText>
        </w:r>
        <w:r>
          <w:delText xml:space="preserve"> </w:delText>
        </w:r>
        <w:r>
          <w:delText xml:space="preserve">from</w:delText>
        </w:r>
        <w:r>
          <w:delText xml:space="preserve"> </w:delText>
        </w:r>
        <w:r>
          <w:delText xml:space="preserve">123</w:delText>
        </w:r>
        <w:r>
          <w:delText xml:space="preserve">.</w:delText>
        </w:r>
        <w:r>
          <w:delText xml:space="preserve">53</w:delText>
        </w:r>
        <w:r>
          <w:delText xml:space="preserve">°</w:delText>
        </w:r>
        <w:r>
          <w:delText xml:space="preserve"> </w:delText>
        </w:r>
        <w:r>
          <w:delText xml:space="preserve">to</w:delText>
        </w:r>
        <w:r>
          <w:delText xml:space="preserve"> </w:delText>
        </w:r>
        <w:r>
          <w:delText xml:space="preserve">125</w:delText>
        </w:r>
        <w:r>
          <w:delText xml:space="preserve">.</w:delText>
        </w:r>
        <w:r>
          <w:delText xml:space="preserve">93</w:delText>
        </w:r>
        <w:r>
          <w:delText xml:space="preserve">°</w:delText>
        </w:r>
        <w:r>
          <w:delText xml:space="preserve"> </w:delText>
        </w:r>
        <w:r>
          <w:delText xml:space="preserve">W</w:delText>
        </w:r>
        <w:r>
          <w:delText xml:space="preserve"> </w:delText>
        </w:r>
        <w:r>
          <w:delText xml:space="preserve">(</w:delText>
        </w:r>
        <w:r>
          <w:delText xml:space="preserve">243</w:delText>
        </w:r>
        <w:r>
          <w:delText xml:space="preserve">–</w:delText>
        </w:r>
        <w:r>
          <w:delText xml:space="preserve">461</w:delText>
        </w:r>
        <w:r>
          <w:delText xml:space="preserve"> </w:delText>
        </w:r>
        <w:r>
          <w:delText xml:space="preserve">km</w:delText>
        </w:r>
        <w:r>
          <w:delText xml:space="preserve"> </w:delText>
        </w:r>
        <w:r>
          <w:delText xml:space="preserve">UTM</w:delText>
        </w:r>
        <w:r>
          <w:delText xml:space="preserve"> </w:delText>
        </w:r>
        <w:r>
          <w:delText xml:space="preserve">eastings</w:delText>
        </w:r>
        <w:r>
          <w:delText xml:space="preserve">;</w:delText>
        </w:r>
        <w:r>
          <w:delText xml:space="preserve"> </w:delText>
        </w:r>
        <w:r>
          <w:delText xml:space="preserve">span</w:delText>
        </w:r>
        <w:r>
          <w:delText xml:space="preserve"> </w:delText>
        </w:r>
        <w:r>
          <w:delText xml:space="preserve">=</w:delText>
        </w:r>
        <w:r>
          <w:delText xml:space="preserve"> </w:delText>
        </w:r>
        <w:r>
          <w:delText xml:space="preserve">218</w:delText>
        </w:r>
        <w:r>
          <w:delText xml:space="preserve"> </w:delText>
        </w:r>
        <w:r>
          <w:delText xml:space="preserve">km</w:delText>
        </w:r>
        <w:r>
          <w:delText xml:space="preserve">)</w:delText>
        </w:r>
        <w:r>
          <w:delText xml:space="preserve"> </w:delText>
        </w:r>
        <w:r>
          <w:delText xml:space="preserve">and</w:delText>
        </w:r>
        <w:r>
          <w:delText xml:space="preserve"> </w:delText>
        </w:r>
        <w:r>
          <w:delText xml:space="preserve">from</w:delText>
        </w:r>
        <w:r>
          <w:delText xml:space="preserve"> </w:delText>
        </w:r>
        <w:r>
          <w:delText xml:space="preserve">38</w:delText>
        </w:r>
        <w:r>
          <w:delText xml:space="preserve">.</w:delText>
        </w:r>
        <w:r>
          <w:delText xml:space="preserve">36</w:delText>
        </w:r>
        <w:r>
          <w:delText xml:space="preserve">°</w:delText>
        </w:r>
        <w:r>
          <w:delText xml:space="preserve"> </w:delText>
        </w:r>
        <w:r>
          <w:delText xml:space="preserve">-</w:delText>
        </w:r>
        <w:r>
          <w:delText xml:space="preserve"> </w:delText>
        </w:r>
        <w:r>
          <w:delText xml:space="preserve">48</w:delText>
        </w:r>
        <w:r>
          <w:delText xml:space="preserve">.</w:delText>
        </w:r>
        <w:r>
          <w:delText xml:space="preserve">46</w:delText>
        </w:r>
        <w:r>
          <w:delText xml:space="preserve">°</w:delText>
        </w:r>
        <w:r>
          <w:delText xml:space="preserve"> </w:delText>
        </w:r>
        <w:r>
          <w:delText xml:space="preserve">N</w:delText>
        </w:r>
        <w:r>
          <w:delText xml:space="preserve"> </w:delText>
        </w:r>
        <w:r>
          <w:delText xml:space="preserve">(</w:delText>
        </w:r>
        <w:r>
          <w:delText xml:space="preserve">4249</w:delText>
        </w:r>
        <w:r>
          <w:delText xml:space="preserve"> </w:delText>
        </w:r>
        <w:r>
          <w:delText xml:space="preserve">-</w:delText>
        </w:r>
        <w:r>
          <w:delText xml:space="preserve"> </w:delText>
        </w:r>
        <w:r>
          <w:delText xml:space="preserve">5367</w:delText>
        </w:r>
        <w:r>
          <w:delText xml:space="preserve"> </w:delText>
        </w:r>
        <w:r>
          <w:delText xml:space="preserve">km</w:delText>
        </w:r>
        <w:r>
          <w:delText xml:space="preserve"> </w:delText>
        </w:r>
        <w:r>
          <w:delText xml:space="preserve">UTM</w:delText>
        </w:r>
        <w:r>
          <w:delText xml:space="preserve"> </w:delText>
        </w:r>
        <w:r>
          <w:delText xml:space="preserve">northings</w:delText>
        </w:r>
        <w:r>
          <w:delText xml:space="preserve">;</w:delText>
        </w:r>
        <w:r>
          <w:delText xml:space="preserve"> </w:delText>
        </w:r>
        <w:r>
          <w:delText xml:space="preserve">range</w:delText>
        </w:r>
        <w:r>
          <w:delText xml:space="preserve"> </w:delText>
        </w:r>
        <w:r>
          <w:delText xml:space="preserve">1118</w:delText>
        </w:r>
        <w:r>
          <w:delText xml:space="preserve"> </w:delText>
        </w:r>
        <w:r>
          <w:delText xml:space="preserve">km</w:delText>
        </w:r>
        <w:r>
          <w:delText xml:space="preserve">)</w:delText>
        </w:r>
        <w:r>
          <w:delText xml:space="preserve">,</w:delText>
        </w:r>
        <w:r>
          <w:delText xml:space="preserve"> </w:delText>
        </w:r>
        <w:r>
          <w:delText xml:space="preserve">corresponding</w:delText>
        </w:r>
        <w:r>
          <w:delText xml:space="preserve"> </w:delText>
        </w:r>
        <w:r>
          <w:delText xml:space="preserve">to</w:delText>
        </w:r>
        <w:r>
          <w:delText xml:space="preserve"> </w:delText>
        </w:r>
        <w:r>
          <w:delText xml:space="preserve">a</w:delText>
        </w:r>
        <w:r>
          <w:delText xml:space="preserve"> </w:delText>
        </w:r>
        <w:r>
          <w:delText xml:space="preserve">region</w:delText>
        </w:r>
        <w:r>
          <w:delText xml:space="preserve"> </w:delText>
        </w:r>
        <w:r>
          <w:delText xml:space="preserve">from</w:delText>
        </w:r>
        <w:r>
          <w:delText xml:space="preserve"> </w:delText>
        </w:r>
        <w:r>
          <w:delText xml:space="preserve">central</w:delText>
        </w:r>
        <w:r>
          <w:delText xml:space="preserve"> </w:delText>
        </w:r>
        <w:r>
          <w:delText xml:space="preserve">California</w:delText>
        </w:r>
        <w:r>
          <w:delText xml:space="preserve"> </w:delText>
        </w:r>
        <w:r>
          <w:delText xml:space="preserve">to</w:delText>
        </w:r>
        <w:r>
          <w:delText xml:space="preserve"> </w:delText>
        </w:r>
        <w:r>
          <w:delText xml:space="preserve">northern</w:delText>
        </w:r>
        <w:r>
          <w:delText xml:space="preserve"> </w:delText>
        </w:r>
        <w:r>
          <w:delText xml:space="preserve">Washington</w:delText>
        </w:r>
        <w:r>
          <w:delText xml:space="preserve">.</w:delText>
        </w:r>
        <w:r>
          <w:delText xml:space="preserve"> </w:delText>
        </w:r>
        <w:r>
          <w:delText xml:space="preserve">At</w:delText>
        </w:r>
        <w:r>
          <w:delText xml:space="preserve"> </w:delText>
        </w:r>
        <w:r>
          <w:delText xml:space="preserve">each</w:delText>
        </w:r>
        <w:r>
          <w:delText xml:space="preserve"> </w:delText>
        </w:r>
        <w:r>
          <w:delText xml:space="preserve">site</w:delText>
        </w:r>
        <w:r>
          <w:delText xml:space="preserve">,</w:delText>
        </w:r>
        <w:r>
          <w:delText xml:space="preserve"> </w:delText>
        </w:r>
        <w:r>
          <w:delText xml:space="preserve">seawater</w:delText>
        </w:r>
        <w:r>
          <w:delText xml:space="preserve"> </w:delText>
        </w:r>
        <w:r>
          <w:delText xml:space="preserve">(</w:delText>
        </w:r>
        <w:r>
          <w:delText xml:space="preserve">10</w:delText>
        </w:r>
        <w:r>
          <w:delText xml:space="preserve"> </w:delText>
        </w:r>
        <w:r>
          <w:delText xml:space="preserve">L</w:delText>
        </w:r>
        <w:r>
          <w:delText xml:space="preserve">)</w:delText>
        </w:r>
        <w:r>
          <w:delText xml:space="preserve"> </w:delText>
        </w:r>
        <w:r>
          <w:delText xml:space="preserve">was</w:delText>
        </w:r>
        <w:r>
          <w:delText xml:space="preserve"> </w:delText>
        </w:r>
        <w:r>
          <w:delText xml:space="preserve">collected</w:delText>
        </w:r>
        <w:r>
          <w:delText xml:space="preserve"> </w:delText>
        </w:r>
        <w:r>
          <w:delText xml:space="preserve">using</w:delText>
        </w:r>
        <w:r>
          <w:delText xml:space="preserve"> </w:delText>
        </w:r>
      </w:del>
      <w:proofErr w:type="spellStart"/>
      <w:del w:id="9104" w:author="Gledis Guri" w:date="2026-09-25T00:00:00Z">
        <w:r>
          <w:delText xml:space="preserve">Niskin</w:delText>
        </w:r>
      </w:del>
      <w:proofErr w:type="spellEnd"/>
      <w:del w:id="9105" w:author="Gledis Guri" w:date="2026-09-25T00:00:00Z">
        <w:r>
          <w:delText xml:space="preserve"> </w:delText>
        </w:r>
        <w:r>
          <w:delText xml:space="preserve">bottles</w:delText>
        </w:r>
        <w:r>
          <w:delText xml:space="preserve"> </w:delText>
        </w:r>
        <w:r>
          <w:delText xml:space="preserve">mounted</w:delText>
        </w:r>
        <w:r>
          <w:delText xml:space="preserve"> </w:delText>
        </w:r>
        <w:r>
          <w:delText xml:space="preserve">on</w:delText>
        </w:r>
        <w:r>
          <w:delText xml:space="preserve"> </w:delText>
        </w:r>
        <w:r>
          <w:delText xml:space="preserve">a</w:delText>
        </w:r>
        <w:r>
          <w:delText xml:space="preserve"> </w:delText>
        </w:r>
        <w:r>
          <w:delText xml:space="preserve">CTD</w:delText>
        </w:r>
        <w:r>
          <w:delText xml:space="preserve"> </w:delText>
        </w:r>
        <w:r>
          <w:delText xml:space="preserve">rosette</w:delText>
        </w:r>
        <w:r>
          <w:delText xml:space="preserve"> </w:delText>
        </w:r>
        <w:r>
          <w:delText xml:space="preserve">system</w:delText>
        </w:r>
        <w:r>
          <w:delText xml:space="preserve">,</w:delText>
        </w:r>
        <w:r>
          <w:delText xml:space="preserve"> </w:delText>
        </w:r>
        <w:r>
          <w:delText xml:space="preserve">targeting</w:delText>
        </w:r>
        <w:r>
          <w:delText xml:space="preserve"> </w:delText>
        </w:r>
        <w:r>
          <w:delText xml:space="preserve">five</w:delText>
        </w:r>
        <w:r>
          <w:delText xml:space="preserve"> </w:delText>
        </w:r>
        <w:r>
          <w:delText xml:space="preserve">depths</w:delText>
        </w:r>
        <w:r>
          <w:delText xml:space="preserve"> </w:delText>
        </w:r>
        <w:r>
          <w:delText xml:space="preserve">(</w:delText>
        </w:r>
        <w:r>
          <w:delText xml:space="preserve">0</w:delText>
        </w:r>
        <w:r>
          <w:delText xml:space="preserve">,</w:delText>
        </w:r>
        <w:r>
          <w:delText xml:space="preserve"> </w:delText>
        </w:r>
        <w:r>
          <w:delText xml:space="preserve">50</w:delText>
        </w:r>
        <w:r>
          <w:delText xml:space="preserve">,</w:delText>
        </w:r>
        <w:r>
          <w:delText xml:space="preserve"> </w:delText>
        </w:r>
        <w:r>
          <w:delText xml:space="preserve">150</w:delText>
        </w:r>
        <w:r>
          <w:delText xml:space="preserve">,</w:delText>
        </w:r>
        <w:r>
          <w:delText xml:space="preserve"> </w:delText>
        </w:r>
        <w:r>
          <w:delText xml:space="preserve">300</w:delText>
        </w:r>
        <w:r>
          <w:delText xml:space="preserve">,</w:delText>
        </w:r>
        <w:r>
          <w:delText xml:space="preserve"> </w:delText>
        </w:r>
        <w:r>
          <w:delText xml:space="preserve">and</w:delText>
        </w:r>
        <w:r>
          <w:delText xml:space="preserve"> </w:delText>
        </w:r>
        <w:r>
          <w:delText xml:space="preserve">500</w:delText>
        </w:r>
        <w:r>
          <w:delText xml:space="preserve"> </w:delText>
        </w:r>
        <w:r>
          <w:delText xml:space="preserve">m</w:delText>
        </w:r>
        <w:r>
          <w:delText xml:space="preserve">)</w:delText>
        </w:r>
        <w:r>
          <w:delText xml:space="preserve">.</w:delText>
        </w:r>
        <w:r>
          <w:delText xml:space="preserve"> </w:delText>
        </w:r>
        <w:r>
          <w:delText xml:space="preserve">From</w:delText>
        </w:r>
        <w:r>
          <w:delText xml:space="preserve"> </w:delText>
        </w:r>
        <w:r>
          <w:delText xml:space="preserve">each</w:delText>
        </w:r>
        <w:r>
          <w:delText xml:space="preserve"> </w:delText>
        </w:r>
        <w:r>
          <w:delText xml:space="preserve">bottle</w:delText>
        </w:r>
        <w:r>
          <w:delText xml:space="preserve">,</w:delText>
        </w:r>
        <w:r>
          <w:delText xml:space="preserve"> </w:delText>
        </w:r>
        <w:r>
          <w:delText xml:space="preserve">2</w:delText>
        </w:r>
        <w:r>
          <w:delText xml:space="preserve">.</w:delText>
        </w:r>
        <w:r>
          <w:delText xml:space="preserve">5</w:delText>
        </w:r>
        <w:r>
          <w:delText xml:space="preserve"> </w:delText>
        </w:r>
        <w:r>
          <w:delText xml:space="preserve">L</w:delText>
        </w:r>
        <w:r>
          <w:delText xml:space="preserve"> </w:delText>
        </w:r>
        <w:r>
          <w:delText xml:space="preserve">of</w:delText>
        </w:r>
        <w:r>
          <w:delText xml:space="preserve"> </w:delText>
        </w:r>
        <w:r>
          <w:delText xml:space="preserve">seawater</w:delText>
        </w:r>
        <w:r>
          <w:delText xml:space="preserve"> </w:delText>
        </w:r>
        <w:r>
          <w:delText xml:space="preserve">was</w:delText>
        </w:r>
        <w:r>
          <w:delText xml:space="preserve"> </w:delText>
        </w:r>
        <w:r>
          <w:delText xml:space="preserve">immediately</w:delText>
        </w:r>
        <w:r>
          <w:delText xml:space="preserve"> </w:delText>
        </w:r>
        <w:r>
          <w:delText xml:space="preserve">filtered</w:delText>
        </w:r>
        <w:r>
          <w:delText xml:space="preserve"> </w:delText>
        </w:r>
        <w:r>
          <w:delText xml:space="preserve">onboard</w:delText>
        </w:r>
        <w:r>
          <w:delText xml:space="preserve"> </w:delText>
        </w:r>
        <w:r>
          <w:delText xml:space="preserve">through</w:delText>
        </w:r>
        <w:r>
          <w:delText xml:space="preserve"> </w:delText>
        </w:r>
        <w:r>
          <w:delText xml:space="preserve">sterile</w:delText>
        </w:r>
        <w:r>
          <w:delText xml:space="preserve"> </w:delText>
        </w:r>
        <w:r>
          <w:delText xml:space="preserve">47</w:delText>
        </w:r>
        <w:r>
          <w:delText xml:space="preserve"> </w:delText>
        </w:r>
        <w:r>
          <w:delText xml:space="preserve">mm</w:delText>
        </w:r>
        <w:r>
          <w:delText xml:space="preserve"> </w:delText>
        </w:r>
        <w:r>
          <w:delText xml:space="preserve">mixed</w:delText>
        </w:r>
        <w:r>
          <w:delText xml:space="preserve"> </w:delText>
        </w:r>
        <w:r>
          <w:delText xml:space="preserve">cellulose</w:delText>
        </w:r>
        <w:r>
          <w:delText xml:space="preserve"> </w:delText>
        </w:r>
        <w:r>
          <w:delText xml:space="preserve">ester</w:delText>
        </w:r>
        <w:r>
          <w:delText xml:space="preserve"> </w:delText>
        </w:r>
        <w:r>
          <w:delText xml:space="preserve">filters</w:delText>
        </w:r>
        <w:r>
          <w:delText xml:space="preserve"> </w:delText>
        </w:r>
        <w:r>
          <w:delText xml:space="preserve">(</w:delText>
        </w:r>
        <w:r>
          <w:delText xml:space="preserve">1</w:delText>
        </w:r>
        <w:r>
          <w:delText xml:space="preserve"> </w:delText>
        </w:r>
      </w:del>
      <m:oMath>
        <w:del w:id="9102" w:author="Gledis Guri" w:date="2026-09-25T00:00:00Z">
          <m:r>
            <w:rPr>
              <w:rFonts w:ascii="Cambria Math" w:hAnsi="Cambria Math"/>
            </w:rPr>
            <m:t>μ</m:t>
          </m:r>
        </w:del>
      </m:oMath>
      <w:del w:id="9106" w:author="Gledis Guri" w:date="2026-09-25T00:00:00Z">
        <w:r>
          <w:delText xml:space="preserve">m</w:delText>
        </w:r>
        <w:r>
          <w:delText xml:space="preserve"> </w:delText>
        </w:r>
        <w:r>
          <w:delText xml:space="preserve">pore</w:delText>
        </w:r>
        <w:r>
          <w:delText xml:space="preserve"> </w:delText>
        </w:r>
        <w:r>
          <w:delText xml:space="preserve">size</w:delText>
        </w:r>
        <w:r>
          <w:delText xml:space="preserve">)</w:delText>
        </w:r>
        <w:r>
          <w:delText xml:space="preserve"> </w:delText>
        </w:r>
        <w:r>
          <w:delText xml:space="preserve">to</w:delText>
        </w:r>
        <w:r>
          <w:delText xml:space="preserve"> </w:delText>
        </w:r>
        <w:r>
          <w:delText xml:space="preserve">capture</w:delText>
        </w:r>
        <w:r>
          <w:delText xml:space="preserve"> </w:delText>
        </w:r>
        <w:r>
          <w:delText xml:space="preserve">suspended</w:delText>
        </w:r>
        <w:r>
          <w:delText xml:space="preserve"> </w:delText>
        </w:r>
        <w:r>
          <w:delText xml:space="preserve">eDNA</w:delText>
        </w:r>
        <w:r>
          <w:delText xml:space="preserve">.</w:delText>
        </w:r>
        <w:r>
          <w:delText xml:space="preserve"> </w:delText>
        </w:r>
        <w:r>
          <w:delText xml:space="preserve">Filters</w:delText>
        </w:r>
        <w:r>
          <w:delText xml:space="preserve"> </w:delText>
        </w:r>
        <w:r>
          <w:delText xml:space="preserve">were</w:delText>
        </w:r>
        <w:r>
          <w:delText xml:space="preserve"> </w:delText>
        </w:r>
        <w:r>
          <w:delText xml:space="preserve">preserved</w:delText>
        </w:r>
        <w:r>
          <w:delText xml:space="preserve"> </w:delText>
        </w:r>
        <w:r>
          <w:delText xml:space="preserve">and</w:delText>
        </w:r>
        <w:r>
          <w:delText xml:space="preserve"> </w:delText>
        </w:r>
        <w:r>
          <w:delText xml:space="preserve">DNA</w:delText>
        </w:r>
        <w:r>
          <w:delText xml:space="preserve"> </w:delText>
        </w:r>
        <w:r>
          <w:delText xml:space="preserve">was</w:delText>
        </w:r>
        <w:r>
          <w:delText xml:space="preserve"> </w:delText>
        </w:r>
        <w:r>
          <w:delText xml:space="preserve">extracted</w:delText>
        </w:r>
        <w:r>
          <w:delText xml:space="preserve"> </w:delText>
        </w:r>
        <w:r>
          <w:delText xml:space="preserve">using</w:delText>
        </w:r>
        <w:r>
          <w:delText xml:space="preserve"> </w:delText>
        </w:r>
        <w:r>
          <w:delText xml:space="preserve">a</w:delText>
        </w:r>
        <w:r>
          <w:delText xml:space="preserve"> </w:delText>
        </w:r>
        <w:r>
          <w:delText xml:space="preserve">phase</w:delText>
        </w:r>
        <w:r>
          <w:delText xml:space="preserve">-</w:delText>
        </w:r>
        <w:r>
          <w:delText xml:space="preserve">lock</w:delText>
        </w:r>
        <w:r>
          <w:delText xml:space="preserve"> </w:delText>
        </w:r>
        <w:r>
          <w:delText xml:space="preserve">phenol</w:delText>
        </w:r>
        <w:r>
          <w:delText xml:space="preserve">-</w:delText>
        </w:r>
        <w:r>
          <w:delText xml:space="preserve">chloroform</w:delText>
        </w:r>
        <w:r>
          <w:delText xml:space="preserve"> </w:delText>
        </w:r>
        <w:r>
          <w:delText xml:space="preserve">protocol</w:delText>
        </w:r>
        <w:r>
          <w:delText xml:space="preserve">,</w:delText>
        </w:r>
        <w:r>
          <w:delText xml:space="preserve"> </w:delText>
        </w:r>
        <w:r>
          <w:delText xml:space="preserve">following</w:delText>
        </w:r>
        <w:r>
          <w:delText xml:space="preserve"> </w:delText>
        </w:r>
        <w:r>
          <w:delText xml:space="preserve">established</w:delText>
        </w:r>
        <w:r>
          <w:delText xml:space="preserve"> </w:delText>
        </w:r>
        <w:r>
          <w:delText xml:space="preserve">methods</w:delText>
        </w:r>
        <w:r>
          <w:delText xml:space="preserve"> </w:delText>
        </w:r>
        <w:r w:rsidR="00FB75C5">
          <w:fldChar w:fldCharType="begin"/>
        </w:r>
        <w:r w:rsidR="00FB75C5">
          <w:del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delInstrText>
        </w:r>
        <w:r w:rsidR="00FB75C5">
          <w:fldChar w:fldCharType="separate"/>
        </w:r>
        <w:r w:rsidR="00FB75C5" w:rsidRPr="00FB75C5">
          <w:rPr>
            <w:rFonts w:cs="Times New Roman"/>
          </w:rPr>
          <w:delText>(Ramón-Laca et al., 2021; Shelton et al., 2022)</w:delText>
        </w:r>
        <w:r w:rsidR="00FB75C5">
          <w:fldChar w:fldCharType="end"/>
        </w:r>
        <w:r>
          <w:delText xml:space="preserve">.</w:delText>
        </w:r>
      </w:del>
    </w:p>
    <w:p w14:paraId="1475DAF9" w14:textId="77777777" w:rsidR="000974AE" w:rsidRDefault="000974AE" w:rsidP="001643E6">
      <w:pPr>
        <w:pStyle w:val="BodyText"/>
        <w:spacing w:line="480" w:lineRule="auto"/>
        <w:rPr>
          <w:del w:id="9108" w:author="Gledis Guri" w:date="2026-09-25T00:00:00Z"/>
        </w:rPr>
      </w:pPr>
    </w:p>
    <w:p w14:paraId="5902B6BB" w14:textId="6D18E8CF" w:rsidR="00E05D8F" w:rsidRDefault="000974AE" w:rsidP="001643E6">
      <w:pPr>
        <w:pStyle w:val="BodyText"/>
        <w:spacing w:line="480" w:lineRule="auto"/>
        <w:rPr>
          <w:del w:id="9146" w:author="Gledis Guri" w:date="2026-09-25T00:00:00Z"/>
        </w:rPr>
      </w:pPr>
      <w:del w:id="9109" w:author="Gledis Guri" w:date="2026-09-25T00:00:00Z">
        <w:r>
          <w:delText xml:space="preserve">Samples</w:delText>
        </w:r>
        <w:r>
          <w:delText xml:space="preserve"> </w:delText>
        </w:r>
        <w:r>
          <w:delText xml:space="preserve">underwent</w:delText>
        </w:r>
        <w:r>
          <w:delText xml:space="preserve"> </w:delText>
        </w:r>
        <w:r>
          <w:delText xml:space="preserve">PCR</w:delText>
        </w:r>
        <w:r>
          <w:delText xml:space="preserve"> </w:delText>
        </w:r>
        <w:r>
          <w:delText xml:space="preserve">amplification</w:delText>
        </w:r>
        <w:r>
          <w:delText xml:space="preserve"> </w:delText>
        </w:r>
        <w:r>
          <w:delText xml:space="preserve">using</w:delText>
        </w:r>
        <w:r>
          <w:delText xml:space="preserve"> </w:delText>
        </w:r>
        <w:r>
          <w:delText xml:space="preserve">the</w:delText>
        </w:r>
        <w:r>
          <w:delText xml:space="preserve"> </w:delText>
        </w:r>
      </w:del>
      <w:proofErr w:type="spellStart"/>
      <w:del w:id="9110" w:author="Gledis Guri" w:date="2026-09-25T00:00:00Z">
        <w:r>
          <w:delText xml:space="preserve">MiFish</w:delText>
        </w:r>
      </w:del>
      <w:proofErr w:type="spellEnd"/>
      <w:del w:id="9111" w:author="Gledis Guri" w:date="2026-09-25T00:00:00Z">
        <w:r>
          <w:delText xml:space="preserve"> </w:delText>
        </w:r>
        <w:r>
          <w:delText xml:space="preserve">U</w:delText>
        </w:r>
        <w:r>
          <w:delText xml:space="preserve"> </w:delText>
        </w:r>
        <w:r>
          <w:delText xml:space="preserve">universal</w:delText>
        </w:r>
        <w:r>
          <w:delText xml:space="preserve"> </w:delText>
        </w:r>
        <w:r>
          <w:delText xml:space="preserve">primer</w:delText>
        </w:r>
        <w:r>
          <w:delText xml:space="preserve"> </w:delText>
        </w:r>
        <w:r>
          <w:delText xml:space="preserve">set</w:delText>
        </w:r>
        <w:r>
          <w:delText xml:space="preserve"> </w:delText>
        </w:r>
        <w:r w:rsidR="002F6B9D">
          <w:fldChar w:fldCharType="begin"/>
        </w:r>
        <w:r w:rsidR="00AA6C90">
          <w:del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delInstrText>
        </w:r>
        <w:r w:rsidR="002F6B9D">
          <w:fldChar w:fldCharType="separate"/>
        </w:r>
        <w:r w:rsidR="00AA6C90">
          <w:rPr>
            <w:noProof/>
          </w:rPr>
          <w:delText>(Miya et al., 2015)</w:delText>
        </w:r>
        <w:r w:rsidR="002F6B9D">
          <w:fldChar w:fldCharType="end"/>
        </w:r>
        <w:r>
          <w:delText xml:space="preserve">,</w:delText>
        </w:r>
        <w:r>
          <w:delText xml:space="preserve"> </w:delText>
        </w:r>
        <w:r>
          <w:delText xml:space="preserve">targeting</w:delText>
        </w:r>
        <w:r>
          <w:delText xml:space="preserve"> </w:delText>
        </w:r>
        <w:r>
          <w:delText xml:space="preserve">a</w:delText>
        </w:r>
        <w:r>
          <w:delText xml:space="preserve"> </w:delText>
        </w:r>
        <w:r>
          <w:delText xml:space="preserve">170</w:delText>
        </w:r>
        <w:r>
          <w:delText xml:space="preserve"> </w:delText>
        </w:r>
        <w:r>
          <w:delText xml:space="preserve">bp</w:delText>
        </w:r>
        <w:r>
          <w:delText xml:space="preserve"> </w:delText>
        </w:r>
        <w:r>
          <w:delText xml:space="preserve">fragment</w:delText>
        </w:r>
        <w:r>
          <w:delText xml:space="preserve"> </w:delText>
        </w:r>
        <w:r>
          <w:delText xml:space="preserve">of</w:delText>
        </w:r>
        <w:r>
          <w:delText xml:space="preserve"> </w:delText>
        </w:r>
        <w:r>
          <w:delText xml:space="preserve">the</w:delText>
        </w:r>
        <w:r>
          <w:delText xml:space="preserve"> </w:delText>
        </w:r>
        <w:r>
          <w:delText xml:space="preserve">mitochondrial</w:delText>
        </w:r>
        <w:r>
          <w:delText xml:space="preserve"> </w:delText>
        </w:r>
        <w:r>
          <w:delText xml:space="preserve">12S</w:delText>
        </w:r>
        <w:r>
          <w:delText xml:space="preserve"> </w:delText>
        </w:r>
        <w:r>
          <w:delText xml:space="preserve">rRNA</w:delText>
        </w:r>
        <w:r>
          <w:delText xml:space="preserve"> </w:delText>
        </w:r>
        <w:r>
          <w:delText xml:space="preserve">gene</w:delText>
        </w:r>
        <w:r>
          <w:delText xml:space="preserve"> </w:delText>
        </w:r>
        <w:r>
          <w:delText xml:space="preserve">and</w:delText>
        </w:r>
        <w:r>
          <w:delText xml:space="preserve"> </w:delText>
        </w:r>
        <w:r>
          <w:delText xml:space="preserve">thereafter</w:delText>
        </w:r>
        <w:r>
          <w:delText xml:space="preserve"> </w:delText>
        </w:r>
        <w:r>
          <w:delText xml:space="preserve">sequenced</w:delText>
        </w:r>
        <w:r>
          <w:delText xml:space="preserve"> </w:delText>
        </w:r>
        <w:r>
          <w:delText xml:space="preserve">on</w:delText>
        </w:r>
        <w:r>
          <w:delText xml:space="preserve"> </w:delText>
        </w:r>
        <w:r>
          <w:delText xml:space="preserve">an</w:delText>
        </w:r>
        <w:r>
          <w:delText xml:space="preserve"> </w:delText>
        </w:r>
        <w:r>
          <w:delText xml:space="preserve">Illumina</w:delText>
        </w:r>
        <w:r>
          <w:delText xml:space="preserve"> </w:delText>
        </w:r>
        <w:r>
          <w:delText xml:space="preserve">MiSeq</w:delText>
        </w:r>
        <w:r>
          <w:delText xml:space="preserve"> </w:delText>
        </w:r>
        <w:r>
          <w:delText xml:space="preserve">platform</w:delText>
        </w:r>
        <w:r>
          <w:delText xml:space="preserve"> </w:delText>
        </w:r>
        <w:r>
          <w:delText xml:space="preserve">(</w:delText>
        </w:r>
        <w:r>
          <w:delText xml:space="preserve">2x150</w:delText>
        </w:r>
        <w:r>
          <w:delText xml:space="preserve"> </w:delText>
        </w:r>
        <w:r>
          <w:delText xml:space="preserve">bp</w:delText>
        </w:r>
        <w:r>
          <w:delText xml:space="preserve"> </w:delText>
        </w:r>
        <w:r>
          <w:delText xml:space="preserve">paired</w:delText>
        </w:r>
        <w:r>
          <w:delText xml:space="preserve">-</w:delText>
        </w:r>
        <w:r>
          <w:delText xml:space="preserve">end</w:delText>
        </w:r>
        <w:r>
          <w:delText xml:space="preserve">)</w:delText>
        </w:r>
        <w:r>
          <w:delText xml:space="preserve"> </w:delText>
        </w:r>
        <w:r>
          <w:delText xml:space="preserve">at</w:delText>
        </w:r>
        <w:r>
          <w:delText xml:space="preserve"> </w:delText>
        </w:r>
        <w:r>
          <w:delText xml:space="preserve">a</w:delText>
        </w:r>
        <w:r>
          <w:delText xml:space="preserve"> </w:delText>
        </w:r>
        <w:r>
          <w:delText xml:space="preserve">university</w:delText>
        </w:r>
        <w:r>
          <w:delText xml:space="preserve"> </w:delText>
        </w:r>
        <w:r>
          <w:delText xml:space="preserve">genomics</w:delText>
        </w:r>
        <w:r>
          <w:delText xml:space="preserve"> </w:delText>
        </w:r>
        <w:r>
          <w:delText xml:space="preserve">core</w:delText>
        </w:r>
        <w:r>
          <w:delText xml:space="preserve"> </w:delText>
        </w:r>
        <w:r>
          <w:delText xml:space="preserve">facility</w:delText>
        </w:r>
        <w:r>
          <w:delText xml:space="preserve">.</w:delText>
        </w:r>
        <w:r>
          <w:delText xml:space="preserve"> </w:delText>
        </w:r>
        <w:r>
          <w:delText xml:space="preserve">Raw</w:delText>
        </w:r>
        <w:r>
          <w:delText xml:space="preserve"> </w:delText>
        </w:r>
        <w:r>
          <w:delText xml:space="preserve">sequence</w:delText>
        </w:r>
        <w:r>
          <w:delText xml:space="preserve"> </w:delText>
        </w:r>
        <w:r>
          <w:delText xml:space="preserve">reads</w:delText>
        </w:r>
        <w:r>
          <w:delText xml:space="preserve"> </w:delText>
        </w:r>
        <w:r>
          <w:delText xml:space="preserve">were</w:delText>
        </w:r>
        <w:r>
          <w:delText xml:space="preserve"> </w:delText>
        </w:r>
        <w:r>
          <w:delText xml:space="preserve">processed</w:delText>
        </w:r>
        <w:r>
          <w:delText xml:space="preserve"> </w:delText>
        </w:r>
        <w:r>
          <w:delText xml:space="preserve">using</w:delText>
        </w:r>
        <w:r>
          <w:delText xml:space="preserve"> </w:delText>
        </w:r>
        <w:r>
          <w:delText xml:space="preserve">the</w:delText>
        </w:r>
        <w:r>
          <w:delText xml:space="preserve"> </w:delText>
        </w:r>
        <w:r>
          <w:delText xml:space="preserve">DADA2</w:delText>
        </w:r>
        <w:r>
          <w:delText xml:space="preserve"> </w:delText>
        </w:r>
        <w:r>
          <w:delText xml:space="preserve">pipeline</w:delText>
        </w:r>
        <w:r>
          <w:delText xml:space="preserve"> </w:delText>
        </w:r>
        <w:r w:rsidR="00AA6C90">
          <w:fldChar w:fldCharType="begin"/>
        </w:r>
        <w:r w:rsidR="00AA6C90">
          <w:del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delInstrText>
        </w:r>
        <w:r w:rsidR="00AA6C90">
          <w:fldChar w:fldCharType="separate"/>
        </w:r>
        <w:r w:rsidR="00AA6C90">
          <w:rPr>
            <w:noProof/>
          </w:rPr>
          <w:delText>(Callahan et al., 2016)</w:delText>
        </w:r>
        <w:r w:rsidR="00AA6C90">
          <w:fldChar w:fldCharType="end"/>
        </w:r>
        <w:r>
          <w:delText xml:space="preserve"> </w:delText>
        </w:r>
        <w:r>
          <w:delText xml:space="preserve">to</w:delText>
        </w:r>
        <w:r>
          <w:delText xml:space="preserve"> </w:delText>
        </w:r>
        <w:r>
          <w:delText xml:space="preserve">generate</w:delText>
        </w:r>
        <w:r>
          <w:delText xml:space="preserve"> </w:delText>
        </w:r>
        <w:r>
          <w:delText xml:space="preserve">amplicon</w:delText>
        </w:r>
        <w:r>
          <w:delText xml:space="preserve"> </w:delText>
        </w:r>
        <w:r>
          <w:delText xml:space="preserve">sequence</w:delText>
        </w:r>
        <w:r>
          <w:delText xml:space="preserve"> </w:delText>
        </w:r>
        <w:r>
          <w:delText xml:space="preserve">variants</w:delText>
        </w:r>
        <w:r>
          <w:delText xml:space="preserve"> </w:delText>
        </w:r>
        <w:r>
          <w:delText xml:space="preserve">(</w:delText>
        </w:r>
        <w:r>
          <w:delText xml:space="preserve">ASVs</w:delText>
        </w:r>
        <w:r>
          <w:delText xml:space="preserve">)</w:delText>
        </w:r>
        <w:r>
          <w:delText xml:space="preserve">,</w:delText>
        </w:r>
        <w:r>
          <w:delText xml:space="preserve"> </w:delText>
        </w:r>
        <w:r>
          <w:delText xml:space="preserve">which</w:delText>
        </w:r>
        <w:r>
          <w:delText xml:space="preserve"> </w:delText>
        </w:r>
        <w:r>
          <w:delText xml:space="preserve">were</w:delText>
        </w:r>
        <w:r>
          <w:delText xml:space="preserve"> </w:delText>
        </w:r>
        <w:r>
          <w:delText xml:space="preserve">taxonomically</w:delText>
        </w:r>
        <w:r>
          <w:delText xml:space="preserve"> </w:delText>
        </w:r>
        <w:r>
          <w:delText xml:space="preserve">assigned</w:delText>
        </w:r>
        <w:r>
          <w:delText xml:space="preserve"> </w:delText>
        </w:r>
        <w:r>
          <w:delText xml:space="preserve">using</w:delText>
        </w:r>
        <w:r>
          <w:delText xml:space="preserve"> </w:delText>
        </w:r>
        <w:r>
          <w:delText xml:space="preserve">a</w:delText>
        </w:r>
        <w:r>
          <w:delText xml:space="preserve"> </w:delText>
        </w:r>
        <w:r>
          <w:delText xml:space="preserve">custom</w:delText>
        </w:r>
        <w:r>
          <w:delText xml:space="preserve"> </w:delText>
        </w:r>
        <w:r>
          <w:delText xml:space="preserve">reference</w:delText>
        </w:r>
        <w:r>
          <w:delText xml:space="preserve"> </w:delText>
        </w:r>
        <w:r>
          <w:delText xml:space="preserve">database</w:delText>
        </w:r>
        <w:r>
          <w:delText xml:space="preserve"> </w:delText>
        </w:r>
        <w:r>
          <w:delText xml:space="preserve">from</w:delText>
        </w:r>
        <w:r>
          <w:delText xml:space="preserve"> </w:delText>
        </w:r>
        <w:r>
          <w:delText xml:space="preserve">NCBI</w:delText>
        </w:r>
        <w:r>
          <w:delText xml:space="preserve"> </w:delText>
        </w:r>
        <w:r>
          <w:delText xml:space="preserve">GenBank</w:delText>
        </w:r>
        <w:r>
          <w:delText xml:space="preserve"> </w:delText>
        </w:r>
        <w:r>
          <w:delText xml:space="preserve">and</w:delText>
        </w:r>
        <w:r>
          <w:delText xml:space="preserve"> </w:delText>
        </w:r>
        <w:r>
          <w:delText xml:space="preserve">BOLD</w:delText>
        </w:r>
        <w:r>
          <w:delText xml:space="preserve"> </w:delText>
        </w:r>
        <w:r>
          <w:delText xml:space="preserve">Systems</w:delText>
        </w:r>
        <w:r>
          <w:delText xml:space="preserve">.</w:delText>
        </w:r>
        <w:r>
          <w:delText xml:space="preserve"> </w:delText>
        </w:r>
        <w:r>
          <w:delText xml:space="preserve">The</w:delText>
        </w:r>
        <w:r>
          <w:delText xml:space="preserve"> </w:delText>
        </w:r>
        <w:r>
          <w:delText xml:space="preserve">same</w:delText>
        </w:r>
        <w:r>
          <w:delText xml:space="preserve"> </w:delText>
        </w:r>
        <w:r>
          <w:delText xml:space="preserve">set</w:delText>
        </w:r>
        <w:r>
          <w:delText xml:space="preserve"> </w:delText>
        </w:r>
        <w:r>
          <w:delText xml:space="preserve">of</w:delText>
        </w:r>
        <w:r>
          <w:delText xml:space="preserve"> </w:delText>
        </w:r>
        <w:r>
          <w:delText xml:space="preserve">samples</w:delText>
        </w:r>
        <w:r>
          <w:delText xml:space="preserve"> </w:delText>
        </w:r>
        <w:r>
          <w:delText xml:space="preserve">were</w:delText>
        </w:r>
        <w:r>
          <w:delText xml:space="preserve"> </w:delText>
        </w:r>
        <w:r>
          <w:delText xml:space="preserve">used</w:delText>
        </w:r>
        <w:r>
          <w:delText xml:space="preserve"> </w:delText>
        </w:r>
        <w:r>
          <w:delText xml:space="preserve">to</w:delText>
        </w:r>
        <w:r>
          <w:delText xml:space="preserve"> </w:delText>
        </w:r>
        <w:r>
          <w:delText xml:space="preserve">estimate</w:delText>
        </w:r>
        <w:r>
          <w:delText xml:space="preserve"> </w:delText>
        </w:r>
        <w:r>
          <w:delText xml:space="preserve">hake</w:delText>
        </w:r>
        <w:r>
          <w:delText xml:space="preserve"> </w:delText>
        </w:r>
        <w:r>
          <w:delText xml:space="preserve">eDNA</w:delText>
        </w:r>
        <w:r>
          <w:delText xml:space="preserve"> </w:delText>
        </w:r>
        <w:r>
          <w:delText xml:space="preserve">concentration</w:delText>
        </w:r>
        <w:r>
          <w:delText xml:space="preserve"> </w:delText>
        </w:r>
        <w:r>
          <w:delText xml:space="preserve">using</w:delText>
        </w:r>
        <w:r>
          <w:delText xml:space="preserve"> </w:delText>
        </w:r>
        <w:r>
          <w:delText xml:space="preserve">qPCR</w:delText>
        </w:r>
        <w:r>
          <w:delText xml:space="preserve"> </w:delText>
        </w:r>
        <w:r>
          <w:delText xml:space="preserve">(</w:delText>
        </w:r>
        <w:r w:rsidR="00232D1E">
          <w:fldChar w:fldCharType="begin"/>
        </w:r>
        <w:r w:rsidR="00387956">
          <w:del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delInstrText>
        </w:r>
        <w:r w:rsidR="00232D1E">
          <w:fldChar w:fldCharType="separate"/>
        </w:r>
        <w:r>
          <w:rPr>
            <w:noProof/>
          </w:rPr>
          <w:delText>Guri et al., 2025</w:delText>
        </w:r>
        <w:r w:rsidR="00232D1E">
          <w:fldChar w:fldCharType="end"/>
        </w:r>
        <w:r>
          <w:delText xml:space="preserve">)</w:delText>
        </w:r>
        <w:r>
          <w:delText xml:space="preserve">.</w:delText>
        </w:r>
        <w:r>
          <w:delText xml:space="preserve"> </w:delText>
        </w:r>
        <w:r>
          <w:delText xml:space="preserve">Species</w:delText>
        </w:r>
        <w:r>
          <w:delText xml:space="preserve">-</w:delText>
        </w:r>
        <w:r>
          <w:delText xml:space="preserve">specific</w:delText>
        </w:r>
        <w:r>
          <w:delText xml:space="preserve"> </w:delText>
        </w:r>
        <w:r>
          <w:delText xml:space="preserve">eDNA</w:delText>
        </w:r>
        <w:r>
          <w:delText xml:space="preserve"> </w:delText>
        </w:r>
        <w:r>
          <w:delText xml:space="preserve">concentrations</w:delText>
        </w:r>
        <w:r>
          <w:delText xml:space="preserve"> </w:delText>
        </w:r>
        <w:r>
          <w:delText xml:space="preserve">were</w:delText>
        </w:r>
        <w:r>
          <w:delText xml:space="preserve"> </w:delText>
        </w:r>
        <w:r>
          <w:delText xml:space="preserve">estimated</w:delText>
        </w:r>
        <w:r>
          <w:delText xml:space="preserve"> </w:delText>
        </w:r>
        <w:r>
          <w:delText xml:space="preserve">by</w:delText>
        </w:r>
        <w:r>
          <w:delText xml:space="preserve"> </w:delText>
        </w:r>
        <w:r>
          <w:delText xml:space="preserve">jointly</w:delText>
        </w:r>
        <w:r>
          <w:delText xml:space="preserve"> </w:delText>
        </w:r>
        <w:r>
          <w:delText xml:space="preserve">modeling</w:delText>
        </w:r>
        <w:r>
          <w:delText xml:space="preserve"> </w:delText>
        </w:r>
        <w:r>
          <w:delText xml:space="preserve">ASV</w:delText>
        </w:r>
        <w:r>
          <w:delText xml:space="preserve"> </w:delText>
        </w:r>
        <w:r>
          <w:delText xml:space="preserve">read</w:delText>
        </w:r>
        <w:r>
          <w:delText xml:space="preserve"> </w:delText>
        </w:r>
        <w:r>
          <w:delText xml:space="preserve">counts</w:delText>
        </w:r>
        <w:r>
          <w:delText xml:space="preserve">,</w:delText>
        </w:r>
        <w:r>
          <w:delText xml:space="preserve"> </w:delText>
        </w:r>
        <w:r>
          <w:delText xml:space="preserve">a</w:delText>
        </w:r>
        <w:r>
          <w:delText xml:space="preserve"> </w:delText>
        </w:r>
        <w:r>
          <w:delText xml:space="preserve">mock</w:delText>
        </w:r>
        <w:r>
          <w:delText xml:space="preserve"> </w:delText>
        </w:r>
        <w:r>
          <w:delText xml:space="preserve">community</w:delText>
        </w:r>
        <w:r>
          <w:delText xml:space="preserve"> </w:delText>
        </w:r>
        <w:r>
          <w:delText xml:space="preserve">to</w:delText>
        </w:r>
        <w:r>
          <w:delText xml:space="preserve"> </w:delText>
        </w:r>
        <w:r>
          <w:delText xml:space="preserve">correct</w:delText>
        </w:r>
        <w:r>
          <w:delText xml:space="preserve"> </w:delText>
        </w:r>
        <w:r>
          <w:delText xml:space="preserve">for</w:delText>
        </w:r>
        <w:r>
          <w:delText xml:space="preserve"> </w:delText>
        </w:r>
        <w:r>
          <w:delText xml:space="preserve">amplification</w:delText>
        </w:r>
        <w:r>
          <w:delText xml:space="preserve"> </w:delText>
        </w:r>
        <w:r>
          <w:delText xml:space="preserve">bias</w:delText>
        </w:r>
        <w:r>
          <w:delText xml:space="preserve">,</w:delText>
        </w:r>
        <w:r>
          <w:delText xml:space="preserve"> </w:delText>
        </w:r>
        <w:r>
          <w:delText xml:space="preserve">and</w:delText>
        </w:r>
        <w:r>
          <w:delText xml:space="preserve"> </w:delText>
        </w:r>
        <w:r>
          <w:delText xml:space="preserve">qPCR</w:delText>
        </w:r>
        <w:r>
          <w:delText xml:space="preserve"> </w:delText>
        </w:r>
        <w:r>
          <w:delText xml:space="preserve">measurements</w:delText>
        </w:r>
        <w:r>
          <w:delText xml:space="preserve"> </w:delText>
        </w:r>
        <w:r>
          <w:delText xml:space="preserve">of</w:delText>
        </w:r>
        <w:r>
          <w:delText xml:space="preserve"> </w:delText>
        </w:r>
        <w:r>
          <w:delText xml:space="preserve">Pacific</w:delText>
        </w:r>
        <w:r>
          <w:delText xml:space="preserve"> </w:delText>
        </w:r>
        <w:r>
          <w:delText xml:space="preserve">hake</w:delText>
        </w:r>
        <w:r>
          <w:delText xml:space="preserve"> </w:delText>
        </w:r>
        <w:r>
          <w:delText xml:space="preserve">to</w:delText>
        </w:r>
        <w:r>
          <w:delText xml:space="preserve"> </w:delText>
        </w:r>
        <w:r>
          <w:delText xml:space="preserve">estimate</w:delText>
        </w:r>
        <w:r>
          <w:delText xml:space="preserve"> </w:delText>
        </w:r>
        <w:r>
          <w:delText xml:space="preserve">absolute</w:delText>
        </w:r>
        <w:r>
          <w:delText xml:space="preserve"> </w:delText>
        </w:r>
        <w:r>
          <w:delText xml:space="preserve">eDNA</w:delText>
        </w:r>
        <w:r>
          <w:delText xml:space="preserve"> </w:delText>
        </w:r>
        <w:r>
          <w:delText xml:space="preserve">abundance</w:delText>
        </w:r>
        <w:r>
          <w:delText xml:space="preserve"> </w:delText>
        </w:r>
        <w:r>
          <w:delText xml:space="preserve">for</w:delText>
        </w:r>
        <w:r>
          <w:delText xml:space="preserve"> </w:delText>
        </w:r>
        <w:r>
          <w:delText xml:space="preserve">12</w:delText>
        </w:r>
        <w:r>
          <w:delText xml:space="preserve"> </w:delText>
        </w:r>
        <w:r>
          <w:delText xml:space="preserve">fish</w:delText>
        </w:r>
        <w:r>
          <w:delText xml:space="preserve"> </w:delText>
        </w:r>
        <w:r>
          <w:delText xml:space="preserve">species</w:delText>
        </w:r>
        <w:r>
          <w:delText xml:space="preserve"> </w:delText>
        </w:r>
        <w:r w:rsidR="00FB75C5">
          <w:fldChar w:fldCharType="begin"/>
        </w:r>
        <w:r w:rsidR="00FB75C5">
          <w:del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delInstrText>
        </w:r>
        <w:r w:rsidR="00FB75C5">
          <w:fldChar w:fldCharType="separate"/>
        </w:r>
        <w:r w:rsidR="00FB75C5">
          <w:rPr>
            <w:noProof/>
          </w:rPr>
          <w:delText>(Guri et al., 2024, 2025)</w:delText>
        </w:r>
        <w:r w:rsidR="00FB75C5">
          <w:fldChar w:fldCharType="end"/>
        </w:r>
        <w:r>
          <w:delText xml:space="preserve">.</w:delText>
        </w:r>
        <w:r>
          <w:delText xml:space="preserve"> </w:delText>
        </w:r>
        <w:r>
          <w:delText xml:space="preserve">The</w:delText>
        </w:r>
        <w:r>
          <w:delText xml:space="preserve"> </w:delText>
        </w:r>
        <w:r>
          <w:delText xml:space="preserve">focal</w:delText>
        </w:r>
        <w:r>
          <w:delText xml:space="preserve"> </w:delText>
        </w:r>
        <w:r>
          <w:delText xml:space="preserve">assemblage</w:delText>
        </w:r>
        <w:r>
          <w:delText xml:space="preserve"> </w:delText>
        </w:r>
        <w:r>
          <w:delText xml:space="preserve">comprised</w:delText>
        </w:r>
        <w:r>
          <w:delText xml:space="preserve"> </w:delText>
        </w:r>
        <w:r>
          <w:delText xml:space="preserve">a</w:delText>
        </w:r>
        <w:r>
          <w:delText xml:space="preserve"> </w:delText>
        </w:r>
        <w:r>
          <w:delText xml:space="preserve">mixture</w:delText>
        </w:r>
        <w:r>
          <w:delText xml:space="preserve"> </w:delText>
        </w:r>
        <w:r>
          <w:delText xml:space="preserve">of</w:delText>
        </w:r>
        <w:r>
          <w:delText xml:space="preserve"> </w:delText>
        </w:r>
        <w:r>
          <w:delText xml:space="preserve">pelagic</w:delText>
        </w:r>
        <w:r>
          <w:delText xml:space="preserve">,</w:delText>
        </w:r>
        <w:r>
          <w:delText xml:space="preserve"> </w:delText>
        </w:r>
        <w:r>
          <w:delText xml:space="preserve">mesopelagic</w:delText>
        </w:r>
        <w:r>
          <w:delText xml:space="preserve">,</w:delText>
        </w:r>
        <w:r>
          <w:delText xml:space="preserve"> </w:delText>
        </w:r>
        <w:r>
          <w:delText xml:space="preserve">and</w:delText>
        </w:r>
        <w:r>
          <w:delText xml:space="preserve"> </w:delText>
        </w:r>
        <w:r>
          <w:delText xml:space="preserve">demersal</w:delText>
        </w:r>
        <w:r>
          <w:delText xml:space="preserve"> </w:delText>
        </w:r>
        <w:r>
          <w:delText xml:space="preserve">taxa</w:delText>
        </w:r>
        <w:r>
          <w:delText xml:space="preserve"> </w:delText>
        </w:r>
        <w:r>
          <w:delText xml:space="preserve">characteristic</w:delText>
        </w:r>
        <w:r>
          <w:delText xml:space="preserve"> </w:delText>
        </w:r>
        <w:r>
          <w:delText xml:space="preserve">of</w:delText>
        </w:r>
        <w:r>
          <w:delText xml:space="preserve"> </w:delText>
        </w:r>
        <w:r>
          <w:delText xml:space="preserve">the</w:delText>
        </w:r>
        <w:r>
          <w:delText xml:space="preserve"> </w:delText>
        </w:r>
        <w:r>
          <w:delText xml:space="preserve">California</w:delText>
        </w:r>
        <w:r>
          <w:delText xml:space="preserve"> </w:delText>
        </w:r>
        <w:r>
          <w:delText xml:space="preserve">Current</w:delText>
        </w:r>
        <w:r>
          <w:delText xml:space="preserve"> </w:delText>
        </w:r>
        <w:r>
          <w:delText xml:space="preserve">ecosystem</w:delText>
        </w:r>
        <w:r>
          <w:delText xml:space="preserve">,</w:delText>
        </w:r>
        <w:r>
          <w:delText xml:space="preserve"> </w:delText>
        </w:r>
        <w:r>
          <w:delText xml:space="preserve">including</w:delText>
        </w:r>
        <w:r>
          <w:delText xml:space="preserve"> </w:delText>
        </w:r>
        <w:r>
          <w:rPr>
            <w:i/>
            <w:iCs/>
          </w:rPr>
          <w:delText xml:space="preserve">Clupea</w:delText>
        </w:r>
        <w:r>
          <w:rPr>
            <w:i/>
            <w:iCs/>
          </w:rPr>
          <w:delText xml:space="preserve"> </w:delText>
        </w:r>
      </w:del>
      <w:proofErr w:type="spellStart"/>
      <w:del w:id="9112" w:author="Gledis Guri" w:date="2026-09-25T00:00:00Z">
        <w:r>
          <w:rPr>
            <w:i/>
            <w:iCs/>
          </w:rPr>
          <w:delText xml:space="preserve">pallasii</w:delText>
        </w:r>
      </w:del>
      <w:proofErr w:type="spellEnd"/>
      <w:del w:id="9113" w:author="Gledis Guri" w:date="2026-09-25T00:00:00Z">
        <w:r>
          <w:delText xml:space="preserve">,</w:delText>
        </w:r>
        <w:r>
          <w:delText xml:space="preserve"> </w:delText>
        </w:r>
      </w:del>
      <w:proofErr w:type="spellStart"/>
      <w:del w:id="9114" w:author="Gledis Guri" w:date="2026-09-25T00:00:00Z">
        <w:r>
          <w:rPr>
            <w:i/>
            <w:iCs/>
          </w:rPr>
          <w:delText xml:space="preserve">Engraulis</w:delText>
        </w:r>
      </w:del>
      <w:proofErr w:type="spellEnd"/>
      <w:del w:id="9115" w:author="Gledis Guri" w:date="2026-09-25T00:00:00Z">
        <w:r>
          <w:rPr>
            <w:i/>
            <w:iCs/>
          </w:rPr>
          <w:delText xml:space="preserve"> </w:delText>
        </w:r>
        <w:r>
          <w:rPr>
            <w:i/>
            <w:iCs/>
          </w:rPr>
          <w:delText xml:space="preserve">mordax</w:delText>
        </w:r>
        <w:r>
          <w:delText xml:space="preserve">,</w:delText>
        </w:r>
        <w:r>
          <w:delText xml:space="preserve"> </w:delText>
        </w:r>
      </w:del>
      <w:proofErr w:type="spellStart"/>
      <w:del w:id="9116" w:author="Gledis Guri" w:date="2026-09-25T00:00:00Z">
        <w:r>
          <w:rPr>
            <w:i/>
            <w:iCs/>
          </w:rPr>
          <w:delText xml:space="preserve">Leuroglossus</w:delText>
        </w:r>
      </w:del>
      <w:proofErr w:type="spellEnd"/>
      <w:del w:id="9117" w:author="Gledis Guri" w:date="2026-09-25T00:00:00Z">
        <w:r>
          <w:rPr>
            <w:i/>
            <w:iCs/>
          </w:rPr>
          <w:delText xml:space="preserve"> </w:delText>
        </w:r>
      </w:del>
      <w:proofErr w:type="spellStart"/>
      <w:del w:id="9118" w:author="Gledis Guri" w:date="2026-09-25T00:00:00Z">
        <w:r>
          <w:rPr>
            <w:i/>
            <w:iCs/>
          </w:rPr>
          <w:delText xml:space="preserve">stilbius</w:delText>
        </w:r>
      </w:del>
      <w:proofErr w:type="spellEnd"/>
      <w:del w:id="9119" w:author="Gledis Guri" w:date="2026-09-25T00:00:00Z">
        <w:r>
          <w:delText xml:space="preserve">,</w:delText>
        </w:r>
        <w:r>
          <w:delText xml:space="preserve"> </w:delText>
        </w:r>
      </w:del>
      <w:proofErr w:type="spellStart"/>
      <w:del w:id="9120" w:author="Gledis Guri" w:date="2026-09-25T00:00:00Z">
        <w:r>
          <w:rPr>
            <w:i/>
            <w:iCs/>
          </w:rPr>
          <w:delText xml:space="preserve">Microstomus</w:delText>
        </w:r>
      </w:del>
      <w:proofErr w:type="spellEnd"/>
      <w:del w:id="9121" w:author="Gledis Guri" w:date="2026-09-25T00:00:00Z">
        <w:r>
          <w:rPr>
            <w:i/>
            <w:iCs/>
          </w:rPr>
          <w:delText xml:space="preserve"> </w:delText>
        </w:r>
        <w:r>
          <w:rPr>
            <w:i/>
            <w:iCs/>
          </w:rPr>
          <w:delText xml:space="preserve">pacificus</w:delText>
        </w:r>
        <w:r>
          <w:delText xml:space="preserve">,</w:delText>
        </w:r>
        <w:r>
          <w:delText xml:space="preserve"> </w:delText>
        </w:r>
      </w:del>
      <w:proofErr w:type="spellStart"/>
      <w:del w:id="9122" w:author="Gledis Guri" w:date="2026-09-25T00:00:00Z">
        <w:r>
          <w:rPr>
            <w:i/>
            <w:iCs/>
          </w:rPr>
          <w:delText xml:space="preserve">Sardinops</w:delText>
        </w:r>
      </w:del>
      <w:proofErr w:type="spellEnd"/>
      <w:del w:id="9123" w:author="Gledis Guri" w:date="2026-09-25T00:00:00Z">
        <w:r>
          <w:rPr>
            <w:i/>
            <w:iCs/>
          </w:rPr>
          <w:delText xml:space="preserve"> </w:delText>
        </w:r>
      </w:del>
      <w:proofErr w:type="spellStart"/>
      <w:del w:id="9124" w:author="Gledis Guri" w:date="2026-09-25T00:00:00Z">
        <w:r>
          <w:rPr>
            <w:i/>
            <w:iCs/>
          </w:rPr>
          <w:delText xml:space="preserve">sagax</w:delText>
        </w:r>
      </w:del>
      <w:proofErr w:type="spellEnd"/>
      <w:del w:id="9125" w:author="Gledis Guri" w:date="2026-09-25T00:00:00Z">
        <w:r>
          <w:delText xml:space="preserve">,</w:delText>
        </w:r>
        <w:r>
          <w:delText xml:space="preserve"> </w:delText>
        </w:r>
      </w:del>
      <w:proofErr w:type="spellStart"/>
      <w:del w:id="9126" w:author="Gledis Guri" w:date="2026-09-25T00:00:00Z">
        <w:r>
          <w:rPr>
            <w:i/>
            <w:iCs/>
          </w:rPr>
          <w:delText xml:space="preserve">Scomber</w:delText>
        </w:r>
      </w:del>
      <w:proofErr w:type="spellEnd"/>
      <w:del w:id="9127" w:author="Gledis Guri" w:date="2026-09-25T00:00:00Z">
        <w:r>
          <w:rPr>
            <w:i/>
            <w:iCs/>
          </w:rPr>
          <w:delText xml:space="preserve"> </w:delText>
        </w:r>
        <w:r>
          <w:rPr>
            <w:i/>
            <w:iCs/>
          </w:rPr>
          <w:delText xml:space="preserve">japonicus</w:delText>
        </w:r>
        <w:r>
          <w:delText xml:space="preserve">,</w:delText>
        </w:r>
        <w:r>
          <w:delText xml:space="preserve"> </w:delText>
        </w:r>
        <w:r>
          <w:rPr>
            <w:i/>
            <w:iCs/>
          </w:rPr>
          <w:delText xml:space="preserve">Sebastes</w:delText>
        </w:r>
        <w:r>
          <w:rPr>
            <w:i/>
            <w:iCs/>
          </w:rPr>
          <w:delText xml:space="preserve"> </w:delText>
        </w:r>
      </w:del>
      <w:proofErr w:type="spellStart"/>
      <w:del w:id="9128" w:author="Gledis Guri" w:date="2026-09-25T00:00:00Z">
        <w:r>
          <w:rPr>
            <w:i/>
            <w:iCs/>
          </w:rPr>
          <w:delText xml:space="preserve">entomelas</w:delText>
        </w:r>
      </w:del>
      <w:proofErr w:type="spellEnd"/>
      <w:del w:id="9129" w:author="Gledis Guri" w:date="2026-09-25T00:00:00Z">
        <w:r>
          <w:delText xml:space="preserve">,</w:delText>
        </w:r>
        <w:r>
          <w:delText xml:space="preserve"> </w:delText>
        </w:r>
      </w:del>
      <w:proofErr w:type="spellStart"/>
      <w:del w:id="9130" w:author="Gledis Guri" w:date="2026-09-25T00:00:00Z">
        <w:r>
          <w:rPr>
            <w:i/>
            <w:iCs/>
          </w:rPr>
          <w:delText xml:space="preserve">Stenobrachius</w:delText>
        </w:r>
      </w:del>
      <w:proofErr w:type="spellEnd"/>
      <w:del w:id="9131" w:author="Gledis Guri" w:date="2026-09-25T00:00:00Z">
        <w:r>
          <w:rPr>
            <w:i/>
            <w:iCs/>
          </w:rPr>
          <w:delText xml:space="preserve"> </w:delText>
        </w:r>
      </w:del>
      <w:proofErr w:type="spellStart"/>
      <w:del w:id="9132" w:author="Gledis Guri" w:date="2026-09-25T00:00:00Z">
        <w:r>
          <w:rPr>
            <w:i/>
            <w:iCs/>
          </w:rPr>
          <w:delText xml:space="preserve">leucopsarus</w:delText>
        </w:r>
      </w:del>
      <w:proofErr w:type="spellEnd"/>
      <w:del w:id="9133" w:author="Gledis Guri" w:date="2026-09-25T00:00:00Z">
        <w:r>
          <w:delText xml:space="preserve">,</w:delText>
        </w:r>
        <w:r>
          <w:delText xml:space="preserve"> </w:delText>
        </w:r>
      </w:del>
      <w:proofErr w:type="spellStart"/>
      <w:del w:id="9134" w:author="Gledis Guri" w:date="2026-09-25T00:00:00Z">
        <w:r>
          <w:rPr>
            <w:i/>
            <w:iCs/>
          </w:rPr>
          <w:delText xml:space="preserve">Tactostoma</w:delText>
        </w:r>
      </w:del>
      <w:proofErr w:type="spellEnd"/>
      <w:del w:id="9135" w:author="Gledis Guri" w:date="2026-09-25T00:00:00Z">
        <w:r>
          <w:rPr>
            <w:i/>
            <w:iCs/>
          </w:rPr>
          <w:delText xml:space="preserve"> </w:delText>
        </w:r>
      </w:del>
      <w:proofErr w:type="spellStart"/>
      <w:del w:id="9136" w:author="Gledis Guri" w:date="2026-09-25T00:00:00Z">
        <w:r>
          <w:rPr>
            <w:i/>
            <w:iCs/>
          </w:rPr>
          <w:delText xml:space="preserve">macropus</w:delText>
        </w:r>
      </w:del>
      <w:proofErr w:type="spellEnd"/>
      <w:del w:id="9137" w:author="Gledis Guri" w:date="2026-09-25T00:00:00Z">
        <w:r>
          <w:delText xml:space="preserve">,</w:delText>
        </w:r>
        <w:r>
          <w:delText xml:space="preserve"> </w:delText>
        </w:r>
      </w:del>
      <w:proofErr w:type="spellStart"/>
      <w:del w:id="9138" w:author="Gledis Guri" w:date="2026-09-25T00:00:00Z">
        <w:r>
          <w:rPr>
            <w:i/>
            <w:iCs/>
          </w:rPr>
          <w:delText xml:space="preserve">Tarletonbeania</w:delText>
        </w:r>
      </w:del>
      <w:proofErr w:type="spellEnd"/>
      <w:del w:id="9139" w:author="Gledis Guri" w:date="2026-09-25T00:00:00Z">
        <w:r>
          <w:rPr>
            <w:i/>
            <w:iCs/>
          </w:rPr>
          <w:delText xml:space="preserve"> </w:delText>
        </w:r>
      </w:del>
      <w:proofErr w:type="spellStart"/>
      <w:del w:id="9140" w:author="Gledis Guri" w:date="2026-09-25T00:00:00Z">
        <w:r>
          <w:rPr>
            <w:i/>
            <w:iCs/>
          </w:rPr>
          <w:delText xml:space="preserve">crenularis</w:delText>
        </w:r>
      </w:del>
      <w:proofErr w:type="spellEnd"/>
      <w:del w:id="9141" w:author="Gledis Guri" w:date="2026-09-25T00:00:00Z">
        <w:r>
          <w:delText xml:space="preserve">,</w:delText>
        </w:r>
        <w:r>
          <w:delText xml:space="preserve"> </w:delText>
        </w:r>
      </w:del>
      <w:proofErr w:type="spellStart"/>
      <w:del w:id="9142" w:author="Gledis Guri" w:date="2026-09-25T00:00:00Z">
        <w:r>
          <w:rPr>
            <w:i/>
            <w:iCs/>
          </w:rPr>
          <w:delText xml:space="preserve">Thaleichthys</w:delText>
        </w:r>
      </w:del>
      <w:proofErr w:type="spellEnd"/>
      <w:del w:id="9143" w:author="Gledis Guri" w:date="2026-09-25T00:00:00Z">
        <w:r>
          <w:rPr>
            <w:i/>
            <w:iCs/>
          </w:rPr>
          <w:delText xml:space="preserve"> </w:delText>
        </w:r>
        <w:r>
          <w:rPr>
            <w:i/>
            <w:iCs/>
          </w:rPr>
          <w:delText xml:space="preserve">pacificus</w:delText>
        </w:r>
        <w:r>
          <w:delText xml:space="preserve"> </w:delText>
        </w:r>
        <w:r>
          <w:delText xml:space="preserve">and</w:delText>
        </w:r>
        <w:r>
          <w:delText xml:space="preserve"> </w:delText>
        </w:r>
        <w:r>
          <w:rPr>
            <w:i/>
            <w:iCs/>
          </w:rPr>
          <w:delText xml:space="preserve">Trachurus</w:delText>
        </w:r>
        <w:r>
          <w:rPr>
            <w:i/>
            <w:iCs/>
          </w:rPr>
          <w:delText xml:space="preserve"> </w:delText>
        </w:r>
      </w:del>
      <w:proofErr w:type="spellStart"/>
      <w:del w:id="9144" w:author="Gledis Guri" w:date="2026-09-25T00:00:00Z">
        <w:r>
          <w:rPr>
            <w:i/>
            <w:iCs/>
          </w:rPr>
          <w:delText xml:space="preserve">symmetricus</w:delText>
        </w:r>
      </w:del>
      <w:proofErr w:type="spellEnd"/>
      <w:del w:id="9145" w:author="Gledis Guri" w:date="2026-09-25T00:00:00Z">
        <w:r>
          <w:delText xml:space="preserve">.</w:delText>
        </w:r>
        <w:r>
          <w:delText xml:space="preserve"> </w:delText>
        </w:r>
        <w:r>
          <w:delText xml:space="preserve">The</w:delText>
        </w:r>
        <w:r>
          <w:delText xml:space="preserve"> </w:delText>
        </w:r>
        <w:r>
          <w:delText xml:space="preserve">final</w:delText>
        </w:r>
        <w:r>
          <w:delText xml:space="preserve"> </w:delText>
        </w:r>
        <w:r>
          <w:delText xml:space="preserve">empirical</w:delText>
        </w:r>
        <w:r>
          <w:delText xml:space="preserve"> </w:delText>
        </w:r>
        <w:r>
          <w:delText xml:space="preserve">dataset</w:delText>
        </w:r>
        <w:r>
          <w:delText xml:space="preserve"> </w:delText>
        </w:r>
        <w:r>
          <w:delText xml:space="preserve">included</w:delText>
        </w:r>
        <w:r>
          <w:delText xml:space="preserve"> </w:delText>
        </w:r>
        <w:r>
          <w:delText xml:space="preserve">eDNA</w:delText>
        </w:r>
        <w:r>
          <w:delText xml:space="preserve"> </w:delText>
        </w:r>
        <w:r>
          <w:delText xml:space="preserve">measurements</w:delText>
        </w:r>
        <w:r>
          <w:delText xml:space="preserve"> </w:delText>
        </w:r>
        <w:r>
          <w:delText xml:space="preserve">(</w:delText>
        </w:r>
        <w:r>
          <w:delText xml:space="preserve">in</w:delText>
        </w:r>
        <w:r>
          <w:delText xml:space="preserve"> </w:delText>
        </w:r>
        <w:r>
          <w:delText xml:space="preserve">log</w:delText>
        </w:r>
        <w:r>
          <w:delText xml:space="preserve"> </w:delText>
        </w:r>
        <w:r>
          <w:delText xml:space="preserve">copies</w:delText>
        </w:r>
        <w:r>
          <w:delText xml:space="preserve">/</w:delText>
        </w:r>
        <w:r>
          <w:delText xml:space="preserve">L</w:delText>
        </w:r>
        <w:r>
          <w:delText xml:space="preserve">)</w:delText>
        </w:r>
        <w:r>
          <w:delText xml:space="preserve"> </w:delText>
        </w:r>
        <w:r>
          <w:delText xml:space="preserve">from</w:delText>
        </w:r>
        <w:r>
          <w:delText xml:space="preserve"> </w:delText>
        </w:r>
        <w:r>
          <w:delText xml:space="preserve">358</w:delText>
        </w:r>
        <w:r>
          <w:delText xml:space="preserve"> </w:delText>
        </w:r>
        <w:r>
          <w:delText xml:space="preserve">spatially</w:delText>
        </w:r>
        <w:r>
          <w:delText xml:space="preserve"> </w:delText>
        </w:r>
        <w:r>
          <w:delText xml:space="preserve">distributed</w:delText>
        </w:r>
        <w:r>
          <w:delText xml:space="preserve"> </w:delText>
        </w:r>
        <w:r>
          <w:delText xml:space="preserve">sampling</w:delText>
        </w:r>
        <w:r>
          <w:delText xml:space="preserve"> </w:delText>
        </w:r>
        <w:r>
          <w:delText xml:space="preserve">among</w:delText>
        </w:r>
        <w:r>
          <w:delText xml:space="preserve"> </w:delText>
        </w:r>
        <w:r>
          <w:delText xml:space="preserve">the</w:delText>
        </w:r>
        <w:r>
          <w:delText xml:space="preserve"> </w:delText>
        </w:r>
        <w:r>
          <w:delText xml:space="preserve">reported</w:delText>
        </w:r>
        <w:r>
          <w:delText xml:space="preserve"> </w:delText>
        </w:r>
        <w:r>
          <w:delText xml:space="preserve">depth</w:delText>
        </w:r>
        <w:r>
          <w:delText xml:space="preserve"> </w:delText>
        </w:r>
        <w:r>
          <w:delText xml:space="preserve">layers</w:delText>
        </w:r>
        <w:r>
          <w:delText xml:space="preserve">.</w:delText>
        </w:r>
      </w:del>
    </w:p>
    <w:p w14:paraId="56FCDECE" w14:textId="77777777" w:rsidR="00162082" w:rsidRDefault="00162082" w:rsidP="001643E6">
      <w:pPr>
        <w:pStyle w:val="BodyText"/>
        <w:spacing w:line="480" w:lineRule="auto"/>
        <w:rPr>
          <w:del w:id="9147" w:author="Gledis Guri" w:date="2026-09-25T00:00:00Z"/>
        </w:rPr>
      </w:pPr>
    </w:p>
    <w:p w14:paraId="3369C701" w14:textId="688C77DF" w:rsidR="00A15ACC" w:rsidRPr="008D73E1" w:rsidRDefault="00162082" w:rsidP="001643E6">
      <w:pPr>
        <w:pStyle w:val="BodyText"/>
        <w:spacing w:line="480" w:lineRule="auto"/>
      </w:pPr>
      <w:del w:id="9148" w:author="Gledis Guri" w:date="2026-09-25T00:00:00Z">
        <w:r>
          <w:rPr>
            <w:b/>
            <w:bCs w:val="0"/>
          </w:rPr>
          <w:delText xml:space="preserve">Estimation</w:delText>
        </w:r>
        <w:r>
          <w:rPr>
            <w:b/>
            <w:bCs w:val="0"/>
          </w:rPr>
          <w:delText xml:space="preserve"> </w:delText>
        </w:r>
        <w:r>
          <w:rPr>
            <w:b/>
            <w:bCs w:val="0"/>
          </w:rPr>
          <w:delText xml:space="preserve">of</w:delText>
        </w:r>
        <w:r>
          <w:rPr>
            <w:b/>
            <w:bCs w:val="0"/>
          </w:rPr>
          <w:delText xml:space="preserve"> </w:delText>
        </w:r>
        <w:r>
          <w:rPr>
            <w:b/>
            <w:bCs w:val="0"/>
          </w:rPr>
          <w:delText xml:space="preserve">species</w:delText>
        </w:r>
      </w:del>
      <w:ins w:id="9149" w:author="Gledis Guri" w:date="2026-09-25T00:00:00Z">
        <w:r>
          <w:rPr>
            <w:b/>
          </w:rPr>
          <w:t xml:space="preserve">Step 1: Estimating taxon</w:t>
        </w:r>
      </w:ins>
      <w:r>
        <w:rPr>
          <w:b/>
          <w:bCs w:val="0"/>
        </w:rPr>
        <w:t xml:space="preserve">-</w:t>
      </w:r>
      <w:r>
        <w:rPr>
          <w:b/>
          <w:bCs w:val="0"/>
        </w:rPr>
        <w:t xml:space="preserve">specific</w:t>
      </w:r>
      <w:r>
        <w:rPr>
          <w:b/>
          <w:bCs w:val="0"/>
        </w:rPr>
        <w:t xml:space="preserve"> </w:t>
      </w:r>
      <w:r>
        <w:rPr>
          <w:b/>
          <w:bCs w:val="0"/>
        </w:rPr>
        <w:t xml:space="preserve">spatial</w:t>
      </w:r>
      <w:r>
        <w:rPr>
          <w:b/>
          <w:bCs w:val="0"/>
        </w:rPr>
        <w:t xml:space="preserve"> </w:t>
      </w:r>
      <w:r>
        <w:rPr>
          <w:b/>
          <w:bCs w:val="0"/>
        </w:rPr>
        <w:t xml:space="preserve">structure</w:t>
      </w:r>
    </w:p>
    <w:p w14:paraId="6CD5011B" w14:textId="47E99947" w:rsidR="00D94C80" w:rsidRDefault="0039223E" w:rsidP="001643E6">
      <w:pPr>
        <w:pStyle w:val="BodyText"/>
        <w:spacing w:line="480" w:lineRule="auto"/>
        <w:ind w:firstLine="720"/>
      </w:pPr>
      <w:del w:id="9150" w:author="Gledis Guri" w:date="2026-09-25T00:00:00Z">
        <w:r>
          <w:delText xml:space="preserve">After</w:delText>
        </w:r>
        <w:r>
          <w:delText xml:space="preserve"> </w:delText>
        </w:r>
        <w:r>
          <w:delText xml:space="preserve">the</w:delText>
        </w:r>
        <w:r>
          <w:delText xml:space="preserve"> </w:delText>
        </w:r>
        <w:r>
          <w:delText xml:space="preserve">acquisition</w:delText>
        </w:r>
        <w:r>
          <w:delText xml:space="preserve"> </w:delText>
        </w:r>
        <w:r>
          <w:delText xml:space="preserve">of</w:delText>
        </w:r>
        <w:r>
          <w:delText xml:space="preserve"> </w:delText>
        </w:r>
        <w:r>
          <w:delText xml:space="preserve">the</w:delText>
        </w:r>
        <w:r>
          <w:delText xml:space="preserve"> </w:delText>
        </w:r>
        <w:r>
          <w:delText xml:space="preserve">empirical</w:delText>
        </w:r>
        <w:r>
          <w:delText xml:space="preserve"> </w:delText>
        </w:r>
        <w:r>
          <w:delText xml:space="preserve">data</w:delText>
        </w:r>
        <w:r>
          <w:delText xml:space="preserve">,</w:delText>
        </w:r>
        <w:r>
          <w:delText xml:space="preserve"> </w:delText>
        </w:r>
        <w:r>
          <w:delText xml:space="preserve">we</w:delText>
        </w:r>
        <w:r>
          <w:delText xml:space="preserve"> </w:delText>
        </w:r>
        <w:r>
          <w:delText xml:space="preserve">obtained</w:delText>
        </w:r>
      </w:del>
      <w:ins w:id="9151" w:author="Gledis Guri" w:date="2026-09-25T00:00:00Z">
        <w:r>
          <w:t xml:space="preserve">Given</w:t>
        </w:r>
      </w:ins>
      <w:r>
        <w:t xml:space="preserve"> </w:t>
      </w:r>
      <w:r>
        <w:t xml:space="preserve">log</w:t>
      </w:r>
      <w:r>
        <w:t xml:space="preserve"> </w:t>
      </w:r>
      <w:r>
        <w:t xml:space="preserve">eDNA</w:t>
      </w:r>
      <w:r>
        <w:t xml:space="preserve"> </w:t>
      </w:r>
      <w:r>
        <w:t xml:space="preserve">concentration</w:t>
      </w:r>
      <w:r>
        <w:t xml:space="preserve"> </w:t>
      </w:r>
      <w:r>
        <w:t xml:space="preserve">values</w:t>
      </w:r>
      <w:r>
        <w:t xml:space="preserve"> </w:t>
      </w:r>
      <w:r>
        <w:t xml:space="preserve">(</w:t>
      </w:r>
      <w:r>
        <w:rPr>
          <w:i/>
          <w:iCs/>
        </w:rPr>
        <w:t xml:space="preserve">Y</w:t>
      </w:r>
      <w:r>
        <w:t xml:space="preserve">)</w:t>
      </w:r>
      <w:r>
        <w:t xml:space="preserve"> </w:t>
      </w:r>
      <w:r>
        <w:t xml:space="preserve">paired</w:t>
      </w:r>
      <w:r>
        <w:t xml:space="preserve"> </w:t>
      </w:r>
      <w:r>
        <w:t xml:space="preserve">with</w:t>
      </w:r>
      <w:r>
        <w:t xml:space="preserve"> </w:t>
      </w:r>
      <w:r>
        <w:t xml:space="preserve">spatial</w:t>
      </w:r>
      <w:r>
        <w:t xml:space="preserve"> </w:t>
      </w:r>
      <w:r>
        <w:t xml:space="preserve">coordinates</w:t>
      </w:r>
      <w:r>
        <w:t xml:space="preserve"> </w:t>
      </w:r>
      <w:r>
        <w:t xml:space="preserve">(</w:t>
      </w:r>
      <w:r>
        <w:rPr>
          <w:i/>
          <w:iCs/>
        </w:rPr>
        <w:t xml:space="preserve">X</w:t>
      </w:r>
      <w:r>
        <w:t xml:space="preserve">)</w:t>
      </w:r>
      <w:r>
        <w:t xml:space="preserve"> </w:t>
      </w:r>
      <w:r>
        <w:t xml:space="preserve">for</w:t>
      </w:r>
      <w:r>
        <w:t xml:space="preserve"> </w:t>
      </w:r>
      <w:r>
        <w:t xml:space="preserve">each</w:t>
      </w:r>
      <w:r>
        <w:t xml:space="preserve"> </w:t>
      </w:r>
      <w:r>
        <w:t xml:space="preserve">sampling</w:t>
      </w:r>
      <w:r>
        <w:t xml:space="preserve"> </w:t>
      </w:r>
      <w:r>
        <w:t xml:space="preserve">location</w:t>
      </w:r>
      <w:r>
        <w:t xml:space="preserve"> </w:t>
      </w:r>
      <w:r>
        <w:t xml:space="preserve">(</w:t>
      </w:r>
      <w:r>
        <w:rPr>
          <w:i/>
          <w:iCs/>
        </w:rPr>
        <w:t xml:space="preserve">x</w:t>
      </w:r>
      <w:r>
        <w:t xml:space="preserve">;</w:t>
      </w:r>
      <w:r>
        <w:rPr>
          <w:i/>
          <w:iCs/>
        </w:rPr>
        <w:t xml:space="preserve"> </w:t>
      </w:r>
      <w:r>
        <w:rPr>
          <w:i/>
          <w:iCs/>
        </w:rPr>
        <w:t xml:space="preserve">N</w:t>
      </w:r>
      <w:r>
        <w:t xml:space="preserve"> </w:t>
      </w:r>
      <w:r>
        <w:t xml:space="preserve">=</w:t>
      </w:r>
      <w:r>
        <w:t xml:space="preserve"> </w:t>
      </w:r>
      <w:r>
        <w:t xml:space="preserve">358</w:t>
      </w:r>
      <w:del w:id="9152" w:author="Gledis Guri" w:date="2026-09-25T00:00:00Z">
        <w:r>
          <w:delText xml:space="preserve">)</w:delText>
        </w:r>
        <w:r>
          <w:delText xml:space="preserve">.</w:delText>
        </w:r>
        <w:r>
          <w:delText xml:space="preserve"> </w:delText>
        </w:r>
        <w:r>
          <w:delText xml:space="preserve">We</w:delText>
        </w:r>
        <w:r>
          <w:delText xml:space="preserve"> </w:delText>
        </w:r>
        <w:r>
          <w:delText xml:space="preserve">then</w:delText>
        </w:r>
      </w:del>
      <w:ins w:id="9153" w:author="Gledis Guri" w:date="2026-09-25T00:00:00Z">
        <w:r>
          <w:t xml:space="preserve"> in the case study), we</w:t>
        </w:r>
      </w:ins>
      <w:r>
        <w:t xml:space="preserve"> </w:t>
      </w:r>
      <w:r>
        <w:t xml:space="preserve">used</w:t>
      </w:r>
      <w:r>
        <w:t xml:space="preserve"> </w:t>
      </w:r>
      <w:r>
        <w:t xml:space="preserve">the</w:t>
      </w:r>
      <w:r>
        <w:t xml:space="preserve"> </w:t>
      </w:r>
      <w:r>
        <w:t xml:space="preserve">GP</w:t>
      </w:r>
      <w:r>
        <w:t xml:space="preserve"> </w:t>
      </w:r>
      <w:r>
        <w:t xml:space="preserve">model</w:t>
      </w:r>
      <w:r>
        <w:t xml:space="preserve"> </w:t>
      </w:r>
      <w:r>
        <w:t xml:space="preserve">(</w:t>
      </w:r>
      <w:r>
        <w:t xml:space="preserve">Eq</w:t>
      </w:r>
      <w:r>
        <w:t xml:space="preserve">.</w:t>
      </w:r>
      <w:r>
        <w:t xml:space="preserve"> </w:t>
      </w:r>
      <w:r>
        <w:t xml:space="preserve">1</w:t>
      </w:r>
      <w:r>
        <w:t xml:space="preserve">–</w:t>
      </w:r>
      <w:r>
        <w:t xml:space="preserve">2</w:t>
      </w:r>
      <w:r>
        <w:t xml:space="preserve">)</w:t>
      </w:r>
      <w:r>
        <w:t xml:space="preserve"> </w:t>
      </w:r>
      <w:r>
        <w:t xml:space="preserve">to</w:t>
      </w:r>
      <w:r>
        <w:t xml:space="preserve"> </w:t>
      </w:r>
      <w:r>
        <w:t xml:space="preserve">infer</w:t>
      </w:r>
      <w:r>
        <w:t xml:space="preserve"> </w:t>
      </w:r>
      <w:r>
        <w:t xml:space="preserve">the</w:t>
      </w:r>
      <w:r>
        <w:t xml:space="preserve"> </w:t>
      </w:r>
      <w:r>
        <w:t xml:space="preserve">underlying</w:t>
      </w:r>
      <w:r>
        <w:t xml:space="preserve"> </w:t>
      </w:r>
      <w:r>
        <w:t xml:space="preserve">spatial</w:t>
      </w:r>
      <w:r>
        <w:t xml:space="preserve"> </w:t>
      </w:r>
      <w:r>
        <w:t xml:space="preserve">structure</w:t>
      </w:r>
      <w:r>
        <w:t xml:space="preserve"> </w:t>
      </w:r>
      <w:r>
        <w:t xml:space="preserve">and</w:t>
      </w:r>
      <w:r>
        <w:t xml:space="preserve"> </w:t>
      </w:r>
      <w:r>
        <w:t xml:space="preserve">learn</w:t>
      </w:r>
      <w:r>
        <w:t xml:space="preserve"> </w:t>
      </w:r>
      <w:r>
        <w:t xml:space="preserve">key</w:t>
      </w:r>
      <w:r>
        <w:t xml:space="preserve"> </w:t>
      </w:r>
      <w:r>
        <w:t xml:space="preserve">parameters</w:t>
      </w:r>
      <w:r>
        <w:t xml:space="preserve"> </w:t>
      </w:r>
      <w:r>
        <w:t xml:space="preserve">governing</w:t>
      </w:r>
      <w:r>
        <w:t xml:space="preserve"> </w:t>
      </w:r>
      <w:r>
        <w:t xml:space="preserve">the</w:t>
      </w:r>
      <w:r>
        <w:t xml:space="preserve"> </w:t>
      </w:r>
      <w:r>
        <w:t xml:space="preserve">spatial</w:t>
      </w:r>
      <w:r>
        <w:t xml:space="preserve"> </w:t>
      </w:r>
      <w:r>
        <w:t xml:space="preserve">field</w:t>
      </w:r>
      <w:r>
        <w:t xml:space="preserve">,</w:t>
      </w:r>
      <w:r>
        <w:t xml:space="preserve"> </w:t>
      </w:r>
      <w:r>
        <w:t xml:space="preserve">including</w:t>
      </w:r>
      <w:r>
        <w:t xml:space="preserve"> </w:t>
      </w:r>
      <w:r>
        <w:t xml:space="preserve">the</w:t>
      </w:r>
      <w:r>
        <w:t xml:space="preserve"> </w:t>
      </w:r>
      <w:r>
        <w:t xml:space="preserve">depth</w:t>
      </w:r>
      <w:r>
        <w:t xml:space="preserve">-</w:t>
      </w:r>
      <w:r>
        <w:t xml:space="preserve">specific</w:t>
      </w:r>
      <w:r>
        <w:t xml:space="preserve"> </w:t>
      </w:r>
      <w:r>
        <w:t xml:space="preserve">mean</w:t>
      </w:r>
      <w:r>
        <w:t xml:space="preserve"> </w:t>
      </w:r>
      <w:r>
        <w:t xml:space="preserve">(</w:t>
      </w:r>
      <w:proofErr w:type="spellStart"/>
      <w:r>
        <w:rPr>
          <w:i/>
          <w:iCs/>
        </w:rPr>
        <w:t xml:space="preserve">μ</w:t>
      </w:r>
      <w:r>
        <w:rPr>
          <w:i/>
          <w:iCs/>
          <w:vertAlign w:val="subscript"/>
        </w:rPr>
        <w:t xml:space="preserve">d</w:t>
      </w:r>
      <w:proofErr w:type="spellEnd"/>
      <w:r>
        <w:t xml:space="preserve">)</w:t>
      </w:r>
      <w:r>
        <w:t xml:space="preserve">,</w:t>
      </w:r>
      <w:r>
        <w:t xml:space="preserve"> </w:t>
      </w:r>
      <w:r>
        <w:t xml:space="preserve">spatial</w:t>
      </w:r>
      <w:r>
        <w:t xml:space="preserve"> </w:t>
      </w:r>
      <w:r>
        <w:t xml:space="preserve">autocorrelation</w:t>
      </w:r>
      <w:r>
        <w:t xml:space="preserve"> </w:t>
      </w:r>
      <w:r>
        <w:t xml:space="preserve">(</w:t>
      </w:r>
      <w:r>
        <w:rPr>
          <w:i/>
          <w:iCs/>
        </w:rPr>
        <w:t xml:space="preserve">ρ</w:t>
      </w:r>
      <w:r>
        <w:t xml:space="preserve">)</w:t>
      </w:r>
      <w:r>
        <w:t xml:space="preserve">,</w:t>
      </w:r>
      <w:r>
        <w:t xml:space="preserve"> </w:t>
      </w:r>
      <w:r>
        <w:t xml:space="preserve">amplitude</w:t>
      </w:r>
      <w:r>
        <w:t xml:space="preserve"> </w:t>
      </w:r>
      <w:r>
        <w:t xml:space="preserve">(</w:t>
      </w:r>
      <w:r>
        <w:rPr>
          <w:i/>
          <w:iCs/>
        </w:rPr>
        <w:t xml:space="preserve">α</w:t>
      </w:r>
      <w:r>
        <w:rPr>
          <w:i/>
          <w:iCs/>
          <w:vertAlign w:val="superscript"/>
        </w:rPr>
        <w:t xml:space="preserve">2</w:t>
      </w:r>
      <w:r>
        <w:t xml:space="preserve">)</w:t>
      </w:r>
      <w:r>
        <w:t xml:space="preserve">,</w:t>
      </w:r>
      <w:r>
        <w:t xml:space="preserve"> </w:t>
      </w:r>
      <w:r>
        <w:t xml:space="preserve">and</w:t>
      </w:r>
      <w:r>
        <w:t xml:space="preserve"> </w:t>
      </w:r>
      <w:r>
        <w:t xml:space="preserve">non</w:t>
      </w:r>
      <w:r>
        <w:t xml:space="preserve">-</w:t>
      </w:r>
      <w:r>
        <w:t xml:space="preserve">spatial</w:t>
      </w:r>
      <w:r>
        <w:t xml:space="preserve"> </w:t>
      </w:r>
      <w:r>
        <w:t xml:space="preserve">variance</w:t>
      </w:r>
      <w:r>
        <w:t xml:space="preserve"> </w:t>
      </w:r>
      <w:r>
        <w:t xml:space="preserve">(</w:t>
      </w:r>
      <w:r>
        <w:rPr>
          <w:i/>
          <w:iCs/>
        </w:rPr>
        <w:t xml:space="preserve">σ</w:t>
      </w:r>
      <w:r>
        <w:rPr>
          <w:i/>
          <w:iCs/>
          <w:vertAlign w:val="superscript"/>
        </w:rPr>
        <w:t xml:space="preserve">2</w:t>
      </w:r>
      <w:r>
        <w:t xml:space="preserve">)</w:t>
      </w:r>
      <w:r>
        <w:t xml:space="preserve">.</w:t>
      </w:r>
      <w:r>
        <w:t xml:space="preserve"> </w:t>
      </w:r>
      <w:r>
        <w:t xml:space="preserve">Additionally</w:t>
      </w:r>
      <w:r>
        <w:t xml:space="preserve">,</w:t>
      </w:r>
      <w:r>
        <w:t xml:space="preserve"> </w:t>
      </w:r>
      <w:r>
        <w:t xml:space="preserve">we</w:t>
      </w:r>
      <w:r>
        <w:t xml:space="preserve"> </w:t>
      </w:r>
      <w:r>
        <w:t xml:space="preserve">used</w:t>
      </w:r>
      <w:r>
        <w:t xml:space="preserve"> </w:t>
      </w:r>
      <w:r>
        <w:t xml:space="preserve">the</w:t>
      </w:r>
      <w:r>
        <w:t xml:space="preserve"> </w:t>
      </w:r>
      <w:r>
        <w:t xml:space="preserve">model</w:t>
      </w:r>
      <w:r>
        <w:t xml:space="preserve"> </w:t>
      </w:r>
      <w:r>
        <w:t xml:space="preserve">to</w:t>
      </w:r>
      <w:r>
        <w:t xml:space="preserve"> </w:t>
      </w:r>
      <w:r>
        <w:t xml:space="preserve">predict</w:t>
      </w:r>
      <w:r>
        <w:t xml:space="preserve"> </w:t>
      </w:r>
      <w:r>
        <w:t xml:space="preserve">eDNA</w:t>
      </w:r>
      <w:r>
        <w:t xml:space="preserve"> </w:t>
      </w:r>
      <w:r>
        <w:t xml:space="preserve">concentrations</w:t>
      </w:r>
      <w:r>
        <w:t xml:space="preserve"> </w:t>
      </w:r>
      <w:r>
        <w:t xml:space="preserve">(</w:t>
      </w:r>
      <w:r>
        <w:rPr>
          <w:i/>
          <w:iCs/>
        </w:rPr>
        <w:t xml:space="preserve">Z</w:t>
      </w:r>
      <w:r>
        <w:t xml:space="preserve">)</w:t>
      </w:r>
      <w:r>
        <w:t xml:space="preserve"> </w:t>
      </w:r>
      <w:r>
        <w:t xml:space="preserve">across</w:t>
      </w:r>
      <w:r>
        <w:t xml:space="preserve"> </w:t>
      </w:r>
      <w:del w:id="9154" w:author="Gledis Guri" w:date="2026-09-25T00:00:00Z">
        <w:r>
          <w:delText xml:space="preserve">the</w:delText>
        </w:r>
        <w:r>
          <w:delText xml:space="preserve"> </w:delText>
        </w:r>
        <w:r>
          <w:delText xml:space="preserve">full</w:delText>
        </w:r>
      </w:del>
      <w:ins w:id="9155" w:author="Gledis Guri" w:date="2026-09-25T00:00:00Z">
        <w:r>
          <w:t xml:space="preserve">a</w:t>
        </w:r>
      </w:ins>
      <w:r>
        <w:t xml:space="preserve"> </w:t>
      </w:r>
      <w:r>
        <w:t xml:space="preserve">spatial</w:t>
      </w:r>
      <w:ins w:id="9156" w:author="Gledis Guri" w:date="2026-09-25T00:00:00Z">
        <w:r>
          <w:t xml:space="preserve"> prediction</w:t>
        </w:r>
      </w:ins>
      <w:r>
        <w:t xml:space="preserve"> </w:t>
      </w:r>
      <w:r>
        <w:t xml:space="preserve">grid</w:t>
      </w:r>
      <w:r>
        <w:t xml:space="preserve"> </w:t>
      </w:r>
      <w:r>
        <w:t xml:space="preserve">(</w:t>
      </w:r>
      <w:r>
        <w:rPr>
          <w:i/>
          <w:iCs/>
        </w:rPr>
        <w:t xml:space="preserve">Q</w:t>
      </w:r>
      <w:r>
        <w:t xml:space="preserve">)</w:t>
      </w:r>
      <w:r>
        <w:t xml:space="preserve"> </w:t>
      </w:r>
      <w:r>
        <w:t xml:space="preserve">using</w:t>
      </w:r>
      <w:r>
        <w:t xml:space="preserve"> </w:t>
      </w:r>
      <w:r>
        <w:t xml:space="preserve">Eq</w:t>
      </w:r>
      <w:r>
        <w:t xml:space="preserve"> </w:t>
      </w:r>
      <w:r>
        <w:t xml:space="preserve">3</w:t>
      </w:r>
      <w:r>
        <w:t xml:space="preserve">.</w:t>
      </w:r>
      <w:r>
        <w:t xml:space="preserve"> </w:t>
      </w:r>
      <w:del w:id="9157" w:author="Gledis Guri" w:date="2026-09-25T00:00:00Z">
        <w:r>
          <w:delText xml:space="preserve">We</w:delText>
        </w:r>
      </w:del>
      <w:ins w:id="9158" w:author="Gledis Guri" w:date="2026-09-25T00:00:00Z">
        <w:r>
          <w:t xml:space="preserve">In the case study, we</w:t>
        </w:r>
      </w:ins>
      <w:r>
        <w:t xml:space="preserve"> </w:t>
      </w:r>
      <w:r>
        <w:t xml:space="preserve">defined</w:t>
      </w:r>
      <w:r>
        <w:t xml:space="preserve"> </w:t>
      </w:r>
      <w:r>
        <w:t xml:space="preserve">this</w:t>
      </w:r>
      <w:r>
        <w:t xml:space="preserve"> </w:t>
      </w:r>
      <w:r>
        <w:t xml:space="preserve">grid</w:t>
      </w:r>
      <w:r>
        <w:t xml:space="preserve"> </w:t>
      </w:r>
      <w:r>
        <w:t xml:space="preserve">(</w:t>
      </w:r>
      <w:r>
        <w:rPr>
          <w:i/>
          <w:iCs/>
        </w:rPr>
        <w:t xml:space="preserve">Q</w:t>
      </w:r>
      <w:r>
        <w:t xml:space="preserve">)</w:t>
      </w:r>
      <w:del w:id="9159" w:author="Gledis Guri" w:date="2026-09-25T00:00:00Z">
        <w:r>
          <w:delText xml:space="preserve">,</w:delText>
        </w:r>
      </w:del>
      <w:r>
        <w:t xml:space="preserve"> </w:t>
      </w:r>
      <w:r>
        <w:t xml:space="preserve">as</w:t>
      </w:r>
      <w:r>
        <w:t xml:space="preserve"> </w:t>
      </w:r>
      <w:r>
        <w:t xml:space="preserve">18</w:t>
      </w:r>
      <w:r>
        <w:t xml:space="preserve">,</w:t>
      </w:r>
      <w:r>
        <w:t xml:space="preserve">916</w:t>
      </w:r>
      <w:r>
        <w:t xml:space="preserve"> </w:t>
      </w:r>
      <w:r>
        <w:t xml:space="preserve">discrete</w:t>
      </w:r>
      <w:r>
        <w:t xml:space="preserve"> </w:t>
      </w:r>
      <w:r>
        <w:t xml:space="preserve">point</w:t>
      </w:r>
      <w:r>
        <w:t xml:space="preserve"> </w:t>
      </w:r>
      <w:r>
        <w:t xml:space="preserve">estimates</w:t>
      </w:r>
      <w:r>
        <w:t xml:space="preserve">,</w:t>
      </w:r>
      <w:r>
        <w:t xml:space="preserve"> </w:t>
      </w:r>
      <w:r>
        <w:t xml:space="preserve">representing</w:t>
      </w:r>
      <w:r>
        <w:t xml:space="preserve"> </w:t>
      </w:r>
      <w:r>
        <w:t xml:space="preserve">the</w:t>
      </w:r>
      <w:r>
        <w:t xml:space="preserve"> </w:t>
      </w:r>
      <w:r>
        <w:t xml:space="preserve">centroids</w:t>
      </w:r>
      <w:r>
        <w:t xml:space="preserve"> </w:t>
      </w:r>
      <w:r>
        <w:t xml:space="preserve">of</w:t>
      </w:r>
      <w:r>
        <w:t xml:space="preserve"> </w:t>
      </w:r>
      <w:r>
        <w:t xml:space="preserve">approximately</w:t>
      </w:r>
      <w:r>
        <w:t xml:space="preserve"> </w:t>
      </w:r>
      <w:r>
        <w:t xml:space="preserve">8</w:t>
      </w:r>
      <w:r>
        <w:t xml:space="preserve"> </w:t>
      </w:r>
      <w:r>
        <w:t xml:space="preserve">×</w:t>
      </w:r>
      <w:r>
        <w:t xml:space="preserve"> </w:t>
      </w:r>
      <w:r>
        <w:t xml:space="preserve">8</w:t>
      </w:r>
      <w:r>
        <w:t xml:space="preserve"> </w:t>
      </w:r>
      <w:r>
        <w:t xml:space="preserve">km</w:t>
      </w:r>
      <w:r>
        <w:t xml:space="preserve"> </w:t>
      </w:r>
      <w:r>
        <w:t xml:space="preserve">spatial</w:t>
      </w:r>
      <w:r>
        <w:t xml:space="preserve"> </w:t>
      </w:r>
      <w:r>
        <w:t xml:space="preserve">cells</w:t>
      </w:r>
      <w:r>
        <w:t xml:space="preserve"> </w:t>
      </w:r>
      <w:r>
        <w:t xml:space="preserve">distributed</w:t>
      </w:r>
      <w:r>
        <w:t xml:space="preserve"> </w:t>
      </w:r>
      <w:r>
        <w:t xml:space="preserve">across</w:t>
      </w:r>
      <w:r>
        <w:t xml:space="preserve"> </w:t>
      </w:r>
      <w:r>
        <w:t xml:space="preserve">five</w:t>
      </w:r>
      <w:r>
        <w:t xml:space="preserve"> </w:t>
      </w:r>
      <w:r>
        <w:t xml:space="preserve">depth</w:t>
      </w:r>
      <w:r>
        <w:t xml:space="preserve"> </w:t>
      </w:r>
      <w:r>
        <w:t xml:space="preserve">layers</w:t>
      </w:r>
      <w:r>
        <w:t xml:space="preserve">.</w:t>
      </w:r>
      <w:r>
        <w:t xml:space="preserve"> </w:t>
      </w:r>
      <w:r>
        <w:t xml:space="preserve">The</w:t>
      </w:r>
      <w:r>
        <w:t xml:space="preserve"> </w:t>
      </w:r>
      <w:r>
        <w:t xml:space="preserve">number</w:t>
      </w:r>
      <w:r>
        <w:t xml:space="preserve"> </w:t>
      </w:r>
      <w:r>
        <w:t xml:space="preserve">of</w:t>
      </w:r>
      <w:r>
        <w:t xml:space="preserve"> </w:t>
      </w:r>
      <w:r>
        <w:t xml:space="preserve">points</w:t>
      </w:r>
      <w:r>
        <w:t xml:space="preserve"> </w:t>
      </w:r>
      <w:r>
        <w:t xml:space="preserve">differed</w:t>
      </w:r>
      <w:r>
        <w:t xml:space="preserve"> </w:t>
      </w:r>
      <w:r>
        <w:t xml:space="preserve">among</w:t>
      </w:r>
      <w:r>
        <w:t xml:space="preserve"> </w:t>
      </w:r>
      <w:r>
        <w:t xml:space="preserve">depth</w:t>
      </w:r>
      <w:r>
        <w:t xml:space="preserve"> </w:t>
      </w:r>
      <w:r>
        <w:t xml:space="preserve">layers</w:t>
      </w:r>
      <w:r>
        <w:t xml:space="preserve"> </w:t>
      </w:r>
      <w:r>
        <w:t xml:space="preserve">(</w:t>
      </w:r>
      <w:r>
        <w:t xml:space="preserve">4</w:t>
      </w:r>
      <w:r>
        <w:t xml:space="preserve">,</w:t>
      </w:r>
      <w:r>
        <w:t xml:space="preserve">000</w:t>
      </w:r>
      <w:r>
        <w:t xml:space="preserve">,</w:t>
      </w:r>
      <w:r>
        <w:t xml:space="preserve"> </w:t>
      </w:r>
      <w:r>
        <w:t xml:space="preserve">4</w:t>
      </w:r>
      <w:r>
        <w:t xml:space="preserve">,</w:t>
      </w:r>
      <w:r>
        <w:t xml:space="preserve">000</w:t>
      </w:r>
      <w:r>
        <w:t xml:space="preserve">,</w:t>
      </w:r>
      <w:r>
        <w:t xml:space="preserve"> </w:t>
      </w:r>
      <w:r>
        <w:t xml:space="preserve">4</w:t>
      </w:r>
      <w:r>
        <w:t xml:space="preserve">,</w:t>
      </w:r>
      <w:r>
        <w:t xml:space="preserve">000</w:t>
      </w:r>
      <w:r>
        <w:t xml:space="preserve">,</w:t>
      </w:r>
      <w:r>
        <w:t xml:space="preserve"> </w:t>
      </w:r>
      <w:r>
        <w:t xml:space="preserve">3</w:t>
      </w:r>
      <w:r>
        <w:t xml:space="preserve">,</w:t>
      </w:r>
      <w:r>
        <w:t xml:space="preserve">622</w:t>
      </w:r>
      <w:r>
        <w:t xml:space="preserve">,</w:t>
      </w:r>
      <w:r>
        <w:t xml:space="preserve"> </w:t>
      </w:r>
      <w:r>
        <w:t xml:space="preserve">and</w:t>
      </w:r>
      <w:r>
        <w:t xml:space="preserve"> </w:t>
      </w:r>
      <w:r>
        <w:t xml:space="preserve">3</w:t>
      </w:r>
      <w:r>
        <w:t xml:space="preserve">,</w:t>
      </w:r>
      <w:r>
        <w:t xml:space="preserve">294</w:t>
      </w:r>
      <w:r>
        <w:t xml:space="preserve"> </w:t>
      </w:r>
      <w:r>
        <w:t xml:space="preserve">points</w:t>
      </w:r>
      <w:r>
        <w:t xml:space="preserve">,</w:t>
      </w:r>
      <w:r>
        <w:t xml:space="preserve"> </w:t>
      </w:r>
      <w:r>
        <w:t xml:space="preserve">respectively</w:t>
      </w:r>
      <w:r>
        <w:t xml:space="preserve">)</w:t>
      </w:r>
      <w:r>
        <w:t xml:space="preserve"> </w:t>
      </w:r>
      <w:r>
        <w:t xml:space="preserve">because</w:t>
      </w:r>
      <w:r>
        <w:t xml:space="preserve"> </w:t>
      </w:r>
      <w:r>
        <w:t xml:space="preserve">deeper</w:t>
      </w:r>
      <w:r>
        <w:t xml:space="preserve"> </w:t>
      </w:r>
      <w:r>
        <w:t xml:space="preserve">layers</w:t>
      </w:r>
      <w:r>
        <w:t xml:space="preserve"> </w:t>
      </w:r>
      <w:r>
        <w:t xml:space="preserve">covered</w:t>
      </w:r>
      <w:r>
        <w:t xml:space="preserve"> </w:t>
      </w:r>
      <w:r>
        <w:t xml:space="preserve">a</w:t>
      </w:r>
      <w:r>
        <w:t xml:space="preserve"> </w:t>
      </w:r>
      <w:r>
        <w:t xml:space="preserve">smaller</w:t>
      </w:r>
      <w:r>
        <w:t xml:space="preserve"> </w:t>
      </w:r>
      <w:r>
        <w:t xml:space="preserve">spatial</w:t>
      </w:r>
      <w:r>
        <w:t xml:space="preserve"> </w:t>
      </w:r>
      <w:r>
        <w:t xml:space="preserve">extent</w:t>
      </w:r>
      <w:r>
        <w:t xml:space="preserve"> </w:t>
      </w:r>
      <w:r>
        <w:t xml:space="preserve">than</w:t>
      </w:r>
      <w:r>
        <w:t xml:space="preserve"> </w:t>
      </w:r>
      <w:r>
        <w:t xml:space="preserve">shallower</w:t>
      </w:r>
      <w:r>
        <w:t xml:space="preserve"> </w:t>
      </w:r>
      <w:r>
        <w:t xml:space="preserve">layers</w:t>
      </w:r>
      <w:r>
        <w:t xml:space="preserve"> </w:t>
      </w:r>
      <w:r>
        <w:t xml:space="preserve">due</w:t>
      </w:r>
      <w:r>
        <w:t xml:space="preserve"> </w:t>
      </w:r>
      <w:r>
        <w:t xml:space="preserve">to</w:t>
      </w:r>
      <w:r>
        <w:t xml:space="preserve"> </w:t>
      </w:r>
      <w:r>
        <w:t xml:space="preserve">bathymetry</w:t>
      </w:r>
      <w:r>
        <w:t xml:space="preserve">.</w:t>
      </w:r>
    </w:p>
    <w:p w14:paraId="52C40E28" w14:textId="42986C15" w:rsidR="00AA6F77" w:rsidRDefault="00AA6F77" w:rsidP="001643E6">
      <w:pPr>
        <w:pStyle w:val="BodyText"/>
        <w:spacing w:line="480" w:lineRule="auto"/>
        <w:rPr>
          <w:del w:id="9523" w:author="Gledis Guri" w:date="2026-09-25T00:00:00Z"/>
        </w:rPr>
      </w:pPr>
    </w:p>
    <w:p w14:paraId="584735BD" w14:textId="16A724B0" w:rsidR="007A35C1" w:rsidRDefault="00E0592E" w:rsidP="001643E6">
      <w:pPr>
        <w:spacing w:after="0" w:line="480" w:lineRule="auto"/>
        <w:ind w:firstLine="720"/>
        <w:jc w:val="left"/>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left"/>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left"/>
        <w:rPr>
          <w:del w:id="9524" w:author="Gledis Guri" w:date="2026-09-25T00:00:00Z"/>
        </w:rPr>
      </w:pPr>
    </w:p>
    <w:p w14:paraId="26EBE0D5" w14:textId="6F433914" w:rsidR="003939B7" w:rsidRDefault="003939B7" w:rsidP="001643E6">
      <w:pPr>
        <w:pStyle w:val="Heading2"/>
        <w:spacing w:before="0" w:after="0" w:line="480" w:lineRule="auto"/>
      </w:pPr>
      <w:del w:id="9160" w:author="Gledis Guri" w:date="2026-09-25T00:00:00Z">
        <w:r>
          <w:delText xml:space="preserve">Estimating</w:delText>
        </w:r>
      </w:del>
      <w:ins w:id="9161" w:author="Gledis Guri" w:date="2026-09-25T00:00:00Z">
        <w:r>
          <w:t xml:space="preserve">Step 2: Quantifying information loss under reduced</w:t>
        </w:r>
      </w:ins>
      <w:r>
        <w:t xml:space="preserve"> </w:t>
      </w:r>
      <w:r>
        <w:t xml:space="preserve">sampling</w:t>
      </w:r>
      <w:r>
        <w:t xml:space="preserve"> </w:t>
      </w:r>
      <w:del w:id="9162" w:author="Gledis Guri" w:date="2026-09-25T00:00:00Z">
        <w:r>
          <w:delText xml:space="preserve">efficiency</w:delText>
        </w:r>
        <w:r>
          <w:delText xml:space="preserve"> </w:delText>
        </w:r>
        <w:r>
          <w:delText xml:space="preserve">on</w:delText>
        </w:r>
        <w:r>
          <w:delText xml:space="preserve"> </w:delText>
        </w:r>
        <w:r>
          <w:delText xml:space="preserve">prediction</w:delText>
        </w:r>
        <w:r>
          <w:delText xml:space="preserve"> </w:delText>
        </w:r>
        <w:r>
          <w:delText xml:space="preserve">accuracy</w:delText>
        </w:r>
      </w:del>
      <w:ins w:id="9163" w:author="Gledis Guri" w:date="2026-09-25T00:00:00Z">
        <w:r>
          <w:t xml:space="preserve">effort</w:t>
        </w:r>
      </w:ins>
    </w:p>
    <w:p w14:paraId="53B3148B" w14:textId="0DE0A720" w:rsidR="005E3F20" w:rsidRPr="004834A6" w:rsidRDefault="005E3F20" w:rsidP="001643E6">
      <w:pPr>
        <w:pStyle w:val="p1"/>
        <w:spacing w:before="0" w:beforeAutospacing="0" w:after="0" w:afterAutospacing="0" w:line="480" w:lineRule="auto"/>
        <w:ind w:firstLine="720"/>
        <w:jc w:val="left"/>
        <w:rPr>
          <w:rStyle w:val="s2"/>
        </w:rPr>
      </w:pPr>
      <w:r>
        <w:t xml:space="preserve">To</w:t>
      </w:r>
      <w:r>
        <w:t xml:space="preserve"> </w:t>
      </w:r>
      <w:r>
        <w:t xml:space="preserve">evaluate</w:t>
      </w:r>
      <w:r>
        <w:t xml:space="preserve"> </w:t>
      </w:r>
      <w:r>
        <w:t xml:space="preserve">how</w:t>
      </w:r>
      <w:r>
        <w:t xml:space="preserve"> </w:t>
      </w:r>
      <w:r>
        <w:t xml:space="preserve">sampling</w:t>
      </w:r>
      <w:r>
        <w:t xml:space="preserve"> </w:t>
      </w:r>
      <w:r>
        <w:t xml:space="preserve">effort</w:t>
      </w:r>
      <w:r>
        <w:t xml:space="preserve"> </w:t>
      </w:r>
      <w:r>
        <w:t xml:space="preserve">(</w:t>
      </w:r>
      <w:r>
        <w:rPr>
          <w:i/>
          <w:iCs/>
        </w:rPr>
        <w:t xml:space="preserve">E</w:t>
      </w:r>
      <w:r>
        <w:t xml:space="preserve">)</w:t>
      </w:r>
      <w:r>
        <w:t xml:space="preserve"> </w:t>
      </w:r>
      <w:r>
        <w:t xml:space="preserve">influences</w:t>
      </w:r>
      <w:r>
        <w:t xml:space="preserve"> </w:t>
      </w:r>
      <w:r>
        <w:t xml:space="preserve">spatial</w:t>
      </w:r>
      <w:r>
        <w:t xml:space="preserve"> </w:t>
      </w:r>
      <w:r>
        <w:t xml:space="preserve">reconstruction</w:t>
      </w:r>
      <w:r>
        <w:t xml:space="preserve"> </w:t>
      </w:r>
      <w:r>
        <w:t xml:space="preserve">and</w:t>
      </w:r>
      <w:r>
        <w:t xml:space="preserve"> </w:t>
      </w:r>
      <w:r>
        <w:t xml:space="preserve">prediction</w:t>
      </w:r>
      <w:r>
        <w:t xml:space="preserve"> </w:t>
      </w:r>
      <w:r>
        <w:t xml:space="preserve">accuracy</w:t>
      </w:r>
      <w:r>
        <w:t xml:space="preserve">,</w:t>
      </w:r>
      <w:r>
        <w:t xml:space="preserve"> </w:t>
      </w:r>
      <w:r>
        <w:t xml:space="preserve">we</w:t>
      </w:r>
      <w:r>
        <w:t xml:space="preserve"> </w:t>
      </w:r>
      <w:r>
        <w:t xml:space="preserve">generated</w:t>
      </w:r>
      <w:r>
        <w:t xml:space="preserve"> </w:t>
      </w:r>
      <w:r>
        <w:t xml:space="preserve">a</w:t>
      </w:r>
      <w:r>
        <w:t xml:space="preserve"> </w:t>
      </w:r>
      <w:r>
        <w:t xml:space="preserve">series</w:t>
      </w:r>
      <w:r>
        <w:t xml:space="preserve"> </w:t>
      </w:r>
      <w:r>
        <w:t xml:space="preserve">of</w:t>
      </w:r>
      <w:r>
        <w:t xml:space="preserve"> </w:t>
      </w:r>
      <w:r>
        <w:t xml:space="preserve">reduced</w:t>
      </w:r>
      <w:r>
        <w:t xml:space="preserve">-</w:t>
      </w:r>
      <w:r>
        <w:t xml:space="preserve">effort</w:t>
      </w:r>
      <w:r>
        <w:t xml:space="preserve"> </w:t>
      </w:r>
      <w:r>
        <w:t xml:space="preserve">observation</w:t>
      </w:r>
      <w:r>
        <w:t xml:space="preserve"> </w:t>
      </w:r>
      <w:r>
        <w:t xml:space="preserve">datasets</w:t>
      </w:r>
      <w:r>
        <w:t xml:space="preserve"> </w:t>
      </w:r>
      <w:r>
        <w:t xml:space="preserve">(</w:t>
      </w:r>
      <w:r>
        <w:rPr>
          <w:i/>
          <w:iCs/>
        </w:rPr>
        <w:t xml:space="preserve">Y</w:t>
      </w:r>
      <w:r>
        <w:rPr>
          <w:i/>
          <w:iCs/>
          <w:vertAlign w:val="subscript"/>
        </w:rPr>
        <w:t xml:space="preserve">E</w:t>
      </w:r>
      <w:r>
        <w:rPr>
          <w:i/>
          <w:iCs/>
        </w:rPr>
        <w:t xml:space="preserve"> </w:t>
      </w:r>
      <w:r>
        <w:t xml:space="preserve">coupled</w:t>
      </w:r>
      <w:r>
        <w:t xml:space="preserve"> </w:t>
      </w:r>
      <w:r>
        <w:t xml:space="preserve">with</w:t>
      </w:r>
      <w:r>
        <w:rPr>
          <w:i/>
          <w:iCs/>
        </w:rPr>
        <w:t xml:space="preserve"> </w:t>
      </w:r>
      <w:r>
        <w:rPr>
          <w:i/>
          <w:iCs/>
        </w:rPr>
        <w:t xml:space="preserve">X</w:t>
      </w:r>
      <w:r>
        <w:rPr>
          <w:i/>
          <w:iCs/>
          <w:vertAlign w:val="subscript"/>
        </w:rPr>
        <w:t xml:space="preserve">E</w:t>
      </w:r>
      <w:r>
        <w:t xml:space="preserve">)</w:t>
      </w:r>
      <w:r>
        <w:t xml:space="preserve"> </w:t>
      </w:r>
      <w:r>
        <w:t xml:space="preserve">by</w:t>
      </w:r>
      <w:r>
        <w:t xml:space="preserve"> </w:t>
      </w:r>
      <w:r>
        <w:t xml:space="preserve">randomly</w:t>
      </w:r>
      <w:r>
        <w:t xml:space="preserve"> </w:t>
      </w:r>
      <w:r>
        <w:t xml:space="preserve">thinning</w:t>
      </w:r>
      <w:r>
        <w:t xml:space="preserve"> </w:t>
      </w:r>
      <w:r>
        <w:t xml:space="preserve">the</w:t>
      </w:r>
      <w:r>
        <w:t xml:space="preserve"> </w:t>
      </w:r>
      <w:r>
        <w:t xml:space="preserve">observation</w:t>
      </w:r>
      <w:r>
        <w:t xml:space="preserve"> </w:t>
      </w:r>
      <w:r>
        <w:t xml:space="preserve">set</w:t>
      </w:r>
      <w:r>
        <w:t xml:space="preserve"> </w:t>
      </w:r>
      <w:r>
        <w:t xml:space="preserve">(</w:t>
      </w:r>
      <w:r>
        <w:rPr>
          <w:rStyle w:val="s1"/>
          <w:i/>
          <w:iCs/>
        </w:rPr>
        <w:t xml:space="preserve">Y</w:t>
      </w:r>
      <w:r>
        <w:rPr>
          <w:rStyle w:val="s1"/>
        </w:rPr>
        <w:t xml:space="preserve">)</w:t>
      </w:r>
      <w:r>
        <w:t xml:space="preserve"> </w:t>
      </w:r>
      <w:r>
        <w:t xml:space="preserve">and</w:t>
      </w:r>
      <w:r>
        <w:t xml:space="preserve"> </w:t>
      </w:r>
      <w:r>
        <w:t xml:space="preserve">its</w:t>
      </w:r>
      <w:r>
        <w:t xml:space="preserve"> </w:t>
      </w:r>
      <w:r>
        <w:t xml:space="preserve">spatial</w:t>
      </w:r>
      <w:r>
        <w:t xml:space="preserve"> </w:t>
      </w:r>
      <w:r>
        <w:t xml:space="preserve">covariate</w:t>
      </w:r>
      <w:r>
        <w:t xml:space="preserve"> </w:t>
      </w:r>
      <w:r>
        <w:t xml:space="preserve">(</w:t>
      </w:r>
      <w:del w:id="9164" w:author="Gledis Guri" w:date="2026-09-25T00:00:00Z">
        <w:r>
          <w:rPr>
            <w:i/>
            <w:iCs/>
          </w:rPr>
          <w:delText xml:space="preserve">X</w:delText>
        </w:r>
        <w:r>
          <w:rPr>
            <w:i/>
            <w:iCs/>
            <w:vertAlign w:val="subscript"/>
          </w:rPr>
          <w:delText xml:space="preserve">E</w:delText>
        </w:r>
      </w:del>
      <w:ins w:id="9165" w:author="Gledis Guri" w:date="2026-09-25T00:00:00Z">
        <w:r>
          <w:rPr>
            <w:i/>
          </w:rPr>
          <w:t xml:space="preserve">X</w:t>
        </w:r>
      </w:ins>
      <w:r>
        <w:t xml:space="preserve">)</w:t>
      </w:r>
      <w:r>
        <w:t xml:space="preserve"> </w:t>
      </w:r>
      <w:r>
        <w:t xml:space="preserve">to</w:t>
      </w:r>
      <w:r>
        <w:t xml:space="preserve"> </w:t>
      </w:r>
      <w:r>
        <w:t xml:space="preserve">fixed</w:t>
      </w:r>
      <w:r>
        <w:t xml:space="preserve"> </w:t>
      </w:r>
      <w:r>
        <w:t xml:space="preserve">sample</w:t>
      </w:r>
      <w:r>
        <w:t xml:space="preserve"> </w:t>
      </w:r>
      <w:r>
        <w:t xml:space="preserve">sizes</w:t>
      </w:r>
      <w:r>
        <w:t xml:space="preserve"> </w:t>
      </w:r>
      <w:r>
        <w:rPr>
          <w:rStyle w:val="s1"/>
        </w:rPr>
        <w:t xml:space="preserve">(</w:t>
      </w:r>
      <w:ins w:id="9166" w:author="Gledis Guri" w:date="2026-09-25T00:00:00Z">
        <w:r>
          <w:rPr>
            <w:rStyle w:val="s1"/>
          </w:rPr>
          <w:t xml:space="preserve">in the case study, </w:t>
        </w:r>
      </w:ins>
      <w:r>
        <w:rPr>
          <w:rStyle w:val="s2"/>
        </w:rPr>
        <w:t xml:space="preserve">N</w:t>
      </w:r>
      <w:r>
        <w:rPr>
          <w:rStyle w:val="s2"/>
        </w:rPr>
        <w:t xml:space="preserve"> </w:t>
      </w:r>
      <w:r>
        <w:rPr>
          <w:rStyle w:val="s2"/>
        </w:rPr>
        <w:t xml:space="preserve">=</w:t>
      </w:r>
      <w:r>
        <w:rPr>
          <w:rStyle w:val="s2"/>
        </w:rPr>
        <w:t xml:space="preserve"> </w:t>
      </w:r>
      <w:r>
        <w:rPr>
          <w:rStyle w:val="s2"/>
        </w:rPr>
        <w:t xml:space="preserve">330</w:t>
      </w:r>
      <w:r>
        <w:rPr>
          <w:rStyle w:val="s2"/>
        </w:rPr>
        <w:t xml:space="preserve">,</w:t>
      </w:r>
      <w:r>
        <w:rPr>
          <w:rStyle w:val="s2"/>
        </w:rPr>
        <w:t xml:space="preserve"> </w:t>
      </w:r>
      <w:r>
        <w:rPr>
          <w:rStyle w:val="s2"/>
        </w:rPr>
        <w:t xml:space="preserve">300</w:t>
      </w:r>
      <w:r>
        <w:rPr>
          <w:rStyle w:val="s2"/>
        </w:rPr>
        <w:t xml:space="preserve">,</w:t>
      </w:r>
      <w:r>
        <w:rPr>
          <w:rStyle w:val="s2"/>
        </w:rPr>
        <w:t xml:space="preserve"> </w:t>
      </w:r>
      <w:r>
        <w:rPr>
          <w:rStyle w:val="s2"/>
        </w:rPr>
        <w:t xml:space="preserve">260</w:t>
      </w:r>
      <w:r>
        <w:rPr>
          <w:rStyle w:val="s2"/>
        </w:rPr>
        <w:t xml:space="preserve">,</w:t>
      </w:r>
      <w:r>
        <w:rPr>
          <w:rStyle w:val="s2"/>
        </w:rPr>
        <w:t xml:space="preserve"> </w:t>
      </w:r>
      <w:r>
        <w:rPr>
          <w:rStyle w:val="s2"/>
        </w:rPr>
        <w:t xml:space="preserve">220</w:t>
      </w:r>
      <w:r>
        <w:rPr>
          <w:rStyle w:val="s2"/>
        </w:rPr>
        <w:t xml:space="preserve">,</w:t>
      </w:r>
      <w:r>
        <w:rPr>
          <w:rStyle w:val="s1"/>
        </w:rPr>
        <w:t xml:space="preserve"> </w:t>
      </w:r>
      <w:r>
        <w:rPr>
          <w:rStyle w:val="s1"/>
        </w:rPr>
        <w:t xml:space="preserve">and</w:t>
      </w:r>
      <w:r>
        <w:rPr>
          <w:rStyle w:val="s1"/>
        </w:rPr>
        <w:t xml:space="preserve"> </w:t>
      </w:r>
      <w:r>
        <w:rPr>
          <w:rStyle w:val="s2"/>
        </w:rPr>
        <w:t xml:space="preserve">150</w:t>
      </w:r>
      <w:r>
        <w:rPr>
          <w:rStyle w:val="s2"/>
        </w:rPr>
        <w:t xml:space="preserve">;</w:t>
      </w:r>
      <w:r>
        <w:rPr>
          <w:rStyle w:val="s2"/>
        </w:rPr>
        <w:t xml:space="preserve"> </w:t>
      </w:r>
      <w:r>
        <w:rPr>
          <w:rStyle w:val="s2"/>
        </w:rPr>
        <w:t xml:space="preserve">Figure</w:t>
      </w:r>
      <w:r>
        <w:rPr>
          <w:rStyle w:val="s2"/>
        </w:rPr>
        <w:t xml:space="preserve"> </w:t>
      </w:r>
      <w:r>
        <w:rPr>
          <w:rStyle w:val="s2"/>
        </w:rPr>
        <w:t xml:space="preserve">2B</w:t>
      </w:r>
      <w:r>
        <w:rPr>
          <w:rStyle w:val="s2"/>
        </w:rPr>
        <w:t xml:space="preserve">)</w:t>
      </w:r>
      <w:r>
        <w:rPr>
          <w:rStyle w:val="s2"/>
        </w:rPr>
        <w:t xml:space="preserve">.</w:t>
      </w:r>
      <w:r>
        <w:t xml:space="preserve"> </w:t>
      </w:r>
      <w:r>
        <w:t xml:space="preserve">Each</w:t>
      </w:r>
      <w:r>
        <w:t xml:space="preserve"> </w:t>
      </w:r>
      <w:r>
        <w:t xml:space="preserve">reduced</w:t>
      </w:r>
      <w:r>
        <w:t xml:space="preserve">-</w:t>
      </w:r>
      <w:r>
        <w:t xml:space="preserve">effort</w:t>
      </w:r>
      <w:r>
        <w:t xml:space="preserve"> </w:t>
      </w:r>
      <w:r>
        <w:t xml:space="preserve">observation</w:t>
      </w:r>
      <w:r>
        <w:t xml:space="preserve"> </w:t>
      </w:r>
      <w:r>
        <w:t xml:space="preserve">dataset</w:t>
      </w:r>
      <w:r>
        <w:t xml:space="preserve"> </w:t>
      </w:r>
      <w:r>
        <w:t xml:space="preserve">(</w:t>
      </w:r>
      <w:r>
        <w:rPr>
          <w:i/>
          <w:iCs/>
        </w:rPr>
        <w:t xml:space="preserve">Y</w:t>
      </w:r>
      <w:r>
        <w:rPr>
          <w:i/>
          <w:iCs/>
          <w:vertAlign w:val="subscript"/>
        </w:rPr>
        <w:t xml:space="preserve">E</w:t>
      </w:r>
      <w:r>
        <w:t xml:space="preserve">)</w:t>
      </w:r>
      <w:r>
        <w:t xml:space="preserve"> </w:t>
      </w:r>
      <w:r>
        <w:t xml:space="preserve">together</w:t>
      </w:r>
      <w:r>
        <w:t xml:space="preserve"> </w:t>
      </w:r>
      <w:r>
        <w:t xml:space="preserve">with</w:t>
      </w:r>
      <w:r>
        <w:t xml:space="preserve"> </w:t>
      </w:r>
      <w:r>
        <w:t xml:space="preserve">its</w:t>
      </w:r>
      <w:r>
        <w:t xml:space="preserve"> </w:t>
      </w:r>
      <w:r>
        <w:t xml:space="preserve">covariate</w:t>
      </w:r>
      <w:r>
        <w:t xml:space="preserve"> </w:t>
      </w:r>
      <w:r>
        <w:t xml:space="preserve">(</w:t>
      </w:r>
      <w:r>
        <w:rPr>
          <w:i/>
          <w:iCs/>
        </w:rPr>
        <w:t xml:space="preserve">X</w:t>
      </w:r>
      <w:r>
        <w:rPr>
          <w:i/>
          <w:iCs/>
          <w:vertAlign w:val="subscript"/>
        </w:rPr>
        <w:t xml:space="preserve">E</w:t>
      </w:r>
      <w:r>
        <w:t xml:space="preserve">)</w:t>
      </w:r>
      <w:r>
        <w:t xml:space="preserve"> </w:t>
      </w:r>
      <w:r>
        <w:t xml:space="preserve">was</w:t>
      </w:r>
      <w:r>
        <w:t xml:space="preserve"> </w:t>
      </w:r>
      <w:r>
        <w:t xml:space="preserve">refit</w:t>
      </w:r>
      <w:r>
        <w:t xml:space="preserve"> </w:t>
      </w:r>
      <w:r>
        <w:t xml:space="preserve">with</w:t>
      </w:r>
      <w:r>
        <w:t xml:space="preserve"> </w:t>
      </w:r>
      <w:r>
        <w:t xml:space="preserve">the</w:t>
      </w:r>
      <w:r>
        <w:t xml:space="preserve"> </w:t>
      </w:r>
      <w:r>
        <w:t xml:space="preserve">same</w:t>
      </w:r>
      <w:r>
        <w:t xml:space="preserve"> </w:t>
      </w:r>
      <w:r>
        <w:t xml:space="preserve">GP</w:t>
      </w:r>
      <w:r>
        <w:t xml:space="preserve"> </w:t>
      </w:r>
      <w:r>
        <w:t xml:space="preserve">model</w:t>
      </w:r>
      <w:r>
        <w:t xml:space="preserve"> </w:t>
      </w:r>
      <w:r>
        <w:t xml:space="preserve">(</w:t>
      </w:r>
      <w:r>
        <w:t xml:space="preserve">Eq</w:t>
      </w:r>
      <w:r>
        <w:t xml:space="preserve"> </w:t>
      </w:r>
      <w:r>
        <w:t xml:space="preserve">1</w:t>
      </w:r>
      <w:r>
        <w:t xml:space="preserve">-</w:t>
      </w:r>
      <w:r>
        <w:t xml:space="preserve">2</w:t>
      </w:r>
      <w:r>
        <w:t xml:space="preserve">)</w:t>
      </w:r>
      <w:r>
        <w:t xml:space="preserve"> </w:t>
      </w:r>
      <w:r>
        <w:t xml:space="preserve">and</w:t>
      </w:r>
      <w:r>
        <w:t xml:space="preserve"> </w:t>
      </w:r>
      <w:r>
        <w:t xml:space="preserve">produced</w:t>
      </w:r>
      <w:r>
        <w:t xml:space="preserve"> </w:t>
      </w:r>
      <w:r>
        <w:t xml:space="preserve">effort</w:t>
      </w:r>
      <w:r>
        <w:t xml:space="preserve">-</w:t>
      </w:r>
      <w:r>
        <w:t xml:space="preserve">specific</w:t>
      </w:r>
      <w:r>
        <w:t xml:space="preserve"> </w:t>
      </w:r>
      <w:r>
        <w:t xml:space="preserve">spatial</w:t>
      </w:r>
      <w:r>
        <w:t xml:space="preserve"> </w:t>
      </w:r>
      <w:r>
        <w:t xml:space="preserve">predictions</w:t>
      </w:r>
      <w:r>
        <w:t xml:space="preserve"> </w:t>
      </w:r>
      <w:r>
        <w:t xml:space="preserve">(</w:t>
      </w:r>
      <w:r>
        <w:rPr>
          <w:i/>
          <w:iCs/>
        </w:rPr>
        <w:t xml:space="preserve">S</w:t>
      </w:r>
      <w:r>
        <w:rPr>
          <w:i/>
          <w:iCs/>
          <w:vertAlign w:val="subscript"/>
        </w:rPr>
        <w:t xml:space="preserve">E</w:t>
      </w:r>
      <w:r>
        <w:t xml:space="preserve">)</w:t>
      </w:r>
      <w:r>
        <w:t xml:space="preserve"> </w:t>
      </w:r>
      <w:r>
        <w:t xml:space="preserve">on</w:t>
      </w:r>
      <w:r>
        <w:t xml:space="preserve"> </w:t>
      </w:r>
      <w:r>
        <w:t xml:space="preserve">the</w:t>
      </w:r>
      <w:r>
        <w:t xml:space="preserve"> </w:t>
      </w:r>
      <w:r>
        <w:t xml:space="preserve">full</w:t>
      </w:r>
      <w:r>
        <w:t xml:space="preserve"> </w:t>
      </w:r>
      <w:r>
        <w:t xml:space="preserve">grid</w:t>
      </w:r>
      <w:r>
        <w:t xml:space="preserve"> </w:t>
      </w:r>
      <w:r>
        <w:rPr>
          <w:i/>
          <w:iCs/>
        </w:rPr>
        <w:t xml:space="preserve">Q</w:t>
      </w:r>
      <w:r>
        <w:t xml:space="preserve">,</w:t>
      </w:r>
      <w:r>
        <w:t xml:space="preserve"> </w:t>
      </w:r>
      <w:r>
        <w:t xml:space="preserve">by</w:t>
      </w:r>
      <w:r>
        <w:t xml:space="preserve"> </w:t>
      </w:r>
      <w:r>
        <w:t xml:space="preserve">substituting</w:t>
      </w:r>
      <w:r>
        <w:t xml:space="preserve"> </w:t>
      </w:r>
      <w:r>
        <w:rPr>
          <w:i/>
          <w:iCs/>
        </w:rPr>
        <w:t xml:space="preserve">S</w:t>
      </w:r>
      <w:r>
        <w:rPr>
          <w:i/>
          <w:iCs/>
          <w:vertAlign w:val="subscript"/>
        </w:rPr>
        <w:t xml:space="preserve">E</w:t>
      </w:r>
      <w:r>
        <w:t xml:space="preserve"> </w:t>
      </w:r>
      <w:r>
        <w:t xml:space="preserve">for</w:t>
      </w:r>
      <w:r>
        <w:t xml:space="preserve"> </w:t>
      </w:r>
      <w:r>
        <w:rPr>
          <w:i/>
          <w:iCs/>
        </w:rPr>
        <w:t xml:space="preserve">Z</w:t>
      </w:r>
      <w:r>
        <w:t xml:space="preserve">,</w:t>
      </w:r>
      <w:r>
        <w:t xml:space="preserve"> </w:t>
      </w:r>
      <w:r>
        <w:rPr>
          <w:i/>
          <w:iCs/>
        </w:rPr>
        <w:t xml:space="preserve">Y</w:t>
      </w:r>
      <w:r>
        <w:rPr>
          <w:i/>
          <w:iCs/>
          <w:vertAlign w:val="subscript"/>
        </w:rPr>
        <w:t xml:space="preserve">E</w:t>
      </w:r>
      <w:r>
        <w:t xml:space="preserve"> </w:t>
      </w:r>
      <w:r>
        <w:t xml:space="preserve">for</w:t>
      </w:r>
      <w:r>
        <w:t xml:space="preserve"> </w:t>
      </w:r>
      <w:r>
        <w:rPr>
          <w:i/>
          <w:iCs/>
        </w:rPr>
        <w:t xml:space="preserve">Y</w:t>
      </w:r>
      <w:r>
        <w:t xml:space="preserve"> </w:t>
      </w:r>
      <w:r>
        <w:t xml:space="preserve">and</w:t>
      </w:r>
      <w:r>
        <w:t xml:space="preserve"> </w:t>
      </w:r>
      <w:r>
        <w:rPr>
          <w:i/>
          <w:iCs/>
        </w:rPr>
        <w:t xml:space="preserve">X</w:t>
      </w:r>
      <w:r>
        <w:rPr>
          <w:i/>
          <w:iCs/>
          <w:vertAlign w:val="subscript"/>
        </w:rPr>
        <w:t xml:space="preserve">E</w:t>
      </w:r>
      <w:r>
        <w:t xml:space="preserve"> </w:t>
      </w:r>
      <w:r>
        <w:t xml:space="preserve">for</w:t>
      </w:r>
      <w:r>
        <w:t xml:space="preserve"> </w:t>
      </w:r>
      <w:r>
        <w:rPr>
          <w:i/>
          <w:iCs/>
        </w:rPr>
        <w:t xml:space="preserve">X</w:t>
      </w:r>
      <w:r>
        <w:t xml:space="preserve"> </w:t>
      </w:r>
      <w:r>
        <w:t xml:space="preserve">in</w:t>
      </w:r>
      <w:r>
        <w:t xml:space="preserve"> </w:t>
      </w:r>
      <w:r>
        <w:t xml:space="preserve">Eq</w:t>
      </w:r>
      <w:r>
        <w:t xml:space="preserve">.</w:t>
      </w:r>
      <w:r>
        <w:t xml:space="preserve"> </w:t>
      </w:r>
      <w:r>
        <w:t xml:space="preserve">3</w:t>
      </w:r>
      <w:r>
        <w:t xml:space="preserve">.</w:t>
      </w:r>
      <w:r>
        <w:t xml:space="preserve"> </w:t>
      </w:r>
      <w:r>
        <w:t xml:space="preserve">This</w:t>
      </w:r>
      <w:r>
        <w:t xml:space="preserve"> </w:t>
      </w:r>
      <w:r>
        <w:t xml:space="preserve">framework</w:t>
      </w:r>
      <w:r>
        <w:t xml:space="preserve"> </w:t>
      </w:r>
      <w:r>
        <w:t xml:space="preserve">enables</w:t>
      </w:r>
      <w:r>
        <w:t xml:space="preserve"> </w:t>
      </w:r>
      <w:r>
        <w:t xml:space="preserve">direct</w:t>
      </w:r>
      <w:r>
        <w:t xml:space="preserve">,</w:t>
      </w:r>
      <w:r>
        <w:t xml:space="preserve"> </w:t>
      </w:r>
      <w:r>
        <w:t xml:space="preserve">like</w:t>
      </w:r>
      <w:r>
        <w:t xml:space="preserve">-</w:t>
      </w:r>
      <w:r>
        <w:t xml:space="preserve">for</w:t>
      </w:r>
      <w:r>
        <w:t xml:space="preserve">-</w:t>
      </w:r>
      <w:r>
        <w:t xml:space="preserve">like</w:t>
      </w:r>
      <w:r>
        <w:t xml:space="preserve"> </w:t>
      </w:r>
      <w:r>
        <w:t xml:space="preserve">comparisons</w:t>
      </w:r>
      <w:r>
        <w:t xml:space="preserve"> </w:t>
      </w:r>
      <w:r>
        <w:t xml:space="preserve">of</w:t>
      </w:r>
      <w:r>
        <w:t xml:space="preserve"> </w:t>
      </w:r>
      <w:r>
        <w:t xml:space="preserve">reconstructed</w:t>
      </w:r>
      <w:r>
        <w:t xml:space="preserve"> </w:t>
      </w:r>
      <w:r>
        <w:t xml:space="preserve">fields</w:t>
      </w:r>
      <w:r>
        <w:t xml:space="preserve"> </w:t>
      </w:r>
      <w:r>
        <w:t xml:space="preserve">across</w:t>
      </w:r>
      <w:r>
        <w:t xml:space="preserve"> </w:t>
      </w:r>
      <w:r>
        <w:t xml:space="preserve">sampling</w:t>
      </w:r>
      <w:r>
        <w:t xml:space="preserve"> </w:t>
      </w:r>
      <w:r>
        <w:t xml:space="preserve">intensities</w:t>
      </w:r>
      <w:r>
        <w:t xml:space="preserve"> </w:t>
      </w:r>
      <w:r>
        <w:t xml:space="preserve">since</w:t>
      </w:r>
      <w:r>
        <w:t xml:space="preserve"> </w:t>
      </w:r>
      <w:r>
        <w:t xml:space="preserve">the</w:t>
      </w:r>
      <w:r>
        <w:t xml:space="preserve"> </w:t>
      </w:r>
      <w:r>
        <w:t xml:space="preserve">predicted</w:t>
      </w:r>
      <w:r>
        <w:t xml:space="preserve"> </w:t>
      </w:r>
      <w:r>
        <w:t xml:space="preserve">field</w:t>
      </w:r>
      <w:r>
        <w:t xml:space="preserve"> </w:t>
      </w:r>
      <w:r>
        <w:t xml:space="preserve">is</w:t>
      </w:r>
      <w:r>
        <w:t xml:space="preserve"> </w:t>
      </w:r>
      <w:r>
        <w:t xml:space="preserve">the</w:t>
      </w:r>
      <w:r>
        <w:t xml:space="preserve"> </w:t>
      </w:r>
      <w:r>
        <w:t xml:space="preserve">same</w:t>
      </w:r>
      <w:r>
        <w:t xml:space="preserve"> </w:t>
      </w:r>
      <w:r>
        <w:t xml:space="preserve">(</w:t>
      </w:r>
      <w:r>
        <w:rPr>
          <w:i/>
          <w:iCs/>
        </w:rPr>
        <w:t xml:space="preserve">Q</w:t>
      </w:r>
      <w:r>
        <w:t xml:space="preserve">)</w:t>
      </w:r>
      <w:r>
        <w:t xml:space="preserve">.</w:t>
      </w:r>
      <w:r>
        <w:t xml:space="preserve"> </w:t>
      </w:r>
      <w:r>
        <w:rPr>
          <w:rStyle w:val="s2"/>
        </w:rPr>
        <w:t xml:space="preserve">Sampling</w:t>
      </w:r>
      <w:r>
        <w:rPr>
          <w:rStyle w:val="s2"/>
        </w:rPr>
        <w:t xml:space="preserve"> </w:t>
      </w:r>
      <w:r>
        <w:rPr>
          <w:rStyle w:val="s2"/>
        </w:rPr>
        <w:t xml:space="preserve">effort</w:t>
      </w:r>
      <w:r>
        <w:rPr>
          <w:rStyle w:val="s2"/>
        </w:rPr>
        <w:t xml:space="preserve"> </w:t>
      </w:r>
      <w:r>
        <w:rPr>
          <w:rStyle w:val="s2"/>
        </w:rPr>
        <w:t xml:space="preserve">(</w:t>
      </w:r>
      <w:r>
        <w:rPr>
          <w:rStyle w:val="s2"/>
          <w:i/>
          <w:iCs/>
        </w:rPr>
        <w:t xml:space="preserve">E</w:t>
      </w:r>
      <w:r>
        <w:rPr>
          <w:rStyle w:val="s2"/>
        </w:rPr>
        <w:t xml:space="preserve">)</w:t>
      </w:r>
      <w:r>
        <w:rPr>
          <w:rStyle w:val="s2"/>
        </w:rPr>
        <w:t xml:space="preserve"> </w:t>
      </w:r>
      <w:r>
        <w:rPr>
          <w:rStyle w:val="s2"/>
        </w:rPr>
        <w:t xml:space="preserve">was</w:t>
      </w:r>
      <w:r>
        <w:rPr>
          <w:rStyle w:val="s2"/>
        </w:rPr>
        <w:t xml:space="preserve"> </w:t>
      </w:r>
      <w:r>
        <w:rPr>
          <w:rStyle w:val="s2"/>
        </w:rPr>
        <w:t xml:space="preserve">quantified</w:t>
      </w:r>
      <w:r>
        <w:rPr>
          <w:rStyle w:val="s2"/>
        </w:rPr>
        <w:t xml:space="preserve"> </w:t>
      </w:r>
      <w:r>
        <w:rPr>
          <w:rStyle w:val="s2"/>
        </w:rPr>
        <w:t xml:space="preserve">as</w:t>
      </w:r>
      <w:r>
        <w:rPr>
          <w:rStyle w:val="s2"/>
        </w:rPr>
        <w:t xml:space="preserve"> </w:t>
      </w:r>
      <w:r>
        <w:rPr>
          <w:rStyle w:val="s2"/>
        </w:rPr>
        <w:t xml:space="preserve">sampling</w:t>
      </w:r>
      <w:r>
        <w:rPr>
          <w:rStyle w:val="s2"/>
        </w:rPr>
        <w:t xml:space="preserve"> </w:t>
      </w:r>
      <w:r>
        <w:rPr>
          <w:rStyle w:val="s2"/>
        </w:rPr>
        <w:t xml:space="preserve">density</w:t>
      </w:r>
      <w:r>
        <w:rPr>
          <w:rStyle w:val="s2"/>
        </w:rPr>
        <w:t xml:space="preserve">:</w:t>
      </w:r>
    </w:p>
    <w:p w14:paraId="1827EF0B" w14:textId="77777777" w:rsidR="005E3F20" w:rsidRPr="00EC7A2A" w:rsidRDefault="00000000" w:rsidP="001643E6">
      <w:pPr>
        <w:pStyle w:val="p1"/>
        <w:spacing w:before="0" w:beforeAutospacing="0" w:after="0" w:afterAutospacing="0" w:line="480" w:lineRule="auto"/>
        <w:jc w:val="left"/>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ind w:firstLine="720"/>
        <w:jc w:val="left"/>
      </w:pPr>
      <w:r>
        <w:rPr>
          <w:rStyle w:val="s2"/>
        </w:rPr>
        <w:t xml:space="preserve">where</w:t>
      </w:r>
      <w:r>
        <w:rPr>
          <w:rStyle w:val="s2"/>
        </w:rPr>
        <w:t xml:space="preserve"> </w:t>
      </w:r>
      <w:r>
        <w:rPr>
          <w:rStyle w:val="s2"/>
          <w:i/>
          <w:iCs/>
        </w:rPr>
        <w:t xml:space="preserve">A</w:t>
      </w:r>
      <w:r>
        <w:rPr>
          <w:rStyle w:val="s2"/>
        </w:rPr>
        <w:t xml:space="preserve"> </w:t>
      </w:r>
      <w:r>
        <w:rPr>
          <w:rStyle w:val="s2"/>
        </w:rPr>
        <w:t xml:space="preserve">is</w:t>
      </w:r>
      <w:r>
        <w:rPr>
          <w:rStyle w:val="s2"/>
        </w:rPr>
        <w:t xml:space="preserve"> </w:t>
      </w:r>
      <w:r>
        <w:rPr>
          <w:rStyle w:val="s2"/>
        </w:rPr>
        <w:t xml:space="preserve">the</w:t>
      </w:r>
      <w:r>
        <w:rPr>
          <w:rStyle w:val="s2"/>
        </w:rPr>
        <w:t xml:space="preserve"> </w:t>
      </w:r>
      <w:r>
        <w:rPr>
          <w:rStyle w:val="s2"/>
        </w:rPr>
        <w:t xml:space="preserve">spatial</w:t>
      </w:r>
      <w:r>
        <w:rPr>
          <w:rStyle w:val="s2"/>
        </w:rPr>
        <w:t xml:space="preserve"> </w:t>
      </w:r>
      <w:r>
        <w:rPr>
          <w:rStyle w:val="s2"/>
        </w:rPr>
        <w:t xml:space="preserve">area</w:t>
      </w:r>
      <w:r>
        <w:rPr>
          <w:rStyle w:val="s2"/>
        </w:rPr>
        <w:t xml:space="preserve"> </w:t>
      </w:r>
      <w:r>
        <w:rPr>
          <w:rStyle w:val="s2"/>
        </w:rPr>
        <w:t xml:space="preserve">of</w:t>
      </w:r>
      <w:r>
        <w:rPr>
          <w:rStyle w:val="s2"/>
        </w:rPr>
        <w:t xml:space="preserve"> </w:t>
      </w:r>
      <w:r>
        <w:rPr>
          <w:rStyle w:val="s2"/>
        </w:rPr>
        <w:t xml:space="preserve">the</w:t>
      </w:r>
      <w:r>
        <w:rPr>
          <w:rStyle w:val="s2"/>
        </w:rPr>
        <w:t xml:space="preserve"> </w:t>
      </w:r>
      <w:r>
        <w:rPr>
          <w:rStyle w:val="s2"/>
        </w:rPr>
        <w:t xml:space="preserve">study</w:t>
      </w:r>
      <w:r>
        <w:rPr>
          <w:rStyle w:val="s2"/>
        </w:rPr>
        <w:t xml:space="preserve"> </w:t>
      </w:r>
      <w:r>
        <w:rPr>
          <w:rStyle w:val="s2"/>
        </w:rPr>
        <w:t xml:space="preserve">domain</w:t>
      </w:r>
      <w:r>
        <w:rPr>
          <w:rStyle w:val="s2"/>
        </w:rPr>
        <w:t xml:space="preserve"> </w:t>
      </w:r>
      <w:r>
        <w:rPr>
          <w:rStyle w:val="s2"/>
        </w:rPr>
        <w:t xml:space="preserve">(</w:t>
      </w:r>
      <w:r>
        <w:rPr>
          <w:rStyle w:val="s2"/>
        </w:rPr>
        <w:t xml:space="preserve">2</w:t>
      </w:r>
      <w:r>
        <w:rPr>
          <w:rStyle w:val="s2"/>
        </w:rPr>
        <w:t xml:space="preserve">0</w:t>
      </w:r>
      <w:r>
        <w:rPr>
          <w:rStyle w:val="s2"/>
        </w:rPr>
        <w:t xml:space="preserve">0</w:t>
      </w:r>
      <w:r>
        <w:rPr>
          <w:rStyle w:val="s2"/>
        </w:rPr>
        <w:t xml:space="preserve">,</w:t>
      </w:r>
      <w:r>
        <w:rPr>
          <w:rStyle w:val="s2"/>
        </w:rPr>
        <w:t xml:space="preserve">000</w:t>
      </w:r>
      <w:r>
        <w:rPr>
          <w:rStyle w:val="s2"/>
        </w:rPr>
        <w:t xml:space="preserve"> </w:t>
      </w:r>
      <w:r>
        <w:rPr>
          <w:rStyle w:val="s2"/>
        </w:rPr>
        <w:t xml:space="preserve">km</w:t>
      </w:r>
      <w:r>
        <w:rPr>
          <w:rStyle w:val="s2"/>
          <w:vertAlign w:val="superscript"/>
        </w:rPr>
        <w:t xml:space="preserve">2</w:t>
      </w:r>
      <w:ins w:id="9167" w:author="Gledis Guri" w:date="2026-09-25T00:00:00Z">
        <w:r>
          <w:rPr>
            <w:rStyle w:val="s2"/>
          </w:rPr>
          <w:t xml:space="preserve"> in the case study</w:t>
        </w:r>
      </w:ins>
      <w:r>
        <w:rPr>
          <w:rStyle w:val="s2"/>
        </w:rPr>
        <w:t xml:space="preserve">)</w:t>
      </w:r>
      <w:r>
        <w:rPr>
          <w:rStyle w:val="s2"/>
        </w:rPr>
        <w:t xml:space="preserve">,</w:t>
      </w:r>
      <w:r>
        <w:rPr>
          <w:rStyle w:val="s2"/>
        </w:rPr>
        <w:t xml:space="preserve"> </w:t>
      </w:r>
      <w:r>
        <w:rPr>
          <w:rStyle w:val="s2"/>
        </w:rPr>
        <w:t xml:space="preserve">and</w:t>
      </w:r>
      <w:r>
        <w:rPr>
          <w:rStyle w:val="s2"/>
        </w:rPr>
        <w:t xml:space="preserve"> </w:t>
      </w:r>
      <w:r>
        <w:rPr>
          <w:rStyle w:val="s2"/>
          <w:i/>
          <w:iCs/>
        </w:rPr>
        <w:t xml:space="preserve">H</w:t>
      </w:r>
      <w:r>
        <w:rPr>
          <w:rStyle w:val="s2"/>
        </w:rPr>
        <w:t xml:space="preserve"> </w:t>
      </w:r>
      <w:r>
        <w:rPr>
          <w:rStyle w:val="s2"/>
        </w:rPr>
        <w:t xml:space="preserve">is</w:t>
      </w:r>
      <w:r>
        <w:rPr>
          <w:rStyle w:val="s2"/>
        </w:rPr>
        <w:t xml:space="preserve"> </w:t>
      </w:r>
      <w:r>
        <w:rPr>
          <w:rStyle w:val="s2"/>
        </w:rPr>
        <w:t xml:space="preserve">the</w:t>
      </w:r>
      <w:r>
        <w:rPr>
          <w:rStyle w:val="s2"/>
        </w:rPr>
        <w:t xml:space="preserve"> </w:t>
      </w:r>
      <w:r>
        <w:rPr>
          <w:rStyle w:val="s2"/>
        </w:rPr>
        <w:t xml:space="preserve">number</w:t>
      </w:r>
      <w:r>
        <w:rPr>
          <w:rStyle w:val="s2"/>
        </w:rPr>
        <w:t xml:space="preserve"> </w:t>
      </w:r>
      <w:r>
        <w:rPr>
          <w:rStyle w:val="s2"/>
        </w:rPr>
        <w:t xml:space="preserve">of</w:t>
      </w:r>
      <w:r>
        <w:rPr>
          <w:rStyle w:val="s2"/>
        </w:rPr>
        <w:t xml:space="preserve"> </w:t>
      </w:r>
      <w:ins w:id="9168" w:author="Gledis Guri" w:date="2026-09-25T00:00:00Z">
        <w:r>
          <w:rPr>
            <w:rStyle w:val="s2"/>
          </w:rPr>
          <w:t xml:space="preserve">strata, here </w:t>
        </w:r>
      </w:ins>
      <w:r>
        <w:rPr>
          <w:rStyle w:val="s2"/>
        </w:rPr>
        <w:t xml:space="preserve">depth</w:t>
      </w:r>
      <w:r>
        <w:rPr>
          <w:rStyle w:val="s2"/>
        </w:rPr>
        <w:t xml:space="preserve"> </w:t>
      </w:r>
      <w:r>
        <w:rPr>
          <w:rStyle w:val="s2"/>
        </w:rPr>
        <w:t xml:space="preserve">layers</w:t>
      </w:r>
      <w:r>
        <w:rPr>
          <w:rStyle w:val="s2"/>
        </w:rPr>
        <w:t xml:space="preserve"> </w:t>
      </w:r>
      <w:r>
        <w:rPr>
          <w:rStyle w:val="s2"/>
        </w:rPr>
        <w:t xml:space="preserve">(</w:t>
      </w:r>
      <w:r>
        <w:rPr>
          <w:rStyle w:val="s2"/>
          <w:i/>
          <w:iCs/>
        </w:rPr>
        <w:t xml:space="preserve">d</w:t>
      </w:r>
      <w:del w:id="9169" w:author="Gledis Guri" w:date="2026-09-25T00:00:00Z">
        <w:r>
          <w:rPr>
            <w:rStyle w:val="s2"/>
          </w:rPr>
          <w:delText xml:space="preserve">)</w:delText>
        </w:r>
        <w:r>
          <w:rPr>
            <w:rStyle w:val="s2"/>
          </w:rPr>
          <w:delText xml:space="preserve"> </w:delText>
        </w:r>
        <w:r>
          <w:rPr>
            <w:rStyle w:val="s2"/>
          </w:rPr>
          <w:delText xml:space="preserve">included</w:delText>
        </w:r>
        <w:r>
          <w:rPr>
            <w:rStyle w:val="s2"/>
          </w:rPr>
          <w:delText xml:space="preserve"> </w:delText>
        </w:r>
        <w:r>
          <w:rPr>
            <w:rStyle w:val="s2"/>
          </w:rPr>
          <w:delText xml:space="preserve">in</w:delText>
        </w:r>
        <w:r>
          <w:rPr>
            <w:rStyle w:val="s2"/>
          </w:rPr>
          <w:delText xml:space="preserve"> </w:delText>
        </w:r>
        <w:r>
          <w:rPr>
            <w:rStyle w:val="s2"/>
          </w:rPr>
          <w:delText xml:space="preserve">this</w:delText>
        </w:r>
      </w:del>
      <w:ins w:id="9170" w:author="Gledis Guri" w:date="2026-09-25T00:00:00Z">
        <w:r>
          <w:rPr>
            <w:rStyle w:val="s2"/>
          </w:rPr>
          <w:t xml:space="preserve">; </w:t>
        </w:r>
        <w:r>
          <w:rPr>
            <w:rStyle w:val="s2"/>
            <w:i/>
          </w:rPr>
          <w:t xml:space="preserve">H</w:t>
        </w:r>
        <w:r>
          <w:rPr>
            <w:rStyle w:val="s2"/>
          </w:rPr>
          <w:t xml:space="preserve"> = 5 in the case</w:t>
        </w:r>
      </w:ins>
      <w:r>
        <w:rPr>
          <w:rStyle w:val="s2"/>
        </w:rPr>
        <w:t xml:space="preserve"> </w:t>
      </w:r>
      <w:r>
        <w:rPr>
          <w:rStyle w:val="s2"/>
        </w:rPr>
        <w:t xml:space="preserve">study</w:t>
      </w:r>
      <w:del w:id="9171" w:author="Gledis Guri" w:date="2026-09-25T00:00:00Z">
        <w:r>
          <w:rPr>
            <w:rStyle w:val="s2"/>
          </w:rPr>
          <w:delText xml:space="preserve"> </w:delText>
        </w:r>
        <w:r>
          <w:rPr>
            <w:rStyle w:val="s2"/>
          </w:rPr>
          <w:delText xml:space="preserve">(</w:delText>
        </w:r>
        <w:r>
          <w:rPr>
            <w:rStyle w:val="s2"/>
            <w:i/>
            <w:iCs/>
          </w:rPr>
          <w:delText xml:space="preserve">H</w:delText>
        </w:r>
        <w:r>
          <w:rPr>
            <w:rStyle w:val="s2"/>
          </w:rPr>
          <w:delText xml:space="preserve">=</w:delText>
        </w:r>
        <w:r>
          <w:rPr>
            <w:rStyle w:val="s2"/>
          </w:rPr>
          <w:delText xml:space="preserve">5</w:delText>
        </w:r>
      </w:del>
      <w:r>
        <w:rPr>
          <w:rStyle w:val="s2"/>
        </w:rPr>
        <w:t xml:space="preserve">)</w:t>
      </w:r>
      <w:r>
        <w:rPr>
          <w:rStyle w:val="s2"/>
        </w:rPr>
        <w:t xml:space="preserve">,</w:t>
      </w:r>
      <w:r>
        <w:rPr>
          <w:rStyle w:val="s2"/>
        </w:rPr>
        <w:t xml:space="preserve"> </w:t>
      </w:r>
      <w:r>
        <w:rPr>
          <w:rStyle w:val="s2"/>
        </w:rPr>
        <w:t xml:space="preserve">yielding</w:t>
      </w:r>
      <w:r>
        <w:rPr>
          <w:rStyle w:val="s2"/>
        </w:rPr>
        <w:t xml:space="preserve"> </w:t>
      </w:r>
      <w:r>
        <w:rPr>
          <w:rStyle w:val="s2"/>
          <w:i/>
          <w:iCs/>
        </w:rPr>
        <w:t xml:space="preserve">E</w:t>
      </w:r>
      <w:r>
        <w:rPr>
          <w:rStyle w:val="s2"/>
        </w:rPr>
        <w:t xml:space="preserve"> </w:t>
      </w:r>
      <w:r>
        <w:rPr>
          <w:rStyle w:val="s2"/>
        </w:rPr>
        <w:t xml:space="preserve">in</w:t>
      </w:r>
      <w:r>
        <w:rPr>
          <w:rStyle w:val="s2"/>
        </w:rPr>
        <w:t xml:space="preserve"> </w:t>
      </w:r>
      <w:r>
        <w:rPr>
          <w:rStyle w:val="s2"/>
        </w:rPr>
        <w:t xml:space="preserve">units</w:t>
      </w:r>
      <w:r>
        <w:rPr>
          <w:rStyle w:val="s2"/>
        </w:rPr>
        <w:t xml:space="preserve"> </w:t>
      </w:r>
      <w:r>
        <w:rPr>
          <w:rStyle w:val="s2"/>
        </w:rPr>
        <w:t xml:space="preserve">of</w:t>
      </w:r>
      <w:r>
        <w:rPr>
          <w:rStyle w:val="s2"/>
        </w:rPr>
        <w:t xml:space="preserve"> </w:t>
      </w:r>
      <w:r>
        <w:rPr>
          <w:rStyle w:val="s2"/>
        </w:rPr>
        <w:t xml:space="preserve">samples</w:t>
      </w:r>
      <w:r>
        <w:rPr>
          <w:rStyle w:val="s2"/>
        </w:rPr>
        <w:t xml:space="preserve"> </w:t>
      </w:r>
      <w:r>
        <w:rPr>
          <w:rStyle w:val="s2"/>
        </w:rPr>
        <w:t xml:space="preserve">per</w:t>
      </w:r>
      <w:r>
        <w:rPr>
          <w:rStyle w:val="s2"/>
        </w:rPr>
        <w:t xml:space="preserve"> </w:t>
      </w:r>
      <w:r>
        <w:rPr>
          <w:rStyle w:val="s2"/>
        </w:rPr>
        <w:t xml:space="preserve">10</w:t>
      </w:r>
      <w:r>
        <w:rPr>
          <w:rStyle w:val="s2"/>
        </w:rPr>
        <w:t xml:space="preserve">,</w:t>
      </w:r>
      <w:r>
        <w:rPr>
          <w:rStyle w:val="s2"/>
        </w:rPr>
        <w:t xml:space="preserve">000</w:t>
      </w:r>
      <w:r>
        <w:rPr>
          <w:rStyle w:val="s2"/>
        </w:rPr>
        <w:t xml:space="preserve"> </w:t>
      </w:r>
      <w:r>
        <w:rPr>
          <w:rStyle w:val="s2"/>
        </w:rPr>
        <w:t xml:space="preserve">km</w:t>
      </w:r>
      <w:r>
        <w:rPr>
          <w:rStyle w:val="s2"/>
          <w:vertAlign w:val="superscript"/>
        </w:rPr>
        <w:t xml:space="preserve">2</w:t>
      </w:r>
      <w:r>
        <w:rPr>
          <w:rStyle w:val="s2"/>
        </w:rPr>
        <w:t xml:space="preserve"> </w:t>
      </w:r>
      <w:r>
        <w:rPr>
          <w:rStyle w:val="s2"/>
        </w:rPr>
        <w:t xml:space="preserve">per</w:t>
      </w:r>
      <w:r>
        <w:rPr>
          <w:rStyle w:val="s2"/>
        </w:rPr>
        <w:t xml:space="preserve"> </w:t>
      </w:r>
      <w:r>
        <w:rPr>
          <w:rStyle w:val="s2"/>
        </w:rPr>
        <w:t xml:space="preserve">depth</w:t>
      </w:r>
      <w:r>
        <w:rPr>
          <w:rStyle w:val="s2"/>
        </w:rPr>
        <w:t xml:space="preserve"> </w:t>
      </w:r>
      <w:r>
        <w:rPr>
          <w:rStyle w:val="s2"/>
        </w:rPr>
        <w:t xml:space="preserve">layer</w:t>
      </w:r>
      <w:r>
        <w:rPr>
          <w:rStyle w:val="s2"/>
        </w:rPr>
        <w:t xml:space="preserve">.</w:t>
      </w:r>
      <w:r>
        <w:rPr>
          <w:rStyle w:val="s2"/>
        </w:rPr>
        <w:t xml:space="preserve"> </w:t>
      </w:r>
    </w:p>
    <w:p w14:paraId="22A1CB9C" w14:textId="77777777" w:rsidR="0039223E" w:rsidRDefault="0039223E" w:rsidP="001643E6">
      <w:pPr>
        <w:pStyle w:val="BodyText"/>
        <w:spacing w:line="480" w:lineRule="auto"/>
        <w:rPr>
          <w:del w:id="9525" w:author="Gledis Guri" w:date="2026-09-25T00:00:00Z"/>
        </w:rPr>
      </w:pPr>
    </w:p>
    <w:p w14:paraId="182BD2A3" w14:textId="44991793" w:rsidR="008C05CD" w:rsidRDefault="008C05CD" w:rsidP="001643E6">
      <w:pPr>
        <w:pStyle w:val="p1"/>
        <w:spacing w:before="0" w:beforeAutospacing="0" w:after="0" w:afterAutospacing="0" w:line="480" w:lineRule="auto"/>
        <w:ind w:firstLine="720"/>
        <w:jc w:val="left"/>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5C3D38F" w:rsidR="008A5961" w:rsidRDefault="008C05CD" w:rsidP="001643E6">
      <w:pPr>
        <w:pStyle w:val="BodyText"/>
        <w:spacing w:line="480" w:lineRule="auto"/>
        <w:ind w:firstLine="720"/>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1BF23A1D" w14:textId="60194420" w:rsidR="008C05CD" w:rsidRDefault="008C05CD" w:rsidP="001643E6">
      <w:pPr>
        <w:pStyle w:val="BodyText"/>
        <w:spacing w:line="480" w:lineRule="auto"/>
        <w:rPr>
          <w:del w:id="9527" w:author="Gledis Guri" w:date="2026-09-25T00:00:00Z"/>
        </w:rPr>
      </w:pPr>
      <w:del w:id="9526" w:author="Gledis Guri" w:date="2026-09-25T00:00:00Z">
        <w:r>
          <w:delText xml:space="preserve"> </w:delText>
        </w:r>
      </w:del>
    </w:p>
    <w:p w14:paraId="37453850" w14:textId="77777777" w:rsidR="0047549D" w:rsidRDefault="0047549D" w:rsidP="001643E6">
      <w:pPr>
        <w:pStyle w:val="Heading2"/>
        <w:spacing w:before="0" w:after="0" w:line="480" w:lineRule="auto"/>
      </w:pPr>
      <w:del w:id="9172" w:author="Gledis Guri" w:date="2026-09-25T00:00:00Z">
        <w:r>
          <w:delText xml:space="preserve">Simulated</w:delText>
        </w:r>
        <w:r>
          <w:delText xml:space="preserve"> </w:delText>
        </w:r>
        <w:r>
          <w:delText xml:space="preserve">eDNA</w:delText>
        </w:r>
        <w:r>
          <w:delText xml:space="preserve"> </w:delText>
        </w:r>
        <w:r>
          <w:delText xml:space="preserve">data</w:delText>
        </w:r>
      </w:del>
      <w:ins w:id="9173" w:author="Gledis Guri" w:date="2026-09-25T00:00:00Z">
        <w:r>
          <w:t xml:space="preserve">Step 3: Extending the range of sampling effort with simulated fields</w:t>
        </w:r>
      </w:ins>
    </w:p>
    <w:p w14:paraId="3908C333" w14:textId="344FBE6A" w:rsidR="00895A6B" w:rsidRDefault="00B62303" w:rsidP="001643E6">
      <w:pPr>
        <w:pStyle w:val="BodyText"/>
        <w:spacing w:line="480" w:lineRule="auto"/>
        <w:ind w:firstLine="720"/>
      </w:pPr>
      <w:del w:id="9174" w:author="Gledis Guri" w:date="2026-09-25T00:00:00Z">
        <w:r>
          <w:delText xml:space="preserve">To</w:delText>
        </w:r>
        <w:r>
          <w:delText xml:space="preserve"> </w:delText>
        </w:r>
        <w:r>
          <w:delText xml:space="preserve">extend</w:delText>
        </w:r>
        <w:r>
          <w:delText xml:space="preserve"> </w:delText>
        </w:r>
        <w:r>
          <w:delText xml:space="preserve">inference</w:delText>
        </w:r>
        <w:r>
          <w:delText xml:space="preserve"> </w:delText>
        </w:r>
        <w:r>
          <w:delText xml:space="preserve">beyond</w:delText>
        </w:r>
        <w:r>
          <w:delText xml:space="preserve"> </w:delText>
        </w:r>
        <w:r>
          <w:delText xml:space="preserve">the</w:delText>
        </w:r>
      </w:del>
      <w:ins w:id="9175" w:author="Gledis Guri" w:date="2026-09-25T00:00:00Z">
        <w:r>
          <w:t xml:space="preserve">Because no observed dataset can span the full range of</w:t>
        </w:r>
      </w:ins>
      <w:r>
        <w:t xml:space="preserve"> </w:t>
      </w:r>
      <w:r>
        <w:t xml:space="preserve">sampling</w:t>
      </w:r>
      <w:r>
        <w:t xml:space="preserve"> </w:t>
      </w:r>
      <w:r>
        <w:t xml:space="preserve">effort</w:t>
      </w:r>
      <w:r>
        <w:t xml:space="preserve"> </w:t>
      </w:r>
      <w:del w:id="9176" w:author="Gledis Guri" w:date="2026-09-25T00:00:00Z">
        <w:r>
          <w:delText xml:space="preserve">limitations</w:delText>
        </w:r>
      </w:del>
      <w:ins w:id="9177" w:author="Gledis Guri" w:date="2026-09-25T00:00:00Z">
        <w:r>
          <w:t xml:space="preserve">of interest</w:t>
        </w:r>
      </w:ins>
      <w:r>
        <w:t xml:space="preserve"> </w:t>
      </w:r>
      <w:r>
        <w:t xml:space="preserve">(</w:t>
      </w:r>
      <w:r>
        <w:rPr>
          <w:i/>
          <w:iCs/>
        </w:rPr>
        <w:t xml:space="preserve">N</w:t>
      </w:r>
      <w:r>
        <w:t xml:space="preserve"> </w:t>
      </w:r>
      <w:r>
        <w:t xml:space="preserve">=</w:t>
      </w:r>
      <w:r>
        <w:t xml:space="preserve"> </w:t>
      </w:r>
      <w:r>
        <w:t xml:space="preserve">358</w:t>
      </w:r>
      <w:del w:id="9178" w:author="Gledis Guri" w:date="2026-09-25T00:00:00Z">
        <w:r>
          <w:delText xml:space="preserve">)</w:delText>
        </w:r>
        <w:r>
          <w:delText xml:space="preserve"> </w:delText>
        </w:r>
        <w:r>
          <w:delText xml:space="preserve">of</w:delText>
        </w:r>
        <w:r>
          <w:delText xml:space="preserve"> </w:delText>
        </w:r>
        <w:r>
          <w:delText xml:space="preserve">the</w:delText>
        </w:r>
        <w:r>
          <w:delText xml:space="preserve"> </w:delText>
        </w:r>
        <w:r>
          <w:delText xml:space="preserve">empirical</w:delText>
        </w:r>
        <w:r>
          <w:delText xml:space="preserve"> </w:delText>
        </w:r>
        <w:r>
          <w:delText xml:space="preserve">data</w:delText>
        </w:r>
        <w:r>
          <w:delText xml:space="preserve">set</w:delText>
        </w:r>
        <w:r>
          <w:delText xml:space="preserve">,</w:delText>
        </w:r>
        <w:r>
          <w:delText xml:space="preserve"> </w:delText>
        </w:r>
        <w:r>
          <w:delText xml:space="preserve">we</w:delText>
        </w:r>
        <w:r>
          <w:delText xml:space="preserve"> </w:delText>
        </w:r>
        <w:r>
          <w:delText xml:space="preserve">conducted</w:delText>
        </w:r>
        <w:r>
          <w:delText xml:space="preserve"> </w:delText>
        </w:r>
        <w:r>
          <w:delText xml:space="preserve">a</w:delText>
        </w:r>
        <w:r>
          <w:delText xml:space="preserve"> </w:delText>
        </w:r>
        <w:r>
          <w:delText xml:space="preserve">series</w:delText>
        </w:r>
        <w:r>
          <w:delText xml:space="preserve"> </w:delText>
        </w:r>
        <w:r>
          <w:delText xml:space="preserve">of</w:delText>
        </w:r>
        <w:r>
          <w:delText xml:space="preserve"> </w:delText>
        </w:r>
        <w:r>
          <w:delText xml:space="preserve">simulations</w:delText>
        </w:r>
      </w:del>
      <w:ins w:id="9179" w:author="Gledis Guri" w:date="2026-09-25T00:00:00Z">
        <w:r>
          <w:t xml:space="preserve"> in the case study), the third step extends the effort range by simulation</w:t>
        </w:r>
      </w:ins>
      <w:r>
        <w:t xml:space="preserve">.</w:t>
      </w:r>
      <w:r>
        <w:t xml:space="preserve"> </w:t>
      </w:r>
      <w:r>
        <w:t xml:space="preserve">We</w:t>
      </w:r>
      <w:r>
        <w:t xml:space="preserve"> </w:t>
      </w:r>
      <w:r>
        <w:t xml:space="preserve">generated</w:t>
      </w:r>
      <w:r>
        <w:t xml:space="preserve"> </w:t>
      </w:r>
      <w:r>
        <w:rPr>
          <w:i/>
          <w:iCs/>
        </w:rPr>
        <w:t xml:space="preserve">in</w:t>
      </w:r>
      <w:r>
        <w:rPr>
          <w:i/>
          <w:iCs/>
        </w:rPr>
        <w:t xml:space="preserve">-</w:t>
      </w:r>
      <w:r>
        <w:rPr>
          <w:i/>
          <w:iCs/>
        </w:rPr>
        <w:t xml:space="preserve">silico</w:t>
      </w:r>
      <w:r>
        <w:t xml:space="preserve"> </w:t>
      </w:r>
      <w:r>
        <w:t xml:space="preserve">eDNA</w:t>
      </w:r>
      <w:r>
        <w:t xml:space="preserve"> </w:t>
      </w:r>
      <w:r>
        <w:t xml:space="preserve">concentration</w:t>
      </w:r>
      <w:r>
        <w:t xml:space="preserve"> </w:t>
      </w:r>
      <w:r>
        <w:t xml:space="preserve">data</w:t>
      </w:r>
      <w:r>
        <w:t xml:space="preserve"> </w:t>
      </w:r>
      <w:r>
        <w:t xml:space="preserve">using</w:t>
      </w:r>
      <w:r>
        <w:t xml:space="preserve"> </w:t>
      </w:r>
      <w:r>
        <w:t xml:space="preserve">the</w:t>
      </w:r>
      <w:r>
        <w:t xml:space="preserve"> </w:t>
      </w:r>
      <w:r>
        <w:t xml:space="preserve">GP</w:t>
      </w:r>
      <w:r>
        <w:t xml:space="preserve"> </w:t>
      </w:r>
      <w:r>
        <w:t xml:space="preserve">model</w:t>
      </w:r>
      <w:r>
        <w:t xml:space="preserve"> </w:t>
      </w:r>
      <w:r>
        <w:t xml:space="preserve">(</w:t>
      </w:r>
      <w:r>
        <w:t xml:space="preserve">Eq</w:t>
      </w:r>
      <w:r>
        <w:t xml:space="preserve">.</w:t>
      </w:r>
      <w:r>
        <w:t xml:space="preserve"> </w:t>
      </w:r>
      <w:r>
        <w:t xml:space="preserve">1</w:t>
      </w:r>
      <w:r>
        <w:t xml:space="preserve">-</w:t>
      </w:r>
      <w:r>
        <w:t xml:space="preserve">2</w:t>
      </w:r>
      <w:r>
        <w:t xml:space="preserve">)</w:t>
      </w:r>
      <w:r>
        <w:t xml:space="preserve"> </w:t>
      </w:r>
      <w:r>
        <w:t xml:space="preserve">across</w:t>
      </w:r>
      <w:r>
        <w:t xml:space="preserve"> </w:t>
      </w:r>
      <w:r>
        <w:t xml:space="preserve">the</w:t>
      </w:r>
      <w:r>
        <w:t xml:space="preserve"> </w:t>
      </w:r>
      <w:r>
        <w:t xml:space="preserve">same</w:t>
      </w:r>
      <w:r>
        <w:t xml:space="preserve"> </w:t>
      </w:r>
      <w:r>
        <w:t xml:space="preserve">spatial</w:t>
      </w:r>
      <w:r>
        <w:t xml:space="preserve"> </w:t>
      </w:r>
      <w:r>
        <w:t xml:space="preserve">domain</w:t>
      </w:r>
      <w:r>
        <w:t xml:space="preserve"> </w:t>
      </w:r>
      <w:r>
        <w:t xml:space="preserve">and</w:t>
      </w:r>
      <w:r>
        <w:t xml:space="preserve"> </w:t>
      </w:r>
      <w:r>
        <w:t xml:space="preserve">prediction</w:t>
      </w:r>
      <w:r>
        <w:t xml:space="preserve"> </w:t>
      </w:r>
      <w:r>
        <w:t xml:space="preserve">grid</w:t>
      </w:r>
      <w:r>
        <w:t xml:space="preserve"> </w:t>
      </w:r>
      <w:r>
        <w:t xml:space="preserve">(</w:t>
      </w:r>
      <w:r>
        <w:rPr>
          <w:i/>
          <w:iCs/>
        </w:rPr>
        <w:t xml:space="preserve">Q</w:t>
      </w:r>
      <w:r>
        <w:t xml:space="preserve">)</w:t>
      </w:r>
      <w:r>
        <w:t xml:space="preserve"> </w:t>
      </w:r>
      <w:r>
        <w:t xml:space="preserve">used</w:t>
      </w:r>
      <w:r>
        <w:t xml:space="preserve"> </w:t>
      </w:r>
      <w:r>
        <w:t xml:space="preserve">in</w:t>
      </w:r>
      <w:r>
        <w:t xml:space="preserve"> </w:t>
      </w:r>
      <w:r>
        <w:t xml:space="preserve">the</w:t>
      </w:r>
      <w:r>
        <w:t xml:space="preserve"> </w:t>
      </w:r>
      <w:r>
        <w:t xml:space="preserve">empirical</w:t>
      </w:r>
      <w:r>
        <w:t xml:space="preserve"> </w:t>
      </w:r>
      <w:r>
        <w:t xml:space="preserve">analysis</w:t>
      </w:r>
      <w:r>
        <w:t xml:space="preserve">.</w:t>
      </w:r>
    </w:p>
    <w:p w14:paraId="5351B402" w14:textId="77777777" w:rsidR="00895A6B" w:rsidRDefault="00895A6B" w:rsidP="001643E6">
      <w:pPr>
        <w:pStyle w:val="BodyText"/>
        <w:spacing w:line="480" w:lineRule="auto"/>
        <w:rPr>
          <w:del w:id="9528" w:author="Gledis Guri" w:date="2026-09-25T00:00:00Z"/>
        </w:rPr>
      </w:pPr>
    </w:p>
    <w:p w14:paraId="6B5D7D7D" w14:textId="07D18BBB" w:rsidR="004242D5" w:rsidRDefault="00D46036" w:rsidP="001643E6">
      <w:pPr>
        <w:pStyle w:val="BodyText"/>
        <w:spacing w:line="480" w:lineRule="auto"/>
        <w:ind w:firstLine="720"/>
      </w:pPr>
      <w:r>
        <w:t xml:space="preserve">The</w:t>
      </w:r>
      <w:r>
        <w:t xml:space="preserve"> </w:t>
      </w:r>
      <w:r>
        <w:t xml:space="preserve">simulation</w:t>
      </w:r>
      <w:r>
        <w:t xml:space="preserve">s</w:t>
      </w:r>
      <w:r>
        <w:t xml:space="preserve"> </w:t>
      </w:r>
      <w:r>
        <w:t xml:space="preserve">were</w:t>
      </w:r>
      <w:r>
        <w:t xml:space="preserve"> </w:t>
      </w:r>
      <w:r>
        <w:t xml:space="preserve">designed</w:t>
      </w:r>
      <w:r>
        <w:t xml:space="preserve"> </w:t>
      </w:r>
      <w:r>
        <w:t xml:space="preserve">to</w:t>
      </w:r>
      <w:r>
        <w:t xml:space="preserve"> </w:t>
      </w:r>
      <w:r>
        <w:t xml:space="preserve">explore</w:t>
      </w:r>
      <w:r>
        <w:t xml:space="preserve"> </w:t>
      </w:r>
      <w:r>
        <w:t xml:space="preserve">a</w:t>
      </w:r>
      <w:r>
        <w:t xml:space="preserve"> </w:t>
      </w:r>
      <w:r>
        <w:t xml:space="preserve">wide</w:t>
      </w:r>
      <w:r>
        <w:t xml:space="preserve"> </w:t>
      </w:r>
      <w:r>
        <w:t xml:space="preserve">range</w:t>
      </w:r>
      <w:r>
        <w:t xml:space="preserve"> </w:t>
      </w:r>
      <w:r>
        <w:t xml:space="preserve">of</w:t>
      </w:r>
      <w:r>
        <w:t xml:space="preserve"> </w:t>
      </w:r>
      <w:r>
        <w:t xml:space="preserve">spatial</w:t>
      </w:r>
      <w:r>
        <w:t xml:space="preserve"> </w:t>
      </w:r>
      <w:r>
        <w:t xml:space="preserve">structures</w:t>
      </w:r>
      <w:r>
        <w:t xml:space="preserve"> </w:t>
      </w:r>
      <w:r>
        <w:t xml:space="preserve">by</w:t>
      </w:r>
      <w:r>
        <w:t xml:space="preserve"> </w:t>
      </w:r>
      <w:r>
        <w:t xml:space="preserve">varying</w:t>
      </w:r>
      <w:r>
        <w:t xml:space="preserve"> </w:t>
      </w:r>
      <w:r>
        <w:t xml:space="preserve">the</w:t>
      </w:r>
      <w:r>
        <w:t xml:space="preserve"> </w:t>
      </w:r>
      <w:r>
        <w:t xml:space="preserve">GP</w:t>
      </w:r>
      <w:r>
        <w:t xml:space="preserve"> </w:t>
      </w:r>
      <w:r>
        <w:t xml:space="preserve">length</w:t>
      </w:r>
      <w:r>
        <w:t xml:space="preserve">-</w:t>
      </w:r>
      <w:r>
        <w:t xml:space="preserve">scale</w:t>
      </w:r>
      <w:r>
        <w:t xml:space="preserve"> </w:t>
      </w:r>
      <w:r>
        <w:t xml:space="preserve">parameter</w:t>
      </w:r>
      <w:r>
        <w:t xml:space="preserve"> </w:t>
      </w:r>
      <w:r>
        <w:t xml:space="preserve">(</w:t>
      </w:r>
      <w:r>
        <w:rPr>
          <w:i/>
          <w:iCs/>
          <w:lang w:val="el-GR"/>
        </w:rPr>
        <w:t xml:space="preserve">ρ</w:t>
      </w:r>
      <w:r>
        <w:t xml:space="preserve">)</w:t>
      </w:r>
      <w:r>
        <w:t xml:space="preserve"> </w:t>
      </w:r>
      <w:r>
        <w:t xml:space="preserve">across</w:t>
      </w:r>
      <w:r>
        <w:t xml:space="preserve"> </w:t>
      </w:r>
      <w:r>
        <w:t xml:space="preserve">ten</w:t>
      </w:r>
      <w:r>
        <w:t xml:space="preserve"> </w:t>
      </w:r>
      <w:r>
        <w:t xml:space="preserve">levels</w:t>
      </w:r>
      <w:r>
        <w:t xml:space="preserve">:</w:t>
      </w:r>
      <w:r>
        <w:t xml:space="preserve"> </w:t>
      </w:r>
      <w:r>
        <w:t xml:space="preserve">25</w:t>
      </w:r>
      <w:r>
        <w:t xml:space="preserve">,</w:t>
      </w:r>
      <w:r>
        <w:t xml:space="preserve"> </w:t>
      </w:r>
      <w:r>
        <w:t xml:space="preserve">50</w:t>
      </w:r>
      <w:r>
        <w:t xml:space="preserve">,</w:t>
      </w:r>
      <w:r>
        <w:t xml:space="preserve"> </w:t>
      </w:r>
      <w:r>
        <w:t xml:space="preserve">75</w:t>
      </w:r>
      <w:r>
        <w:t xml:space="preserve">,</w:t>
      </w:r>
      <w:r>
        <w:t xml:space="preserve"> </w:t>
      </w:r>
      <w:r>
        <w:t xml:space="preserve">100</w:t>
      </w:r>
      <w:r>
        <w:t xml:space="preserve">,</w:t>
      </w:r>
      <w:r>
        <w:t xml:space="preserve"> </w:t>
      </w:r>
      <w:r>
        <w:t xml:space="preserve">200</w:t>
      </w:r>
      <w:r>
        <w:t xml:space="preserve">,</w:t>
      </w:r>
      <w:r>
        <w:t xml:space="preserve"> </w:t>
      </w:r>
      <w:r>
        <w:t xml:space="preserve">300</w:t>
      </w:r>
      <w:r>
        <w:t xml:space="preserve">,</w:t>
      </w:r>
      <w:r>
        <w:t xml:space="preserve"> </w:t>
      </w:r>
      <w:r>
        <w:t xml:space="preserve">400</w:t>
      </w:r>
      <w:r>
        <w:t xml:space="preserve">,</w:t>
      </w:r>
      <w:r>
        <w:t xml:space="preserve"> </w:t>
      </w:r>
      <w:r>
        <w:t xml:space="preserve">500</w:t>
      </w:r>
      <w:r>
        <w:t xml:space="preserve">,</w:t>
      </w:r>
      <w:r>
        <w:t xml:space="preserve"> </w:t>
      </w:r>
      <w:r>
        <w:t xml:space="preserve">800</w:t>
      </w:r>
      <w:r>
        <w:t xml:space="preserve">,</w:t>
      </w:r>
      <w:r>
        <w:t xml:space="preserve"> </w:t>
      </w:r>
      <w:r>
        <w:t xml:space="preserve">and</w:t>
      </w:r>
      <w:r>
        <w:t xml:space="preserve"> </w:t>
      </w:r>
      <w:r>
        <w:t xml:space="preserve">1000</w:t>
      </w:r>
      <w:r>
        <w:t xml:space="preserve"> </w:t>
      </w:r>
      <w:r>
        <w:t xml:space="preserve">km</w:t>
      </w:r>
      <w:r>
        <w:t xml:space="preserve"> </w:t>
      </w:r>
      <w:r>
        <w:t xml:space="preserve">(</w:t>
      </w:r>
      <w:r>
        <w:rPr>
          <w:szCs w:val="36"/>
        </w:rPr>
        <w:t xml:space="preserve">Appendix</w:t>
      </w:r>
      <w:r>
        <w:rPr>
          <w:szCs w:val="36"/>
        </w:rPr>
        <w:t xml:space="preserve"> </w:t>
      </w:r>
      <w:r>
        <w:rPr>
          <w:szCs w:val="36"/>
        </w:rPr>
        <w:t xml:space="preserve">S1</w:t>
      </w:r>
      <w:r>
        <w:rPr>
          <w:szCs w:val="36"/>
        </w:rPr>
        <w:t xml:space="preserve">:</w:t>
      </w:r>
      <w:r>
        <w:rPr>
          <w:szCs w:val="36"/>
        </w:rPr>
        <w:t xml:space="preserve"> </w:t>
      </w:r>
      <w:r>
        <w:rPr>
          <w:szCs w:val="36"/>
        </w:rPr>
        <w:t xml:space="preserve">Table</w:t>
      </w:r>
      <w:r>
        <w:rPr>
          <w:szCs w:val="36"/>
        </w:rPr>
        <w:t xml:space="preserve"> </w:t>
      </w:r>
      <w:r>
        <w:rPr>
          <w:szCs w:val="36"/>
        </w:rPr>
        <w:t xml:space="preserve">S1</w:t>
      </w:r>
      <w:r>
        <w:rPr>
          <w:szCs w:val="36"/>
        </w:rPr>
        <w:t xml:space="preserve">)</w:t>
      </w:r>
      <w:r>
        <w:t xml:space="preserve">.</w:t>
      </w:r>
      <w:r>
        <w:t xml:space="preserve"> </w:t>
      </w:r>
      <w:r>
        <w:t xml:space="preserve">For</w:t>
      </w:r>
      <w:r>
        <w:t xml:space="preserve"> </w:t>
      </w:r>
      <w:r>
        <w:t xml:space="preserve">each</w:t>
      </w:r>
      <w:r>
        <w:t xml:space="preserve"> </w:t>
      </w:r>
      <w:r>
        <w:t xml:space="preserve">value</w:t>
      </w:r>
      <w:r>
        <w:t xml:space="preserve"> </w:t>
      </w:r>
      <w:r>
        <w:t xml:space="preserve">of</w:t>
      </w:r>
      <w:r>
        <w:t xml:space="preserve"> </w:t>
      </w:r>
      <w:r>
        <w:rPr>
          <w:i/>
          <w:iCs/>
          <w:lang w:val="el-GR"/>
        </w:rPr>
        <w:t xml:space="preserve">ρ</w:t>
      </w:r>
      <w:r>
        <w:t xml:space="preserve"> </w:t>
      </w:r>
      <w:r>
        <w:t xml:space="preserve">we</w:t>
      </w:r>
      <w:r>
        <w:t xml:space="preserve"> </w:t>
      </w:r>
      <w:r>
        <w:t xml:space="preserve">generated</w:t>
      </w:r>
      <w:r>
        <w:t xml:space="preserve"> </w:t>
      </w:r>
      <w:r>
        <w:t xml:space="preserve">(</w:t>
      </w:r>
      <w:r>
        <w:t xml:space="preserve">arbitrarily</w:t>
      </w:r>
      <w:r>
        <w:t xml:space="preserve">)</w:t>
      </w:r>
      <w:r>
        <w:t xml:space="preserve"> </w:t>
      </w:r>
      <w:r>
        <w:t xml:space="preserve">20</w:t>
      </w:r>
      <w:r>
        <w:t xml:space="preserve"> </w:t>
      </w:r>
      <w:r>
        <w:t xml:space="preserve">independent</w:t>
      </w:r>
      <w:r>
        <w:t xml:space="preserve"> </w:t>
      </w:r>
      <w:r>
        <w:t xml:space="preserve">replicate</w:t>
      </w:r>
      <w:r>
        <w:t xml:space="preserve"> </w:t>
      </w:r>
      <w:r>
        <w:t xml:space="preserve">spatial</w:t>
      </w:r>
      <w:r>
        <w:t xml:space="preserve"> </w:t>
      </w:r>
      <w:r>
        <w:t xml:space="preserve">fields</w:t>
      </w:r>
      <w:r>
        <w:t xml:space="preserve">,</w:t>
      </w:r>
      <w:r>
        <w:t xml:space="preserve"> </w:t>
      </w:r>
      <w:r>
        <w:t xml:space="preserve">resulting</w:t>
      </w:r>
      <w:r>
        <w:t xml:space="preserve"> </w:t>
      </w:r>
      <w:r>
        <w:t xml:space="preserve">in</w:t>
      </w:r>
      <w:r>
        <w:t xml:space="preserve"> </w:t>
      </w:r>
      <w:r>
        <w:t xml:space="preserve">a</w:t>
      </w:r>
      <w:r>
        <w:t xml:space="preserve"> </w:t>
      </w:r>
      <w:r>
        <w:t xml:space="preserve">total</w:t>
      </w:r>
      <w:r>
        <w:t xml:space="preserve"> </w:t>
      </w:r>
      <w:r>
        <w:t xml:space="preserve">of</w:t>
      </w:r>
      <w:r>
        <w:t xml:space="preserve"> </w:t>
      </w:r>
      <w:r>
        <w:t xml:space="preserve">200</w:t>
      </w:r>
      <w:r>
        <w:t xml:space="preserve"> </w:t>
      </w:r>
      <w:r>
        <w:t xml:space="preserve">simulated</w:t>
      </w:r>
      <w:r>
        <w:t xml:space="preserve"> </w:t>
      </w:r>
      <w:r>
        <w:t xml:space="preserve">datasets</w:t>
      </w:r>
      <w:r>
        <w:t xml:space="preserve"> </w:t>
      </w:r>
      <w:r>
        <w:rPr>
          <w:rFonts w:eastAsiaTheme="minorEastAsia"/>
        </w:rPr>
        <w:t xml:space="preserve">(</w:t>
      </w:r>
      <w:r>
        <w:rPr>
          <w:rFonts w:eastAsiaTheme="minorEastAsia"/>
        </w:rPr>
        <w:t xml:space="preserve">10</w:t>
      </w:r>
      <w:r>
        <w:rPr>
          <w:rFonts w:eastAsiaTheme="minorEastAsia"/>
        </w:rPr>
        <w:t xml:space="preserve"> </w:t>
      </w:r>
      <m:oMath>
        <m:r>
          <w:rPr>
            <w:rFonts w:ascii="Cambria Math" w:hAnsi="Cambria Math"/>
          </w:rPr>
          <m:t>ρ</m:t>
        </m:r>
      </m:oMath>
      <w:r>
        <w:rPr>
          <w:rFonts w:eastAsiaTheme="minorEastAsia"/>
        </w:rPr>
        <w:t xml:space="preserve"> </w:t>
      </w:r>
      <w:r>
        <w:rPr>
          <w:rFonts w:eastAsiaTheme="minorEastAsia"/>
        </w:rPr>
        <w:t xml:space="preserve">levels</w:t>
      </w:r>
      <w:r>
        <w:rPr>
          <w:rFonts w:eastAsiaTheme="minorEastAsia"/>
        </w:rPr>
        <w:t xml:space="preserve"> </w:t>
      </w:r>
      <w:r>
        <w:rPr>
          <w:rFonts w:eastAsiaTheme="minorEastAsia"/>
        </w:rPr>
        <w:t xml:space="preserve">×</w:t>
      </w:r>
      <w:r>
        <w:rPr>
          <w:rFonts w:eastAsiaTheme="minorEastAsia"/>
        </w:rPr>
        <w:t xml:space="preserve"> </w:t>
      </w:r>
      <w:r>
        <w:rPr>
          <w:rFonts w:eastAsiaTheme="minorEastAsia"/>
        </w:rPr>
        <w:t xml:space="preserve">20</w:t>
      </w:r>
      <w:r>
        <w:rPr>
          <w:rFonts w:eastAsiaTheme="minorEastAsia"/>
        </w:rPr>
        <w:t xml:space="preserve"> </w:t>
      </w:r>
      <w:r>
        <w:rPr>
          <w:rFonts w:eastAsiaTheme="minorEastAsia"/>
        </w:rPr>
        <w:t xml:space="preserve">replicates</w:t>
      </w:r>
      <w:r>
        <w:rPr>
          <w:rFonts w:eastAsiaTheme="minorEastAsia"/>
        </w:rPr>
        <w:t xml:space="preserve">;</w:t>
      </w:r>
      <w:r>
        <w:rPr>
          <w:rFonts w:eastAsiaTheme="minorEastAsia"/>
        </w:rPr>
        <w:t xml:space="preserve"> </w:t>
      </w:r>
      <w:r>
        <w:rPr>
          <w:szCs w:val="36"/>
        </w:rPr>
        <w:t xml:space="preserve">Appendix</w:t>
      </w:r>
      <w:r>
        <w:rPr>
          <w:szCs w:val="36"/>
        </w:rPr>
        <w:t xml:space="preserve"> </w:t>
      </w:r>
      <w:r>
        <w:rPr>
          <w:szCs w:val="36"/>
        </w:rPr>
        <w:t xml:space="preserve">S1</w:t>
      </w:r>
      <w:r>
        <w:rPr>
          <w:szCs w:val="36"/>
        </w:rPr>
        <w:t xml:space="preserve">:</w:t>
      </w:r>
      <w:r>
        <w:rPr>
          <w:szCs w:val="36"/>
        </w:rPr>
        <w:t xml:space="preserve"> </w:t>
      </w:r>
      <w:r>
        <w:rPr>
          <w:szCs w:val="36"/>
        </w:rPr>
        <w:t xml:space="preserve">Table</w:t>
      </w:r>
      <w:r>
        <w:rPr>
          <w:szCs w:val="36"/>
        </w:rPr>
        <w:t xml:space="preserve"> </w:t>
      </w:r>
      <w:r>
        <w:rPr>
          <w:szCs w:val="36"/>
        </w:rPr>
        <w:t xml:space="preserve">S1</w:t>
      </w:r>
      <w:r>
        <w:rPr>
          <w:rFonts w:eastAsiaTheme="minorEastAsia"/>
        </w:rPr>
        <w:t xml:space="preserve">)</w:t>
      </w:r>
      <w:r>
        <w:rPr>
          <w:rFonts w:eastAsiaTheme="minorEastAsia"/>
        </w:rPr>
        <w:t xml:space="preserve">.</w:t>
      </w:r>
      <w:r>
        <w:t xml:space="preserve"> </w:t>
      </w:r>
      <w:proofErr w:type="gramStart"/>
      <w:r>
        <w:t xml:space="preserve">Similar</w:t>
      </w:r>
      <w:r>
        <w:t xml:space="preserve"> </w:t>
      </w:r>
      <w:r>
        <w:t xml:space="preserve">to</w:t>
      </w:r>
      <w:proofErr w:type="gramEnd"/>
      <w:r>
        <w:t xml:space="preserve"> </w:t>
      </w:r>
      <w:r>
        <w:t xml:space="preserve">GP</w:t>
      </w:r>
      <w:r>
        <w:t xml:space="preserve"> </w:t>
      </w:r>
      <w:r>
        <w:t xml:space="preserve">inference</w:t>
      </w:r>
      <w:r>
        <w:t xml:space="preserve"> </w:t>
      </w:r>
      <w:r>
        <w:t xml:space="preserve">of</w:t>
      </w:r>
      <w:r>
        <w:t xml:space="preserve"> </w:t>
      </w:r>
      <w:r>
        <w:t xml:space="preserve">the</w:t>
      </w:r>
      <w:r>
        <w:t xml:space="preserve"> </w:t>
      </w:r>
      <w:r>
        <w:t xml:space="preserve">empirical</w:t>
      </w:r>
      <w:r>
        <w:t xml:space="preserve"> </w:t>
      </w:r>
      <w:r>
        <w:t xml:space="preserve">data</w:t>
      </w:r>
      <w:r>
        <w:t xml:space="preserve">,</w:t>
      </w:r>
      <w:r>
        <w:t xml:space="preserve"> </w:t>
      </w:r>
      <w:r>
        <w:t xml:space="preserve">within</w:t>
      </w:r>
      <w:r>
        <w:t xml:space="preserve"> </w:t>
      </w:r>
      <w:r>
        <w:t xml:space="preserve">each</w:t>
      </w:r>
      <w:r>
        <w:t xml:space="preserve"> </w:t>
      </w:r>
      <w:r>
        <w:t xml:space="preserve">simulation</w:t>
      </w:r>
      <w:r>
        <w:t xml:space="preserve">,</w:t>
      </w:r>
      <w:r>
        <w:t xml:space="preserve"> </w:t>
      </w:r>
      <w:r>
        <w:rPr>
          <w:i/>
          <w:iCs/>
        </w:rPr>
        <w:t xml:space="preserve">ρ</w:t>
      </w:r>
      <w:r>
        <w:t xml:space="preserve"> </w:t>
      </w:r>
      <w:r>
        <w:t xml:space="preserve">was</w:t>
      </w:r>
      <w:r>
        <w:t xml:space="preserve"> </w:t>
      </w:r>
      <w:r>
        <w:t xml:space="preserve">held</w:t>
      </w:r>
      <w:r>
        <w:t xml:space="preserve"> </w:t>
      </w:r>
      <w:r>
        <w:t xml:space="preserve">constant</w:t>
      </w:r>
      <w:r>
        <w:t xml:space="preserve"> </w:t>
      </w:r>
      <w:r>
        <w:t xml:space="preserve">across</w:t>
      </w:r>
      <w:r>
        <w:t xml:space="preserve"> </w:t>
      </w:r>
      <w:r>
        <w:t xml:space="preserve">depth</w:t>
      </w:r>
      <w:r>
        <w:t xml:space="preserve"> </w:t>
      </w:r>
      <w:r>
        <w:t xml:space="preserve">layers</w:t>
      </w:r>
      <w:r>
        <w:t xml:space="preserve">,</w:t>
      </w:r>
      <w:r>
        <w:t xml:space="preserve"> </w:t>
      </w:r>
      <w:r>
        <w:t xml:space="preserve">but</w:t>
      </w:r>
      <w:r>
        <w:t xml:space="preserve"> </w:t>
      </w:r>
      <w:r>
        <w:t xml:space="preserve">each</w:t>
      </w:r>
      <w:r>
        <w:t xml:space="preserve"> </w:t>
      </w:r>
      <w:r>
        <w:t xml:space="preserve">layer</w:t>
      </w:r>
      <w:r>
        <w:t xml:space="preserve"> </w:t>
      </w:r>
      <w:r>
        <w:t xml:space="preserve">had</w:t>
      </w:r>
      <w:r>
        <w:t xml:space="preserve"> </w:t>
      </w:r>
      <w:r>
        <w:t xml:space="preserve">a</w:t>
      </w:r>
      <w:r>
        <w:t xml:space="preserve"> </w:t>
      </w:r>
      <w:r>
        <w:t xml:space="preserve">separate</w:t>
      </w:r>
      <w:r>
        <w:t xml:space="preserve"> </w:t>
      </w:r>
      <w:r>
        <w:t xml:space="preserve">mean</w:t>
      </w:r>
      <w:r>
        <w:t xml:space="preserve"> </w:t>
      </w:r>
      <w:r>
        <w:t xml:space="preserve">(</w:t>
      </w:r>
      <w:r>
        <w:rPr>
          <w:lang w:val="el-GR"/>
        </w:rPr>
        <w:t xml:space="preserve">μ</w:t>
      </w:r>
      <w:r>
        <w:rPr>
          <w:vertAlign w:val="subscript"/>
        </w:rPr>
        <w:t xml:space="preserve">d</w:t>
      </w:r>
      <w:r>
        <w:t xml:space="preserve">)</w:t>
      </w:r>
      <w:r>
        <w:t xml:space="preserve"> </w:t>
      </w:r>
      <w:r>
        <w:t xml:space="preserve">drawn</w:t>
      </w:r>
      <w:r>
        <w:t xml:space="preserve"> </w:t>
      </w:r>
      <w:r>
        <w:t xml:space="preserve">randomly</w:t>
      </w:r>
      <w:r>
        <w:t xml:space="preserve"> </w:t>
      </w:r>
      <w:r>
        <w:t xml:space="preserve">from</w:t>
      </w:r>
      <w:r>
        <w:t xml:space="preserve"> </w:t>
      </w:r>
      <w:r>
        <w:t xml:space="preserve">a</w:t>
      </w:r>
      <w:r>
        <w:t xml:space="preserve"> </w:t>
      </w:r>
      <w:r>
        <w:t xml:space="preserve">normal</w:t>
      </w:r>
      <w:r>
        <w:t xml:space="preserve"> </w:t>
      </w:r>
      <w:r>
        <w:t xml:space="preserve">distribution</w:t>
      </w:r>
      <w:r>
        <w:t xml:space="preserve"> </w:t>
      </w:r>
      <w:r>
        <w:t xml:space="preserve">with</w:t>
      </w:r>
      <w:r>
        <w:t xml:space="preserve"> </w:t>
      </w:r>
      <w:r>
        <w:t xml:space="preserve">mean</w:t>
      </w:r>
      <w:r>
        <w:t xml:space="preserve"> </w:t>
      </w:r>
      <w:r>
        <w:t xml:space="preserve">of</w:t>
      </w:r>
      <w:r>
        <w:t xml:space="preserve"> </w:t>
      </w:r>
      <w:r>
        <w:t xml:space="preserve">0</w:t>
      </w:r>
      <w:r>
        <w:t xml:space="preserve"> </w:t>
      </w:r>
      <w:r>
        <w:t xml:space="preserve">and</w:t>
      </w:r>
      <w:r>
        <w:t xml:space="preserve"> </w:t>
      </w:r>
      <w:r>
        <w:t xml:space="preserve">a</w:t>
      </w:r>
      <w:r>
        <w:t xml:space="preserve"> </w:t>
      </w:r>
      <w:r>
        <w:t xml:space="preserve">standard</w:t>
      </w:r>
      <w:r>
        <w:t xml:space="preserve"> </w:t>
      </w:r>
      <w:r>
        <w:t xml:space="preserve">deviation</w:t>
      </w:r>
      <w:r>
        <w:t xml:space="preserve"> </w:t>
      </w:r>
      <w:r>
        <w:t xml:space="preserve">of</w:t>
      </w:r>
      <w:r>
        <w:t xml:space="preserve"> </w:t>
      </w:r>
      <w:r>
        <w:t xml:space="preserve">3</w:t>
      </w:r>
      <w:r>
        <w:t xml:space="preserve">.</w:t>
      </w:r>
      <w:r>
        <w:t xml:space="preserve"> </w:t>
      </w:r>
      <w:r>
        <w:t xml:space="preserve">W</w:t>
      </w:r>
      <w:r>
        <w:t xml:space="preserve">e</w:t>
      </w:r>
      <w:r>
        <w:t xml:space="preserve"> </w:t>
      </w:r>
      <w:r>
        <w:t xml:space="preserve">focused</w:t>
      </w:r>
      <w:r>
        <w:t xml:space="preserve"> </w:t>
      </w:r>
      <w:r>
        <w:t xml:space="preserve">only</w:t>
      </w:r>
      <w:r>
        <w:t xml:space="preserve"> </w:t>
      </w:r>
      <w:r>
        <w:t xml:space="preserve">on</w:t>
      </w:r>
      <w:r>
        <w:t xml:space="preserve"> </w:t>
      </w:r>
      <w:r>
        <w:t xml:space="preserve">spatial</w:t>
      </w:r>
      <w:r>
        <w:t xml:space="preserve"> </w:t>
      </w:r>
      <w:r>
        <w:t xml:space="preserve">autocorrelation</w:t>
      </w:r>
      <w:r>
        <w:t xml:space="preserve"> </w:t>
      </w:r>
      <w:r>
        <w:t xml:space="preserve">across</w:t>
      </w:r>
      <w:r>
        <w:t xml:space="preserve"> </w:t>
      </w:r>
      <w:r>
        <w:t xml:space="preserve">latitude</w:t>
      </w:r>
      <w:r>
        <w:t xml:space="preserve"> </w:t>
      </w:r>
      <w:r>
        <w:t xml:space="preserve">and</w:t>
      </w:r>
      <w:r>
        <w:t xml:space="preserve"> </w:t>
      </w:r>
      <w:r>
        <w:t xml:space="preserve">longitude</w:t>
      </w:r>
      <w:r>
        <w:t xml:space="preserve">,</w:t>
      </w:r>
      <w:r>
        <w:t xml:space="preserve"> </w:t>
      </w:r>
      <w:r>
        <w:t xml:space="preserve">allowing</w:t>
      </w:r>
      <w:r>
        <w:t xml:space="preserve"> </w:t>
      </w:r>
      <w:r>
        <w:t xml:space="preserve">the</w:t>
      </w:r>
      <w:r>
        <w:t xml:space="preserve"> </w:t>
      </w:r>
      <w:r>
        <w:t xml:space="preserve">eDNA</w:t>
      </w:r>
      <w:r>
        <w:t xml:space="preserve"> </w:t>
      </w:r>
      <w:r>
        <w:t xml:space="preserve">concentration</w:t>
      </w:r>
      <w:r>
        <w:t xml:space="preserve"> </w:t>
      </w:r>
      <w:r>
        <w:t xml:space="preserve">at</w:t>
      </w:r>
      <w:r>
        <w:t xml:space="preserve"> </w:t>
      </w:r>
      <w:r>
        <w:t xml:space="preserve">each</w:t>
      </w:r>
      <w:r>
        <w:t xml:space="preserve"> </w:t>
      </w:r>
      <w:r>
        <w:t xml:space="preserve">depth</w:t>
      </w:r>
      <w:r>
        <w:t xml:space="preserve"> </w:t>
      </w:r>
      <w:r>
        <w:t xml:space="preserve">to</w:t>
      </w:r>
      <w:r>
        <w:t xml:space="preserve"> </w:t>
      </w:r>
      <w:r>
        <w:t xml:space="preserve">be</w:t>
      </w:r>
      <w:r>
        <w:t xml:space="preserve"> </w:t>
      </w:r>
      <w:r>
        <w:t xml:space="preserve">independent</w:t>
      </w:r>
      <w:r>
        <w:t xml:space="preserve">.</w:t>
      </w:r>
      <w:r>
        <w:t xml:space="preserve"> </w:t>
      </w:r>
      <w:bookmarkStart w:id="6" w:name="OLE_LINK11"/>
      <w:r>
        <w:t xml:space="preserve">The</w:t>
      </w:r>
      <w:r>
        <w:t xml:space="preserve"> </w:t>
      </w:r>
      <w:r>
        <w:t xml:space="preserve">a</w:t>
      </w:r>
      <w:r>
        <w:t xml:space="preserve">mplitude</w:t>
      </w:r>
      <w:r>
        <w:t xml:space="preserve"> </w:t>
      </w:r>
      <w:r>
        <w:t xml:space="preserve">(</w:t>
      </w:r>
      <w:r>
        <w:rPr>
          <w:i/>
          <w:iCs/>
          <w:lang w:val="el-GR"/>
        </w:rPr>
        <w:t xml:space="preserve">α</w:t>
      </w:r>
      <w:r>
        <w:rPr>
          <w:i/>
          <w:iCs/>
          <w:vertAlign w:val="superscript"/>
        </w:rPr>
        <w:t xml:space="preserve">2</w:t>
      </w:r>
      <w:r>
        <w:t xml:space="preserve">)</w:t>
      </w:r>
      <w:r>
        <w:t xml:space="preserve"> </w:t>
      </w:r>
      <w:r>
        <w:t xml:space="preserve">and</w:t>
      </w:r>
      <w:r>
        <w:t xml:space="preserve"> </w:t>
      </w:r>
      <w:r>
        <w:t xml:space="preserve">the</w:t>
      </w:r>
      <w:r>
        <w:t xml:space="preserve"> </w:t>
      </w:r>
      <w:r>
        <w:t xml:space="preserve">non</w:t>
      </w:r>
      <w:r>
        <w:t xml:space="preserve">-</w:t>
      </w:r>
      <w:r>
        <w:t xml:space="preserve">spatial</w:t>
      </w:r>
      <w:r>
        <w:t xml:space="preserve"> </w:t>
      </w:r>
      <w:r>
        <w:t xml:space="preserve">variance</w:t>
      </w:r>
      <w:r>
        <w:t xml:space="preserve"> </w:t>
      </w:r>
      <w:r>
        <w:t xml:space="preserve">(</w:t>
      </w:r>
      <w:r>
        <w:rPr>
          <w:lang w:val="el-GR"/>
        </w:rPr>
        <w:t xml:space="preserve">σ</w:t>
      </w:r>
      <w:r>
        <w:rPr>
          <w:vertAlign w:val="superscript"/>
        </w:rPr>
        <w:t xml:space="preserve">2</w:t>
      </w:r>
      <w:r>
        <w:t xml:space="preserve">)</w:t>
      </w:r>
      <w:r>
        <w:t xml:space="preserve"> </w:t>
      </w:r>
      <w:r>
        <w:t xml:space="preserve">in</w:t>
      </w:r>
      <w:r>
        <w:t xml:space="preserve"> </w:t>
      </w:r>
      <w:r>
        <w:t xml:space="preserve">Eq</w:t>
      </w:r>
      <w:r>
        <w:t xml:space="preserve">.</w:t>
      </w:r>
      <w:r>
        <w:t xml:space="preserve"> </w:t>
      </w:r>
      <w:r>
        <w:t xml:space="preserve">1</w:t>
      </w:r>
      <w:r>
        <w:t xml:space="preserve"> </w:t>
      </w:r>
      <w:r>
        <w:t xml:space="preserve">and</w:t>
      </w:r>
      <w:r>
        <w:t xml:space="preserve"> </w:t>
      </w:r>
      <w:r>
        <w:t xml:space="preserve">2</w:t>
      </w:r>
      <w:r>
        <w:t xml:space="preserve"> </w:t>
      </w:r>
      <w:r>
        <w:t xml:space="preserve">were</w:t>
      </w:r>
      <w:r>
        <w:t xml:space="preserve"> </w:t>
      </w:r>
      <w:r>
        <w:t xml:space="preserve">fixed</w:t>
      </w:r>
      <w:r>
        <w:t xml:space="preserve"> </w:t>
      </w:r>
      <w:r>
        <w:t xml:space="preserve">at</w:t>
      </w:r>
      <w:r>
        <w:t xml:space="preserve"> </w:t>
      </w:r>
      <w:r>
        <w:t xml:space="preserve">4</w:t>
      </w:r>
      <w:r>
        <w:t xml:space="preserve"> </w:t>
      </w:r>
      <w:r>
        <w:t xml:space="preserve">and</w:t>
      </w:r>
      <w:r>
        <w:t xml:space="preserve"> </w:t>
      </w:r>
      <w:r>
        <w:t xml:space="preserve">3</w:t>
      </w:r>
      <w:r>
        <w:t xml:space="preserve">,</w:t>
      </w:r>
      <w:r>
        <w:t xml:space="preserve"> </w:t>
      </w:r>
      <w:r>
        <w:t xml:space="preserve">respectively</w:t>
      </w:r>
      <w:r>
        <w:t xml:space="preserve">,</w:t>
      </w:r>
      <w:r>
        <w:t xml:space="preserve"> </w:t>
      </w:r>
      <w:r>
        <w:t xml:space="preserve">to</w:t>
      </w:r>
      <w:r>
        <w:t xml:space="preserve"> </w:t>
      </w:r>
      <w:r>
        <w:t xml:space="preserve">mirror</w:t>
      </w:r>
      <w:r>
        <w:t xml:space="preserve"> </w:t>
      </w:r>
      <w:del w:id="9180" w:author="Gledis Guri" w:date="2026-09-25T00:00:00Z">
        <w:r>
          <w:delText xml:space="preserve">parameter</w:delText>
        </w:r>
        <w:r>
          <w:delText xml:space="preserve"> </w:delText>
        </w:r>
        <w:r>
          <w:delText xml:space="preserve">estimates</w:delText>
        </w:r>
        <w:r>
          <w:delText xml:space="preserve"> </w:delText>
        </w:r>
        <w:r>
          <w:delText xml:space="preserve">in</w:delText>
        </w:r>
        <w:r>
          <w:delText xml:space="preserve"> </w:delText>
        </w:r>
        <w:r>
          <w:delText xml:space="preserve">the</w:delText>
        </w:r>
        <w:r>
          <w:delText xml:space="preserve"> </w:delText>
        </w:r>
        <w:r>
          <w:delText xml:space="preserve">empirical</w:delText>
        </w:r>
        <w:r>
          <w:delText xml:space="preserve"> </w:delText>
        </w:r>
        <w:r>
          <w:delText xml:space="preserve">data</w:delText>
        </w:r>
        <w:r>
          <w:delText xml:space="preserve">.</w:delText>
        </w:r>
      </w:del>
      <w:bookmarkEnd w:id="6"/>
      <w:del w:id="9181" w:author="Gledis Guri" w:date="2026-09-25T00:00:00Z">
        <w:r>
          <w:delText xml:space="preserve"> </w:delText>
        </w:r>
      </w:del>
      <w:bookmarkStart w:id="7" w:name="OLE_LINK12"/>
      <w:del w:id="9182" w:author="Gledis Guri" w:date="2026-09-25T00:00:00Z">
        <w:r>
          <w:delText xml:space="preserve">Both</w:delText>
        </w:r>
        <w:r>
          <w:delText xml:space="preserve"> </w:delText>
        </w:r>
        <w:r>
          <w:delText xml:space="preserve">values</w:delText>
        </w:r>
        <w:r>
          <w:delText xml:space="preserve"> </w:delText>
        </w:r>
        <w:r>
          <w:delText xml:space="preserve">were</w:delText>
        </w:r>
        <w:r>
          <w:delText xml:space="preserve"> </w:delText>
        </w:r>
        <w:r>
          <w:delText xml:space="preserve">fixed</w:delText>
        </w:r>
        <w:r>
          <w:delText xml:space="preserve"> </w:delText>
        </w:r>
        <w:r>
          <w:delText xml:space="preserve">based</w:delText>
        </w:r>
        <w:r>
          <w:delText xml:space="preserve"> </w:delText>
        </w:r>
        <w:r>
          <w:delText xml:space="preserve">on</w:delText>
        </w:r>
        <w:r>
          <w:delText xml:space="preserve"> </w:delText>
        </w:r>
      </w:del>
      <w:r>
        <w:t xml:space="preserve">the</w:t>
      </w:r>
      <w:r>
        <w:t xml:space="preserve"> </w:t>
      </w:r>
      <w:r>
        <w:t xml:space="preserve">empirical</w:t>
      </w:r>
      <w:r>
        <w:t xml:space="preserve"> </w:t>
      </w:r>
      <w:r>
        <w:t xml:space="preserve">estimates</w:t>
      </w:r>
      <w:r>
        <w:t xml:space="preserve">,</w:t>
      </w:r>
      <w:r>
        <w:t xml:space="preserve"> </w:t>
      </w:r>
      <w:r>
        <w:t xml:space="preserve">where</w:t>
      </w:r>
      <w:r>
        <w:t xml:space="preserve"> </w:t>
      </w:r>
      <w:r>
        <w:rPr>
          <w:lang w:val="el-GR"/>
        </w:rPr>
        <w:t xml:space="preserve">α</w:t>
      </w:r>
      <w:r>
        <w:rPr>
          <w:vertAlign w:val="superscript"/>
        </w:rPr>
        <w:t xml:space="preserve">2</w:t>
      </w:r>
      <w:r>
        <w:t xml:space="preserve"> </w:t>
      </w:r>
      <w:r>
        <w:t xml:space="preserve">ranged</w:t>
      </w:r>
      <w:r>
        <w:t xml:space="preserve"> </w:t>
      </w:r>
      <w:r>
        <w:t xml:space="preserve">from</w:t>
      </w:r>
      <w:r>
        <w:t xml:space="preserve"> </w:t>
      </w:r>
      <w:r>
        <w:t xml:space="preserve">2</w:t>
      </w:r>
      <w:ins w:id="9183" w:author="Gledis Guri" w:date="2026-09-25T00:00:00Z">
        <w:r>
          <w:t xml:space="preserve">.3</w:t>
        </w:r>
      </w:ins>
      <w:r>
        <w:t xml:space="preserve"> </w:t>
      </w:r>
      <w:r>
        <w:t xml:space="preserve">to</w:t>
      </w:r>
      <w:r>
        <w:t xml:space="preserve"> </w:t>
      </w:r>
      <w:r>
        <w:t xml:space="preserve">4</w:t>
      </w:r>
      <w:ins w:id="9184" w:author="Gledis Guri" w:date="2026-09-25T00:00:00Z">
        <w:r>
          <w:t xml:space="preserve">.2</w:t>
        </w:r>
      </w:ins>
      <w:r>
        <w:t xml:space="preserve"> </w:t>
      </w:r>
      <w:r>
        <w:t xml:space="preserve">across</w:t>
      </w:r>
      <w:r>
        <w:t xml:space="preserve"> </w:t>
      </w:r>
      <w:r>
        <w:t xml:space="preserve">species</w:t>
      </w:r>
      <w:r>
        <w:t xml:space="preserve"> </w:t>
      </w:r>
      <w:r>
        <w:t xml:space="preserve">and</w:t>
      </w:r>
      <w:r>
        <w:t xml:space="preserve"> </w:t>
      </w:r>
      <w:r>
        <w:rPr>
          <w:lang w:val="el-GR"/>
        </w:rPr>
        <w:t xml:space="preserve">σ</w:t>
      </w:r>
      <w:r>
        <w:rPr>
          <w:vertAlign w:val="superscript"/>
        </w:rPr>
        <w:t xml:space="preserve">2</w:t>
      </w:r>
      <w:r>
        <w:t xml:space="preserve"> </w:t>
      </w:r>
      <w:r>
        <w:t xml:space="preserve">was</w:t>
      </w:r>
      <w:r>
        <w:t xml:space="preserve"> </w:t>
      </w:r>
      <w:r>
        <w:t xml:space="preserve">approximately</w:t>
      </w:r>
      <w:r>
        <w:t xml:space="preserve"> </w:t>
      </w:r>
      <w:r>
        <w:t xml:space="preserve">3</w:t>
      </w:r>
      <w:r>
        <w:t xml:space="preserve"> </w:t>
      </w:r>
      <w:r>
        <w:t xml:space="preserve">(</w:t>
      </w:r>
      <w:del w:id="9185" w:author="Gledis Guri" w:date="2026-09-25T00:00:00Z">
        <w:r>
          <w:delText xml:space="preserve">Appendix</w:delText>
        </w:r>
        <w:r>
          <w:delText xml:space="preserve"> </w:delText>
        </w:r>
        <w:r>
          <w:delText xml:space="preserve">S1</w:delText>
        </w:r>
        <w:r>
          <w:delText xml:space="preserve">:</w:delText>
        </w:r>
        <w:r>
          <w:delText xml:space="preserve"> </w:delText>
        </w:r>
        <w:r>
          <w:delText xml:space="preserve">Table</w:delText>
        </w:r>
        <w:r>
          <w:delText xml:space="preserve"> </w:delText>
        </w:r>
        <w:r>
          <w:delText xml:space="preserve">S1</w:delText>
        </w:r>
      </w:del>
      <w:ins w:id="9186" w:author="Gledis Guri" w:date="2026-09-25T00:00:00Z">
        <w:r>
          <w:t xml:space="preserve">Figure 3C</w:t>
        </w:r>
      </w:ins>
      <w:r>
        <w:t xml:space="preserve">)</w:t>
      </w:r>
      <w:r>
        <w:t xml:space="preserve">.</w:t>
      </w:r>
    </w:p>
    <w:bookmarkEnd w:id="7"/>
    <w:p w14:paraId="5A754501" w14:textId="77777777" w:rsidR="00180245" w:rsidRDefault="00180245" w:rsidP="001643E6">
      <w:pPr>
        <w:pStyle w:val="BodyText"/>
        <w:spacing w:line="480" w:lineRule="auto"/>
        <w:rPr>
          <w:del w:id="9529" w:author="Gledis Guri" w:date="2026-09-25T00:00:00Z"/>
        </w:rPr>
      </w:pPr>
    </w:p>
    <w:p w14:paraId="3144ED2B" w14:textId="0C54C0DC" w:rsidR="00640CD9" w:rsidRDefault="00180245" w:rsidP="001643E6">
      <w:pPr>
        <w:pStyle w:val="BodyText"/>
        <w:spacing w:line="480" w:lineRule="auto"/>
        <w:ind w:firstLine="720"/>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proofErr w:type="spellStart"/>
      <w:r>
        <w:rPr>
          <w:i/>
          <w:iCs/>
        </w:rPr>
        <w:t>μ</w:t>
      </w:r>
      <w:r>
        <w:rPr>
          <w:i/>
          <w:iCs/>
          <w:vertAlign w:val="subscript"/>
        </w:rPr>
        <w:t>d</w:t>
      </w:r>
      <w:proofErr w:type="spellEnd"/>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rPr>
          <w:del w:id="9530" w:author="Gledis Guri" w:date="2026-09-25T00:00:00Z"/>
        </w:rPr>
      </w:pPr>
    </w:p>
    <w:p w14:paraId="56A96515" w14:textId="773E587E" w:rsidR="00B11167" w:rsidRDefault="00D71941" w:rsidP="001643E6">
      <w:pPr>
        <w:pStyle w:val="BodyText"/>
        <w:spacing w:line="480" w:lineRule="auto"/>
        <w:ind w:firstLine="720"/>
      </w:pPr>
      <w:r>
        <w:t xml:space="preserve">T</w:t>
      </w:r>
      <w:r>
        <w:t xml:space="preserve">o</w:t>
      </w:r>
      <w:r>
        <w:t xml:space="preserve"> </w:t>
      </w:r>
      <w:r>
        <w:t xml:space="preserve">evaluate</w:t>
      </w:r>
      <w:r>
        <w:t xml:space="preserve"> </w:t>
      </w:r>
      <w:r>
        <w:t xml:space="preserve">how</w:t>
      </w:r>
      <w:r>
        <w:t xml:space="preserve"> </w:t>
      </w:r>
      <w:r>
        <w:t xml:space="preserve">sampling</w:t>
      </w:r>
      <w:r>
        <w:t xml:space="preserve"> </w:t>
      </w:r>
      <w:r>
        <w:t xml:space="preserve">effort</w:t>
      </w:r>
      <w:r>
        <w:t xml:space="preserve"> </w:t>
      </w:r>
      <w:r>
        <w:t xml:space="preserve">influences</w:t>
      </w:r>
      <w:r>
        <w:t xml:space="preserve"> </w:t>
      </w:r>
      <w:r>
        <w:t xml:space="preserve">prediction</w:t>
      </w:r>
      <w:r>
        <w:t xml:space="preserve"> </w:t>
      </w:r>
      <w:r>
        <w:t xml:space="preserve">accuracy</w:t>
      </w:r>
      <w:r>
        <w:t xml:space="preserve"> </w:t>
      </w:r>
      <w:r>
        <w:t xml:space="preserve">on</w:t>
      </w:r>
      <w:r>
        <w:t xml:space="preserve"> </w:t>
      </w:r>
      <w:r>
        <w:t xml:space="preserve">the</w:t>
      </w:r>
      <w:r>
        <w:t xml:space="preserve"> </w:t>
      </w:r>
      <w:r>
        <w:t xml:space="preserve">simulated</w:t>
      </w:r>
      <w:r>
        <w:t xml:space="preserve"> </w:t>
      </w:r>
      <w:r>
        <w:t xml:space="preserve">data</w:t>
      </w:r>
      <w:r>
        <w:t xml:space="preserve">,</w:t>
      </w:r>
      <w:r>
        <w:t xml:space="preserve"> </w:t>
      </w:r>
      <w:r>
        <w:t xml:space="preserve">we</w:t>
      </w:r>
      <w:r>
        <w:t xml:space="preserve"> </w:t>
      </w:r>
      <w:r>
        <w:t xml:space="preserve">generated</w:t>
      </w:r>
      <w:r>
        <w:t xml:space="preserve"> </w:t>
      </w:r>
      <w:r>
        <w:t xml:space="preserve">a</w:t>
      </w:r>
      <w:r>
        <w:t xml:space="preserve"> </w:t>
      </w:r>
      <w:r>
        <w:t xml:space="preserve">series</w:t>
      </w:r>
      <w:r>
        <w:t xml:space="preserve"> </w:t>
      </w:r>
      <w:r>
        <w:t xml:space="preserve">of</w:t>
      </w:r>
      <w:r>
        <w:t xml:space="preserve"> </w:t>
      </w:r>
      <w:r>
        <w:t xml:space="preserve">reduced</w:t>
      </w:r>
      <w:r>
        <w:t xml:space="preserve">-</w:t>
      </w:r>
      <w:r>
        <w:t xml:space="preserve">effort</w:t>
      </w:r>
      <w:r>
        <w:t xml:space="preserve"> </w:t>
      </w:r>
      <w:r>
        <w:t xml:space="preserve">observation</w:t>
      </w:r>
      <w:r>
        <w:t xml:space="preserve"> </w:t>
      </w:r>
      <w:r>
        <w:t xml:space="preserve">datasets</w:t>
      </w:r>
      <w:r>
        <w:t xml:space="preserve"> </w:t>
      </w:r>
      <w:r>
        <w:t xml:space="preserve">(</w:t>
      </w:r>
      <w:r>
        <w:rPr>
          <w:i/>
          <w:iCs/>
        </w:rPr>
        <w:t xml:space="preserve">Y</w:t>
      </w:r>
      <w:r>
        <w:rPr>
          <w:i/>
          <w:iCs/>
          <w:vertAlign w:val="subscript"/>
        </w:rPr>
        <w:t xml:space="preserve">E</w:t>
      </w:r>
      <w:r>
        <w:t xml:space="preserve">)</w:t>
      </w:r>
      <w:r>
        <w:t xml:space="preserve"> </w:t>
      </w:r>
      <w:r>
        <w:t xml:space="preserve">and</w:t>
      </w:r>
      <w:r>
        <w:t xml:space="preserve"> </w:t>
      </w:r>
      <w:r>
        <w:t xml:space="preserve">covariates</w:t>
      </w:r>
      <w:r>
        <w:t xml:space="preserve"> </w:t>
      </w:r>
      <w:r>
        <w:t xml:space="preserve">(</w:t>
      </w:r>
      <w:r>
        <w:rPr>
          <w:i/>
          <w:iCs/>
        </w:rPr>
        <w:t xml:space="preserve">X</w:t>
      </w:r>
      <w:r>
        <w:rPr>
          <w:i/>
          <w:iCs/>
          <w:vertAlign w:val="subscript"/>
        </w:rPr>
        <w:t xml:space="preserve">E</w:t>
      </w:r>
      <w:r>
        <w:t xml:space="preserve">)</w:t>
      </w:r>
      <w:r>
        <w:t xml:space="preserve"> </w:t>
      </w:r>
      <w:r>
        <w:t xml:space="preserve">by</w:t>
      </w:r>
      <w:r>
        <w:t xml:space="preserve"> </w:t>
      </w:r>
      <w:r>
        <w:t xml:space="preserve">randomly</w:t>
      </w:r>
      <w:r>
        <w:t xml:space="preserve"> </w:t>
      </w:r>
      <w:r>
        <w:t xml:space="preserve">thinning</w:t>
      </w:r>
      <w:r>
        <w:t xml:space="preserve"> </w:t>
      </w:r>
      <w:r>
        <w:t xml:space="preserve">each</w:t>
      </w:r>
      <w:r>
        <w:t xml:space="preserve"> </w:t>
      </w:r>
      <w:r>
        <w:t xml:space="preserve">complete</w:t>
      </w:r>
      <w:r>
        <w:t xml:space="preserve"> </w:t>
      </w:r>
      <w:r>
        <w:t xml:space="preserve">set</w:t>
      </w:r>
      <w:r>
        <w:t xml:space="preserve"> </w:t>
      </w:r>
      <w:r>
        <w:t xml:space="preserve">(</w:t>
      </w:r>
      <w:r>
        <w:rPr>
          <w:i/>
          <w:iCs/>
        </w:rPr>
        <w:t xml:space="preserve">Y</w:t>
      </w:r>
      <w:r>
        <w:t xml:space="preserve">)</w:t>
      </w:r>
      <w:r>
        <w:t xml:space="preserve"> </w:t>
      </w:r>
      <w:r>
        <w:t xml:space="preserve">and</w:t>
      </w:r>
      <w:r>
        <w:t xml:space="preserve"> </w:t>
      </w:r>
      <w:r>
        <w:t xml:space="preserve">its</w:t>
      </w:r>
      <w:r>
        <w:t xml:space="preserve"> </w:t>
      </w:r>
      <w:r>
        <w:t xml:space="preserve">covariate</w:t>
      </w:r>
      <w:r>
        <w:t xml:space="preserve"> </w:t>
      </w:r>
      <w:r>
        <w:t xml:space="preserve">(</w:t>
      </w:r>
      <w:r>
        <w:rPr>
          <w:i/>
          <w:iCs/>
        </w:rPr>
        <w:t xml:space="preserve">X</w:t>
      </w:r>
      <w:r>
        <w:t xml:space="preserve">)</w:t>
      </w:r>
      <w:r>
        <w:t xml:space="preserve"> </w:t>
      </w:r>
      <w:r>
        <w:t xml:space="preserve">to</w:t>
      </w:r>
      <w:r>
        <w:t xml:space="preserve"> </w:t>
      </w:r>
      <w:r>
        <w:t xml:space="preserve">progressively</w:t>
      </w:r>
      <w:r>
        <w:t xml:space="preserve"> </w:t>
      </w:r>
      <w:r>
        <w:t xml:space="preserve">smaller</w:t>
      </w:r>
      <w:r>
        <w:t xml:space="preserve"> </w:t>
      </w:r>
      <w:r>
        <w:t xml:space="preserve">sample</w:t>
      </w:r>
      <w:r>
        <w:t xml:space="preserve"> </w:t>
      </w:r>
      <w:r>
        <w:t xml:space="preserve">sizes</w:t>
      </w:r>
      <w:r>
        <w:t xml:space="preserve"> </w:t>
      </w:r>
      <w:r>
        <w:t xml:space="preserve">(</w:t>
      </w:r>
      <w:r>
        <w:t xml:space="preserve">N</w:t>
      </w:r>
      <w:r>
        <w:t xml:space="preserve"> </w:t>
      </w:r>
      <w:r>
        <w:t xml:space="preserve">=</w:t>
      </w:r>
      <w:r>
        <w:t xml:space="preserve"> </w:t>
      </w:r>
      <w:r>
        <w:t xml:space="preserve">2000</w:t>
      </w:r>
      <w:r>
        <w:t xml:space="preserve">,</w:t>
      </w:r>
      <w:r>
        <w:t xml:space="preserve"> </w:t>
      </w:r>
      <w:r>
        <w:t xml:space="preserve">1000</w:t>
      </w:r>
      <w:r>
        <w:t xml:space="preserve">,</w:t>
      </w:r>
      <w:r>
        <w:t xml:space="preserve"> </w:t>
      </w:r>
      <w:r>
        <w:t xml:space="preserve">600</w:t>
      </w:r>
      <w:r>
        <w:t xml:space="preserve">,</w:t>
      </w:r>
      <w:r>
        <w:t xml:space="preserve"> </w:t>
      </w:r>
      <w:r>
        <w:t xml:space="preserve">358</w:t>
      </w:r>
      <w:r>
        <w:t xml:space="preserve">,</w:t>
      </w:r>
      <w:r>
        <w:t xml:space="preserve"> </w:t>
      </w:r>
      <w:r>
        <w:t xml:space="preserve">330</w:t>
      </w:r>
      <w:r>
        <w:t xml:space="preserve">,</w:t>
      </w:r>
      <w:r>
        <w:t xml:space="preserve"> </w:t>
      </w:r>
      <w:r>
        <w:t xml:space="preserve">300</w:t>
      </w:r>
      <w:r>
        <w:t xml:space="preserve">,</w:t>
      </w:r>
      <w:r>
        <w:t xml:space="preserve"> </w:t>
      </w:r>
      <w:r>
        <w:t xml:space="preserve">260</w:t>
      </w:r>
      <w:r>
        <w:t xml:space="preserve">,</w:t>
      </w:r>
      <w:r>
        <w:t xml:space="preserve"> </w:t>
      </w:r>
      <w:r>
        <w:t xml:space="preserve">220</w:t>
      </w:r>
      <w:r>
        <w:t xml:space="preserve">,</w:t>
      </w:r>
      <w:r>
        <w:t xml:space="preserve"> </w:t>
      </w:r>
      <w:r>
        <w:t xml:space="preserve">and</w:t>
      </w:r>
      <w:r>
        <w:t xml:space="preserve"> </w:t>
      </w:r>
      <w:r>
        <w:t xml:space="preserve">150</w:t>
      </w:r>
      <w:r>
        <w:t xml:space="preserve">;</w:t>
      </w:r>
      <w:r>
        <w:t xml:space="preserve"> </w:t>
      </w:r>
      <w:r>
        <w:rPr>
          <w:rStyle w:val="s2"/>
        </w:rPr>
        <w:t xml:space="preserve">Figure</w:t>
      </w:r>
      <w:r>
        <w:rPr>
          <w:rStyle w:val="s2"/>
        </w:rPr>
        <w:t xml:space="preserve"> </w:t>
      </w:r>
      <w:r>
        <w:rPr>
          <w:rStyle w:val="s2"/>
        </w:rPr>
        <w:t xml:space="preserve">2A</w:t>
      </w:r>
      <w:r>
        <w:t xml:space="preserve">)</w:t>
      </w:r>
      <w:r>
        <w:t xml:space="preserve">.</w:t>
      </w:r>
      <w:r>
        <w:t xml:space="preserve"> </w:t>
      </w:r>
      <w:r>
        <w:t xml:space="preserve">Following</w:t>
      </w:r>
      <w:r>
        <w:t xml:space="preserve"> </w:t>
      </w:r>
      <w:r>
        <w:t xml:space="preserve">the</w:t>
      </w:r>
      <w:r>
        <w:t xml:space="preserve"> </w:t>
      </w:r>
      <w:r>
        <w:t xml:space="preserve">same</w:t>
      </w:r>
      <w:r>
        <w:t xml:space="preserve"> </w:t>
      </w:r>
      <w:r>
        <w:t xml:space="preserve">procedure</w:t>
      </w:r>
      <w:r>
        <w:t xml:space="preserve"> </w:t>
      </w:r>
      <w:r>
        <w:t xml:space="preserve">used</w:t>
      </w:r>
      <w:r>
        <w:t xml:space="preserve"> </w:t>
      </w:r>
      <w:r>
        <w:t xml:space="preserve">for</w:t>
      </w:r>
      <w:r>
        <w:t xml:space="preserve"> </w:t>
      </w:r>
      <w:r>
        <w:t xml:space="preserve">the</w:t>
      </w:r>
      <w:r>
        <w:t xml:space="preserve"> </w:t>
      </w:r>
      <w:r>
        <w:t xml:space="preserve">empirical</w:t>
      </w:r>
      <w:r>
        <w:t xml:space="preserve"> </w:t>
      </w:r>
      <w:r>
        <w:t xml:space="preserve">data</w:t>
      </w:r>
      <w:r>
        <w:t xml:space="preserve">,</w:t>
      </w:r>
      <w:r>
        <w:t xml:space="preserve"> </w:t>
      </w:r>
      <w:r>
        <w:t xml:space="preserve">we</w:t>
      </w:r>
      <w:r>
        <w:t xml:space="preserve"> </w:t>
      </w:r>
      <w:r>
        <w:t xml:space="preserve">fit</w:t>
      </w:r>
      <w:r>
        <w:t xml:space="preserve"> </w:t>
      </w:r>
      <w:r>
        <w:t xml:space="preserve">the</w:t>
      </w:r>
      <w:r>
        <w:t xml:space="preserve"> </w:t>
      </w:r>
      <w:r>
        <w:t xml:space="preserve">GP</w:t>
      </w:r>
      <w:r>
        <w:t xml:space="preserve"> </w:t>
      </w:r>
      <w:r>
        <w:t xml:space="preserve">model</w:t>
      </w:r>
      <w:r>
        <w:t xml:space="preserve"> </w:t>
      </w:r>
      <w:r>
        <w:t xml:space="preserve">(</w:t>
      </w:r>
      <w:r>
        <w:t xml:space="preserve">Eq</w:t>
      </w:r>
      <w:r>
        <w:t xml:space="preserve">.</w:t>
      </w:r>
      <w:r>
        <w:t xml:space="preserve"> </w:t>
      </w:r>
      <w:r>
        <w:t xml:space="preserve">1</w:t>
      </w:r>
      <w:r>
        <w:t xml:space="preserve">-</w:t>
      </w:r>
      <w:r>
        <w:t xml:space="preserve">3</w:t>
      </w:r>
      <w:r>
        <w:t xml:space="preserve">)</w:t>
      </w:r>
      <w:r>
        <w:t xml:space="preserve"> </w:t>
      </w:r>
      <w:r>
        <w:t xml:space="preserve">to</w:t>
      </w:r>
      <w:r>
        <w:t xml:space="preserve"> </w:t>
      </w:r>
      <w:r>
        <w:t xml:space="preserve">estimate</w:t>
      </w:r>
      <w:r>
        <w:t xml:space="preserve"> </w:t>
      </w:r>
      <w:r>
        <w:t xml:space="preserve">the</w:t>
      </w:r>
      <w:r>
        <w:t xml:space="preserve"> </w:t>
      </w:r>
      <w:r>
        <w:t xml:space="preserve">governing</w:t>
      </w:r>
      <w:r>
        <w:t xml:space="preserve"> </w:t>
      </w:r>
      <w:r>
        <w:t xml:space="preserve">parameters</w:t>
      </w:r>
      <w:r>
        <w:t xml:space="preserve"> </w:t>
      </w:r>
      <w:r>
        <w:t xml:space="preserve">and</w:t>
      </w:r>
      <w:r>
        <w:t xml:space="preserve"> </w:t>
      </w:r>
      <w:r>
        <w:t xml:space="preserve">generate</w:t>
      </w:r>
      <w:r>
        <w:t xml:space="preserve"> </w:t>
      </w:r>
      <w:r>
        <w:t xml:space="preserve">an</w:t>
      </w:r>
      <w:r>
        <w:t xml:space="preserve"> </w:t>
      </w:r>
      <w:r>
        <w:t xml:space="preserve">effort</w:t>
      </w:r>
      <w:r>
        <w:t xml:space="preserve">-</w:t>
      </w:r>
      <w:r>
        <w:t xml:space="preserve">specific</w:t>
      </w:r>
      <w:r>
        <w:t xml:space="preserve"> </w:t>
      </w:r>
      <w:r>
        <w:t xml:space="preserve">spatial</w:t>
      </w:r>
      <w:r>
        <w:t xml:space="preserve"> </w:t>
      </w:r>
      <w:r>
        <w:t xml:space="preserve">prediction</w:t>
      </w:r>
      <w:r>
        <w:t xml:space="preserve"> </w:t>
      </w:r>
      <w:r>
        <w:t xml:space="preserve">(</w:t>
      </w:r>
      <w:r>
        <w:rPr>
          <w:i/>
          <w:iCs/>
        </w:rPr>
        <w:t xml:space="preserve">S</w:t>
      </w:r>
      <w:r>
        <w:rPr>
          <w:i/>
          <w:iCs/>
          <w:vertAlign w:val="subscript"/>
        </w:rPr>
        <w:t xml:space="preserve">E</w:t>
      </w:r>
      <w:r>
        <w:t xml:space="preserve">)</w:t>
      </w:r>
      <w:r>
        <w:t xml:space="preserve"> </w:t>
      </w:r>
      <w:r>
        <w:t xml:space="preserve">on</w:t>
      </w:r>
      <w:r>
        <w:t xml:space="preserve"> </w:t>
      </w:r>
      <w:r>
        <w:t xml:space="preserve">the</w:t>
      </w:r>
      <w:r>
        <w:t xml:space="preserve"> </w:t>
      </w:r>
      <w:r>
        <w:t xml:space="preserve">full</w:t>
      </w:r>
      <w:r>
        <w:t xml:space="preserve"> </w:t>
      </w:r>
      <w:r>
        <w:t xml:space="preserve">spatial</w:t>
      </w:r>
      <w:r>
        <w:t xml:space="preserve"> </w:t>
      </w:r>
      <w:r>
        <w:t xml:space="preserve">grid</w:t>
      </w:r>
      <w:r>
        <w:t xml:space="preserve"> </w:t>
      </w:r>
      <w:r>
        <w:t xml:space="preserve">(</w:t>
      </w:r>
      <w:r>
        <w:rPr>
          <w:i/>
          <w:iCs/>
        </w:rPr>
        <w:t xml:space="preserve">Q</w:t>
      </w:r>
      <w:r>
        <w:t xml:space="preserve">)</w:t>
      </w:r>
      <w:r>
        <w:t xml:space="preserve">.</w:t>
      </w:r>
      <w:r>
        <w:t xml:space="preserve"> </w:t>
      </w:r>
      <w:r>
        <w:t xml:space="preserve">We</w:t>
      </w:r>
      <w:r>
        <w:t xml:space="preserve"> </w:t>
      </w:r>
      <w:r>
        <w:t xml:space="preserve">then</w:t>
      </w:r>
      <w:r>
        <w:t xml:space="preserve"> </w:t>
      </w:r>
      <w:r>
        <w:t xml:space="preserve">quantified</w:t>
      </w:r>
      <w:r>
        <w:t xml:space="preserve"> </w:t>
      </w:r>
      <w:r>
        <w:t xml:space="preserve">the</w:t>
      </w:r>
      <w:r>
        <w:t xml:space="preserve"> </w:t>
      </w:r>
      <w:r>
        <w:t xml:space="preserve">prediction</w:t>
      </w:r>
      <w:r>
        <w:t xml:space="preserve"> </w:t>
      </w:r>
      <w:r>
        <w:t xml:space="preserve">error</w:t>
      </w:r>
      <w:r>
        <w:t xml:space="preserve"> </w:t>
      </w:r>
      <w:r>
        <w:t xml:space="preserve">(</w:t>
      </w:r>
      <w:r>
        <w:rPr>
          <w:rFonts w:eastAsiaTheme="minorEastAsia"/>
          <w:i/>
          <w:iCs/>
          <w:lang w:val="el-GR"/>
        </w:rPr>
        <w:t xml:space="preserve">ε</w:t>
      </w:r>
      <w:r>
        <w:rPr>
          <w:rFonts w:eastAsiaTheme="minorEastAsia"/>
          <w:i/>
          <w:iCs/>
          <w:vertAlign w:val="subscript"/>
        </w:rPr>
        <w:t xml:space="preserve">2</w:t>
      </w:r>
      <w:r>
        <w:rPr>
          <w:rFonts w:eastAsiaTheme="minorEastAsia"/>
          <w:i/>
          <w:iCs/>
          <w:vertAlign w:val="subscript"/>
        </w:rPr>
        <w:t xml:space="preserve">E</w:t>
      </w:r>
      <w:r>
        <w:t xml:space="preserve">)</w:t>
      </w:r>
      <w:r>
        <w:t xml:space="preserve"> </w:t>
      </w:r>
      <w:r>
        <w:t xml:space="preserve">for</w:t>
      </w:r>
      <w:r>
        <w:t xml:space="preserve"> </w:t>
      </w:r>
      <w:r>
        <w:t xml:space="preserve">each</w:t>
      </w:r>
      <w:r>
        <w:t xml:space="preserve"> </w:t>
      </w:r>
      <w:r>
        <w:t xml:space="preserve">scenario</w:t>
      </w:r>
      <w:r>
        <w:t xml:space="preserve"> </w:t>
      </w:r>
      <w:r>
        <w:t xml:space="preserve">by</w:t>
      </w:r>
      <w:r>
        <w:t xml:space="preserve"> </w:t>
      </w:r>
      <w:r>
        <w:t xml:space="preserve">calculating</w:t>
      </w:r>
      <w:r>
        <w:t xml:space="preserve"> </w:t>
      </w:r>
      <w:r>
        <w:t xml:space="preserve">the</w:t>
      </w:r>
      <w:r>
        <w:t xml:space="preserve"> </w:t>
      </w:r>
      <w:r>
        <w:t xml:space="preserve">root</w:t>
      </w:r>
      <w:r>
        <w:t xml:space="preserve"> </w:t>
      </w:r>
      <w:r>
        <w:t xml:space="preserve">mean</w:t>
      </w:r>
      <w:r>
        <w:t xml:space="preserve"> </w:t>
      </w:r>
      <w:r>
        <w:t xml:space="preserve">squared</w:t>
      </w:r>
      <w:r>
        <w:t xml:space="preserve"> </w:t>
      </w:r>
      <w:r>
        <w:t xml:space="preserve">error</w:t>
      </w:r>
      <w:r>
        <w:t xml:space="preserve"> </w:t>
      </w:r>
      <w:r>
        <w:t xml:space="preserve">between</w:t>
      </w:r>
      <w:r>
        <w:t xml:space="preserve"> </w:t>
      </w:r>
      <w:r>
        <w:t xml:space="preserve">the</w:t>
      </w:r>
      <w:r>
        <w:t xml:space="preserve"> </w:t>
      </w:r>
      <w:r>
        <w:t xml:space="preserve">“</w:t>
      </w:r>
      <w:r>
        <w:t xml:space="preserve">true</w:t>
      </w:r>
      <w:r>
        <w:t xml:space="preserve">”</w:t>
      </w:r>
      <w:r>
        <w:t xml:space="preserve"> </w:t>
      </w:r>
      <w:r>
        <w:t xml:space="preserve">field</w:t>
      </w:r>
      <w:r>
        <w:t xml:space="preserve"> </w:t>
      </w:r>
      <w:r>
        <w:t xml:space="preserve">(</w:t>
      </w:r>
      <w:r>
        <w:rPr>
          <w:i/>
          <w:iCs/>
        </w:rPr>
        <w:t xml:space="preserve">Z</w:t>
      </w:r>
      <w:r>
        <w:rPr>
          <w:i/>
          <w:iCs/>
        </w:rPr>
        <w:t xml:space="preserve">)</w:t>
      </w:r>
      <w:r>
        <w:t xml:space="preserve"> </w:t>
      </w:r>
      <w:r>
        <w:t xml:space="preserve">and</w:t>
      </w:r>
      <w:r>
        <w:t xml:space="preserve"> </w:t>
      </w:r>
      <w:r>
        <w:t xml:space="preserve">the</w:t>
      </w:r>
      <w:r>
        <w:t xml:space="preserve"> </w:t>
      </w:r>
      <w:r>
        <w:t xml:space="preserve">reduced</w:t>
      </w:r>
      <w:r>
        <w:t xml:space="preserve">-</w:t>
      </w:r>
      <w:r>
        <w:t xml:space="preserve">effort</w:t>
      </w:r>
      <w:r>
        <w:t xml:space="preserve"> </w:t>
      </w:r>
      <w:r>
        <w:t xml:space="preserve">field</w:t>
      </w:r>
      <w:r>
        <w:t xml:space="preserve"> </w:t>
      </w:r>
      <w:r>
        <w:t xml:space="preserve">(</w:t>
      </w:r>
      <w:r>
        <w:rPr>
          <w:i/>
          <w:iCs/>
        </w:rPr>
        <w:t xml:space="preserve">S</w:t>
      </w:r>
      <w:r>
        <w:rPr>
          <w:i/>
          <w:iCs/>
          <w:vertAlign w:val="subscript"/>
        </w:rPr>
        <w:t xml:space="preserve">E</w:t>
      </w:r>
      <w:r>
        <w:t xml:space="preserve">)</w:t>
      </w:r>
      <w:r>
        <w:t xml:space="preserve">,</w:t>
      </w:r>
      <w:r>
        <w:t xml:space="preserve"> </w:t>
      </w:r>
      <w:r>
        <w:t xml:space="preserve">as</w:t>
      </w:r>
      <w:r>
        <w:t xml:space="preserve"> </w:t>
      </w:r>
      <w:r>
        <w:t xml:space="preserve">defined</w:t>
      </w:r>
      <w:r>
        <w:t xml:space="preserve"> </w:t>
      </w:r>
      <w:r>
        <w:t xml:space="preserve">in</w:t>
      </w:r>
      <w:r>
        <w:t xml:space="preserve"> </w:t>
      </w:r>
      <w:r>
        <w:t xml:space="preserve">Eq</w:t>
      </w:r>
      <w:r>
        <w:t xml:space="preserve">.</w:t>
      </w:r>
      <w:r>
        <w:t xml:space="preserve"> </w:t>
      </w:r>
      <w:r>
        <w:t xml:space="preserve">5</w:t>
      </w:r>
      <w:r>
        <w:t xml:space="preserve"> </w:t>
      </w:r>
      <w:r>
        <w:t xml:space="preserve">(</w:t>
      </w:r>
      <w:r>
        <w:rPr>
          <w:rStyle w:val="s2"/>
        </w:rPr>
        <w:t xml:space="preserve">Figure</w:t>
      </w:r>
      <w:r>
        <w:rPr>
          <w:rStyle w:val="s2"/>
        </w:rPr>
        <w:t xml:space="preserve"> </w:t>
      </w:r>
      <w:r>
        <w:rPr>
          <w:rStyle w:val="s2"/>
        </w:rPr>
        <w:t xml:space="preserve">2A</w:t>
      </w:r>
      <w:r>
        <w:t xml:space="preserve">)</w:t>
      </w:r>
      <w:r>
        <w:t xml:space="preserve">.</w:t>
      </w:r>
      <w:del w:id="9391" w:author="Gledis Guri" w:date="2026-09-25T00:00:00Z">
        <w:r>
          <w:delText xml:space="preserve"> </w:delText>
        </w:r>
      </w:del>
      <w:bookmarkStart w:id="8" w:name="statistical-inference"/>
      <w:bookmarkEnd w:id="5"/>
      <w:del w:id="9392" w:author="Gledis Guri" w:date="2026-09-25T00:00:00Z">
        <w:r>
          <w:delText xml:space="preserve">    </w:delText>
        </w:r>
        <w:r>
          <w:delText xml:space="preserve">This</w:delText>
        </w:r>
        <w:r>
          <w:delText xml:space="preserve"> </w:delText>
        </w:r>
        <w:r>
          <w:delText xml:space="preserve">allowed</w:delText>
        </w:r>
        <w:r>
          <w:delText xml:space="preserve"> </w:delText>
        </w:r>
        <w:r>
          <w:delText xml:space="preserve">us</w:delText>
        </w:r>
        <w:r>
          <w:delText xml:space="preserve"> </w:delText>
        </w:r>
        <w:r>
          <w:delText xml:space="preserve">to</w:delText>
        </w:r>
        <w:r>
          <w:delText xml:space="preserve"> </w:delText>
        </w:r>
        <w:r>
          <w:delText xml:space="preserve">quantify</w:delText>
        </w:r>
        <w:r>
          <w:delText xml:space="preserve"> </w:delText>
        </w:r>
        <w:r>
          <w:delText xml:space="preserve">how</w:delText>
        </w:r>
        <w:r>
          <w:delText xml:space="preserve"> </w:delText>
        </w:r>
        <w:r>
          <w:delText xml:space="preserve">accurately</w:delText>
        </w:r>
        <w:r>
          <w:delText xml:space="preserve"> </w:delText>
        </w:r>
        <w:r>
          <w:delText xml:space="preserve">different</w:delText>
        </w:r>
        <w:r>
          <w:delText xml:space="preserve"> </w:delText>
        </w:r>
        <w:r>
          <w:delText xml:space="preserve">sampling</w:delText>
        </w:r>
        <w:r>
          <w:delText xml:space="preserve"> </w:delText>
        </w:r>
        <w:r>
          <w:delText xml:space="preserve">efforts</w:delText>
        </w:r>
        <w:r>
          <w:delText xml:space="preserve"> </w:delText>
        </w:r>
        <w:r>
          <w:delText xml:space="preserve">(</w:delText>
        </w:r>
        <w:r>
          <w:delText xml:space="preserve">E</w:delText>
        </w:r>
        <w:r>
          <w:delText xml:space="preserve">)</w:delText>
        </w:r>
        <w:r>
          <w:delText xml:space="preserve"> </w:delText>
        </w:r>
        <w:r>
          <w:delText xml:space="preserve">reconstructed</w:delText>
        </w:r>
        <w:r>
          <w:delText xml:space="preserve"> </w:delText>
        </w:r>
        <w:r>
          <w:delText xml:space="preserve">the</w:delText>
        </w:r>
        <w:r>
          <w:delText xml:space="preserve"> </w:delText>
        </w:r>
        <w:r>
          <w:delText xml:space="preserve">underlying</w:delText>
        </w:r>
        <w:r>
          <w:delText xml:space="preserve"> </w:delText>
        </w:r>
        <w:r>
          <w:delText xml:space="preserve">eDNA</w:delText>
        </w:r>
        <w:r>
          <w:delText xml:space="preserve"> </w:delText>
        </w:r>
        <w:r>
          <w:delText xml:space="preserve">field</w:delText>
        </w:r>
        <w:r>
          <w:delText xml:space="preserve">.</w:delText>
        </w:r>
      </w:del>
    </w:p>
    <w:p w14:paraId="7487C35D" w14:textId="77777777" w:rsidR="00BB5672" w:rsidRDefault="00BB5672" w:rsidP="001643E6">
      <w:pPr>
        <w:pStyle w:val="BodyText"/>
        <w:spacing w:line="480" w:lineRule="auto"/>
        <w:rPr>
          <w:del w:id="9531" w:author="Gledis Guri" w:date="2026-09-25T00:00:00Z"/>
        </w:rPr>
      </w:pPr>
    </w:p>
    <w:p w14:paraId="4CFA0088" w14:textId="3061A50A" w:rsidR="00BB5672" w:rsidRDefault="00BB5672" w:rsidP="001643E6">
      <w:pPr>
        <w:pStyle w:val="BodyText"/>
        <w:spacing w:line="480" w:lineRule="auto"/>
        <w:ind w:firstLine="720"/>
      </w:pPr>
      <w:r>
        <w:t xml:space="preserve">Additionally</w:t>
      </w:r>
      <w:r>
        <w:t xml:space="preserve">,</w:t>
      </w:r>
      <w:r>
        <w:t xml:space="preserve"> </w:t>
      </w:r>
      <w:r>
        <w:t xml:space="preserve">to</w:t>
      </w:r>
      <w:r>
        <w:t xml:space="preserve"> </w:t>
      </w:r>
      <w:r>
        <w:t xml:space="preserve">evaluate</w:t>
      </w:r>
      <w:r>
        <w:t xml:space="preserve"> </w:t>
      </w:r>
      <w:r>
        <w:t xml:space="preserve">the</w:t>
      </w:r>
      <w:r>
        <w:t xml:space="preserve"> </w:t>
      </w:r>
      <w:r>
        <w:t xml:space="preserve">influence</w:t>
      </w:r>
      <w:r>
        <w:t xml:space="preserve"> </w:t>
      </w:r>
      <w:r>
        <w:t xml:space="preserve">of</w:t>
      </w:r>
      <w:r>
        <w:t xml:space="preserve"> </w:t>
      </w:r>
      <w:r>
        <w:t xml:space="preserve">sampling</w:t>
      </w:r>
      <w:r>
        <w:t xml:space="preserve"> </w:t>
      </w:r>
      <w:r>
        <w:t xml:space="preserve">effort</w:t>
      </w:r>
      <w:r>
        <w:t xml:space="preserve"> </w:t>
      </w:r>
      <w:r>
        <w:t xml:space="preserve">on</w:t>
      </w:r>
      <w:r>
        <w:t xml:space="preserve"> </w:t>
      </w:r>
      <w:r>
        <w:t xml:space="preserve">GP</w:t>
      </w:r>
      <w:r>
        <w:t xml:space="preserve"> </w:t>
      </w:r>
      <w:r>
        <w:t xml:space="preserve">parameter</w:t>
      </w:r>
      <w:r>
        <w:t xml:space="preserve"> </w:t>
      </w:r>
      <w:r>
        <w:t xml:space="preserve">estimation</w:t>
      </w:r>
      <w:r>
        <w:t xml:space="preserve">,</w:t>
      </w:r>
      <w:r>
        <w:t xml:space="preserve"> </w:t>
      </w:r>
      <w:r>
        <w:t xml:space="preserve">we</w:t>
      </w:r>
      <w:r>
        <w:t xml:space="preserve"> </w:t>
      </w:r>
      <w:r>
        <w:t xml:space="preserve">compared</w:t>
      </w:r>
      <w:r>
        <w:t xml:space="preserve"> </w:t>
      </w:r>
      <w:r>
        <w:t xml:space="preserve">the</w:t>
      </w:r>
      <w:r>
        <w:t xml:space="preserve"> </w:t>
      </w:r>
      <w:r>
        <w:t xml:space="preserve">estimated</w:t>
      </w:r>
      <w:r>
        <w:t xml:space="preserve"> </w:t>
      </w:r>
      <w:r>
        <w:t xml:space="preserve">parameters</w:t>
      </w:r>
      <w:r>
        <w:t xml:space="preserve"> </w:t>
      </w:r>
      <w:r>
        <w:t xml:space="preserve">(</w:t>
      </w:r>
      <w:r>
        <w:rPr>
          <w:i/>
          <w:iCs/>
          <w:lang w:val="el-GR"/>
        </w:rPr>
        <w:t xml:space="preserve">ρ</w:t>
      </w:r>
      <w:r>
        <w:t xml:space="preserve">,</w:t>
      </w:r>
      <w:r>
        <w:t xml:space="preserve"> </w:t>
      </w:r>
      <w:r>
        <w:rPr>
          <w:i/>
          <w:iCs/>
          <w:lang w:val="el-GR"/>
        </w:rPr>
        <w:t xml:space="preserve">μ</w:t>
      </w:r>
      <w:r>
        <w:rPr>
          <w:i/>
          <w:iCs/>
          <w:vertAlign w:val="subscript"/>
        </w:rPr>
        <w:t xml:space="preserve">d</w:t>
      </w:r>
      <w:r>
        <w:t xml:space="preserve">,</w:t>
      </w:r>
      <w:r>
        <w:t xml:space="preserve"> </w:t>
      </w:r>
      <w:r>
        <w:rPr>
          <w:i/>
          <w:iCs/>
          <w:lang w:val="el-GR"/>
        </w:rPr>
        <w:t xml:space="preserve">σ</w:t>
      </w:r>
      <w:r>
        <w:rPr>
          <w:i/>
          <w:iCs/>
          <w:vertAlign w:val="superscript"/>
        </w:rPr>
        <w:t xml:space="preserve">2</w:t>
      </w:r>
      <w:r>
        <w:t xml:space="preserve">,</w:t>
      </w:r>
      <w:r>
        <w:t xml:space="preserve"> </w:t>
      </w:r>
      <w:r>
        <w:rPr>
          <w:i/>
          <w:iCs/>
          <w:lang w:val="el-GR"/>
        </w:rPr>
        <w:t xml:space="preserve">α</w:t>
      </w:r>
      <w:r>
        <w:rPr>
          <w:i/>
          <w:iCs/>
          <w:vertAlign w:val="superscript"/>
        </w:rPr>
        <w:t xml:space="preserve">2</w:t>
      </w:r>
      <w:r>
        <w:t xml:space="preserve">)</w:t>
      </w:r>
      <w:r>
        <w:t xml:space="preserve"> </w:t>
      </w:r>
      <w:r>
        <w:t xml:space="preserve">from</w:t>
      </w:r>
      <w:r>
        <w:t xml:space="preserve"> </w:t>
      </w:r>
      <w:r>
        <w:t xml:space="preserve">effort</w:t>
      </w:r>
      <w:r>
        <w:t xml:space="preserve">-</w:t>
      </w:r>
      <w:r>
        <w:t xml:space="preserve">specific</w:t>
      </w:r>
      <w:r>
        <w:t xml:space="preserve"> </w:t>
      </w:r>
      <w:r>
        <w:t xml:space="preserve">datasets</w:t>
      </w:r>
      <w:r>
        <w:t xml:space="preserve"> </w:t>
      </w:r>
      <w:r>
        <w:t xml:space="preserve">(</w:t>
      </w:r>
      <w:r>
        <w:rPr>
          <w:i/>
          <w:iCs/>
        </w:rPr>
        <w:t xml:space="preserve">Y</w:t>
      </w:r>
      <w:r>
        <w:rPr>
          <w:i/>
          <w:iCs/>
          <w:vertAlign w:val="subscript"/>
        </w:rPr>
        <w:t xml:space="preserve">E</w:t>
      </w:r>
      <w:r>
        <w:t xml:space="preserve">)</w:t>
      </w:r>
      <w:r>
        <w:t xml:space="preserve"> </w:t>
      </w:r>
      <w:r>
        <w:t xml:space="preserve">and</w:t>
      </w:r>
      <w:r>
        <w:t xml:space="preserve"> </w:t>
      </w:r>
      <w:r>
        <w:t xml:space="preserve">covariate</w:t>
      </w:r>
      <w:r>
        <w:t xml:space="preserve">s</w:t>
      </w:r>
      <w:r>
        <w:t xml:space="preserve"> </w:t>
      </w:r>
      <w:r>
        <w:t xml:space="preserve">(</w:t>
      </w:r>
      <w:r>
        <w:rPr>
          <w:i/>
          <w:iCs/>
        </w:rPr>
        <w:t xml:space="preserve">X</w:t>
      </w:r>
      <w:r>
        <w:rPr>
          <w:i/>
          <w:iCs/>
          <w:vertAlign w:val="subscript"/>
        </w:rPr>
        <w:t xml:space="preserve">E</w:t>
      </w:r>
      <w:r>
        <w:t xml:space="preserve">)</w:t>
      </w:r>
      <w:r>
        <w:t xml:space="preserve"> </w:t>
      </w:r>
      <w:r>
        <w:t xml:space="preserve">to</w:t>
      </w:r>
      <w:r>
        <w:t xml:space="preserve"> </w:t>
      </w:r>
      <w:r>
        <w:t xml:space="preserve">the</w:t>
      </w:r>
      <w:r>
        <w:t xml:space="preserve"> </w:t>
      </w:r>
      <w:r>
        <w:t xml:space="preserve">true</w:t>
      </w:r>
      <w:r>
        <w:t xml:space="preserve"> </w:t>
      </w:r>
      <w:r>
        <w:t xml:space="preserve">values</w:t>
      </w:r>
      <w:r>
        <w:t xml:space="preserve"> </w:t>
      </w:r>
      <w:r>
        <w:t xml:space="preserve">used</w:t>
      </w:r>
      <w:r>
        <w:t xml:space="preserve"> </w:t>
      </w:r>
      <w:r>
        <w:t xml:space="preserve">to</w:t>
      </w:r>
      <w:r>
        <w:t xml:space="preserve"> </w:t>
      </w:r>
      <w:r>
        <w:t xml:space="preserve">generate</w:t>
      </w:r>
      <w:r>
        <w:t xml:space="preserve"> </w:t>
      </w:r>
      <w:r>
        <w:t xml:space="preserve">the</w:t>
      </w:r>
      <w:r>
        <w:t xml:space="preserve"> </w:t>
      </w:r>
      <w:r>
        <w:t xml:space="preserve">simulated</w:t>
      </w:r>
      <w:r>
        <w:t xml:space="preserve"> </w:t>
      </w:r>
      <w:r>
        <w:t xml:space="preserve">fields</w:t>
      </w:r>
      <w:r>
        <w:t xml:space="preserve">.</w:t>
      </w:r>
      <w:r>
        <w:t xml:space="preserve"> </w:t>
      </w:r>
      <w:r>
        <w:t xml:space="preserve">Differences</w:t>
      </w:r>
      <w:r>
        <w:t xml:space="preserve"> </w:t>
      </w:r>
      <w:r>
        <w:t xml:space="preserve">between</w:t>
      </w:r>
      <w:r>
        <w:t xml:space="preserve"> </w:t>
      </w:r>
      <w:r>
        <w:t xml:space="preserve">estimated</w:t>
      </w:r>
      <w:r>
        <w:t xml:space="preserve"> </w:t>
      </w:r>
      <w:r>
        <w:t xml:space="preserve">and</w:t>
      </w:r>
      <w:r>
        <w:t xml:space="preserve"> </w:t>
      </w:r>
      <w:r>
        <w:t xml:space="preserve">simulated</w:t>
      </w:r>
      <w:r>
        <w:t xml:space="preserve"> </w:t>
      </w:r>
      <w:r>
        <w:t xml:space="preserve">parameter</w:t>
      </w:r>
      <w:r>
        <w:t xml:space="preserve"> </w:t>
      </w:r>
      <w:r>
        <w:t xml:space="preserve">values</w:t>
      </w:r>
      <w:r>
        <w:t xml:space="preserve"> </w:t>
      </w:r>
      <w:r>
        <w:t xml:space="preserve">were</w:t>
      </w:r>
      <w:r>
        <w:t xml:space="preserve"> </w:t>
      </w:r>
      <w:r>
        <w:t xml:space="preserve">quantified</w:t>
      </w:r>
      <w:r>
        <w:t xml:space="preserve"> </w:t>
      </w:r>
      <w:r>
        <w:t xml:space="preserve">using</w:t>
      </w:r>
      <w:r>
        <w:t xml:space="preserve"> </w:t>
      </w:r>
      <w:r>
        <w:t xml:space="preserve">the</w:t>
      </w:r>
      <w:r>
        <w:t xml:space="preserve"> </w:t>
      </w:r>
      <w:r>
        <w:t xml:space="preserve">root</w:t>
      </w:r>
      <w:r>
        <w:t xml:space="preserve"> </w:t>
      </w:r>
      <w:r>
        <w:t xml:space="preserve">mean</w:t>
      </w:r>
      <w:r>
        <w:t xml:space="preserve"> </w:t>
      </w:r>
      <w:r>
        <w:t xml:space="preserve">squared</w:t>
      </w:r>
      <w:r>
        <w:t xml:space="preserve"> </w:t>
      </w:r>
      <w:r>
        <w:t xml:space="preserve">error</w:t>
      </w:r>
      <w:r>
        <w:t xml:space="preserve"> </w:t>
      </w:r>
      <w:r>
        <w:t xml:space="preserve">(</w:t>
      </w:r>
      <w:r>
        <w:t xml:space="preserve">hereafter</w:t>
      </w:r>
      <w:r>
        <w:t xml:space="preserve"> </w:t>
      </w:r>
      <w:r>
        <w:rPr>
          <w:lang w:val="el-GR"/>
        </w:rPr>
        <w:t xml:space="preserve">τ</w:t>
      </w:r>
      <w:r>
        <w:t xml:space="preserve">)</w:t>
      </w:r>
      <w:r>
        <w:t xml:space="preserve">.</w:t>
      </w:r>
      <w:del w:id="9393" w:author="Gledis Guri" w:date="2026-09-25T00:00:00Z">
        <w:r>
          <w:delText xml:space="preserve"> </w:delText>
        </w:r>
        <w:r>
          <w:delText xml:space="preserve">This</w:delText>
        </w:r>
        <w:r>
          <w:delText xml:space="preserve"> </w:delText>
        </w:r>
        <w:r>
          <w:delText xml:space="preserve">allowed</w:delText>
        </w:r>
        <w:r>
          <w:delText xml:space="preserve"> </w:delText>
        </w:r>
        <w:r>
          <w:delText xml:space="preserve">us</w:delText>
        </w:r>
        <w:r>
          <w:delText xml:space="preserve"> </w:delText>
        </w:r>
        <w:r>
          <w:delText xml:space="preserve">to</w:delText>
        </w:r>
        <w:r>
          <w:delText xml:space="preserve"> </w:delText>
        </w:r>
        <w:r>
          <w:delText xml:space="preserve">quantify</w:delText>
        </w:r>
        <w:r>
          <w:delText xml:space="preserve"> </w:delText>
        </w:r>
        <w:r>
          <w:delText xml:space="preserve">how</w:delText>
        </w:r>
        <w:r>
          <w:delText xml:space="preserve"> </w:delText>
        </w:r>
        <w:r>
          <w:delText xml:space="preserve">reliably</w:delText>
        </w:r>
        <w:r>
          <w:delText xml:space="preserve"> </w:delText>
        </w:r>
        <w:r>
          <w:delText xml:space="preserve">different</w:delText>
        </w:r>
        <w:r>
          <w:delText xml:space="preserve"> </w:delText>
        </w:r>
        <w:r>
          <w:delText xml:space="preserve">sampling</w:delText>
        </w:r>
        <w:r>
          <w:delText xml:space="preserve"> </w:delText>
        </w:r>
        <w:r>
          <w:delText xml:space="preserve">effort</w:delText>
        </w:r>
        <w:r>
          <w:delText xml:space="preserve"> </w:delText>
        </w:r>
        <w:r>
          <w:delText xml:space="preserve">(</w:delText>
        </w:r>
        <w:r>
          <w:rPr>
            <w:i/>
            <w:iCs/>
          </w:rPr>
          <w:delText xml:space="preserve">E</w:delText>
        </w:r>
        <w:r>
          <w:delText xml:space="preserve">)</w:delText>
        </w:r>
        <w:r>
          <w:delText xml:space="preserve"> </w:delText>
        </w:r>
        <w:r>
          <w:delText xml:space="preserve">recovered</w:delText>
        </w:r>
        <w:r>
          <w:delText xml:space="preserve"> </w:delText>
        </w:r>
        <w:r>
          <w:delText xml:space="preserve">the</w:delText>
        </w:r>
        <w:r>
          <w:delText xml:space="preserve"> </w:delText>
        </w:r>
        <w:r>
          <w:delText xml:space="preserve">underlying</w:delText>
        </w:r>
        <w:r>
          <w:delText xml:space="preserve"> </w:delText>
        </w:r>
        <w:r>
          <w:delText xml:space="preserve">governing</w:delText>
        </w:r>
        <w:r>
          <w:delText xml:space="preserve"> </w:delText>
        </w:r>
        <w:r>
          <w:delText xml:space="preserve">parameters</w:delText>
        </w:r>
        <w:r>
          <w:delText xml:space="preserve"> </w:delText>
        </w:r>
        <w:r>
          <w:delText xml:space="preserve">of</w:delText>
        </w:r>
        <w:r>
          <w:delText xml:space="preserve"> </w:delText>
        </w:r>
        <w:r>
          <w:delText xml:space="preserve">GP</w:delText>
        </w:r>
        <w:r>
          <w:delText xml:space="preserve"> </w:delText>
        </w:r>
        <w:r>
          <w:delText xml:space="preserve">models</w:delText>
        </w:r>
        <w:r>
          <w:delText xml:space="preserve">.</w:delText>
        </w:r>
      </w:del>
    </w:p>
    <w:p w14:paraId="3F904544" w14:textId="77777777" w:rsidR="00B11167" w:rsidRDefault="00B11167" w:rsidP="001643E6">
      <w:pPr>
        <w:pStyle w:val="BodyText"/>
        <w:spacing w:line="480" w:lineRule="auto"/>
        <w:rPr>
          <w:del w:id="9532" w:author="Gledis Guri" w:date="2026-09-25T00:00:00Z"/>
        </w:rPr>
      </w:pPr>
    </w:p>
    <w:p w14:paraId="4BD01BB9" w14:textId="5E5A0C21" w:rsidR="00792AAF" w:rsidRPr="009E1270" w:rsidRDefault="00B11167" w:rsidP="001643E6">
      <w:pPr>
        <w:pStyle w:val="BodyText"/>
        <w:spacing w:line="480" w:lineRule="auto"/>
      </w:pPr>
      <w:del w:id="9187" w:author="Gledis Guri" w:date="2026-09-25T00:00:00Z">
        <w:r>
          <w:rPr>
            <w:b/>
            <w:bCs w:val="0"/>
          </w:rPr>
          <w:delText xml:space="preserve">Regression</w:delText>
        </w:r>
        <w:r>
          <w:rPr>
            <w:b/>
            <w:bCs w:val="0"/>
          </w:rPr>
          <w:delText xml:space="preserve"> </w:delText>
        </w:r>
        <w:r>
          <w:rPr>
            <w:b/>
            <w:bCs w:val="0"/>
          </w:rPr>
          <w:delText xml:space="preserve">analysis</w:delText>
        </w:r>
        <w:r>
          <w:rPr>
            <w:b/>
            <w:bCs w:val="0"/>
          </w:rPr>
          <w:delText xml:space="preserve"> </w:delText>
        </w:r>
        <w:r>
          <w:rPr>
            <w:b/>
            <w:bCs w:val="0"/>
          </w:rPr>
          <w:delText xml:space="preserve">of</w:delText>
        </w:r>
        <w:r>
          <w:rPr>
            <w:b/>
            <w:bCs w:val="0"/>
          </w:rPr>
          <w:delText xml:space="preserve"> </w:delText>
        </w:r>
        <w:r>
          <w:rPr>
            <w:b/>
            <w:bCs w:val="0"/>
          </w:rPr>
          <w:delText xml:space="preserve">prediction</w:delText>
        </w:r>
        <w:r>
          <w:rPr>
            <w:b/>
            <w:bCs w:val="0"/>
          </w:rPr>
          <w:delText xml:space="preserve"> </w:delText>
        </w:r>
        <w:r>
          <w:rPr>
            <w:b/>
            <w:bCs w:val="0"/>
          </w:rPr>
          <w:delText xml:space="preserve">error</w:delText>
        </w:r>
      </w:del>
      <w:ins w:id="9188" w:author="Gledis Guri" w:date="2026-09-25T00:00:00Z">
        <w:r>
          <w:rPr>
            <w:b/>
          </w:rPr>
          <w:t xml:space="preserve">Step 4: Solving for the sampling density required by a stated objective</w:t>
        </w:r>
      </w:ins>
    </w:p>
    <w:p w14:paraId="58DABC85" w14:textId="4AA1FA1B" w:rsidR="00F65D5F" w:rsidRDefault="00C0694F" w:rsidP="001643E6">
      <w:pPr>
        <w:pStyle w:val="BodyText"/>
        <w:spacing w:line="480" w:lineRule="auto"/>
        <w:ind w:firstLine="720"/>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D2149BF" w14:textId="77777777" w:rsidR="0022466F" w:rsidRPr="00F65D5F" w:rsidRDefault="0022466F" w:rsidP="001643E6">
      <w:pPr>
        <w:pStyle w:val="BodyText"/>
        <w:spacing w:line="480" w:lineRule="auto"/>
        <w:rPr>
          <w:del w:id="9533" w:author="Gledis Guri" w:date="2026-09-25T00:00:00Z"/>
        </w:rPr>
      </w:pPr>
    </w:p>
    <w:p w14:paraId="4B1FC85F" w14:textId="088A87AA" w:rsidR="007D39EF" w:rsidRPr="007D39EF" w:rsidRDefault="007D39EF" w:rsidP="001643E6">
      <w:pPr>
        <w:pStyle w:val="FirstParagraph"/>
        <w:spacing w:line="480" w:lineRule="auto"/>
        <w:ind w:firstLine="720"/>
      </w:pPr>
      <w:bookmarkStart w:id="9" w:name="OLE_LINK5"/>
      <w:r w:rsidRPr="007D39EF">
        <w:lastRenderedPageBreak/>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ind w:firstLine="720"/>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pPr>
        <w:pStyle w:val="BodyText"/>
        <w:spacing w:line="480" w:lineRule="auto"/>
        <w:ind w:firstLine="720"/>
        <w:rPr>
          <w:ins w:id="9221" w:author="Gledis Guri" w:date="2026-09-25T00:00:00Z"/>
        </w:rPr>
      </w:pPr>
      <w:ins w:id="9222" w:author="Gledis Guri" w:date="2026-09-25T00:00:00Z">
        <w:r>
          <w:t xml:space="preserve">For a given </w:t>
        </w:r>
        <w:r>
          <w:rPr>
            <w:i/>
          </w:rPr>
          <w:t xml:space="preserve">ρ</w:t>
        </w:r>
        <w:r>
          <w:t xml:space="preserve">, Eq. 6 reduces to a power law in </w:t>
        </w:r>
        <w:r>
          <w:rPr>
            <w:i/>
          </w:rPr>
          <w:t xml:space="preserve">E</w:t>
        </w:r>
        <w:r>
          <w:t xml:space="preserve"> that can be inverted to return the minimum sampling density (</w:t>
        </w:r>
        <w:r>
          <w:rPr>
            <w:i/>
          </w:rPr>
          <w:t xml:space="preserve">E</w:t>
        </w:r>
        <w:r>
          <w:rPr>
            <w:vertAlign w:val="superscript"/>
          </w:rPr>
          <w:t xml:space="preserve">*</w:t>
        </w:r>
        <w:r>
          <w:t xml:space="preserve">) required to achieve a target prediction error (</w:t>
        </w:r>
        <w:r>
          <w:rPr>
            <w:i/>
          </w:rPr>
          <w:t xml:space="preserve">ε</w:t>
        </w:r>
        <w:r>
          <w:rPr>
            <w:vertAlign w:val="superscript"/>
          </w:rPr>
          <w:t xml:space="preserve">*</w:t>
        </w:r>
        <w:r>
          <w:t xml:space="preserve">):</w:t>
        </w:r>
      </w:ins>
    </w:p>
    <w:p>
      <w:pPr>
        <w:pStyle w:val="BodyText"/>
        <w:spacing w:line="480" w:lineRule="auto"/>
        <w:rPr>
          <w:ins w:id="9219" w:author="Gledis Guri" w:date="2026-09-25T00:00:00Z"/>
        </w:rPr>
      </w:pPr>
      <m:oMathPara>
        <m:oMath>
          <m:eqArr>
            <m:eqArrPr>
              <m:maxDist m:val="1"/>
              <m:ctrlPr>
                <w:ins w:id="9211" w:author="Gledis Guri" w:date="2026-09-25T00:00:00Z">
                  <w:rPr>
                    <w:rFonts w:ascii="Cambria Math" w:hAnsi="Cambria Math"/>
                  </w:rPr>
                </w:ins>
              </m:ctrlPr>
            </m:eqArrPr>
            <m:e>
              <m:sSup>
                <m:sSupPr>
                  <m:ctrlPr>
                    <w:ins w:id="9212" w:author="Gledis Guri" w:date="2026-09-25T00:00:00Z">
                      <w:rPr>
                        <w:rFonts w:ascii="Cambria Math" w:hAnsi="Cambria Math"/>
                      </w:rPr>
                    </w:ins>
                  </m:ctrlPr>
                </m:sSupPr>
                <m:e>
                  <w:ins w:id="9189" w:author="Gledis Guri" w:date="2026-09-25T00:00:00Z">
                    <m:r>
                      <w:rPr>
                        <w:rFonts w:ascii="Cambria Math" w:hAnsi="Cambria Math"/>
                      </w:rPr>
                      <m:t xml:space="preserve">E</m:t>
                    </m:r>
                  </w:ins>
                </m:e>
                <m:sup>
                  <w:ins w:id="9190" w:author="Gledis Guri" w:date="2026-09-25T00:00:00Z">
                    <m:r>
                      <m:rPr>
                        <m:sty m:val="p"/>
                      </m:rPr>
                      <w:rPr>
                        <w:rFonts w:ascii="Cambria Math" w:hAnsi="Cambria Math"/>
                      </w:rPr>
                      <m:t xml:space="preserve">*</m:t>
                    </m:r>
                  </w:ins>
                </m:sup>
              </m:sSup>
              <w:ins w:id="9191" w:author="Gledis Guri" w:date="2026-09-25T00:00:00Z">
                <m:r>
                  <m:rPr>
                    <m:sty m:val="p"/>
                  </m:rPr>
                  <w:rPr>
                    <w:rFonts w:ascii="Cambria Math" w:hAnsi="Cambria Math"/>
                  </w:rPr>
                  <m:t xml:space="preserve">=</m:t>
                </m:r>
              </w:ins>
              <w:ins w:id="9192" w:author="Gledis Guri" w:date="2026-09-25T00:00:00Z">
                <m:r>
                  <m:rPr>
                    <m:sty m:val="p"/>
                  </m:rPr>
                  <w:rPr>
                    <w:rFonts w:ascii="Cambria Math" w:hAnsi="Cambria Math"/>
                  </w:rPr>
                  <m:t xml:space="preserve">exp</m:t>
                </m:r>
              </w:ins>
              <m:d>
                <m:dPr>
                  <m:ctrlPr>
                    <w:ins w:id="9213" w:author="Gledis Guri" w:date="2026-09-25T00:00:00Z">
                      <w:rPr>
                        <w:rFonts w:ascii="Cambria Math" w:hAnsi="Cambria Math"/>
                      </w:rPr>
                    </w:ins>
                  </m:ctrlPr>
                </m:dPr>
                <m:e>
                  <m:f>
                    <m:fPr>
                      <m:ctrlPr>
                        <w:ins w:id="9214" w:author="Gledis Guri" w:date="2026-09-25T00:00:00Z">
                          <w:rPr>
                            <w:rFonts w:ascii="Cambria Math" w:hAnsi="Cambria Math"/>
                          </w:rPr>
                        </w:ins>
                      </m:ctrlPr>
                    </m:fPr>
                    <m:num>
                      <w:ins w:id="9193" w:author="Gledis Guri" w:date="2026-09-25T00:00:00Z">
                        <m:r>
                          <m:rPr>
                            <m:sty m:val="p"/>
                          </m:rPr>
                          <w:rPr>
                            <w:rFonts w:ascii="Cambria Math" w:hAnsi="Cambria Math"/>
                          </w:rPr>
                          <m:t xml:space="preserve">log</m:t>
                        </m:r>
                      </w:ins>
                      <m:d>
                        <m:dPr>
                          <m:ctrlPr>
                            <w:ins w:id="9215" w:author="Gledis Guri" w:date="2026-09-25T00:00:00Z">
                              <w:rPr>
                                <w:rFonts w:ascii="Cambria Math" w:hAnsi="Cambria Math"/>
                              </w:rPr>
                            </w:ins>
                          </m:ctrlPr>
                        </m:dPr>
                        <m:e>
                          <m:sSup>
                            <m:sSupPr>
                              <m:ctrlPr>
                                <w:ins w:id="9216" w:author="Gledis Guri" w:date="2026-09-25T00:00:00Z">
                                  <w:rPr>
                                    <w:rFonts w:ascii="Cambria Math" w:hAnsi="Cambria Math"/>
                                  </w:rPr>
                                </w:ins>
                              </m:ctrlPr>
                            </m:sSupPr>
                            <m:e>
                              <w:ins w:id="9194" w:author="Gledis Guri" w:date="2026-09-25T00:00:00Z">
                                <m:r>
                                  <w:rPr>
                                    <w:rFonts w:ascii="Cambria Math" w:hAnsi="Cambria Math"/>
                                  </w:rPr>
                                  <m:t xml:space="preserve">ε</m:t>
                                </m:r>
                              </w:ins>
                            </m:e>
                            <m:sup>
                              <w:ins w:id="9195" w:author="Gledis Guri" w:date="2026-09-25T00:00:00Z">
                                <m:r>
                                  <m:rPr>
                                    <m:sty m:val="p"/>
                                  </m:rPr>
                                  <w:rPr>
                                    <w:rFonts w:ascii="Cambria Math" w:hAnsi="Cambria Math"/>
                                  </w:rPr>
                                  <m:t xml:space="preserve">*</m:t>
                                </m:r>
                              </w:ins>
                            </m:sup>
                          </m:sSup>
                        </m:e>
                      </m:d>
                      <w:ins w:id="9196" w:author="Gledis Guri" w:date="2026-09-25T00:00:00Z">
                        <m:r>
                          <m:rPr>
                            <m:sty m:val="p"/>
                          </m:rPr>
                          <w:rPr>
                            <w:rFonts w:ascii="Cambria Math" w:hAnsi="Cambria Math"/>
                          </w:rPr>
                          <m:t xml:space="preserve">−</m:t>
                        </m:r>
                      </w:ins>
                      <w:ins w:id="9197" w:author="Gledis Guri" w:date="2026-09-25T00:00:00Z">
                        <m:r>
                          <w:rPr>
                            <w:rFonts w:ascii="Cambria Math" w:hAnsi="Cambria Math"/>
                          </w:rPr>
                          <m:t xml:space="preserve">ω</m:t>
                        </m:r>
                      </w:ins>
                      <w:ins w:id="9198" w:author="Gledis Guri" w:date="2026-09-25T00:00:00Z">
                        <m:r>
                          <m:rPr>
                            <m:sty m:val="p"/>
                          </m:rPr>
                          <w:rPr>
                            <w:rFonts w:ascii="Cambria Math" w:hAnsi="Cambria Math"/>
                          </w:rPr>
                          <m:t xml:space="preserve">−</m:t>
                        </m:r>
                      </w:ins>
                      <w:ins w:id="9199" w:author="Gledis Guri" w:date="2026-09-25T00:00:00Z">
                        <m:r>
                          <w:rPr>
                            <w:rFonts w:ascii="Cambria Math" w:hAnsi="Cambria Math"/>
                          </w:rPr>
                          <m:t xml:space="preserve">θ</m:t>
                        </m:r>
                      </w:ins>
                      <w:ins w:id="9200" w:author="Gledis Guri" w:date="2026-09-25T00:00:00Z">
                        <m:r>
                          <m:rPr>
                            <m:sty m:val="p"/>
                          </m:rPr>
                          <w:rPr>
                            <w:rFonts w:ascii="Cambria Math" w:hAnsi="Cambria Math"/>
                          </w:rPr>
                          <m:t xml:space="preserve"> </m:t>
                        </m:r>
                      </w:ins>
                      <w:ins w:id="9201" w:author="Gledis Guri" w:date="2026-09-25T00:00:00Z">
                        <m:r>
                          <m:rPr>
                            <m:sty m:val="p"/>
                          </m:rPr>
                          <w:rPr>
                            <w:rFonts w:ascii="Cambria Math" w:hAnsi="Cambria Math"/>
                          </w:rPr>
                          <m:t xml:space="preserve">log</m:t>
                        </m:r>
                      </w:ins>
                      <m:d>
                        <m:dPr>
                          <m:ctrlPr>
                            <w:ins w:id="9217" w:author="Gledis Guri" w:date="2026-09-25T00:00:00Z">
                              <w:rPr>
                                <w:rFonts w:ascii="Cambria Math" w:hAnsi="Cambria Math"/>
                              </w:rPr>
                            </w:ins>
                          </m:ctrlPr>
                        </m:dPr>
                        <m:e>
                          <w:ins w:id="9202" w:author="Gledis Guri" w:date="2026-09-25T00:00:00Z">
                            <m:r>
                              <w:rPr>
                                <w:rFonts w:ascii="Cambria Math" w:hAnsi="Cambria Math"/>
                              </w:rPr>
                              <m:t xml:space="preserve">ρ</m:t>
                            </m:r>
                          </w:ins>
                        </m:e>
                      </m:d>
                    </m:num>
                    <m:den>
                      <w:ins w:id="9203" w:author="Gledis Guri" w:date="2026-09-25T00:00:00Z">
                        <m:r>
                          <w:rPr>
                            <w:rFonts w:ascii="Cambria Math" w:hAnsi="Cambria Math"/>
                          </w:rPr>
                          <m:t xml:space="preserve">β</m:t>
                        </m:r>
                      </w:ins>
                      <w:ins w:id="9204" w:author="Gledis Guri" w:date="2026-09-25T00:00:00Z">
                        <m:r>
                          <m:rPr>
                            <m:sty m:val="p"/>
                          </m:rPr>
                          <w:rPr>
                            <w:rFonts w:ascii="Cambria Math" w:hAnsi="Cambria Math"/>
                          </w:rPr>
                          <m:t xml:space="preserve">+</m:t>
                        </m:r>
                      </w:ins>
                      <w:ins w:id="9205" w:author="Gledis Guri" w:date="2026-09-25T00:00:00Z">
                        <m:r>
                          <w:rPr>
                            <w:rFonts w:ascii="Cambria Math" w:hAnsi="Cambria Math"/>
                          </w:rPr>
                          <m:t xml:space="preserve">γ</m:t>
                        </m:r>
                      </w:ins>
                      <w:ins w:id="9206" w:author="Gledis Guri" w:date="2026-09-25T00:00:00Z">
                        <m:r>
                          <m:rPr>
                            <m:sty m:val="p"/>
                          </m:rPr>
                          <w:rPr>
                            <w:rFonts w:ascii="Cambria Math" w:hAnsi="Cambria Math"/>
                          </w:rPr>
                          <m:t xml:space="preserve"> </m:t>
                        </m:r>
                      </w:ins>
                      <w:ins w:id="9207" w:author="Gledis Guri" w:date="2026-09-25T00:00:00Z">
                        <m:r>
                          <m:rPr>
                            <m:sty m:val="p"/>
                          </m:rPr>
                          <w:rPr>
                            <w:rFonts w:ascii="Cambria Math" w:hAnsi="Cambria Math"/>
                          </w:rPr>
                          <m:t xml:space="preserve">log</m:t>
                        </m:r>
                      </w:ins>
                      <m:d>
                        <m:dPr>
                          <m:ctrlPr>
                            <w:ins w:id="9218" w:author="Gledis Guri" w:date="2026-09-25T00:00:00Z">
                              <w:rPr>
                                <w:rFonts w:ascii="Cambria Math" w:hAnsi="Cambria Math"/>
                              </w:rPr>
                            </w:ins>
                          </m:ctrlPr>
                        </m:dPr>
                        <m:e>
                          <w:ins w:id="9208" w:author="Gledis Guri" w:date="2026-09-25T00:00:00Z">
                            <m:r>
                              <w:rPr>
                                <w:rFonts w:ascii="Cambria Math" w:hAnsi="Cambria Math"/>
                              </w:rPr>
                              <m:t xml:space="preserve">ρ</m:t>
                            </m:r>
                          </w:ins>
                        </m:e>
                      </m:d>
                    </m:den>
                  </m:f>
                </m:e>
              </m:d>
              <w:ins w:id="9209" w:author="Gledis Guri" w:date="2026-09-25T00:00:00Z">
                <m:r>
                  <m:rPr>
                    <m:sty m:val="p"/>
                  </m:rPr>
                  <w:rPr>
                    <w:rFonts w:ascii="Cambria Math" w:hAnsi="Cambria Math"/>
                  </w:rPr>
                  <m:t xml:space="preserve">#</m:t>
                </m:r>
              </w:ins>
              <w:ins w:id="9210" w:author="Gledis Guri" w:date="2026-09-25T00:00:00Z">
                <m:r>
                  <m:rPr>
                    <m:sty m:val="p"/>
                  </m:rPr>
                  <w:rPr>
                    <w:rFonts w:ascii="Cambria Math" w:hAnsi="Cambria Math"/>
                  </w:rPr>
                  <m:t xml:space="preserve">7</m:t>
                </m:r>
              </w:ins>
            </m:e>
          </m:eqArr>
        </m:oMath>
      </m:oMathPara>
    </w:p>
    <w:p>
      <w:pPr>
        <w:pStyle w:val="BodyText"/>
        <w:spacing w:line="480" w:lineRule="auto"/>
        <w:ind w:firstLine="720"/>
        <w:rPr>
          <w:ins w:id="9223" w:author="Gledis Guri" w:date="2026-09-25T00:00:00Z"/>
        </w:rPr>
      </w:pPr>
      <w:ins w:id="9224" w:author="Gledis Guri" w:date="2026-09-25T00:00:00Z">
        <w:r>
          <w:t xml:space="preserve">The number of samples required per stratum of area </w:t>
        </w:r>
        <w:r>
          <w:rPr>
            <w:i/>
          </w:rPr>
          <w:t xml:space="preserve">A</w:t>
        </w:r>
        <w:r>
          <w:t xml:space="preserve"> is </w:t>
        </w:r>
        <w:r>
          <w:rPr>
            <w:i/>
          </w:rPr>
          <w:t xml:space="preserve">A E</w:t>
        </w:r>
        <w:r>
          <w:rPr>
            <w:vertAlign w:val="superscript"/>
          </w:rPr>
          <w:t xml:space="preserve">*</w:t>
        </w:r>
        <w:r>
          <w:t xml:space="preserve">/10,000, rounded up to a whole number, and the total across </w:t>
        </w:r>
        <w:r>
          <w:rPr>
            <w:i/>
          </w:rPr>
          <w:t xml:space="preserve">H</w:t>
        </w:r>
        <w:r>
          <w:t xml:space="preserve"> strata is </w:t>
        </w:r>
        <w:r>
          <w:rPr>
            <w:i/>
          </w:rPr>
          <w:t xml:space="preserve">H</w:t>
        </w:r>
        <w:r>
          <w:t xml:space="preserve"> times that number. Conversely, a fixed budget of </w:t>
        </w:r>
        <w:r>
          <w:rPr>
            <w:i/>
          </w:rPr>
          <w:t xml:space="preserve">N</w:t>
        </w:r>
        <w:r>
          <w:rPr>
            <w:vertAlign w:val="subscript"/>
          </w:rPr>
          <w:t xml:space="preserve">h</w:t>
        </w:r>
        <w:r>
          <w:t xml:space="preserve"> samples per stratum supports a survey area of 10,000 </w:t>
        </w:r>
        <w:r>
          <w:rPr>
            <w:i/>
          </w:rPr>
          <w:t xml:space="preserve">N</w:t>
        </w:r>
        <w:r>
          <w:rPr>
            <w:vertAlign w:val="subscript"/>
          </w:rPr>
          <w:t xml:space="preserve">h</w:t>
        </w:r>
        <w:r>
          <w:t xml:space="preserve">/</w:t>
        </w:r>
        <w:r>
          <w:rPr>
            <w:i/>
          </w:rPr>
          <w:t xml:space="preserve">E</w:t>
        </w:r>
        <w:r>
          <w:rPr>
            <w:vertAlign w:val="superscript"/>
          </w:rPr>
          <w:t xml:space="preserve">*</w:t>
        </w:r>
        <w:r>
          <w:t xml:space="preserve"> at the target error. Eq. 7 has a solution only while the fitted error declines with effort (</w:t>
        </w:r>
        <w:r>
          <w:rPr>
            <w:i/>
          </w:rPr>
          <w:t xml:space="preserve">β</w:t>
        </w:r>
        <w:r>
          <w:t xml:space="preserve"> + </w:t>
        </w:r>
        <w:r>
          <w:rPr>
            <w:i/>
          </w:rPr>
          <w:t xml:space="preserve">γ</w:t>
        </w:r>
        <w:r>
          <w:t xml:space="preserve"> log(</w:t>
        </w:r>
        <w:r>
          <w:rPr>
            <w:i/>
          </w:rPr>
          <w:t xml:space="preserve">ρ</w:t>
        </w:r>
        <w:r>
          <w:t xml:space="preserve">) &lt; 0), which holds throughout the calibrated range (</w:t>
        </w:r>
        <w:r>
          <w:rPr>
            <w:i/>
          </w:rPr>
          <w:t xml:space="preserve">ρ</w:t>
        </w:r>
        <w:r>
          <w:t xml:space="preserve"> = 25–1000 km; </w:t>
        </w:r>
        <w:r>
          <w:rPr>
            <w:i/>
          </w:rPr>
          <w:t xml:space="preserve">E</w:t>
        </w:r>
        <w:r>
          <w:t xml:space="preserve"> = 1.5–20 samples per 10,000 km</w:t>
        </w:r>
        <w:r>
          <w:rPr>
            <w:vertAlign w:val="superscript"/>
          </w:rPr>
          <w:t xml:space="preserve">2</w:t>
        </w:r>
        <w:r>
          <w:t xml:space="preserve"> per stratum).</w:t>
        </w:r>
      </w:ins>
    </w:p>
    <w:bookmarkEnd w:id="9"/>
    <w:p w14:paraId="3B127CBD" w14:textId="77777777" w:rsidR="00966400" w:rsidRDefault="00966400" w:rsidP="001643E6">
      <w:pPr>
        <w:pStyle w:val="BodyText"/>
        <w:spacing w:line="480" w:lineRule="auto"/>
        <w:rPr>
          <w:del w:id="9534" w:author="Gledis Guri" w:date="2026-09-25T00:00:00Z"/>
        </w:rPr>
      </w:pPr>
    </w:p>
    <w:p w14:paraId="12B2A826" w14:textId="4C57DF21" w:rsidR="00DC0E33" w:rsidRPr="00450784" w:rsidRDefault="00095871" w:rsidP="001643E6">
      <w:pPr>
        <w:pStyle w:val="BodyText"/>
        <w:spacing w:line="480" w:lineRule="auto"/>
      </w:pPr>
      <w:del w:id="9225" w:author="Gledis Guri" w:date="2026-09-25T00:00:00Z">
        <w:r>
          <w:rPr>
            <w:b/>
            <w:bCs w:val="0"/>
          </w:rPr>
          <w:delText xml:space="preserve">Comparison</w:delText>
        </w:r>
        <w:r>
          <w:rPr>
            <w:b/>
            <w:bCs w:val="0"/>
          </w:rPr>
          <w:delText xml:space="preserve"> </w:delText>
        </w:r>
        <w:r>
          <w:rPr>
            <w:b/>
            <w:bCs w:val="0"/>
          </w:rPr>
          <w:delText xml:space="preserve">of</w:delText>
        </w:r>
        <w:r>
          <w:rPr>
            <w:b/>
            <w:bCs w:val="0"/>
          </w:rPr>
          <w:delText xml:space="preserve"> </w:delText>
        </w:r>
        <w:r>
          <w:rPr>
            <w:b/>
            <w:bCs w:val="0"/>
          </w:rPr>
          <w:delText xml:space="preserve">prediction</w:delText>
        </w:r>
        <w:r>
          <w:rPr>
            <w:b/>
            <w:bCs w:val="0"/>
          </w:rPr>
          <w:delText xml:space="preserve"> </w:delText>
        </w:r>
        <w:r>
          <w:rPr>
            <w:b/>
            <w:bCs w:val="0"/>
          </w:rPr>
          <w:delText xml:space="preserve">accuracy</w:delText>
        </w:r>
        <w:r>
          <w:rPr>
            <w:b/>
            <w:bCs w:val="0"/>
          </w:rPr>
          <w:delText xml:space="preserve"> </w:delText>
        </w:r>
        <w:r>
          <w:rPr>
            <w:b/>
            <w:bCs w:val="0"/>
          </w:rPr>
          <w:delText xml:space="preserve">between</w:delText>
        </w:r>
        <w:r>
          <w:rPr>
            <w:b/>
            <w:bCs w:val="0"/>
          </w:rPr>
          <w:delText xml:space="preserve"> </w:delText>
        </w:r>
        <w:r>
          <w:rPr>
            <w:b/>
            <w:bCs w:val="0"/>
          </w:rPr>
          <w:delText xml:space="preserve">empirical</w:delText>
        </w:r>
        <w:r>
          <w:rPr>
            <w:b/>
            <w:bCs w:val="0"/>
          </w:rPr>
          <w:delText xml:space="preserve"> </w:delText>
        </w:r>
        <w:r>
          <w:rPr>
            <w:b/>
            <w:bCs w:val="0"/>
          </w:rPr>
          <w:delText xml:space="preserve">and</w:delText>
        </w:r>
        <w:r>
          <w:rPr>
            <w:b/>
            <w:bCs w:val="0"/>
          </w:rPr>
          <w:delText xml:space="preserve"> </w:delText>
        </w:r>
        <w:r>
          <w:rPr>
            <w:b/>
            <w:bCs w:val="0"/>
          </w:rPr>
          <w:delText xml:space="preserve">simulations</w:delText>
        </w:r>
      </w:del>
      <w:ins w:id="9226" w:author="Gledis Guri" w:date="2026-09-25T00:00:00Z">
        <w:r>
          <w:rPr>
            <w:b/>
          </w:rPr>
          <w:t xml:space="preserve">Benchmarking simulated against observed fields</w:t>
        </w:r>
      </w:ins>
    </w:p>
    <w:p w14:paraId="7CFF2A39" w14:textId="6B485E9E" w:rsidR="00AD3A27" w:rsidRDefault="00DB2CB7" w:rsidP="001643E6">
      <w:pPr>
        <w:pStyle w:val="BodyText"/>
        <w:spacing w:line="480" w:lineRule="auto"/>
        <w:ind w:firstLine="720"/>
      </w:pPr>
      <w:del w:id="9227" w:author="Gledis Guri" w:date="2026-09-25T00:00:00Z">
        <w:r>
          <w:delText xml:space="preserve">Due</w:delText>
        </w:r>
        <w:r>
          <w:delText xml:space="preserve"> </w:delText>
        </w:r>
        <w:r>
          <w:delText xml:space="preserve">to</w:delText>
        </w:r>
        <w:r>
          <w:delText xml:space="preserve"> </w:delText>
        </w:r>
        <w:r>
          <w:delText xml:space="preserve">the</w:delText>
        </w:r>
        <w:r>
          <w:delText xml:space="preserve"> </w:delText>
        </w:r>
        <w:r>
          <w:delText xml:space="preserve">gap</w:delText>
        </w:r>
        <w:r>
          <w:delText xml:space="preserve"> </w:delText>
        </w:r>
        <w:r>
          <w:delText xml:space="preserve">in</w:delText>
        </w:r>
        <w:r>
          <w:delText xml:space="preserve"> </w:delText>
        </w:r>
        <w:r>
          <w:delText xml:space="preserve">sampling</w:delText>
        </w:r>
        <w:r>
          <w:delText xml:space="preserve"> </w:delText>
        </w:r>
        <w:r>
          <w:delText xml:space="preserve">effort</w:delText>
        </w:r>
        <w:r>
          <w:delText xml:space="preserve"> </w:delText>
        </w:r>
        <w:r>
          <w:delText xml:space="preserve">between</w:delText>
        </w:r>
        <w:r>
          <w:delText xml:space="preserve"> </w:delText>
        </w:r>
        <w:r>
          <w:delText xml:space="preserve">field</w:delText>
        </w:r>
        <w:r>
          <w:delText xml:space="preserve"> </w:delText>
        </w:r>
        <w:r>
          <w:delText xml:space="preserve">data</w:delText>
        </w:r>
        <w:r>
          <w:delText xml:space="preserve"> </w:delText>
        </w:r>
        <w:r>
          <w:delText xml:space="preserve">and</w:delText>
        </w:r>
        <w:r>
          <w:delText xml:space="preserve"> </w:delText>
        </w:r>
        <w:r>
          <w:delText xml:space="preserve">simulation</w:delText>
        </w:r>
        <w:r>
          <w:delText xml:space="preserve"> </w:delText>
        </w:r>
        <w:r>
          <w:delText xml:space="preserve">datasets</w:delText>
        </w:r>
        <w:r>
          <w:delText xml:space="preserve">,</w:delText>
        </w:r>
        <w:r>
          <w:delText xml:space="preserve"> </w:delText>
        </w:r>
        <w:r>
          <w:delText xml:space="preserve">prediction</w:delText>
        </w:r>
        <w:r>
          <w:delText xml:space="preserve"> </w:delText>
        </w:r>
        <w:r>
          <w:delText xml:space="preserve">accuracy</w:delText>
        </w:r>
        <w:r>
          <w:delText xml:space="preserve"> </w:delText>
        </w:r>
        <w:r>
          <w:delText xml:space="preserve">was</w:delText>
        </w:r>
        <w:r>
          <w:delText xml:space="preserve"> </w:delText>
        </w:r>
        <w:r>
          <w:delText xml:space="preserve">benchmarked</w:delText>
        </w:r>
        <w:r>
          <w:delText xml:space="preserve"> </w:delText>
        </w:r>
        <w:r>
          <w:delText xml:space="preserve">differently</w:delText>
        </w:r>
        <w:r>
          <w:delText xml:space="preserve"> </w:delText>
        </w:r>
        <w:r>
          <w:delText xml:space="preserve">between</w:delText>
        </w:r>
        <w:r>
          <w:delText xml:space="preserve"> </w:delText>
        </w:r>
        <w:r>
          <w:delText xml:space="preserve">the</w:delText>
        </w:r>
        <w:r>
          <w:delText xml:space="preserve"> </w:delText>
        </w:r>
        <w:r>
          <w:delText xml:space="preserve">two</w:delText>
        </w:r>
        <w:r>
          <w:delText xml:space="preserve"> </w:delText>
        </w:r>
        <w:r>
          <w:delText xml:space="preserve">datasets</w:delText>
        </w:r>
        <w:r>
          <w:delText xml:space="preserve">.</w:delText>
        </w:r>
        <w:r>
          <w:delText xml:space="preserve"> </w:delText>
        </w:r>
        <w:r>
          <w:delText xml:space="preserve">The</w:delText>
        </w:r>
      </w:del>
      <w:ins w:id="9228" w:author="Gledis Guri" w:date="2026-09-25T00:00:00Z">
        <w:r>
          <w:t xml:space="preserve">Because the</w:t>
        </w:r>
      </w:ins>
      <w:r>
        <w:t xml:space="preserve"> </w:t>
      </w:r>
      <w:r>
        <w:t xml:space="preserve">empirical</w:t>
      </w:r>
      <w:r>
        <w:t xml:space="preserve"> </w:t>
      </w:r>
      <w:r>
        <w:t xml:space="preserve">benchmark</w:t>
      </w:r>
      <w:r>
        <w:t xml:space="preserve"> </w:t>
      </w:r>
      <w:r>
        <w:t xml:space="preserve">(</w:t>
      </w:r>
      <w:r>
        <w:rPr>
          <w:i/>
          <w:iCs/>
        </w:rPr>
        <w:t xml:space="preserve">ε₁</w:t>
      </w:r>
      <w:r>
        <w:t xml:space="preserve">)</w:t>
      </w:r>
      <w:r>
        <w:t xml:space="preserve"> </w:t>
      </w:r>
      <w:r>
        <w:t xml:space="preserve">was</w:t>
      </w:r>
      <w:r>
        <w:t xml:space="preserve"> </w:t>
      </w:r>
      <w:del w:id="9229" w:author="Gledis Guri" w:date="2026-09-25T00:00:00Z">
        <w:r>
          <w:delText xml:space="preserve">determined</w:delText>
        </w:r>
      </w:del>
      <w:ins w:id="9230" w:author="Gledis Guri" w:date="2026-09-25T00:00:00Z">
        <w:r>
          <w:t xml:space="preserve">defined</w:t>
        </w:r>
      </w:ins>
      <w:r>
        <w:t xml:space="preserve"> </w:t>
      </w:r>
      <w:r>
        <w:t xml:space="preserve">by</w:t>
      </w:r>
      <w:r>
        <w:t xml:space="preserve"> </w:t>
      </w:r>
      <w:r>
        <w:t xml:space="preserve">the</w:t>
      </w:r>
      <w:r>
        <w:t xml:space="preserve"> </w:t>
      </w:r>
      <w:del w:id="9231" w:author="Gledis Guri" w:date="2026-09-25T00:00:00Z">
        <w:r>
          <w:delText xml:space="preserve">sampling</w:delText>
        </w:r>
        <w:r>
          <w:delText xml:space="preserve"> </w:delText>
        </w:r>
        <w:r>
          <w:delText xml:space="preserve">effort</w:delText>
        </w:r>
        <w:r>
          <w:delText xml:space="preserve"> </w:delText>
        </w:r>
        <w:r>
          <w:delText xml:space="preserve">of</w:delText>
        </w:r>
        <w:r>
          <w:delText xml:space="preserve"> </w:delText>
        </w:r>
        <w:r>
          <w:rPr>
            <w:i/>
            <w:iCs/>
          </w:rPr>
          <w:delText xml:space="preserve">N</w:delText>
        </w:r>
        <w:r>
          <w:rPr>
            <w:i/>
            <w:iCs/>
          </w:rPr>
          <w:delText xml:space="preserve"> </w:delText>
        </w:r>
        <w:r>
          <w:delText xml:space="preserve">=</w:delText>
        </w:r>
        <w:r>
          <w:delText xml:space="preserve"> </w:delText>
        </w:r>
        <w:r>
          <w:delText xml:space="preserve">358</w:delText>
        </w:r>
        <w:r>
          <w:delText xml:space="preserve">,</w:delText>
        </w:r>
        <w:r>
          <w:delText xml:space="preserve"> </w:delText>
        </w:r>
        <w:r>
          <w:delText xml:space="preserve">while</w:delText>
        </w:r>
      </w:del>
      <w:ins w:id="9232" w:author="Gledis Guri" w:date="2026-09-25T00:00:00Z">
        <w:r>
          <w:t xml:space="preserve">358 observed samples, whereas</w:t>
        </w:r>
      </w:ins>
      <w:r>
        <w:t xml:space="preserve"> </w:t>
      </w:r>
      <w:r>
        <w:t xml:space="preserve">the</w:t>
      </w:r>
      <w:r>
        <w:t xml:space="preserve"> </w:t>
      </w:r>
      <w:r>
        <w:t xml:space="preserve">simulation</w:t>
      </w:r>
      <w:r>
        <w:t xml:space="preserve"> </w:t>
      </w:r>
      <w:del w:id="9233" w:author="Gledis Guri" w:date="2026-09-25T00:00:00Z">
        <w:r>
          <w:delText xml:space="preserve">accuracy</w:delText>
        </w:r>
      </w:del>
      <w:ins w:id="9234" w:author="Gledis Guri" w:date="2026-09-25T00:00:00Z">
        <w:r>
          <w:t xml:space="preserve">benchmark</w:t>
        </w:r>
      </w:ins>
      <w:r>
        <w:t xml:space="preserve"> </w:t>
      </w:r>
      <w:r>
        <w:t xml:space="preserve">(</w:t>
      </w:r>
      <w:r>
        <w:rPr>
          <w:i/>
          <w:iCs/>
        </w:rPr>
        <w:t xml:space="preserve">ε</w:t>
      </w:r>
      <w:r>
        <w:rPr>
          <w:i/>
          <w:iCs/>
          <w:vertAlign w:val="subscript"/>
        </w:rPr>
        <w:t xml:space="preserve">2</w:t>
      </w:r>
      <w:r>
        <w:t xml:space="preserve">)</w:t>
      </w:r>
      <w:r>
        <w:t xml:space="preserve"> </w:t>
      </w:r>
      <w:del w:id="9235" w:author="Gledis Guri" w:date="2026-09-25T00:00:00Z">
        <w:r>
          <w:delText xml:space="preserve">was</w:delText>
        </w:r>
        <w:r>
          <w:delText xml:space="preserve"> </w:delText>
        </w:r>
        <w:r>
          <w:delText xml:space="preserve">benchmarked</w:delText>
        </w:r>
        <w:r>
          <w:delText xml:space="preserve"> </w:delText>
        </w:r>
        <w:r>
          <w:delText xml:space="preserve">against</w:delText>
        </w:r>
        <w:r>
          <w:delText xml:space="preserve"> </w:delText>
        </w:r>
        <w:r>
          <w:delText xml:space="preserve">a</w:delText>
        </w:r>
        <w:r>
          <w:delText xml:space="preserve"> </w:delText>
        </w:r>
        <w:r>
          <w:delText xml:space="preserve">much</w:delText>
        </w:r>
        <w:r>
          <w:delText xml:space="preserve"> </w:delText>
        </w:r>
        <w:r>
          <w:delText xml:space="preserve">larger</w:delText>
        </w:r>
        <w:r>
          <w:delText xml:space="preserve"> </w:delText>
        </w:r>
        <w:r>
          <w:delText xml:space="preserve">set</w:delText>
        </w:r>
        <w:r>
          <w:delText xml:space="preserve"> </w:delText>
        </w:r>
        <w:r>
          <w:delText xml:space="preserve">of</w:delText>
        </w:r>
        <w:r>
          <w:delText xml:space="preserve"> </w:delText>
        </w:r>
        <w:r>
          <w:delText xml:space="preserve">sampling</w:delText>
        </w:r>
        <w:r>
          <w:delText xml:space="preserve"> </w:delText>
        </w:r>
        <w:r>
          <w:delText xml:space="preserve">effort</w:delText>
        </w:r>
        <w:r>
          <w:delText xml:space="preserve"> </w:delText>
        </w:r>
        <w:r>
          <w:rPr>
            <w:i/>
            <w:iCs/>
          </w:rPr>
          <w:delText xml:space="preserve">N</w:delText>
        </w:r>
        <w:r>
          <w:delText xml:space="preserve"> </w:delText>
        </w:r>
        <w:r>
          <w:delText xml:space="preserve">=</w:delText>
        </w:r>
      </w:del>
      <w:ins w:id="9236" w:author="Gledis Guri" w:date="2026-09-25T00:00:00Z">
        <w:r>
          <w:t xml:space="preserve">used</w:t>
        </w:r>
      </w:ins>
      <w:r>
        <w:t xml:space="preserve"> </w:t>
      </w:r>
      <w:r>
        <w:t xml:space="preserve">4</w:t>
      </w:r>
      <w:r>
        <w:t xml:space="preserve">,</w:t>
      </w:r>
      <w:r>
        <w:t xml:space="preserve">000</w:t>
      </w:r>
      <w:r>
        <w:t xml:space="preserve"> </w:t>
      </w:r>
      <w:r>
        <w:t xml:space="preserve">samples</w:t>
      </w:r>
      <w:ins w:id="9237" w:author="Gledis Guri" w:date="2026-09-25T00:00:00Z">
        <w:r>
          <w:t xml:space="preserve">, the two errors are not directly comparable</w:t>
        </w:r>
      </w:ins>
      <w:r>
        <w:t xml:space="preserve"> </w:t>
      </w:r>
      <w:r>
        <w:t xml:space="preserve">(</w:t>
      </w:r>
      <w:r>
        <w:t xml:space="preserve">Figure</w:t>
      </w:r>
      <w:r>
        <w:t xml:space="preserve"> </w:t>
      </w:r>
      <w:r>
        <w:t xml:space="preserve">2</w:t>
      </w:r>
      <w:r>
        <w:t xml:space="preserve">)</w:t>
      </w:r>
      <w:r>
        <w:t xml:space="preserve">.</w:t>
      </w:r>
      <w:r>
        <w:t xml:space="preserve"> </w:t>
      </w:r>
      <w:ins w:id="9238" w:author="Gledis Guri" w:date="2026-09-25T00:00:00Z">
        <w:r>
          <w:t xml:space="preserve">We therefore repeated the thinning on each simulated field using its </w:t>
        </w:r>
        <w:r>
          <w:rPr>
            <w:i/>
          </w:rPr>
          <w:t xml:space="preserve">N</w:t>
        </w:r>
        <w:r>
          <w:t xml:space="preserve"> = 358 subsample as the reference (</w:t>
        </w:r>
        <w:r>
          <w:rPr>
            <w:i/>
          </w:rPr>
          <w:t xml:space="preserve">ε</w:t>
        </w:r>
        <w:r>
          <w:rPr>
            <w:vertAlign w:val="subscript"/>
          </w:rPr>
          <w:t xml:space="preserve">3</w:t>
        </w:r>
        <w:r>
          <w:t xml:space="preserve">), fitted Eq. 6 to </w:t>
        </w:r>
        <w:r>
          <w:rPr>
            <w:i/>
          </w:rPr>
          <w:t xml:space="preserve">ε</w:t>
        </w:r>
        <w:r>
          <w:rPr>
            <w:vertAlign w:val="subscript"/>
          </w:rPr>
          <w:t xml:space="preserve">3</w:t>
        </w:r>
        <w:r>
          <w:t xml:space="preserve"> and to </w:t>
        </w:r>
        <w:r>
          <w:rPr>
            <w:i/>
          </w:rPr>
          <w:t xml:space="preserve">ε</w:t>
        </w:r>
        <w:r>
          <w:rPr>
            <w:vertAlign w:val="subscript"/>
          </w:rPr>
          <w:t xml:space="preserve">1</w:t>
        </w:r>
        <w:r>
          <w:t xml:space="preserve">, and compared the resulting coefficients to test whether the simulations reproduce the error structure of real eDNA fields (Appendix S1: Section S2).</w:t>
        </w:r>
      </w:ins>
    </w:p>
    <w:p w14:paraId="465C749A" w14:textId="77777777" w:rsidR="008A2651" w:rsidRDefault="008A2651" w:rsidP="001643E6">
      <w:pPr>
        <w:pStyle w:val="BodyText"/>
        <w:spacing w:line="480" w:lineRule="auto"/>
        <w:rPr>
          <w:del w:id="9535" w:author="Gledis Guri" w:date="2026-09-25T00:00:00Z"/>
        </w:rPr>
      </w:pPr>
      <w:bookmarkStart w:id="10" w:name="OLE_LINK7"/>
    </w:p>
    <w:p w14:paraId="566D1DFE" w14:textId="2699025D" w:rsidR="003A0DF7" w:rsidRDefault="007D272A" w:rsidP="001643E6">
      <w:pPr>
        <w:pStyle w:val="BodyText"/>
        <w:spacing w:line="480" w:lineRule="auto"/>
        <w:rPr>
          <w:del w:id="9241" w:author="Gledis Guri" w:date="2026-09-25T00:00:00Z"/>
        </w:rPr>
      </w:pPr>
      <w:del w:id="9239" w:author="Gledis Guri" w:date="2026-09-25T00:00:00Z">
        <w:r>
          <w:delText xml:space="preserve">T</w:delText>
        </w:r>
        <w:r>
          <w:delText xml:space="preserve">o</w:delText>
        </w:r>
        <w:r>
          <w:delText xml:space="preserve"> </w:delText>
        </w:r>
        <w:r>
          <w:delText xml:space="preserve">enable</w:delText>
        </w:r>
        <w:r>
          <w:delText xml:space="preserve"> </w:delText>
        </w:r>
        <w:r>
          <w:delText xml:space="preserve">a</w:delText>
        </w:r>
        <w:r>
          <w:delText xml:space="preserve"> </w:delText>
        </w:r>
        <w:r>
          <w:delText xml:space="preserve">like</w:delText>
        </w:r>
        <w:r>
          <w:delText xml:space="preserve">-</w:delText>
        </w:r>
        <w:r>
          <w:delText xml:space="preserve">for</w:delText>
        </w:r>
        <w:r>
          <w:delText xml:space="preserve">-</w:delText>
        </w:r>
        <w:r>
          <w:delText xml:space="preserve">like</w:delText>
        </w:r>
        <w:r>
          <w:delText xml:space="preserve"> </w:delText>
        </w:r>
        <w:r>
          <w:delText xml:space="preserve">comparison</w:delText>
        </w:r>
        <w:r>
          <w:delText xml:space="preserve"> </w:delText>
        </w:r>
        <w:r>
          <w:delText xml:space="preserve">between</w:delText>
        </w:r>
        <w:r>
          <w:delText xml:space="preserve"> </w:delText>
        </w:r>
        <w:r>
          <w:delText xml:space="preserve">simulated</w:delText>
        </w:r>
        <w:r>
          <w:delText xml:space="preserve"> </w:delText>
        </w:r>
        <w:r>
          <w:delText xml:space="preserve">and</w:delText>
        </w:r>
        <w:r>
          <w:delText xml:space="preserve"> </w:delText>
        </w:r>
        <w:r>
          <w:delText xml:space="preserve">empirical</w:delText>
        </w:r>
        <w:r>
          <w:delText xml:space="preserve"> </w:delText>
        </w:r>
        <w:r>
          <w:delText xml:space="preserve">results</w:delText>
        </w:r>
        <w:r>
          <w:delText xml:space="preserve">,</w:delText>
        </w:r>
        <w:r>
          <w:delText xml:space="preserve"> </w:delText>
        </w:r>
        <w:r>
          <w:delText xml:space="preserve">we</w:delText>
        </w:r>
        <w:r>
          <w:delText xml:space="preserve"> </w:delText>
        </w:r>
        <w:r>
          <w:delText xml:space="preserve">performed</w:delText>
        </w:r>
        <w:r>
          <w:delText xml:space="preserve"> </w:delText>
        </w:r>
        <w:r>
          <w:delText xml:space="preserve">a</w:delText>
        </w:r>
        <w:r>
          <w:delText xml:space="preserve"> </w:delText>
        </w:r>
        <w:r>
          <w:delText xml:space="preserve">secondary</w:delText>
        </w:r>
        <w:r>
          <w:delText xml:space="preserve"> </w:delText>
        </w:r>
        <w:r>
          <w:delText xml:space="preserve">thinning</w:delText>
        </w:r>
        <w:r>
          <w:delText xml:space="preserve"> </w:delText>
        </w:r>
        <w:r>
          <w:delText xml:space="preserve">analysis</w:delText>
        </w:r>
        <w:r>
          <w:delText xml:space="preserve"> </w:delText>
        </w:r>
        <w:r>
          <w:delText xml:space="preserve">and</w:delText>
        </w:r>
        <w:r>
          <w:delText xml:space="preserve"> </w:delText>
        </w:r>
        <w:r>
          <w:delText xml:space="preserve">prediction</w:delText>
        </w:r>
        <w:r>
          <w:delText xml:space="preserve"> </w:delText>
        </w:r>
        <w:r>
          <w:delText xml:space="preserve">accuracy</w:delText>
        </w:r>
        <w:r>
          <w:delText xml:space="preserve"> </w:delText>
        </w:r>
        <w:r>
          <w:delText xml:space="preserve">estimation</w:delText>
        </w:r>
        <w:r>
          <w:delText xml:space="preserve"> </w:delText>
        </w:r>
        <w:r>
          <w:delText xml:space="preserve">(</w:delText>
        </w:r>
        <w:r>
          <w:rPr>
            <w:i/>
            <w:iCs/>
            <w:lang w:val="el-GR"/>
          </w:rPr>
          <w:delText xml:space="preserve">ε</w:delText>
        </w:r>
        <w:r>
          <w:rPr>
            <w:i/>
            <w:iCs/>
            <w:vertAlign w:val="subscript"/>
          </w:rPr>
          <w:delText xml:space="preserve">3</w:delText>
        </w:r>
        <w:r>
          <w:delText xml:space="preserve">)</w:delText>
        </w:r>
        <w:r>
          <w:delText xml:space="preserve"> </w:delText>
        </w:r>
        <w:r>
          <w:delText xml:space="preserve">in</w:delText>
        </w:r>
        <w:r>
          <w:delText xml:space="preserve"> </w:delText>
        </w:r>
        <w:r>
          <w:delText xml:space="preserve">which</w:delText>
        </w:r>
        <w:r>
          <w:delText xml:space="preserve"> </w:delText>
        </w:r>
        <w:r>
          <w:delText xml:space="preserve">the</w:delText>
        </w:r>
        <w:r>
          <w:delText xml:space="preserve"> </w:delText>
        </w:r>
        <w:r>
          <w:delText xml:space="preserve">benchmark</w:delText>
        </w:r>
        <w:r>
          <w:delText xml:space="preserve"> </w:delText>
        </w:r>
        <w:r>
          <w:delText xml:space="preserve">was</w:delText>
        </w:r>
        <w:r>
          <w:delText xml:space="preserve"> </w:delText>
        </w:r>
        <w:r>
          <w:delText xml:space="preserve">redefined</w:delText>
        </w:r>
        <w:r>
          <w:delText xml:space="preserve"> </w:delText>
        </w:r>
        <w:r>
          <w:delText xml:space="preserve">to</w:delText>
        </w:r>
        <w:r>
          <w:delText xml:space="preserve"> </w:delText>
        </w:r>
        <w:r>
          <w:delText xml:space="preserve">match</w:delText>
        </w:r>
        <w:r>
          <w:delText xml:space="preserve"> </w:delText>
        </w:r>
        <w:r>
          <w:delText xml:space="preserve">empirical</w:delText>
        </w:r>
        <w:r>
          <w:delText xml:space="preserve"> </w:delText>
        </w:r>
        <w:r>
          <w:delText xml:space="preserve">s</w:delText>
        </w:r>
        <w:r>
          <w:delText xml:space="preserve">ampling</w:delText>
        </w:r>
        <w:r>
          <w:delText xml:space="preserve"> </w:delText>
        </w:r>
        <w:r>
          <w:delText xml:space="preserve">effort</w:delText>
        </w:r>
        <w:r>
          <w:delText xml:space="preserve"> </w:delText>
        </w:r>
        <w:r>
          <w:delText xml:space="preserve">(</w:delText>
        </w:r>
        <w:r>
          <w:rPr>
            <w:i/>
            <w:iCs/>
          </w:rPr>
          <w:delText xml:space="preserve">N</w:delText>
        </w:r>
        <w:r>
          <w:delText xml:space="preserve"> </w:delText>
        </w:r>
        <w:r>
          <w:delText xml:space="preserve">=</w:delText>
        </w:r>
        <w:r>
          <w:delText xml:space="preserve"> </w:delText>
        </w:r>
        <w:r>
          <w:delText xml:space="preserve">358</w:delText>
        </w:r>
        <w:r>
          <w:delText xml:space="preserve">;</w:delText>
        </w:r>
        <w:r>
          <w:delText xml:space="preserve"> </w:delText>
        </w:r>
        <w:r>
          <w:rPr>
            <w:rStyle w:val="s2"/>
          </w:rPr>
          <w:delText xml:space="preserve">Figure</w:delText>
        </w:r>
        <w:r>
          <w:rPr>
            <w:rStyle w:val="s2"/>
          </w:rPr>
          <w:delText xml:space="preserve"> </w:delText>
        </w:r>
        <w:r>
          <w:rPr>
            <w:rStyle w:val="s2"/>
          </w:rPr>
          <w:delText xml:space="preserve">2A</w:delText>
        </w:r>
        <w:r>
          <w:delText xml:space="preserve">)</w:delText>
        </w:r>
        <w:r>
          <w:delText xml:space="preserve">.</w:delText>
        </w:r>
      </w:del>
      <w:bookmarkEnd w:id="10"/>
      <w:del w:id="9240" w:author="Gledis Guri" w:date="2026-09-25T00:00:00Z">
        <w:r>
          <w:delText xml:space="preserve"> </w:delText>
        </w:r>
        <w:r>
          <w:delText xml:space="preserve">Taking</w:delText>
        </w:r>
        <w:r>
          <w:delText xml:space="preserve"> </w:delText>
        </w:r>
        <w:r>
          <w:delText xml:space="preserve">the</w:delText>
        </w:r>
        <w:r>
          <w:delText xml:space="preserve"> </w:delText>
        </w:r>
        <w:r>
          <w:delText xml:space="preserve">N</w:delText>
        </w:r>
        <w:r>
          <w:delText xml:space="preserve">=</w:delText>
        </w:r>
        <w:r>
          <w:delText xml:space="preserve">358</w:delText>
        </w:r>
        <w:r>
          <w:delText xml:space="preserve"> </w:delText>
        </w:r>
        <w:r>
          <w:delText xml:space="preserve">subsample</w:delText>
        </w:r>
        <w:r>
          <w:delText xml:space="preserve"> </w:delText>
        </w:r>
        <w:r>
          <w:delText xml:space="preserve">as</w:delText>
        </w:r>
        <w:r>
          <w:delText xml:space="preserve"> </w:delText>
        </w:r>
        <w:r>
          <w:delText xml:space="preserve">the</w:delText>
        </w:r>
        <w:r>
          <w:delText xml:space="preserve"> </w:delText>
        </w:r>
        <w:r>
          <w:delText xml:space="preserve">reference</w:delText>
        </w:r>
        <w:r>
          <w:delText xml:space="preserve"> </w:delText>
        </w:r>
        <w:r>
          <w:delText xml:space="preserve">observation</w:delText>
        </w:r>
        <w:r>
          <w:delText xml:space="preserve"> </w:delText>
        </w:r>
        <w:r>
          <w:delText xml:space="preserve">set</w:delText>
        </w:r>
        <w:r>
          <w:delText xml:space="preserve"> </w:delText>
        </w:r>
        <w:r>
          <w:delText xml:space="preserve">and</w:delText>
        </w:r>
        <w:r>
          <w:delText xml:space="preserve"> </w:delText>
        </w:r>
        <w:r>
          <w:delText xml:space="preserve">its</w:delText>
        </w:r>
        <w:r>
          <w:delText xml:space="preserve"> </w:delText>
        </w:r>
        <w:r>
          <w:delText xml:space="preserve">prediction</w:delText>
        </w:r>
        <w:r>
          <w:delText xml:space="preserve"> </w:delText>
        </w:r>
        <w:r>
          <w:delText xml:space="preserve">on</w:delText>
        </w:r>
        <w:r>
          <w:delText xml:space="preserve"> </w:delText>
        </w:r>
        <w:r>
          <w:delText xml:space="preserve">Q</w:delText>
        </w:r>
        <w:r>
          <w:delText xml:space="preserve"> </w:delText>
        </w:r>
        <w:r>
          <w:delText xml:space="preserve">as</w:delText>
        </w:r>
        <w:r>
          <w:delText xml:space="preserve"> </w:delText>
        </w:r>
        <w:r>
          <w:delText xml:space="preserve">the</w:delText>
        </w:r>
        <w:r>
          <w:delText xml:space="preserve"> </w:delText>
        </w:r>
        <w:r>
          <w:delText xml:space="preserve">baseline</w:delText>
        </w:r>
        <w:r>
          <w:delText xml:space="preserve"> </w:delText>
        </w:r>
        <w:r>
          <w:delText xml:space="preserve">(</w:delText>
        </w:r>
        <w:r>
          <w:delText xml:space="preserve">Z</w:delText>
        </w:r>
        <w:r>
          <w:delText xml:space="preserve">)</w:delText>
        </w:r>
        <w:r>
          <w:delText xml:space="preserve">,</w:delText>
        </w:r>
        <w:r>
          <w:delText xml:space="preserve"> </w:delText>
        </w:r>
        <w:r>
          <w:delText xml:space="preserve">we</w:delText>
        </w:r>
        <w:r>
          <w:delText xml:space="preserve"> </w:delText>
        </w:r>
        <w:r>
          <w:delText xml:space="preserve">compared</w:delText>
        </w:r>
        <w:r>
          <w:delText xml:space="preserve"> </w:delText>
        </w:r>
        <w:r>
          <w:delText xml:space="preserve">the</w:delText>
        </w:r>
        <w:r>
          <w:delText xml:space="preserve"> </w:delText>
        </w:r>
        <w:r>
          <w:delText xml:space="preserve">prediction</w:delText>
        </w:r>
        <w:r>
          <w:delText xml:space="preserve">s</w:delText>
        </w:r>
        <w:r>
          <w:delText xml:space="preserve"> </w:delText>
        </w:r>
        <w:r>
          <w:delText xml:space="preserve">(</w:delText>
        </w:r>
        <w:r>
          <w:rPr>
            <w:i/>
            <w:iCs/>
          </w:rPr>
          <w:delText xml:space="preserve">S</w:delText>
        </w:r>
        <w:r>
          <w:rPr>
            <w:i/>
            <w:iCs/>
            <w:vertAlign w:val="subscript"/>
          </w:rPr>
          <w:delText xml:space="preserve">E</w:delText>
        </w:r>
        <w:r>
          <w:delText xml:space="preserve">)</w:delText>
        </w:r>
        <w:r>
          <w:delText xml:space="preserve"> </w:delText>
        </w:r>
        <w:r>
          <w:delText xml:space="preserve">of</w:delText>
        </w:r>
        <w:r>
          <w:delText xml:space="preserve"> </w:delText>
        </w:r>
        <w:r>
          <w:delText xml:space="preserve">the</w:delText>
        </w:r>
        <w:r>
          <w:delText xml:space="preserve"> </w:delText>
        </w:r>
        <w:r>
          <w:delText xml:space="preserve">sampling</w:delText>
        </w:r>
        <w:r>
          <w:delText xml:space="preserve">-</w:delText>
        </w:r>
        <w:r>
          <w:delText xml:space="preserve">effort</w:delText>
        </w:r>
        <w:r>
          <w:delText xml:space="preserve"> </w:delText>
        </w:r>
        <w:r>
          <w:delText xml:space="preserve">datasets</w:delText>
        </w:r>
        <w:r>
          <w:delText xml:space="preserve"> </w:delText>
        </w:r>
        <w:r>
          <w:delText xml:space="preserve">(</w:delText>
        </w:r>
        <w:r>
          <w:rPr>
            <w:i/>
            <w:iCs/>
          </w:rPr>
          <w:delText xml:space="preserve">Y</w:delText>
        </w:r>
        <w:r>
          <w:rPr>
            <w:i/>
            <w:iCs/>
            <w:vertAlign w:val="subscript"/>
          </w:rPr>
          <w:delText xml:space="preserve">E</w:delText>
        </w:r>
        <w:r>
          <w:delText xml:space="preserve">;</w:delText>
        </w:r>
        <w:r>
          <w:delText xml:space="preserve"> </w:delText>
        </w:r>
        <w:r>
          <w:rPr>
            <w:i/>
            <w:iCs/>
          </w:rPr>
          <w:delText xml:space="preserve">E</w:delText>
        </w:r>
        <w:r>
          <w:delText xml:space="preserve"> </w:delText>
        </w:r>
        <w:r>
          <w:delText xml:space="preserve">=</w:delText>
        </w:r>
        <w:r>
          <w:delText xml:space="preserve"> </w:delText>
        </w:r>
        <w:r>
          <w:delText xml:space="preserve">3</w:delText>
        </w:r>
        <w:r>
          <w:delText xml:space="preserve">30</w:delText>
        </w:r>
        <w:r>
          <w:delText xml:space="preserve">,</w:delText>
        </w:r>
        <w:r>
          <w:delText xml:space="preserve"> </w:delText>
        </w:r>
        <w:r>
          <w:delText xml:space="preserve">3</w:delText>
        </w:r>
        <w:r>
          <w:delText xml:space="preserve">00</w:delText>
        </w:r>
        <w:r>
          <w:delText xml:space="preserve">,</w:delText>
        </w:r>
        <w:r>
          <w:delText xml:space="preserve"> </w:delText>
        </w:r>
        <w:r>
          <w:delText xml:space="preserve">26</w:delText>
        </w:r>
        <w:r>
          <w:delText xml:space="preserve">0</w:delText>
        </w:r>
        <w:r>
          <w:delText xml:space="preserve">,</w:delText>
        </w:r>
        <w:r>
          <w:delText xml:space="preserve"> </w:delText>
        </w:r>
        <w:r>
          <w:delText xml:space="preserve">22</w:delText>
        </w:r>
        <w:r>
          <w:delText xml:space="preserve">0</w:delText>
        </w:r>
        <w:r>
          <w:delText xml:space="preserve">,</w:delText>
        </w:r>
        <w:r>
          <w:delText xml:space="preserve"> </w:delText>
        </w:r>
        <w:r>
          <w:delText xml:space="preserve">and</w:delText>
        </w:r>
        <w:r>
          <w:delText xml:space="preserve"> </w:delText>
        </w:r>
        <w:r>
          <w:delText xml:space="preserve">15</w:delText>
        </w:r>
        <w:r>
          <w:delText xml:space="preserve">0</w:delText>
        </w:r>
        <w:r>
          <w:delText xml:space="preserve">)</w:delText>
        </w:r>
        <w:r>
          <w:delText xml:space="preserve"> </w:delText>
        </w:r>
        <w:r>
          <w:delText xml:space="preserve">to</w:delText>
        </w:r>
        <w:r>
          <w:delText xml:space="preserve"> </w:delText>
        </w:r>
        <w:r>
          <w:delText xml:space="preserve">both</w:delText>
        </w:r>
        <w:r>
          <w:delText xml:space="preserve"> </w:delText>
        </w:r>
        <w:r>
          <w:delText xml:space="preserve">the</w:delText>
        </w:r>
        <w:r>
          <w:delText xml:space="preserve"> </w:delText>
        </w:r>
        <w:r>
          <w:delText xml:space="preserve">simulated</w:delText>
        </w:r>
        <w:r>
          <w:delText xml:space="preserve"> </w:delText>
        </w:r>
        <w:r>
          <w:delText xml:space="preserve">and</w:delText>
        </w:r>
        <w:r>
          <w:delText xml:space="preserve"> </w:delText>
        </w:r>
        <w:r>
          <w:delText xml:space="preserve">empirical</w:delText>
        </w:r>
        <w:r>
          <w:delText xml:space="preserve"> </w:delText>
        </w:r>
        <w:r>
          <w:delText xml:space="preserve">datasets</w:delText>
        </w:r>
        <w:r>
          <w:delText xml:space="preserve">,</w:delText>
        </w:r>
        <w:r>
          <w:delText xml:space="preserve"> </w:delText>
        </w:r>
        <w:r>
          <w:delText xml:space="preserve">refit</w:delText>
        </w:r>
        <w:r>
          <w:delText xml:space="preserve"> </w:delText>
        </w:r>
        <w:r>
          <w:delText xml:space="preserve">the</w:delText>
        </w:r>
        <w:r>
          <w:delText xml:space="preserve"> </w:delText>
        </w:r>
        <w:r>
          <w:delText xml:space="preserve">GP</w:delText>
        </w:r>
        <w:r>
          <w:delText xml:space="preserve"> </w:delText>
        </w:r>
        <w:r>
          <w:delText xml:space="preserve">model</w:delText>
        </w:r>
        <w:r>
          <w:delText xml:space="preserve"> </w:delText>
        </w:r>
        <w:r>
          <w:delText xml:space="preserve">at</w:delText>
        </w:r>
        <w:r>
          <w:delText xml:space="preserve"> </w:delText>
        </w:r>
        <w:r>
          <w:delText xml:space="preserve">each</w:delText>
        </w:r>
        <w:r>
          <w:delText xml:space="preserve"> </w:delText>
        </w:r>
        <w:r>
          <w:delText xml:space="preserve">effort</w:delText>
        </w:r>
        <w:r>
          <w:delText xml:space="preserve">,</w:delText>
        </w:r>
        <w:r>
          <w:delText xml:space="preserve"> </w:delText>
        </w:r>
        <w:r>
          <w:delText xml:space="preserve">and</w:delText>
        </w:r>
        <w:r>
          <w:delText xml:space="preserve"> </w:delText>
        </w:r>
        <w:r>
          <w:delText xml:space="preserve">computed</w:delText>
        </w:r>
        <w:r>
          <w:delText xml:space="preserve"> </w:delText>
        </w:r>
        <w:r>
          <w:delText xml:space="preserve">effort</w:delText>
        </w:r>
        <w:r>
          <w:delText xml:space="preserve">-</w:delText>
        </w:r>
        <w:r>
          <w:delText xml:space="preserve">specific</w:delText>
        </w:r>
        <w:r>
          <w:delText xml:space="preserve"> </w:delText>
        </w:r>
        <w:r>
          <w:delText xml:space="preserve">(</w:delText>
        </w:r>
        <w:r>
          <w:rPr>
            <w:i/>
            <w:iCs/>
            <w:lang w:val="el-GR"/>
          </w:rPr>
          <w:delText xml:space="preserve">ε</w:delText>
        </w:r>
        <w:r>
          <w:rPr>
            <w:i/>
            <w:iCs/>
            <w:vertAlign w:val="subscript"/>
          </w:rPr>
          <w:delText xml:space="preserve">3</w:delText>
        </w:r>
        <w:r>
          <w:delText xml:space="preserve">)</w:delText>
        </w:r>
        <w:r>
          <w:delText xml:space="preserve"> </w:delText>
        </w:r>
        <w:r>
          <w:delText xml:space="preserve">prediction</w:delText>
        </w:r>
        <w:r>
          <w:delText xml:space="preserve"> </w:delText>
        </w:r>
        <w:r>
          <w:delText xml:space="preserve">errors</w:delText>
        </w:r>
        <w:r>
          <w:delText xml:space="preserve"> </w:delText>
        </w:r>
        <w:r>
          <w:delText xml:space="preserve">by</w:delText>
        </w:r>
        <w:r>
          <w:delText xml:space="preserve"> </w:delText>
        </w:r>
        <w:r>
          <w:delText xml:space="preserve">comparing</w:delText>
        </w:r>
        <w:r>
          <w:delText xml:space="preserve"> </w:delText>
        </w:r>
        <w:r>
          <w:delText xml:space="preserve">each</w:delText>
        </w:r>
        <w:r>
          <w:delText xml:space="preserve"> </w:delText>
        </w:r>
        <w:r>
          <w:rPr>
            <w:i/>
            <w:iCs/>
          </w:rPr>
          <w:delText xml:space="preserve">S</w:delText>
        </w:r>
        <w:r>
          <w:rPr>
            <w:i/>
            <w:iCs/>
            <w:vertAlign w:val="subscript"/>
          </w:rPr>
          <w:delText xml:space="preserve">E</w:delText>
        </w:r>
        <w:r>
          <w:delText xml:space="preserve"> </w:delText>
        </w:r>
        <w:r>
          <w:delText xml:space="preserve">to</w:delText>
        </w:r>
        <w:r>
          <w:delText xml:space="preserve"> </w:delText>
        </w:r>
        <w:r>
          <w:delText xml:space="preserve">the</w:delText>
        </w:r>
        <w:r>
          <w:delText xml:space="preserve"> </w:delText>
        </w:r>
        <w:r>
          <w:delText xml:space="preserve">matched</w:delText>
        </w:r>
        <w:r>
          <w:delText xml:space="preserve"> </w:delText>
        </w:r>
        <w:r>
          <w:delText xml:space="preserve">reference</w:delText>
        </w:r>
        <w:r>
          <w:delText xml:space="preserve"> </w:delText>
        </w:r>
        <w:r>
          <w:delText xml:space="preserve">field</w:delText>
        </w:r>
        <w:r>
          <w:delText xml:space="preserve"> </w:delText>
        </w:r>
        <w:r>
          <w:rPr>
            <w:i/>
            <w:iCs/>
          </w:rPr>
          <w:delText xml:space="preserve">Z</w:delText>
        </w:r>
        <w:r>
          <w:rPr>
            <w:i/>
            <w:iCs/>
          </w:rPr>
          <w:delText xml:space="preserve"> </w:delText>
        </w:r>
        <w:r>
          <w:delText xml:space="preserve">(</w:delText>
        </w:r>
        <w:r>
          <w:delText xml:space="preserve">derived</w:delText>
        </w:r>
        <w:r>
          <w:delText xml:space="preserve"> </w:delText>
        </w:r>
        <w:r>
          <w:delText xml:space="preserve">from</w:delText>
        </w:r>
        <w:r>
          <w:rPr>
            <w:i/>
            <w:iCs/>
          </w:rPr>
          <w:delText xml:space="preserve"> </w:delText>
        </w:r>
        <w:r>
          <w:rPr>
            <w:i/>
            <w:iCs/>
          </w:rPr>
          <w:delText xml:space="preserve">S</w:delText>
        </w:r>
        <w:r>
          <w:rPr>
            <w:i/>
            <w:iCs/>
            <w:vertAlign w:val="subscript"/>
          </w:rPr>
          <w:delText xml:space="preserve">E</w:delText>
        </w:r>
        <w:r>
          <w:rPr>
            <w:i/>
            <w:iCs/>
            <w:vertAlign w:val="subscript"/>
          </w:rPr>
          <w:delText xml:space="preserve">=</w:delText>
        </w:r>
        <w:r>
          <w:rPr>
            <w:i/>
            <w:iCs/>
            <w:vertAlign w:val="subscript"/>
          </w:rPr>
          <w:delText xml:space="preserve">3</w:delText>
        </w:r>
        <w:r>
          <w:rPr>
            <w:i/>
            <w:iCs/>
            <w:vertAlign w:val="subscript"/>
          </w:rPr>
          <w:delText xml:space="preserve">58</w:delText>
        </w:r>
        <w:r>
          <w:rPr>
            <w:i/>
            <w:iCs/>
          </w:rPr>
          <w:delText xml:space="preserve">;</w:delText>
        </w:r>
        <w:r>
          <w:rPr>
            <w:i/>
            <w:iCs/>
          </w:rPr>
          <w:delText xml:space="preserve"> </w:delText>
        </w:r>
        <w:r>
          <w:rPr>
            <w:rStyle w:val="s2"/>
          </w:rPr>
          <w:delText xml:space="preserve">Figure</w:delText>
        </w:r>
        <w:r>
          <w:rPr>
            <w:rStyle w:val="s2"/>
          </w:rPr>
          <w:delText xml:space="preserve"> </w:delText>
        </w:r>
        <w:r>
          <w:rPr>
            <w:rStyle w:val="s2"/>
          </w:rPr>
          <w:delText xml:space="preserve">2A</w:delText>
        </w:r>
        <w:r>
          <w:delText xml:space="preserve">)</w:delText>
        </w:r>
        <w:r>
          <w:delText xml:space="preserve">.</w:delText>
        </w:r>
        <w:r>
          <w:delText xml:space="preserve"> </w:delText>
        </w:r>
        <w:r>
          <w:delText xml:space="preserve">Furthermore</w:delText>
        </w:r>
        <w:r>
          <w:delText xml:space="preserve">,</w:delText>
        </w:r>
        <w:r>
          <w:delText xml:space="preserve"> </w:delText>
        </w:r>
        <w:r>
          <w:delText xml:space="preserve">we</w:delText>
        </w:r>
        <w:r>
          <w:delText xml:space="preserve"> </w:delText>
        </w:r>
        <w:r>
          <w:delText xml:space="preserve">fitted</w:delText>
        </w:r>
        <w:r>
          <w:delText xml:space="preserve"> </w:delText>
        </w:r>
        <w:r>
          <w:delText xml:space="preserve">the</w:delText>
        </w:r>
        <w:r>
          <w:delText xml:space="preserve"> </w:delText>
        </w:r>
        <w:r>
          <w:delText xml:space="preserve">prediction</w:delText>
        </w:r>
        <w:r>
          <w:delText xml:space="preserve"> </w:delText>
        </w:r>
        <w:r>
          <w:delText xml:space="preserve">accuracy</w:delText>
        </w:r>
        <w:r>
          <w:delText xml:space="preserve"> </w:delText>
        </w:r>
        <w:r>
          <w:delText xml:space="preserve">(</w:delText>
        </w:r>
        <w:r>
          <w:rPr>
            <w:lang w:val="el-GR"/>
          </w:rPr>
          <w:delText xml:space="preserve">ε</w:delText>
        </w:r>
        <w:r>
          <w:rPr>
            <w:vertAlign w:val="subscript"/>
          </w:rPr>
          <w:delText xml:space="preserve">3</w:delText>
        </w:r>
        <w:r>
          <w:delText xml:space="preserve">)</w:delText>
        </w:r>
        <w:r>
          <w:delText xml:space="preserve"> </w:delText>
        </w:r>
        <w:r>
          <w:delText xml:space="preserve">as</w:delText>
        </w:r>
        <w:r>
          <w:delText xml:space="preserve"> </w:delText>
        </w:r>
        <w:r>
          <w:delText xml:space="preserve">a</w:delText>
        </w:r>
        <w:r>
          <w:delText xml:space="preserve"> </w:delText>
        </w:r>
        <w:r>
          <w:delText xml:space="preserve">function</w:delText>
        </w:r>
        <w:r>
          <w:delText xml:space="preserve"> </w:delText>
        </w:r>
        <w:r>
          <w:delText xml:space="preserve">of</w:delText>
        </w:r>
        <w:r>
          <w:delText xml:space="preserve"> </w:delText>
        </w:r>
        <w:r>
          <w:delText xml:space="preserve">sampling</w:delText>
        </w:r>
        <w:r>
          <w:delText xml:space="preserve"> </w:delText>
        </w:r>
        <w:r>
          <w:delText xml:space="preserve">effort</w:delText>
        </w:r>
        <w:r>
          <w:delText xml:space="preserve"> </w:delText>
        </w:r>
        <w:r>
          <w:delText xml:space="preserve">(</w:delText>
        </w:r>
        <w:r>
          <w:rPr>
            <w:i/>
            <w:iCs/>
          </w:rPr>
          <w:delText xml:space="preserve">E</w:delText>
        </w:r>
        <w:r>
          <w:delText xml:space="preserve">)</w:delText>
        </w:r>
        <w:r>
          <w:delText xml:space="preserve"> </w:delText>
        </w:r>
        <w:r>
          <w:delText xml:space="preserve">and</w:delText>
        </w:r>
        <w:r>
          <w:delText xml:space="preserve"> </w:delText>
        </w:r>
        <w:r>
          <w:delText xml:space="preserve">spatial</w:delText>
        </w:r>
        <w:r>
          <w:delText xml:space="preserve"> </w:delText>
        </w:r>
        <w:r>
          <w:delText xml:space="preserve">autocorrelation</w:delText>
        </w:r>
        <w:r>
          <w:delText xml:space="preserve"> </w:delText>
        </w:r>
        <w:r>
          <w:delText xml:space="preserve">(</w:delText>
        </w:r>
        <w:r>
          <w:rPr>
            <w:i/>
            <w:iCs/>
            <w:lang w:val="el-GR"/>
          </w:rPr>
          <w:delText xml:space="preserve">ρ</w:delText>
        </w:r>
        <w:r>
          <w:delText xml:space="preserve">)</w:delText>
        </w:r>
        <w:r>
          <w:delText xml:space="preserve"> </w:delText>
        </w:r>
        <w:r>
          <w:delText xml:space="preserve">using</w:delText>
        </w:r>
        <w:r>
          <w:delText xml:space="preserve"> </w:delText>
        </w:r>
        <w:r>
          <w:delText xml:space="preserve">Eq</w:delText>
        </w:r>
        <w:r>
          <w:delText xml:space="preserve">.</w:delText>
        </w:r>
        <w:r>
          <w:delText xml:space="preserve"> </w:delText>
        </w:r>
        <w:r>
          <w:delText xml:space="preserve">6</w:delText>
        </w:r>
        <w:r>
          <w:delText xml:space="preserve"> </w:delText>
        </w:r>
        <w:r>
          <w:delText xml:space="preserve">(</w:delText>
        </w:r>
        <w:r>
          <w:delText xml:space="preserve">similarly</w:delText>
        </w:r>
        <w:r>
          <w:delText xml:space="preserve"> </w:delText>
        </w:r>
        <w:r>
          <w:delText xml:space="preserve">to</w:delText>
        </w:r>
        <w:r>
          <w:delText xml:space="preserve"> </w:delText>
        </w:r>
        <w:r>
          <w:delText xml:space="preserve">empirical</w:delText>
        </w:r>
        <w:r>
          <w:delText xml:space="preserve"> </w:delText>
        </w:r>
        <w:r>
          <w:delText xml:space="preserve">data</w:delText>
        </w:r>
        <w:r>
          <w:delText xml:space="preserve">)</w:delText>
        </w:r>
        <w:r>
          <w:delText xml:space="preserve">.</w:delText>
        </w:r>
        <w:r>
          <w:delText xml:space="preserve"> </w:delText>
        </w:r>
        <w:r>
          <w:delText xml:space="preserve">We</w:delText>
        </w:r>
        <w:r>
          <w:delText xml:space="preserve"> </w:delText>
        </w:r>
        <w:r>
          <w:delText xml:space="preserve">then</w:delText>
        </w:r>
        <w:r>
          <w:delText xml:space="preserve"> </w:delText>
        </w:r>
        <w:r>
          <w:delText xml:space="preserve">compared</w:delText>
        </w:r>
        <w:r>
          <w:delText xml:space="preserve"> </w:delText>
        </w:r>
        <w:r>
          <w:delText xml:space="preserve">the</w:delText>
        </w:r>
        <w:r>
          <w:delText xml:space="preserve"> </w:delText>
        </w:r>
        <w:r>
          <w:delText xml:space="preserve">estimated</w:delText>
        </w:r>
        <w:r>
          <w:delText xml:space="preserve"> </w:delText>
        </w:r>
        <w:r>
          <w:delText xml:space="preserve">model</w:delText>
        </w:r>
        <w:r>
          <w:delText xml:space="preserve"> </w:delText>
        </w:r>
        <w:r>
          <w:delText xml:space="preserve">coefficients</w:delText>
        </w:r>
        <w:r>
          <w:delText xml:space="preserve"> </w:delText>
        </w:r>
        <w:r>
          <w:delText xml:space="preserve">of</w:delText>
        </w:r>
        <w:r>
          <w:delText xml:space="preserve"> </w:delText>
        </w:r>
        <w:r>
          <w:delText xml:space="preserve">prediction</w:delText>
        </w:r>
        <w:r>
          <w:delText xml:space="preserve"> </w:delText>
        </w:r>
        <w:r>
          <w:delText xml:space="preserve">accuracy</w:delText>
        </w:r>
        <w:r>
          <w:delText xml:space="preserve"> </w:delText>
        </w:r>
        <w:r>
          <w:delText xml:space="preserve">between</w:delText>
        </w:r>
        <w:r>
          <w:delText xml:space="preserve"> </w:delText>
        </w:r>
        <w:r>
          <w:delText xml:space="preserve">the</w:delText>
        </w:r>
        <w:r>
          <w:delText xml:space="preserve"> </w:delText>
        </w:r>
        <w:r>
          <w:delText xml:space="preserve">simulated</w:delText>
        </w:r>
        <w:r>
          <w:delText xml:space="preserve"> </w:delText>
        </w:r>
        <w:r>
          <w:delText xml:space="preserve">and</w:delText>
        </w:r>
        <w:r>
          <w:delText xml:space="preserve"> </w:delText>
        </w:r>
        <w:r>
          <w:delText xml:space="preserve">empirical</w:delText>
        </w:r>
        <w:r>
          <w:delText xml:space="preserve"> </w:delText>
        </w:r>
        <w:r>
          <w:delText xml:space="preserve">to</w:delText>
        </w:r>
        <w:r>
          <w:delText xml:space="preserve"> </w:delText>
        </w:r>
        <w:r>
          <w:delText xml:space="preserve">assess</w:delText>
        </w:r>
        <w:r>
          <w:delText xml:space="preserve"> </w:delText>
        </w:r>
        <w:r>
          <w:delText xml:space="preserve">whether</w:delText>
        </w:r>
        <w:r>
          <w:delText xml:space="preserve"> </w:delText>
        </w:r>
        <w:r>
          <w:delText xml:space="preserve">similar</w:delText>
        </w:r>
        <w:r>
          <w:delText xml:space="preserve"> </w:delText>
        </w:r>
        <w:r>
          <w:delText xml:space="preserve">patterns</w:delText>
        </w:r>
        <w:r>
          <w:delText xml:space="preserve"> </w:delText>
        </w:r>
        <w:r>
          <w:delText xml:space="preserve">were</w:delText>
        </w:r>
        <w:r>
          <w:delText xml:space="preserve"> </w:delText>
        </w:r>
        <w:r>
          <w:delText xml:space="preserve">observed</w:delText>
        </w:r>
        <w:r>
          <w:delText xml:space="preserve">.</w:delText>
        </w:r>
      </w:del>
    </w:p>
    <w:p w14:paraId="715EC110" w14:textId="77777777" w:rsidR="00286ADA" w:rsidRDefault="00286ADA" w:rsidP="001643E6">
      <w:pPr>
        <w:pStyle w:val="BodyText"/>
        <w:spacing w:line="480" w:lineRule="auto"/>
        <w:rPr>
          <w:del w:id="9242" w:author="Gledis Guri" w:date="2026-09-25T00:00:00Z"/>
        </w:rPr>
      </w:pPr>
    </w:p>
    <w:p w14:paraId="539C881D" w14:textId="2AA982AB" w:rsidR="007C0AAD" w:rsidRDefault="00F869DE" w:rsidP="001643E6">
      <w:pPr>
        <w:pStyle w:val="BodyText"/>
        <w:spacing w:line="480" w:lineRule="auto"/>
        <w:ind w:firstLine="720"/>
      </w:pPr>
      <w:r>
        <w:t xml:space="preserve">All</w:t>
      </w:r>
      <w:r>
        <w:t xml:space="preserve"> </w:t>
      </w:r>
      <w:r>
        <w:t xml:space="preserve">the</w:t>
      </w:r>
      <w:r>
        <w:t xml:space="preserve"> </w:t>
      </w:r>
      <w:r>
        <w:t xml:space="preserve">GP</w:t>
      </w:r>
      <w:r>
        <w:t xml:space="preserve"> </w:t>
      </w:r>
      <w:r>
        <w:t xml:space="preserve">models</w:t>
      </w:r>
      <w:r>
        <w:t xml:space="preserve"> </w:t>
      </w:r>
      <w:r>
        <w:t xml:space="preserve">(</w:t>
      </w:r>
      <w:r>
        <w:t xml:space="preserve">equation</w:t>
      </w:r>
      <w:r>
        <w:t xml:space="preserve"> </w:t>
      </w:r>
      <w:r>
        <w:t xml:space="preserve">1</w:t>
      </w:r>
      <w:r>
        <w:t xml:space="preserve"> </w:t>
      </w:r>
      <w:r>
        <w:t xml:space="preserve">and</w:t>
      </w:r>
      <w:r>
        <w:t xml:space="preserve"> </w:t>
      </w:r>
      <w:r>
        <w:t xml:space="preserve">2</w:t>
      </w:r>
      <w:r>
        <w:t xml:space="preserve">)</w:t>
      </w:r>
      <w:r>
        <w:t xml:space="preserve"> </w:t>
      </w:r>
      <w:r>
        <w:t xml:space="preserve">were</w:t>
      </w:r>
      <w:r>
        <w:t xml:space="preserve"> </w:t>
      </w:r>
      <w:r>
        <w:t xml:space="preserve">fitted</w:t>
      </w:r>
      <w:r>
        <w:t xml:space="preserve"> </w:t>
      </w:r>
      <w:r>
        <w:t xml:space="preserve">in</w:t>
      </w:r>
      <w:r>
        <w:t xml:space="preserve"> </w:t>
      </w:r>
      <w:r>
        <w:t xml:space="preserve">a</w:t>
      </w:r>
      <w:r>
        <w:t xml:space="preserve"> </w:t>
      </w:r>
      <w:r>
        <w:t xml:space="preserve">Bayesian</w:t>
      </w:r>
      <w:r>
        <w:t xml:space="preserve"> </w:t>
      </w:r>
      <w:r>
        <w:t xml:space="preserve">framework</w:t>
      </w:r>
      <w:r>
        <w:t xml:space="preserve"> </w:t>
      </w:r>
      <w:r>
        <w:t xml:space="preserve">using</w:t>
      </w:r>
      <w:r>
        <w:t xml:space="preserve"> </w:t>
      </w:r>
      <w:r>
        <w:t xml:space="preserve">Stan</w:t>
      </w:r>
      <w:r>
        <w:t xml:space="preserve"> </w:t>
      </w:r>
      <w:r>
        <w:t xml:space="preserve">probabilistic</w:t>
      </w:r>
      <w:r>
        <w:t xml:space="preserve"> </w:t>
      </w:r>
      <w:r>
        <w:t xml:space="preserve">programming</w:t>
      </w:r>
      <w:r>
        <w:t xml:space="preserve"> </w:t>
      </w:r>
      <w:r>
        <w:t xml:space="preserve">language</w:t>
      </w:r>
      <w:r>
        <w:t xml:space="preserv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del w:id="9246" w:author="Gledis Guri" w:date="2026-09-25T00:00:00Z">
        <w:r>
          <w:delText xml:space="preserve">.</w:delText>
        </w:r>
        <w:r>
          <w:delText xml:space="preserve"> </w:delText>
        </w:r>
        <w:r>
          <w:delText xml:space="preserve">We</w:delText>
        </w:r>
        <w:r>
          <w:delText xml:space="preserve"> </w:delText>
        </w:r>
        <w:r>
          <w:delText xml:space="preserve">used</w:delText>
        </w:r>
      </w:del>
      <w:ins w:id="9247" w:author="Gledis Guri" w:date="2026-09-25T00:00:00Z">
        <w:r>
          <w:t xml:space="preserve">, with</w:t>
        </w:r>
      </w:ins>
      <w:r>
        <w:t xml:space="preserve"> </w:t>
      </w:r>
      <w:r>
        <w:t xml:space="preserve">weakly</w:t>
      </w:r>
      <w:r>
        <w:t xml:space="preserve"> </w:t>
      </w:r>
      <w:r>
        <w:t xml:space="preserve">informative</w:t>
      </w:r>
      <w:r>
        <w:t xml:space="preserve"> </w:t>
      </w:r>
      <w:r>
        <w:t xml:space="preserve">priors</w:t>
      </w:r>
      <w:del w:id="9248" w:author="Gledis Guri" w:date="2026-09-25T00:00:00Z">
        <w:r>
          <w:delText xml:space="preserve"> </w:delText>
        </w:r>
        <w:r>
          <w:delText xml:space="preserve">(</w:delText>
        </w:r>
        <w:r>
          <w:delText xml:space="preserve">Table</w:delText>
        </w:r>
        <w:r>
          <w:delText xml:space="preserve"> </w:delText>
        </w:r>
      </w:del>
      <w:hyperlink w:anchor="tab:gp_priors">
        <w:del w:id="9243" w:author="Gledis Guri" w:date="2026-09-25T00:00:00Z">
          <w:r>
            <w:rPr>
              <w:rStyle w:val="Hyperlink"/>
            </w:rPr>
            <w:delText>1</w:delText>
          </w:r>
        </w:del>
      </w:hyperlink>
      <w:del w:id="9249" w:author="Gledis Guri" w:date="2026-09-25T00:00:00Z">
        <w:r>
          <w:delText xml:space="preserve">)</w:delText>
        </w:r>
        <w:r>
          <w:delText xml:space="preserve"> </w:delText>
        </w:r>
        <w:r>
          <w:delText xml:space="preserve">to</w:delText>
        </w:r>
        <w:r>
          <w:delText xml:space="preserve"> </w:delText>
        </w:r>
        <w:r>
          <w:delText xml:space="preserve">allow</w:delText>
        </w:r>
        <w:r>
          <w:delText xml:space="preserve"> </w:delText>
        </w:r>
        <w:r>
          <w:delText xml:space="preserve">the</w:delText>
        </w:r>
        <w:r>
          <w:delText xml:space="preserve"> </w:delText>
        </w:r>
        <w:r>
          <w:delText xml:space="preserve">data</w:delText>
        </w:r>
        <w:r>
          <w:delText xml:space="preserve"> </w:delText>
        </w:r>
        <w:r>
          <w:delText xml:space="preserve">to</w:delText>
        </w:r>
        <w:r>
          <w:delText xml:space="preserve"> </w:delText>
        </w:r>
        <w:r>
          <w:delText xml:space="preserve">primarily</w:delText>
        </w:r>
        <w:r>
          <w:delText xml:space="preserve"> </w:delText>
        </w:r>
        <w:r>
          <w:delText xml:space="preserve">inform</w:delText>
        </w:r>
        <w:r>
          <w:delText xml:space="preserve"> </w:delText>
        </w:r>
        <w:r>
          <w:delText xml:space="preserve">the</w:delText>
        </w:r>
        <w:r>
          <w:delText xml:space="preserve"> </w:delText>
        </w:r>
        <w:r>
          <w:delText xml:space="preserve">posterior</w:delText>
        </w:r>
        <w:r>
          <w:delText xml:space="preserve"> </w:delText>
        </w:r>
        <w:r>
          <w:delText xml:space="preserve">distributions</w:delText>
        </w:r>
        <w:r>
          <w:delText xml:space="preserve"> </w:delText>
        </w:r>
        <w:r>
          <w:delText xml:space="preserve">of</w:delText>
        </w:r>
        <w:r>
          <w:delText xml:space="preserve"> </w:delText>
        </w:r>
        <w:r>
          <w:delText xml:space="preserve">the</w:delText>
        </w:r>
        <w:r>
          <w:delText xml:space="preserve"> </w:delText>
        </w:r>
        <w:r>
          <w:delText xml:space="preserve">parameters</w:delText>
        </w:r>
        <w:r>
          <w:delText xml:space="preserve">.</w:delText>
        </w:r>
        <w:r>
          <w:delText xml:space="preserve"> </w:delText>
        </w:r>
        <w:r>
          <w:delText xml:space="preserve">For</w:delText>
        </w:r>
        <w:r>
          <w:delText xml:space="preserve"> </w:delText>
        </w:r>
        <w:r>
          <w:delText xml:space="preserve">each</w:delText>
        </w:r>
        <w:r>
          <w:delText xml:space="preserve"> </w:delText>
        </w:r>
        <w:r>
          <w:delText xml:space="preserve">GP</w:delText>
        </w:r>
        <w:r>
          <w:delText xml:space="preserve"> </w:delText>
        </w:r>
        <w:r>
          <w:delText xml:space="preserve">model</w:delText>
        </w:r>
        <w:r>
          <w:delText xml:space="preserve"> </w:delText>
        </w:r>
        <w:r>
          <w:delText xml:space="preserve">in</w:delText>
        </w:r>
        <w:r>
          <w:delText xml:space="preserve"> </w:delText>
        </w:r>
        <w:r>
          <w:delText xml:space="preserve">Stan</w:delText>
        </w:r>
        <w:r>
          <w:delText xml:space="preserve">,</w:delText>
        </w:r>
        <w:r>
          <w:delText xml:space="preserve"> </w:delText>
        </w:r>
        <w:r>
          <w:delText xml:space="preserve">we</w:delText>
        </w:r>
        <w:r>
          <w:delText xml:space="preserve"> </w:delText>
        </w:r>
        <w:r>
          <w:delText xml:space="preserve">ran</w:delText>
        </w:r>
        <w:r>
          <w:delText xml:space="preserve"> </w:delText>
        </w:r>
        <w:r>
          <w:delText xml:space="preserve">four</w:delText>
        </w:r>
        <w:r>
          <w:delText xml:space="preserve"> </w:delText>
        </w:r>
        <w:r>
          <w:delText xml:space="preserve">parallel</w:delText>
        </w:r>
        <w:r>
          <w:delText xml:space="preserve"> </w:delText>
        </w:r>
        <w:r>
          <w:delText xml:space="preserve">chains</w:delText>
        </w:r>
        <w:r>
          <w:delText xml:space="preserve"> </w:delText>
        </w:r>
        <w:r>
          <w:delText xml:space="preserve">with</w:delText>
        </w:r>
        <w:r>
          <w:delText xml:space="preserve"> </w:delText>
        </w:r>
        <w:r>
          <w:delText xml:space="preserve">2</w:delText>
        </w:r>
        <w:r>
          <w:delText xml:space="preserve">,</w:delText>
        </w:r>
        <w:r>
          <w:delText xml:space="preserve">000</w:delText>
        </w:r>
        <w:r>
          <w:delText xml:space="preserve"> </w:delText>
        </w:r>
        <w:r>
          <w:delText xml:space="preserve">iterations</w:delText>
        </w:r>
        <w:r>
          <w:delText xml:space="preserve"> </w:delText>
        </w:r>
        <w:r>
          <w:delText xml:space="preserve">each</w:delText>
        </w:r>
        <w:r>
          <w:delText xml:space="preserve">,</w:delText>
        </w:r>
        <w:r>
          <w:delText xml:space="preserve"> </w:delText>
        </w:r>
        <w:r>
          <w:delText xml:space="preserve">discarding</w:delText>
        </w:r>
        <w:r>
          <w:delText xml:space="preserve"> </w:delText>
        </w:r>
        <w:r>
          <w:delText xml:space="preserve">the</w:delText>
        </w:r>
        <w:r>
          <w:delText xml:space="preserve"> </w:delText>
        </w:r>
        <w:r>
          <w:delText xml:space="preserve">first</w:delText>
        </w:r>
        <w:r>
          <w:delText xml:space="preserve"> </w:delText>
        </w:r>
        <w:r>
          <w:delText xml:space="preserve">1</w:delText>
        </w:r>
        <w:r>
          <w:delText xml:space="preserve">,</w:delText>
        </w:r>
        <w:r>
          <w:delText xml:space="preserve">000</w:delText>
        </w:r>
        <w:r>
          <w:delText xml:space="preserve"> </w:delText>
        </w:r>
        <w:r>
          <w:delText xml:space="preserve">iterations</w:delText>
        </w:r>
        <w:r>
          <w:delText xml:space="preserve"> </w:delText>
        </w:r>
        <w:r>
          <w:delText xml:space="preserve">as</w:delText>
        </w:r>
        <w:r>
          <w:delText xml:space="preserve"> </w:delText>
        </w:r>
        <w:r>
          <w:delText xml:space="preserve">warm</w:delText>
        </w:r>
        <w:r>
          <w:delText xml:space="preserve">-</w:delText>
        </w:r>
        <w:r>
          <w:delText xml:space="preserve">up</w:delText>
        </w:r>
        <w:r>
          <w:delText xml:space="preserve">.</w:delText>
        </w:r>
        <w:r>
          <w:delText xml:space="preserve"> </w:delText>
        </w:r>
        <w:r>
          <w:delText xml:space="preserve">Stan</w:delText>
        </w:r>
        <w:r>
          <w:delText xml:space="preserve">'</w:delText>
        </w:r>
        <w:r>
          <w:delText xml:space="preserve">s</w:delText>
        </w:r>
        <w:r>
          <w:delText xml:space="preserve"> </w:delText>
        </w:r>
        <w:r>
          <w:delText xml:space="preserve">warm</w:delText>
        </w:r>
        <w:r>
          <w:delText xml:space="preserve">-</w:delText>
        </w:r>
        <w:r>
          <w:delText xml:space="preserve">up</w:delText>
        </w:r>
        <w:r>
          <w:delText xml:space="preserve"> </w:delText>
        </w:r>
        <w:r>
          <w:delText xml:space="preserve">phase</w:delText>
        </w:r>
        <w:r>
          <w:delText xml:space="preserve"> </w:delText>
        </w:r>
        <w:r>
          <w:delText xml:space="preserve">both</w:delText>
        </w:r>
        <w:r>
          <w:delText xml:space="preserve"> </w:delText>
        </w:r>
        <w:r>
          <w:delText xml:space="preserve">discards</w:delText>
        </w:r>
        <w:r>
          <w:delText xml:space="preserve"> </w:delText>
        </w:r>
        <w:r>
          <w:delText xml:space="preserve">these</w:delText>
        </w:r>
        <w:r>
          <w:delText xml:space="preserve"> </w:delText>
        </w:r>
        <w:r>
          <w:delText xml:space="preserve">initial</w:delText>
        </w:r>
        <w:r>
          <w:delText xml:space="preserve"> </w:delText>
        </w:r>
        <w:r>
          <w:delText xml:space="preserve">draws</w:delText>
        </w:r>
        <w:r>
          <w:delText xml:space="preserve"> </w:delText>
        </w:r>
        <w:r>
          <w:delText xml:space="preserve">and</w:delText>
        </w:r>
        <w:r>
          <w:delText xml:space="preserve"> </w:delText>
        </w:r>
        <w:r>
          <w:delText xml:space="preserve">adapts</w:delText>
        </w:r>
        <w:r>
          <w:delText xml:space="preserve"> </w:delText>
        </w:r>
        <w:r>
          <w:delText xml:space="preserve">the</w:delText>
        </w:r>
        <w:r>
          <w:delText xml:space="preserve"> </w:delText>
        </w:r>
        <w:r>
          <w:delText xml:space="preserve">sampler</w:delText>
        </w:r>
        <w:r>
          <w:delText xml:space="preserve">'</w:delText>
        </w:r>
        <w:r>
          <w:delText xml:space="preserve">s</w:delText>
        </w:r>
        <w:r>
          <w:delText xml:space="preserve"> </w:delText>
        </w:r>
        <w:r>
          <w:delText xml:space="preserve">step</w:delText>
        </w:r>
        <w:r>
          <w:delText xml:space="preserve"> </w:delText>
        </w:r>
        <w:r>
          <w:delText xml:space="preserve">size</w:delText>
        </w:r>
        <w:r>
          <w:delText xml:space="preserve"> </w:delText>
        </w:r>
        <w:r>
          <w:delText xml:space="preserve">and</w:delText>
        </w:r>
        <w:r>
          <w:delText xml:space="preserve"> </w:delText>
        </w:r>
        <w:r>
          <w:delText xml:space="preserve">mass</w:delText>
        </w:r>
        <w:r>
          <w:delText xml:space="preserve"> </w:delText>
        </w:r>
        <w:r>
          <w:delText xml:space="preserve">matrix</w:delText>
        </w:r>
      </w:del>
      <w:r>
        <w:t xml:space="preserve">,</w:t>
      </w:r>
      <w:r>
        <w:t xml:space="preserve"> </w:t>
      </w:r>
      <w:r>
        <w:t xml:space="preserve">and</w:t>
      </w:r>
      <w:r>
        <w:t xml:space="preserve"> </w:t>
      </w:r>
      <w:del w:id="9250" w:author="Gledis Guri" w:date="2026-09-25T00:00:00Z">
        <w:r>
          <w:delText xml:space="preserve">so</w:delText>
        </w:r>
        <w:r>
          <w:delText xml:space="preserve"> </w:delText>
        </w:r>
        <w:r>
          <w:delText xml:space="preserve">is</w:delText>
        </w:r>
        <w:r>
          <w:delText xml:space="preserve"> </w:delText>
        </w:r>
        <w:r>
          <w:delText xml:space="preserve">not</w:delText>
        </w:r>
        <w:r>
          <w:delText xml:space="preserve"> </w:delText>
        </w:r>
        <w:r>
          <w:delText xml:space="preserve">strictly</w:delText>
        </w:r>
        <w:r>
          <w:delText xml:space="preserve"> </w:delText>
        </w:r>
        <w:r>
          <w:delText xml:space="preserve">equivalent</w:delText>
        </w:r>
        <w:r>
          <w:delText xml:space="preserve"> </w:delText>
        </w:r>
        <w:r>
          <w:delText xml:space="preserve">to</w:delText>
        </w:r>
        <w:r>
          <w:delText xml:space="preserve"> </w:delText>
        </w:r>
        <w:r>
          <w:delText xml:space="preserve">a</w:delText>
        </w:r>
        <w:r>
          <w:delText xml:space="preserve"> </w:delText>
        </w:r>
        <w:r>
          <w:delText xml:space="preserve">conventional</w:delText>
        </w:r>
        <w:r>
          <w:delText xml:space="preserve"> </w:delText>
        </w:r>
        <w:r>
          <w:delText xml:space="preserve">burn</w:delText>
        </w:r>
        <w:r>
          <w:delText xml:space="preserve">-</w:delText>
        </w:r>
        <w:r>
          <w:delText xml:space="preserve">in</w:delText>
        </w:r>
        <w:r>
          <w:delText xml:space="preserve">.</w:delText>
        </w:r>
        <w:r>
          <w:delText xml:space="preserve"> </w:delText>
        </w:r>
        <w:r>
          <w:delText xml:space="preserve">Convergence</w:delText>
        </w:r>
        <w:r>
          <w:delText xml:space="preserve"> </w:delText>
        </w:r>
        <w:r>
          <w:delText xml:space="preserve">was</w:delText>
        </w:r>
        <w:r>
          <w:delText xml:space="preserve"> </w:delText>
        </w:r>
        <w:r>
          <w:delText xml:space="preserve">assessed</w:delText>
        </w:r>
        <w:r>
          <w:delText xml:space="preserve"> </w:delText>
        </w:r>
        <w:r>
          <w:delText xml:space="preserve">using</w:delText>
        </w:r>
        <w:r>
          <w:delText xml:space="preserve"> </w:delText>
        </w:r>
      </w:del>
      <m:oMath>
        <m:acc>
          <m:accPr>
            <m:ctrlPr>
              <w:del w:id="9245" w:author="Gledis Guri" w:date="2026-09-25T00:00:00Z">
                <w:rPr>
                  <w:rFonts w:ascii="Cambria Math" w:hAnsi="Cambria Math"/>
                </w:rPr>
              </w:del>
            </m:ctrlPr>
          </m:accPr>
          <m:e>
            <w:del w:id="9244" w:author="Gledis Guri" w:date="2026-09-25T00:00:00Z">
              <m:r>
                <w:rPr>
                  <w:rFonts w:ascii="Cambria Math" w:hAnsi="Cambria Math"/>
                </w:rPr>
                <m:t>R</m:t>
              </m:r>
            </w:del>
          </m:e>
        </m:acc>
      </m:oMath>
      <w:del w:id="9251" w:author="Gledis Guri" w:date="2026-09-25T00:00:00Z">
        <w:r>
          <w:delText xml:space="preserve"> </w:delText>
        </w:r>
        <w:r>
          <w:delText xml:space="preserve">values</w:delText>
        </w:r>
        <w:r>
          <w:delText xml:space="preserve">,</w:delText>
        </w:r>
        <w:r>
          <w:delText xml:space="preserve"> </w:delText>
        </w:r>
        <w:r>
          <w:delText xml:space="preserve">where</w:delText>
        </w:r>
        <w:r>
          <w:delText xml:space="preserve"> </w:delText>
        </w:r>
        <w:r>
          <w:delText xml:space="preserve">values</w:delText>
        </w:r>
        <w:r>
          <w:delText xml:space="preserve"> </w:delText>
        </w:r>
        <w:r>
          <w:delText xml:space="preserve">below</w:delText>
        </w:r>
        <w:r>
          <w:delText xml:space="preserve"> </w:delText>
        </w:r>
        <w:r>
          <w:delText xml:space="preserve">1</w:delText>
        </w:r>
        <w:r>
          <w:delText xml:space="preserve">.</w:delText>
        </w:r>
        <w:r>
          <w:delText xml:space="preserve">0</w:delText>
        </w:r>
        <w:r>
          <w:delText xml:space="preserve">1</w:delText>
        </w:r>
        <w:r>
          <w:delText xml:space="preserve"> </w:delText>
        </w:r>
        <w:r>
          <w:delText xml:space="preserve">indicated</w:delText>
        </w:r>
        <w:r>
          <w:delText xml:space="preserve"> </w:delText>
        </w:r>
        <w:r>
          <w:delText xml:space="preserve">satisfactory</w:delText>
        </w:r>
        <w:r>
          <w:delText xml:space="preserve"> </w:delText>
        </w:r>
        <w:r>
          <w:delText xml:space="preserve">convergence</w:delText>
        </w:r>
        <w:r>
          <w:delText xml:space="preserve"> </w:delText>
        </w:r>
        <w:r>
          <w:delText xml:space="preserve">and</w:delText>
        </w:r>
        <w:r>
          <w:delText xml:space="preserve"> </w:delText>
        </w:r>
        <w:r>
          <w:delText xml:space="preserve">effective</w:delText>
        </w:r>
        <w:r>
          <w:delText xml:space="preserve"> </w:delText>
        </w:r>
        <w:r>
          <w:delText xml:space="preserve">sample</w:delText>
        </w:r>
        <w:r>
          <w:delText xml:space="preserve"> </w:delText>
        </w:r>
        <w:r>
          <w:delText xml:space="preserve">size</w:delText>
        </w:r>
        <w:r>
          <w:delText xml:space="preserve"> </w:delText>
        </w:r>
        <w:r>
          <w:delText xml:space="preserve">(</w:delText>
        </w:r>
        <w:r>
          <w:delText xml:space="preserve">ESS</w:delText>
        </w:r>
        <w:r>
          <w:delText xml:space="preserve">)</w:delText>
        </w:r>
        <w:r>
          <w:delText xml:space="preserve"> </w:delText>
        </w:r>
        <w:r>
          <w:delText xml:space="preserve">above</w:delText>
        </w:r>
        <w:r>
          <w:delText xml:space="preserve"> </w:delText>
        </w:r>
        <w:r>
          <w:delText xml:space="preserve">200</w:delText>
        </w:r>
        <w:r>
          <w:delText xml:space="preserve">.</w:delText>
        </w:r>
        <w:r>
          <w:delText xml:space="preserve"> </w:delText>
        </w:r>
        <w:r>
          <w:delText xml:space="preserve">The</w:delText>
        </w:r>
      </w:del>
      <w:ins w:id="9252" w:author="Gledis Guri" w:date="2026-09-25T00:00:00Z">
        <w:r>
          <w:t xml:space="preserve">the</w:t>
        </w:r>
      </w:ins>
      <w:r>
        <w:t xml:space="preserve"> </w:t>
      </w:r>
      <w:r>
        <w:t xml:space="preserve">model</w:t>
      </w:r>
      <w:r>
        <w:t xml:space="preserve"> </w:t>
      </w:r>
      <w:r>
        <w:t xml:space="preserve">in</w:t>
      </w:r>
      <w:r>
        <w:t xml:space="preserve"> </w:t>
      </w:r>
      <w:r>
        <w:t xml:space="preserve">Eq</w:t>
      </w:r>
      <w:r>
        <w:t xml:space="preserve">.</w:t>
      </w:r>
      <w:r>
        <w:t xml:space="preserve"> </w:t>
      </w:r>
      <w:r>
        <w:t xml:space="preserve">6</w:t>
      </w:r>
      <w:r>
        <w:t xml:space="preserve"> </w:t>
      </w:r>
      <w:r>
        <w:t xml:space="preserve">was</w:t>
      </w:r>
      <w:r>
        <w:t xml:space="preserve"> </w:t>
      </w:r>
      <w:r>
        <w:t xml:space="preserve">fitted</w:t>
      </w:r>
      <w:r>
        <w:t xml:space="preserve"> </w:t>
      </w:r>
      <w:r>
        <w:t xml:space="preserve">using</w:t>
      </w:r>
      <w:r>
        <w:t xml:space="preserve"> </w:t>
      </w:r>
      <w:del w:id="9253" w:author="Gledis Guri" w:date="2026-09-25T00:00:00Z">
        <w:r>
          <w:delText xml:space="preserve">linear</w:delText>
        </w:r>
        <w:r>
          <w:delText xml:space="preserve"> </w:delText>
        </w:r>
        <w:r>
          <w:delText xml:space="preserve">models</w:delText>
        </w:r>
        <w:r>
          <w:delText xml:space="preserve"> </w:delText>
        </w:r>
        <w:r>
          <w:delText xml:space="preserve">using</w:delText>
        </w:r>
      </w:del>
      <w:ins w:id="9254" w:author="Gledis Guri" w:date="2026-09-25T00:00:00Z">
        <w:r>
          <w:t xml:space="preserve">the</w:t>
        </w:r>
      </w:ins>
      <w:r>
        <w:t xml:space="preserve"> </w:t>
      </w:r>
      <w:proofErr w:type="spellStart"/>
      <w:r>
        <w:rPr>
          <w:i/>
          <w:iCs/>
        </w:rPr>
        <w:t xml:space="preserve">lm</w:t>
      </w:r>
      <w:proofErr w:type="spellEnd"/>
      <w:r>
        <w:rPr>
          <w:i/>
          <w:iCs/>
        </w:rPr>
        <w:t xml:space="preserve">(</w:t>
      </w:r>
      <w:r>
        <w:rPr>
          <w:i/>
          <w:iCs/>
        </w:rPr>
        <w:t xml:space="preserve">)</w:t>
      </w:r>
      <w:r>
        <w:t xml:space="preserve"> </w:t>
      </w:r>
      <w:r>
        <w:t xml:space="preserve">function</w:t>
      </w:r>
      <w:r>
        <w:t xml:space="preserve"> </w:t>
      </w:r>
      <w:r>
        <w:t xml:space="preserve">in</w:t>
      </w:r>
      <w:r>
        <w:t xml:space="preserve"> </w:t>
      </w:r>
      <w:r>
        <w:t xml:space="preserve">R</w:t>
      </w:r>
      <w:r>
        <w:t xml:space="preserve"> </w:t>
      </w:r>
      <w:r>
        <w:t xml:space="preserve">(</w:t>
      </w:r>
      <w:r>
        <w:t xml:space="preserve">R</w:t>
      </w:r>
      <w:r>
        <w:t xml:space="preserve"> </w:t>
      </w:r>
      <w:r>
        <w:t xml:space="preserve">Core</w:t>
      </w:r>
      <w:r>
        <w:t xml:space="preserve"> </w:t>
      </w:r>
      <w:r>
        <w:t xml:space="preserve">Team</w:t>
      </w:r>
      <w:r>
        <w:t xml:space="preserve">,</w:t>
      </w:r>
      <w:r>
        <w:t xml:space="preserve"> </w:t>
      </w:r>
      <w:r>
        <w:t xml:space="preserve">2024</w:t>
      </w:r>
      <w:del w:id="9255" w:author="Gledis Guri" w:date="2026-09-25T00:00:00Z">
        <w:r>
          <w:delText xml:space="preserve">;</w:delText>
        </w:r>
      </w:del>
      <w:ins w:id="9256" w:author="Gledis Guri" w:date="2026-09-25T00:00:00Z">
        <w:r>
          <w:t xml:space="preserve">); sampler settings, convergence diagnostics and prior distributions are given in</w:t>
        </w:r>
      </w:ins>
      <w:r>
        <w:t xml:space="preserve"> </w:t>
      </w:r>
      <w:r>
        <w:t xml:space="preserve">Appendix</w:t>
      </w:r>
      <w:r>
        <w:t xml:space="preserve"> </w:t>
      </w:r>
      <w:r>
        <w:t xml:space="preserve">S1</w:t>
      </w:r>
      <w:r>
        <w:t xml:space="preserve">:</w:t>
      </w:r>
      <w:r>
        <w:t xml:space="preserve"> </w:t>
      </w:r>
      <w:del w:id="9257" w:author="Gledis Guri" w:date="2026-09-25T00:00:00Z">
        <w:r>
          <w:delText xml:space="preserve">Figure</w:delText>
        </w:r>
        <w:r>
          <w:delText xml:space="preserve"> </w:delText>
        </w:r>
        <w:r>
          <w:delText xml:space="preserve">S5</w:delText>
        </w:r>
        <w:r>
          <w:delText xml:space="preserve"> </w:delText>
        </w:r>
        <w:r>
          <w:delText xml:space="preserve">for</w:delText>
        </w:r>
        <w:r>
          <w:delText xml:space="preserve"> </w:delText>
        </w:r>
        <w:r>
          <w:delText xml:space="preserve">model</w:delText>
        </w:r>
        <w:r>
          <w:delText xml:space="preserve"> </w:delText>
        </w:r>
        <w:r>
          <w:delText xml:space="preserve">fit</w:delText>
        </w:r>
        <w:r>
          <w:delText xml:space="preserve"> </w:delText>
        </w:r>
        <w:r>
          <w:delText xml:space="preserve">diagnostics</w:delText>
        </w:r>
        <w:r>
          <w:delText xml:space="preserve">)</w:delText>
        </w:r>
      </w:del>
      <w:ins w:id="9258" w:author="Gledis Guri" w:date="2026-09-25T00:00:00Z">
        <w:r>
          <w:t xml:space="preserve">Section S3 and Table S2</w:t>
        </w:r>
      </w:ins>
      <w:r>
        <w:t xml:space="preserve">.</w:t>
      </w:r>
    </w:p>
    <w:p w14:paraId="15C4B441" w14:textId="77777777" w:rsidR="00286ADA" w:rsidRDefault="00286ADA" w:rsidP="001643E6">
      <w:pPr>
        <w:pStyle w:val="BodyText"/>
        <w:spacing w:line="480" w:lineRule="auto"/>
        <w:rPr>
          <w:del w:id="9536" w:author="Gledis Guri" w:date="2026-09-25T00:00:00Z"/>
        </w:rPr>
      </w:pPr>
    </w:p>
    <w:p>
      <w:pPr>
        <w:pStyle w:val="Heading2"/>
        <w:spacing w:before="0" w:after="0" w:line="480" w:lineRule="auto"/>
        <w:rPr>
          <w:ins w:id="9259" w:author="Gledis Guri" w:date="2026-09-25T00:00:00Z"/>
        </w:rPr>
      </w:pPr>
      <w:ins w:id="9260" w:author="Gledis Guri" w:date="2026-09-25T00:00:00Z">
        <w:r>
          <w:t xml:space="preserve">Implementation: the eDNA Survey Planner</w:t>
        </w:r>
      </w:ins>
    </w:p>
    <w:p>
      <w:pPr>
        <w:pStyle w:val="BodyText"/>
        <w:spacing w:line="480" w:lineRule="auto"/>
        <w:ind w:firstLine="720"/>
        <w:rPr>
          <w:ins w:id="9261" w:author="Gledis Guri" w:date="2026-09-25T00:00:00Z"/>
        </w:rPr>
      </w:pPr>
      <w:ins w:id="9262" w:author="Gledis Guri" w:date="2026-09-25T00:00:00Z">
        <w:r>
          <w:t xml:space="preserve">To make Step 4 usable without statistical software, we implemented Eq. 6–7 in the eDNA Survey Planner, a self-contained browser application (a single HTML file) that runs offline, requires no installation and uploads no data (Appendix S1: Figure S6; Open Research statement). It answers the two questions survey designers most often face. “How many samples?” takes a target error (</w:t>
        </w:r>
        <w:r>
          <w:rPr>
            <w:i/>
          </w:rPr>
          <w:t xml:space="preserve">ε</w:t>
        </w:r>
        <w:r>
          <w:rPr>
            <w:vertAlign w:val="superscript"/>
          </w:rPr>
          <w:t xml:space="preserve">*</w:t>
        </w:r>
        <w:r>
          <w:t xml:space="preserve">), a prior estimate of </w:t>
        </w:r>
        <w:r>
          <w:rPr>
            <w:i/>
          </w:rPr>
          <w:t xml:space="preserve">ρ</w:t>
        </w:r>
        <w:r>
          <w:t xml:space="preserve">, the survey area per stratum and the number of strata, and returns the required sampling density, the samples per stratum and the total site–stratum observations. “How much area?” takes </w:t>
        </w:r>
        <w:r>
          <w:rPr>
            <w:i/>
          </w:rPr>
          <w:t xml:space="preserve">ε</w:t>
        </w:r>
        <w:r>
          <w:rPr>
            <w:vertAlign w:val="superscript"/>
          </w:rPr>
          <w:t xml:space="preserve">*</w:t>
        </w:r>
        <w:r>
          <w:t xml:space="preserve">, </w:t>
        </w:r>
        <w:r>
          <w:rPr>
            <w:i/>
          </w:rPr>
          <w:t xml:space="preserve">ρ</w:t>
        </w:r>
        <w:r>
          <w:t xml:space="preserve"> and a sample budget per stratum, and returns the area that budget can support at the target error.</w:t>
        </w:r>
      </w:ins>
    </w:p>
    <w:p>
      <w:pPr>
        <w:pStyle w:val="BodyText"/>
        <w:spacing w:line="480" w:lineRule="auto"/>
        <w:ind w:firstLine="720"/>
        <w:rPr>
          <w:ins w:id="9263" w:author="Gledis Guri" w:date="2026-09-25T00:00:00Z"/>
        </w:rPr>
      </w:pPr>
      <w:ins w:id="9264" w:author="Gledis Guri" w:date="2026-09-25T00:00:00Z">
        <w:r>
          <w:t xml:space="preserve">Because </w:t>
        </w:r>
        <w:r>
          <w:rPr>
            <w:i/>
          </w:rPr>
          <w:t xml:space="preserve">ε</w:t>
        </w:r>
        <w:r>
          <w:t xml:space="preserve"> is a root mean squared error on the natural-log scale, the planner translates it into a concentration range: around a reference concentration </w:t>
        </w:r>
        <w:r>
          <w:rPr>
            <w:i/>
          </w:rPr>
          <w:t xml:space="preserve">C</w:t>
        </w:r>
        <w:r>
          <w:t xml:space="preserve">, predictions typically fall within exp(log(</w:t>
        </w:r>
        <w:r>
          <w:rPr>
            <w:i/>
          </w:rPr>
          <w:t xml:space="preserve">C</w:t>
        </w:r>
        <w:r>
          <w:t xml:space="preserve">) ± </w:t>
        </w:r>
        <w:r>
          <w:rPr>
            <w:i/>
          </w:rPr>
          <w:t xml:space="preserve">ε</w:t>
        </w:r>
        <w:r>
          <w:t xml:space="preserve">), a multiplicative factor of e</w:t>
        </w:r>
        <w:r>
          <w:rPr>
            <w:i/>
            <w:vertAlign w:val="superscript"/>
          </w:rPr>
          <w:t xml:space="preserve">ε</w:t>
        </w:r>
        <w:r>
          <w:t xml:space="preserve"> (e.g., </w:t>
        </w:r>
        <w:r>
          <w:rPr>
            <w:i/>
          </w:rPr>
          <w:t xml:space="preserve">ε</w:t>
        </w:r>
        <w:r>
          <w:t xml:space="preserve"> = 0.8 corresponds to about 45–223 copies/L around a true 100 copies/L; Appendix S1: Figure S3). An interactive error–effort curve shows where the target lies on the curve of diminishing returns, and a one-dimensional GP simulation displays a true field, the samples required to reach </w:t>
        </w:r>
        <w:r>
          <w:rPr>
            <w:i/>
          </w:rPr>
          <w:t xml:space="preserve">ε</w:t>
        </w:r>
        <w:r>
          <w:rPr>
            <w:vertAlign w:val="superscript"/>
          </w:rPr>
          <w:t xml:space="preserve">*</w:t>
        </w:r>
        <w:r>
          <w:t xml:space="preserve"> and the resulting reconstruction, alongside one quarter of that effort. Spatial autocorrelation can be entered directly or chosen from presets (25–1,000 km).</w:t>
        </w:r>
      </w:ins>
    </w:p>
    <w:p>
      <w:pPr>
        <w:pStyle w:val="BodyText"/>
        <w:spacing w:line="480" w:lineRule="auto"/>
        <w:ind w:firstLine="720"/>
        <w:rPr>
          <w:ins w:id="9265" w:author="Gledis Guri" w:date="2026-09-25T00:00:00Z"/>
        </w:rPr>
      </w:pPr>
      <w:ins w:id="9266" w:author="Gledis Guri" w:date="2026-09-25T00:00:00Z">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 xml:space="preserve">ε</w:t>
        </w:r>
        <w:r>
          <w:t xml:space="preserve"> is an average error across the survey domain rather than a pointwise confidence interval. Recommendations follow the central fitted curve; uncertainty in the coefficients is not yet propagated.</w:t>
        </w:r>
      </w:ins>
    </w:p>
    <w:p w14:paraId="5516F19A" w14:textId="3CDF4E0B" w:rsidR="0032076E" w:rsidRPr="00286ADA" w:rsidRDefault="00A116CB" w:rsidP="001643E6">
      <w:pPr>
        <w:pStyle w:val="TableCaption"/>
        <w:spacing w:after="0" w:line="480" w:lineRule="auto"/>
        <w:rPr>
          <w:del w:id="9268" w:author="Gledis Guri" w:date="2026-09-25T00:00:00Z"/>
          <w:rFonts w:ascii="Times New Roman" w:hAnsi="Times New Roman" w:cs="Times New Roman"/>
        </w:rPr>
      </w:pPr>
      <w:bookmarkStart w:id="11" w:name="tab:gp_priors"/>
      <w:del w:id="9267" w:author="Gledis Guri" w:date="2026-09-25T00:00:00Z">
        <w:r>
          <w:rPr>
            <w:rFonts w:ascii="Times New Roman" w:hAnsi="Times New Roman" w:cs="Times New Roman"/>
          </w:rPr>
          <w:delText xml:space="preserve">Table</w:delText>
        </w:r>
        <w:r>
          <w:rPr>
            <w:rFonts w:ascii="Times New Roman" w:hAnsi="Times New Roman" w:cs="Times New Roman"/>
          </w:rPr>
          <w:delText xml:space="preserve"> </w:delText>
        </w:r>
        <w:r>
          <w:rPr>
            <w:rFonts w:ascii="Times New Roman" w:hAnsi="Times New Roman" w:cs="Times New Roman"/>
          </w:rPr>
          <w:delText xml:space="preserve">1</w:delText>
        </w:r>
        <w:r>
          <w:rPr>
            <w:rFonts w:ascii="Times New Roman" w:hAnsi="Times New Roman" w:cs="Times New Roman"/>
          </w:rPr>
          <w:delText xml:space="preserve">.</w:delText>
        </w:r>
        <w:r>
          <w:rPr>
            <w:rFonts w:ascii="Times New Roman" w:hAnsi="Times New Roman" w:cs="Times New Roman"/>
          </w:rPr>
          <w:delText xml:space="preserve"> </w:delText>
        </w:r>
        <w:r>
          <w:rPr>
            <w:rFonts w:ascii="Times New Roman" w:hAnsi="Times New Roman" w:cs="Times New Roman"/>
          </w:rPr>
          <w:delText xml:space="preserve">Gaussian</w:delText>
        </w:r>
        <w:r>
          <w:rPr>
            <w:rFonts w:ascii="Times New Roman" w:hAnsi="Times New Roman" w:cs="Times New Roman"/>
          </w:rPr>
          <w:delText xml:space="preserve"> </w:delText>
        </w:r>
        <w:r>
          <w:rPr>
            <w:rFonts w:ascii="Times New Roman" w:hAnsi="Times New Roman" w:cs="Times New Roman"/>
          </w:rPr>
          <w:delText xml:space="preserve">Process</w:delText>
        </w:r>
        <w:r>
          <w:rPr>
            <w:rFonts w:ascii="Times New Roman" w:hAnsi="Times New Roman" w:cs="Times New Roman"/>
          </w:rPr>
          <w:delText xml:space="preserve"> </w:delText>
        </w:r>
        <w:r>
          <w:rPr>
            <w:rFonts w:ascii="Times New Roman" w:hAnsi="Times New Roman" w:cs="Times New Roman"/>
          </w:rPr>
          <w:delText xml:space="preserve">model</w:delText>
        </w:r>
        <w:r>
          <w:rPr>
            <w:rFonts w:ascii="Times New Roman" w:hAnsi="Times New Roman" w:cs="Times New Roman"/>
          </w:rPr>
          <w:delText xml:space="preserve"> </w:delText>
        </w:r>
        <w:r>
          <w:rPr>
            <w:rFonts w:ascii="Times New Roman" w:hAnsi="Times New Roman" w:cs="Times New Roman"/>
          </w:rPr>
          <w:delText xml:space="preserve">parameters</w:delText>
        </w:r>
        <w:r>
          <w:rPr>
            <w:rFonts w:ascii="Times New Roman" w:hAnsi="Times New Roman" w:cs="Times New Roman"/>
          </w:rPr>
          <w:delText xml:space="preserve"> </w:delText>
        </w:r>
        <w:r>
          <w:rPr>
            <w:rFonts w:ascii="Times New Roman" w:hAnsi="Times New Roman" w:cs="Times New Roman"/>
          </w:rPr>
          <w:delText xml:space="preserve">and</w:delText>
        </w:r>
        <w:r>
          <w:rPr>
            <w:rFonts w:ascii="Times New Roman" w:hAnsi="Times New Roman" w:cs="Times New Roman"/>
          </w:rPr>
          <w:delText xml:space="preserve"> </w:delText>
        </w:r>
        <w:r>
          <w:rPr>
            <w:rFonts w:ascii="Times New Roman" w:hAnsi="Times New Roman" w:cs="Times New Roman"/>
          </w:rPr>
          <w:delText xml:space="preserve">their</w:delText>
        </w:r>
        <w:r>
          <w:rPr>
            <w:rFonts w:ascii="Times New Roman" w:hAnsi="Times New Roman" w:cs="Times New Roman"/>
          </w:rPr>
          <w:delText xml:space="preserve"> </w:delText>
        </w:r>
        <w:r>
          <w:rPr>
            <w:rFonts w:ascii="Times New Roman" w:hAnsi="Times New Roman" w:cs="Times New Roman"/>
          </w:rPr>
          <w:delText xml:space="preserve">prior</w:delText>
        </w:r>
        <w:r>
          <w:rPr>
            <w:rFonts w:ascii="Times New Roman" w:hAnsi="Times New Roman" w:cs="Times New Roman"/>
          </w:rPr>
          <w:delText xml:space="preserve"> </w:delText>
        </w:r>
        <w:r>
          <w:rPr>
            <w:rFonts w:ascii="Times New Roman" w:hAnsi="Times New Roman" w:cs="Times New Roman"/>
          </w:rPr>
          <w:delText xml:space="preserve">distributions</w:delText>
        </w:r>
        <w:r>
          <w:rPr>
            <w:rFonts w:ascii="Times New Roman" w:hAnsi="Times New Roman" w:cs="Times New Roman"/>
          </w:rPr>
          <w:delText xml:space="preserve"> </w:delText>
        </w:r>
        <w:r>
          <w:rPr>
            <w:rFonts w:ascii="Times New Roman" w:hAnsi="Times New Roman" w:cs="Times New Roman"/>
          </w:rPr>
          <w:delText xml:space="preserve">used</w:delText>
        </w:r>
        <w:r>
          <w:rPr>
            <w:rFonts w:ascii="Times New Roman" w:hAnsi="Times New Roman" w:cs="Times New Roman"/>
          </w:rPr>
          <w:delText xml:space="preserve"> </w:delText>
        </w:r>
        <w:r>
          <w:rPr>
            <w:rFonts w:ascii="Times New Roman" w:hAnsi="Times New Roman" w:cs="Times New Roman"/>
          </w:rPr>
          <w:delText xml:space="preserve">in</w:delText>
        </w:r>
        <w:r>
          <w:rPr>
            <w:rFonts w:ascii="Times New Roman" w:hAnsi="Times New Roman" w:cs="Times New Roman"/>
          </w:rPr>
          <w:delText xml:space="preserve"> </w:delText>
        </w:r>
        <w:r>
          <w:rPr>
            <w:rFonts w:ascii="Times New Roman" w:hAnsi="Times New Roman" w:cs="Times New Roman"/>
          </w:rPr>
          <w:delText xml:space="preserve">Bayesian</w:delText>
        </w:r>
        <w:r>
          <w:rPr>
            <w:rFonts w:ascii="Times New Roman" w:hAnsi="Times New Roman" w:cs="Times New Roman"/>
          </w:rPr>
          <w:delText xml:space="preserve"> </w:delText>
        </w:r>
        <w:r>
          <w:rPr>
            <w:rFonts w:ascii="Times New Roman" w:hAnsi="Times New Roman" w:cs="Times New Roman"/>
          </w:rPr>
          <w:delText xml:space="preserve">inference</w:delText>
        </w:r>
        <w:r>
          <w:rPr>
            <w:rFonts w:ascii="Times New Roman" w:hAnsi="Times New Roman" w:cs="Times New Roman"/>
          </w:rPr>
          <w:delText xml:space="preserve">.</w:delText>
        </w:r>
      </w:del>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del w:id="9269" w:author="Gledis Guri" w:date="2026-09-25T00:00:00Z"/>
        </w:trPr>
        <w:tc>
          <w:tcPr>
            <w:tcW w:w="0" w:type="auto"/>
          </w:tcPr>
          <w:p w14:paraId="5516F19B" w14:textId="77777777" w:rsidR="0032076E" w:rsidRDefault="00D04708" w:rsidP="00CA4C01">
            <w:pPr>
              <w:pStyle w:val="Compact"/>
              <w:spacing w:line="240" w:lineRule="auto"/>
              <w:rPr>
                <w:del w:id="9277" w:author="Gledis Guri" w:date="2026-09-25T00:00:00Z"/>
              </w:rPr>
            </w:pPr>
            <w:del w:id="9276" w:author="Gledis Guri" w:date="2026-09-25T00:00:00Z">
              <w:r>
                <w:delText xml:space="preserve">Parameter</w:delText>
              </w:r>
            </w:del>
          </w:p>
        </w:tc>
        <w:tc>
          <w:tcPr>
            <w:tcW w:w="0" w:type="auto"/>
          </w:tcPr>
          <w:p w14:paraId="5516F19C" w14:textId="77777777" w:rsidR="0032076E" w:rsidRDefault="00D04708" w:rsidP="00CA4C01">
            <w:pPr>
              <w:pStyle w:val="Compact"/>
              <w:spacing w:line="240" w:lineRule="auto"/>
              <w:rPr>
                <w:del w:id="9279" w:author="Gledis Guri" w:date="2026-09-25T00:00:00Z"/>
              </w:rPr>
            </w:pPr>
            <w:del w:id="9278" w:author="Gledis Guri" w:date="2026-09-25T00:00:00Z">
              <w:r>
                <w:delText xml:space="preserve">Prior</w:delText>
              </w:r>
            </w:del>
          </w:p>
        </w:tc>
        <w:tc>
          <w:tcPr>
            <w:tcW w:w="0" w:type="auto"/>
            <w:gridSpan w:val="2"/>
          </w:tcPr>
          <w:p w14:paraId="5516F19D" w14:textId="77777777" w:rsidR="0032076E" w:rsidRDefault="00D04708" w:rsidP="00CA4C01">
            <w:pPr>
              <w:pStyle w:val="Compact"/>
              <w:spacing w:line="240" w:lineRule="auto"/>
              <w:rPr>
                <w:del w:id="9281" w:author="Gledis Guri" w:date="2026-09-25T00:00:00Z"/>
              </w:rPr>
            </w:pPr>
            <w:del w:id="9280" w:author="Gledis Guri" w:date="2026-09-25T00:00:00Z">
              <w:r>
                <w:delText xml:space="preserve">Range</w:delText>
              </w:r>
            </w:del>
          </w:p>
        </w:tc>
        <w:tc>
          <w:tcPr>
            <w:tcW w:w="0" w:type="auto"/>
          </w:tcPr>
          <w:p w14:paraId="5516F19E" w14:textId="77777777" w:rsidR="0032076E" w:rsidRDefault="0032076E" w:rsidP="00CA4C01">
            <w:pPr>
              <w:pStyle w:val="Compact"/>
              <w:spacing w:line="240" w:lineRule="auto"/>
              <w:rPr>
                <w:del w:id="9282" w:author="Gledis Guri" w:date="2026-09-25T00:00:00Z"/>
              </w:rPr>
            </w:pPr>
          </w:p>
        </w:tc>
      </w:tr>
      <w:tr w:rsidR="0032076E" w14:paraId="5516F1A5" w14:textId="77777777">
        <w:trPr>
          <w:del w:id="9270" w:author="Gledis Guri" w:date="2026-09-25T00:00:00Z"/>
        </w:trPr>
        <w:tc>
          <w:tcPr>
            <w:tcW w:w="0" w:type="auto"/>
          </w:tcPr>
          <w:p w14:paraId="5516F1A0" w14:textId="2BE1F052" w:rsidR="0032076E" w:rsidRDefault="0032076E" w:rsidP="00CA4C01">
            <w:pPr>
              <w:pStyle w:val="Compact"/>
              <w:spacing w:line="240" w:lineRule="auto"/>
              <w:rPr>
                <w:del w:id="9283" w:author="Gledis Guri" w:date="2026-09-25T00:00:00Z"/>
              </w:rPr>
            </w:pPr>
          </w:p>
        </w:tc>
        <w:tc>
          <w:tcPr>
            <w:tcW w:w="0" w:type="auto"/>
          </w:tcPr>
          <w:p w14:paraId="5516F1A1" w14:textId="77777777" w:rsidR="0032076E" w:rsidRDefault="0032076E" w:rsidP="00CA4C01">
            <w:pPr>
              <w:pStyle w:val="Compact"/>
              <w:spacing w:line="240" w:lineRule="auto"/>
              <w:rPr>
                <w:del w:id="9284" w:author="Gledis Guri" w:date="2026-09-25T00:00:00Z"/>
              </w:rPr>
            </w:pPr>
          </w:p>
        </w:tc>
        <w:tc>
          <w:tcPr>
            <w:tcW w:w="0" w:type="auto"/>
          </w:tcPr>
          <w:p w14:paraId="5516F1A2" w14:textId="77777777" w:rsidR="0032076E" w:rsidRDefault="00D04708" w:rsidP="00CA4C01">
            <w:pPr>
              <w:pStyle w:val="Compact"/>
              <w:spacing w:line="240" w:lineRule="auto"/>
              <w:rPr>
                <w:del w:id="9286" w:author="Gledis Guri" w:date="2026-09-25T00:00:00Z"/>
              </w:rPr>
            </w:pPr>
            <w:del w:id="9285" w:author="Gledis Guri" w:date="2026-09-25T00:00:00Z">
              <w:r>
                <w:delText xml:space="preserve">Min</w:delText>
              </w:r>
            </w:del>
          </w:p>
        </w:tc>
        <w:tc>
          <w:tcPr>
            <w:tcW w:w="0" w:type="auto"/>
          </w:tcPr>
          <w:p w14:paraId="5516F1A3" w14:textId="77777777" w:rsidR="0032076E" w:rsidRDefault="00D04708" w:rsidP="00CA4C01">
            <w:pPr>
              <w:pStyle w:val="Compact"/>
              <w:spacing w:line="240" w:lineRule="auto"/>
              <w:rPr>
                <w:del w:id="9288" w:author="Gledis Guri" w:date="2026-09-25T00:00:00Z"/>
              </w:rPr>
            </w:pPr>
            <w:del w:id="9287" w:author="Gledis Guri" w:date="2026-09-25T00:00:00Z">
              <w:r>
                <w:delText xml:space="preserve">Max</w:delText>
              </w:r>
            </w:del>
          </w:p>
        </w:tc>
        <w:tc>
          <w:tcPr>
            <w:tcW w:w="0" w:type="auto"/>
          </w:tcPr>
          <w:p w14:paraId="5516F1A4" w14:textId="77777777" w:rsidR="0032076E" w:rsidRDefault="0032076E" w:rsidP="00CA4C01">
            <w:pPr>
              <w:pStyle w:val="Compact"/>
              <w:spacing w:line="240" w:lineRule="auto"/>
              <w:rPr>
                <w:del w:id="9289" w:author="Gledis Guri" w:date="2026-09-25T00:00:00Z"/>
              </w:rPr>
            </w:pPr>
          </w:p>
        </w:tc>
      </w:tr>
      <w:tr w:rsidR="0032076E" w14:paraId="5516F1AB" w14:textId="77777777">
        <w:trPr>
          <w:del w:id="9271" w:author="Gledis Guri" w:date="2026-09-25T00:00:00Z"/>
        </w:trPr>
        <w:tc>
          <w:tcPr>
            <w:tcW w:w="0" w:type="auto"/>
          </w:tcPr>
          <w:p w14:paraId="5516F1A6" w14:textId="5B6A0A2C" w:rsidR="0032076E" w:rsidRPr="00C65783" w:rsidRDefault="00C65783" w:rsidP="00CA4C01">
            <w:pPr>
              <w:pStyle w:val="Compact"/>
              <w:spacing w:line="240" w:lineRule="auto"/>
              <w:rPr>
                <w:del w:id="9291" w:author="Gledis Guri" w:date="2026-09-25T00:00:00Z"/>
                <w:vertAlign w:val="superscript"/>
              </w:rPr>
            </w:pPr>
            <w:del w:id="9290" w:author="Gledis Guri" w:date="2026-09-25T00:00:00Z">
              <w:r>
                <w:rPr>
                  <w:lang w:val="el-GR"/>
                </w:rPr>
                <w:delText xml:space="preserve">α</w:delText>
              </w:r>
              <w:r>
                <w:rPr>
                  <w:vertAlign w:val="superscript"/>
                </w:rPr>
                <w:delText xml:space="preserve">2</w:delText>
              </w:r>
            </w:del>
          </w:p>
        </w:tc>
        <w:tc>
          <w:tcPr>
            <w:tcW w:w="0" w:type="auto"/>
          </w:tcPr>
          <w:p w14:paraId="5516F1A7" w14:textId="57388936" w:rsidR="0032076E" w:rsidRDefault="00D04708" w:rsidP="00CA4C01">
            <w:pPr>
              <w:pStyle w:val="Compact"/>
              <w:spacing w:line="240" w:lineRule="auto"/>
              <w:rPr>
                <w:del w:id="9297" w:author="Gledis Guri" w:date="2026-09-25T00:00:00Z"/>
              </w:rPr>
            </w:pPr>
            <m:oMathPara>
              <m:oMath>
                <w:del w:id="9292" w:author="Gledis Guri" w:date="2026-09-25T00:00:00Z">
                  <m:r>
                    <m:rPr>
                      <m:scr m:val="script"/>
                      <m:sty m:val="p"/>
                    </m:rPr>
                    <w:rPr>
                      <w:rFonts w:ascii="Cambria Math" w:hAnsi="Cambria Math"/>
                    </w:rPr>
                    <m:t>N(</m:t>
                  </m:r>
                </w:del>
                <w:del w:id="9293" w:author="Gledis Guri" w:date="2026-09-25T00:00:00Z">
                  <m:r>
                    <w:rPr>
                      <w:rFonts w:ascii="Cambria Math" w:hAnsi="Cambria Math"/>
                    </w:rPr>
                    <m:t>4</m:t>
                  </m:r>
                </w:del>
                <w:del w:id="9294" w:author="Gledis Guri" w:date="2026-09-25T00:00:00Z">
                  <m:r>
                    <m:rPr>
                      <m:sty m:val="p"/>
                    </m:rPr>
                    <w:rPr>
                      <w:rFonts w:ascii="Cambria Math" w:hAnsi="Cambria Math"/>
                    </w:rPr>
                    <m:t>,</m:t>
                  </m:r>
                </w:del>
                <w:del w:id="9295" w:author="Gledis Guri" w:date="2026-09-25T00:00:00Z">
                  <m:r>
                    <w:rPr>
                      <w:rFonts w:ascii="Cambria Math" w:hAnsi="Cambria Math"/>
                    </w:rPr>
                    <m:t>1</m:t>
                  </m:r>
                </w:del>
                <w:del w:id="9296" w:author="Gledis Guri" w:date="2026-09-25T00:00:00Z">
                  <m:r>
                    <m:rPr>
                      <m:sty m:val="p"/>
                    </m:rPr>
                    <w:rPr>
                      <w:rFonts w:ascii="Cambria Math" w:hAnsi="Cambria Math"/>
                    </w:rPr>
                    <m:t>)</m:t>
                  </m:r>
                </w:del>
              </m:oMath>
            </m:oMathPara>
          </w:p>
        </w:tc>
        <w:tc>
          <w:tcPr>
            <w:tcW w:w="0" w:type="auto"/>
          </w:tcPr>
          <w:p w14:paraId="5516F1A8" w14:textId="77777777" w:rsidR="0032076E" w:rsidRDefault="00D04708" w:rsidP="00CA4C01">
            <w:pPr>
              <w:pStyle w:val="Compact"/>
              <w:spacing w:line="240" w:lineRule="auto"/>
              <w:rPr>
                <w:del w:id="9299" w:author="Gledis Guri" w:date="2026-09-25T00:00:00Z"/>
              </w:rPr>
            </w:pPr>
            <w:del w:id="9298" w:author="Gledis Guri" w:date="2026-09-25T00:00:00Z">
              <w:r>
                <w:delText xml:space="preserve">0</w:delText>
              </w:r>
            </w:del>
          </w:p>
        </w:tc>
        <w:tc>
          <w:tcPr>
            <w:tcW w:w="0" w:type="auto"/>
          </w:tcPr>
          <w:p w14:paraId="5516F1A9" w14:textId="77777777" w:rsidR="0032076E" w:rsidRDefault="00D04708" w:rsidP="00CA4C01">
            <w:pPr>
              <w:pStyle w:val="Compact"/>
              <w:spacing w:line="240" w:lineRule="auto"/>
              <w:rPr>
                <w:del w:id="9302" w:author="Gledis Guri" w:date="2026-09-25T00:00:00Z"/>
              </w:rPr>
            </w:pPr>
            <w:del w:id="9301" w:author="Gledis Guri" w:date="2026-09-25T00:00:00Z">
              <w:r>
                <w:delText xml:space="preserve">+</w:delText>
              </w:r>
            </w:del>
            <m:oMath>
              <w:del w:id="9300" w:author="Gledis Guri" w:date="2026-09-25T00:00:00Z">
                <m:r>
                  <m:rPr>
                    <m:sty m:val="p"/>
                  </m:rPr>
                  <w:rPr>
                    <w:rFonts w:ascii="Cambria Math" w:hAnsi="Cambria Math"/>
                  </w:rPr>
                  <m:t>∞</m:t>
                </m:r>
              </w:del>
            </m:oMath>
          </w:p>
        </w:tc>
        <w:tc>
          <w:tcPr>
            <w:tcW w:w="0" w:type="auto"/>
          </w:tcPr>
          <w:p w14:paraId="5516F1AA" w14:textId="77777777" w:rsidR="0032076E" w:rsidRDefault="0032076E" w:rsidP="00CA4C01">
            <w:pPr>
              <w:pStyle w:val="Compact"/>
              <w:spacing w:line="240" w:lineRule="auto"/>
              <w:rPr>
                <w:del w:id="9303" w:author="Gledis Guri" w:date="2026-09-25T00:00:00Z"/>
              </w:rPr>
            </w:pPr>
          </w:p>
        </w:tc>
      </w:tr>
      <w:tr w:rsidR="0032076E" w14:paraId="5516F1B1" w14:textId="77777777">
        <w:trPr>
          <w:del w:id="9272" w:author="Gledis Guri" w:date="2026-09-25T00:00:00Z"/>
        </w:trPr>
        <w:tc>
          <w:tcPr>
            <w:tcW w:w="0" w:type="auto"/>
          </w:tcPr>
          <w:p w14:paraId="5516F1AC" w14:textId="67C51E4B" w:rsidR="0032076E" w:rsidRPr="00107B96" w:rsidRDefault="00107B96" w:rsidP="00CA4C01">
            <w:pPr>
              <w:pStyle w:val="Compact"/>
              <w:spacing w:line="240" w:lineRule="auto"/>
              <w:rPr>
                <w:del w:id="9305" w:author="Gledis Guri" w:date="2026-09-25T00:00:00Z"/>
              </w:rPr>
            </w:pPr>
            <w:del w:id="9304" w:author="Gledis Guri" w:date="2026-09-25T00:00:00Z">
              <w:r>
                <w:rPr>
                  <w:lang w:val="el-GR"/>
                </w:rPr>
                <w:delText xml:space="preserve">μ</w:delText>
              </w:r>
            </w:del>
          </w:p>
        </w:tc>
        <w:tc>
          <w:tcPr>
            <w:tcW w:w="0" w:type="auto"/>
          </w:tcPr>
          <w:p w14:paraId="5516F1AD" w14:textId="5A6E5ED2" w:rsidR="0032076E" w:rsidRDefault="00D04708" w:rsidP="00CA4C01">
            <w:pPr>
              <w:pStyle w:val="Compact"/>
              <w:spacing w:line="240" w:lineRule="auto"/>
              <w:rPr>
                <w:del w:id="9311" w:author="Gledis Guri" w:date="2026-09-25T00:00:00Z"/>
              </w:rPr>
            </w:pPr>
            <m:oMathPara>
              <m:oMath>
                <w:del w:id="9306" w:author="Gledis Guri" w:date="2026-09-25T00:00:00Z">
                  <m:r>
                    <m:rPr>
                      <m:scr m:val="script"/>
                      <m:sty m:val="p"/>
                    </m:rPr>
                    <w:rPr>
                      <w:rFonts w:ascii="Cambria Math" w:hAnsi="Cambria Math"/>
                    </w:rPr>
                    <m:t>N(</m:t>
                  </m:r>
                </w:del>
                <w:del w:id="9307" w:author="Gledis Guri" w:date="2026-09-25T00:00:00Z">
                  <m:r>
                    <w:rPr>
                      <w:rFonts w:ascii="Cambria Math" w:hAnsi="Cambria Math"/>
                    </w:rPr>
                    <m:t>0</m:t>
                  </m:r>
                </w:del>
                <w:del w:id="9308" w:author="Gledis Guri" w:date="2026-09-25T00:00:00Z">
                  <m:r>
                    <m:rPr>
                      <m:sty m:val="p"/>
                    </m:rPr>
                    <w:rPr>
                      <w:rFonts w:ascii="Cambria Math" w:hAnsi="Cambria Math"/>
                    </w:rPr>
                    <m:t>,</m:t>
                  </m:r>
                </w:del>
                <w:del w:id="9309" w:author="Gledis Guri" w:date="2026-09-25T00:00:00Z">
                  <m:r>
                    <w:rPr>
                      <w:rFonts w:ascii="Cambria Math" w:hAnsi="Cambria Math"/>
                    </w:rPr>
                    <m:t>5</m:t>
                  </m:r>
                </w:del>
                <w:del w:id="9310" w:author="Gledis Guri" w:date="2026-09-25T00:00:00Z">
                  <m:r>
                    <m:rPr>
                      <m:sty m:val="p"/>
                    </m:rPr>
                    <w:rPr>
                      <w:rFonts w:ascii="Cambria Math" w:hAnsi="Cambria Math"/>
                    </w:rPr>
                    <m:t>)</m:t>
                  </m:r>
                </w:del>
              </m:oMath>
            </m:oMathPara>
          </w:p>
        </w:tc>
        <w:tc>
          <w:tcPr>
            <w:tcW w:w="0" w:type="auto"/>
          </w:tcPr>
          <w:p w14:paraId="5516F1AE" w14:textId="77777777" w:rsidR="0032076E" w:rsidRDefault="00D04708" w:rsidP="00CA4C01">
            <w:pPr>
              <w:pStyle w:val="Compact"/>
              <w:spacing w:line="240" w:lineRule="auto"/>
              <w:rPr>
                <w:del w:id="9313" w:author="Gledis Guri" w:date="2026-09-25T00:00:00Z"/>
              </w:rPr>
            </w:pPr>
            <w:del w:id="9312" w:author="Gledis Guri" w:date="2026-09-25T00:00:00Z">
              <w:r>
                <w:delText xml:space="preserve">-</w:delText>
              </w:r>
              <w:r>
                <w:delText xml:space="preserve">5</w:delText>
              </w:r>
            </w:del>
          </w:p>
        </w:tc>
        <w:tc>
          <w:tcPr>
            <w:tcW w:w="0" w:type="auto"/>
          </w:tcPr>
          <w:p w14:paraId="5516F1AF" w14:textId="77777777" w:rsidR="0032076E" w:rsidRDefault="00D04708" w:rsidP="00CA4C01">
            <w:pPr>
              <w:pStyle w:val="Compact"/>
              <w:spacing w:line="240" w:lineRule="auto"/>
              <w:rPr>
                <w:del w:id="9316" w:author="Gledis Guri" w:date="2026-09-25T00:00:00Z"/>
              </w:rPr>
            </w:pPr>
            <w:del w:id="9315" w:author="Gledis Guri" w:date="2026-09-25T00:00:00Z">
              <w:r>
                <w:delText xml:space="preserve">+</w:delText>
              </w:r>
            </w:del>
            <m:oMath>
              <w:del w:id="9314" w:author="Gledis Guri" w:date="2026-09-25T00:00:00Z">
                <m:r>
                  <m:rPr>
                    <m:sty m:val="p"/>
                  </m:rPr>
                  <w:rPr>
                    <w:rFonts w:ascii="Cambria Math" w:hAnsi="Cambria Math"/>
                  </w:rPr>
                  <m:t>∞</m:t>
                </m:r>
              </w:del>
            </m:oMath>
          </w:p>
        </w:tc>
        <w:tc>
          <w:tcPr>
            <w:tcW w:w="0" w:type="auto"/>
          </w:tcPr>
          <w:p w14:paraId="5516F1B0" w14:textId="77777777" w:rsidR="0032076E" w:rsidRDefault="0032076E" w:rsidP="00CA4C01">
            <w:pPr>
              <w:pStyle w:val="Compact"/>
              <w:spacing w:line="240" w:lineRule="auto"/>
              <w:rPr>
                <w:del w:id="9317" w:author="Gledis Guri" w:date="2026-09-25T00:00:00Z"/>
              </w:rPr>
            </w:pPr>
          </w:p>
        </w:tc>
      </w:tr>
      <w:tr w:rsidR="0032076E" w14:paraId="5516F1B7" w14:textId="77777777">
        <w:trPr>
          <w:del w:id="9273" w:author="Gledis Guri" w:date="2026-09-25T00:00:00Z"/>
        </w:trPr>
        <w:tc>
          <w:tcPr>
            <w:tcW w:w="0" w:type="auto"/>
          </w:tcPr>
          <w:p w14:paraId="5516F1B2" w14:textId="10F46326" w:rsidR="0032076E" w:rsidRPr="002E0A3F" w:rsidRDefault="002E0A3F" w:rsidP="00CA4C01">
            <w:pPr>
              <w:pStyle w:val="Compact"/>
              <w:spacing w:line="240" w:lineRule="auto"/>
              <w:rPr>
                <w:del w:id="9319" w:author="Gledis Guri" w:date="2026-09-25T00:00:00Z"/>
              </w:rPr>
            </w:pPr>
            <w:del w:id="9318" w:author="Gledis Guri" w:date="2026-09-25T00:00:00Z">
              <w:r>
                <w:delText xml:space="preserve">log</w:delText>
              </w:r>
              <w:r>
                <w:delText xml:space="preserve">(</w:delText>
              </w:r>
              <w:r>
                <w:rPr>
                  <w:i/>
                  <w:iCs/>
                  <w:lang w:val="el-GR"/>
                </w:rPr>
                <w:delText xml:space="preserve">ρ</w:delText>
              </w:r>
              <w:r>
                <w:delText xml:space="preserve">)</w:delText>
              </w:r>
            </w:del>
          </w:p>
        </w:tc>
        <w:tc>
          <w:tcPr>
            <w:tcW w:w="0" w:type="auto"/>
          </w:tcPr>
          <w:p w14:paraId="5516F1B3" w14:textId="3454FDD4" w:rsidR="0032076E" w:rsidRDefault="00D04708" w:rsidP="00CA4C01">
            <w:pPr>
              <w:pStyle w:val="Compact"/>
              <w:spacing w:line="240" w:lineRule="auto"/>
              <w:rPr>
                <w:del w:id="9325" w:author="Gledis Guri" w:date="2026-09-25T00:00:00Z"/>
              </w:rPr>
            </w:pPr>
            <m:oMathPara>
              <m:oMath>
                <w:del w:id="9320" w:author="Gledis Guri" w:date="2026-09-25T00:00:00Z">
                  <m:r>
                    <m:rPr>
                      <m:scr m:val="script"/>
                      <m:sty m:val="p"/>
                    </m:rPr>
                    <w:rPr>
                      <w:rFonts w:ascii="Cambria Math" w:hAnsi="Cambria Math"/>
                    </w:rPr>
                    <m:t>N(</m:t>
                  </m:r>
                </w:del>
                <w:del w:id="9321" w:author="Gledis Guri" w:date="2026-09-25T00:00:00Z">
                  <m:r>
                    <w:rPr>
                      <w:rFonts w:ascii="Cambria Math" w:hAnsi="Cambria Math"/>
                    </w:rPr>
                    <m:t>0</m:t>
                  </m:r>
                </w:del>
                <w:del w:id="9322" w:author="Gledis Guri" w:date="2026-09-25T00:00:00Z">
                  <m:r>
                    <m:rPr>
                      <m:sty m:val="p"/>
                    </m:rPr>
                    <w:rPr>
                      <w:rFonts w:ascii="Cambria Math" w:hAnsi="Cambria Math"/>
                    </w:rPr>
                    <m:t>,</m:t>
                  </m:r>
                </w:del>
                <w:del w:id="9323" w:author="Gledis Guri" w:date="2026-09-25T00:00:00Z">
                  <m:r>
                    <w:rPr>
                      <w:rFonts w:ascii="Cambria Math" w:hAnsi="Cambria Math"/>
                    </w:rPr>
                    <m:t>1</m:t>
                  </m:r>
                </w:del>
                <w:del w:id="9324" w:author="Gledis Guri" w:date="2026-09-25T00:00:00Z">
                  <m:r>
                    <m:rPr>
                      <m:sty m:val="p"/>
                    </m:rPr>
                    <w:rPr>
                      <w:rFonts w:ascii="Cambria Math" w:hAnsi="Cambria Math"/>
                    </w:rPr>
                    <m:t>)</m:t>
                  </m:r>
                </w:del>
              </m:oMath>
            </m:oMathPara>
          </w:p>
        </w:tc>
        <w:tc>
          <w:tcPr>
            <w:tcW w:w="0" w:type="auto"/>
          </w:tcPr>
          <w:p w14:paraId="5516F1B4" w14:textId="77777777" w:rsidR="0032076E" w:rsidRDefault="00D04708" w:rsidP="00CA4C01">
            <w:pPr>
              <w:pStyle w:val="Compact"/>
              <w:spacing w:line="240" w:lineRule="auto"/>
              <w:rPr>
                <w:del w:id="9327" w:author="Gledis Guri" w:date="2026-09-25T00:00:00Z"/>
              </w:rPr>
            </w:pPr>
            <w:del w:id="9326" w:author="Gledis Guri" w:date="2026-09-25T00:00:00Z">
              <w:r>
                <w:delText xml:space="preserve">-</w:delText>
              </w:r>
              <w:r>
                <w:delText xml:space="preserve">5</w:delText>
              </w:r>
            </w:del>
          </w:p>
        </w:tc>
        <w:tc>
          <w:tcPr>
            <w:tcW w:w="0" w:type="auto"/>
          </w:tcPr>
          <w:p w14:paraId="5516F1B5" w14:textId="77777777" w:rsidR="0032076E" w:rsidRDefault="00D04708" w:rsidP="00CA4C01">
            <w:pPr>
              <w:pStyle w:val="Compact"/>
              <w:spacing w:line="240" w:lineRule="auto"/>
              <w:rPr>
                <w:del w:id="9330" w:author="Gledis Guri" w:date="2026-09-25T00:00:00Z"/>
              </w:rPr>
            </w:pPr>
            <w:del w:id="9329" w:author="Gledis Guri" w:date="2026-09-25T00:00:00Z">
              <w:r>
                <w:delText xml:space="preserve">+</w:delText>
              </w:r>
            </w:del>
            <m:oMath>
              <w:del w:id="9328" w:author="Gledis Guri" w:date="2026-09-25T00:00:00Z">
                <m:r>
                  <m:rPr>
                    <m:sty m:val="p"/>
                  </m:rPr>
                  <w:rPr>
                    <w:rFonts w:ascii="Cambria Math" w:hAnsi="Cambria Math"/>
                  </w:rPr>
                  <m:t>∞</m:t>
                </m:r>
              </w:del>
            </m:oMath>
          </w:p>
        </w:tc>
        <w:tc>
          <w:tcPr>
            <w:tcW w:w="0" w:type="auto"/>
          </w:tcPr>
          <w:p w14:paraId="5516F1B6" w14:textId="77777777" w:rsidR="0032076E" w:rsidRDefault="0032076E" w:rsidP="00CA4C01">
            <w:pPr>
              <w:pStyle w:val="Compact"/>
              <w:spacing w:line="240" w:lineRule="auto"/>
              <w:rPr>
                <w:del w:id="9331" w:author="Gledis Guri" w:date="2026-09-25T00:00:00Z"/>
              </w:rPr>
            </w:pPr>
          </w:p>
        </w:tc>
      </w:tr>
      <w:tr w:rsidR="0032076E" w14:paraId="5516F1BD" w14:textId="77777777">
        <w:trPr>
          <w:del w:id="9274" w:author="Gledis Guri" w:date="2026-09-25T00:00:00Z"/>
        </w:trPr>
        <w:tc>
          <w:tcPr>
            <w:tcW w:w="0" w:type="auto"/>
          </w:tcPr>
          <w:p w14:paraId="5516F1B8" w14:textId="763D7E77" w:rsidR="0032076E" w:rsidRPr="00107B96" w:rsidRDefault="00107B96" w:rsidP="00CA4C01">
            <w:pPr>
              <w:pStyle w:val="Compact"/>
              <w:spacing w:line="240" w:lineRule="auto"/>
              <w:rPr>
                <w:del w:id="9333" w:author="Gledis Guri" w:date="2026-09-25T00:00:00Z"/>
              </w:rPr>
            </w:pPr>
            <w:del w:id="9332" w:author="Gledis Guri" w:date="2026-09-25T00:00:00Z">
              <w:r>
                <w:rPr>
                  <w:lang w:val="el-GR"/>
                </w:rPr>
                <w:delText xml:space="preserve">σ</w:delText>
              </w:r>
              <w:r>
                <w:rPr>
                  <w:vertAlign w:val="superscript"/>
                </w:rPr>
                <w:delText xml:space="preserve">2</w:delText>
              </w:r>
            </w:del>
          </w:p>
        </w:tc>
        <w:tc>
          <w:tcPr>
            <w:tcW w:w="0" w:type="auto"/>
          </w:tcPr>
          <w:p w14:paraId="5516F1B9" w14:textId="2EF4BE2D" w:rsidR="0032076E" w:rsidRDefault="00D04708" w:rsidP="00CA4C01">
            <w:pPr>
              <w:pStyle w:val="Compact"/>
              <w:spacing w:line="240" w:lineRule="auto"/>
              <w:rPr>
                <w:del w:id="9339" w:author="Gledis Guri" w:date="2026-09-25T00:00:00Z"/>
              </w:rPr>
            </w:pPr>
            <m:oMathPara>
              <m:oMath>
                <w:del w:id="9334" w:author="Gledis Guri" w:date="2026-09-25T00:00:00Z">
                  <m:r>
                    <m:rPr>
                      <m:scr m:val="script"/>
                      <m:sty m:val="p"/>
                    </m:rPr>
                    <w:rPr>
                      <w:rFonts w:ascii="Cambria Math" w:hAnsi="Cambria Math"/>
                    </w:rPr>
                    <m:t>N(</m:t>
                  </m:r>
                </w:del>
                <w:del w:id="9335" w:author="Gledis Guri" w:date="2026-09-25T00:00:00Z">
                  <m:r>
                    <w:rPr>
                      <w:rFonts w:ascii="Cambria Math" w:hAnsi="Cambria Math"/>
                    </w:rPr>
                    <m:t>0</m:t>
                  </m:r>
                </w:del>
                <w:del w:id="9336" w:author="Gledis Guri" w:date="2026-09-25T00:00:00Z">
                  <m:r>
                    <m:rPr>
                      <m:sty m:val="p"/>
                    </m:rPr>
                    <w:rPr>
                      <w:rFonts w:ascii="Cambria Math" w:hAnsi="Cambria Math"/>
                    </w:rPr>
                    <m:t>,</m:t>
                  </m:r>
                </w:del>
                <w:del w:id="9337" w:author="Gledis Guri" w:date="2026-09-25T00:00:00Z">
                  <m:r>
                    <w:rPr>
                      <w:rFonts w:ascii="Cambria Math" w:hAnsi="Cambria Math"/>
                    </w:rPr>
                    <m:t>1</m:t>
                  </m:r>
                </w:del>
                <w:del w:id="9338" w:author="Gledis Guri" w:date="2026-09-25T00:00:00Z">
                  <m:r>
                    <m:rPr>
                      <m:sty m:val="p"/>
                    </m:rPr>
                    <w:rPr>
                      <w:rFonts w:ascii="Cambria Math" w:hAnsi="Cambria Math"/>
                    </w:rPr>
                    <m:t>)</m:t>
                  </m:r>
                </w:del>
              </m:oMath>
            </m:oMathPara>
          </w:p>
        </w:tc>
        <w:tc>
          <w:tcPr>
            <w:tcW w:w="0" w:type="auto"/>
          </w:tcPr>
          <w:p w14:paraId="5516F1BA" w14:textId="77777777" w:rsidR="0032076E" w:rsidRDefault="00D04708" w:rsidP="00CA4C01">
            <w:pPr>
              <w:pStyle w:val="Compact"/>
              <w:spacing w:line="240" w:lineRule="auto"/>
              <w:rPr>
                <w:del w:id="9341" w:author="Gledis Guri" w:date="2026-09-25T00:00:00Z"/>
              </w:rPr>
            </w:pPr>
            <w:del w:id="9340" w:author="Gledis Guri" w:date="2026-09-25T00:00:00Z">
              <w:r>
                <w:delText xml:space="preserve">0</w:delText>
              </w:r>
            </w:del>
          </w:p>
        </w:tc>
        <w:tc>
          <w:tcPr>
            <w:tcW w:w="0" w:type="auto"/>
          </w:tcPr>
          <w:p w14:paraId="5516F1BB" w14:textId="77777777" w:rsidR="0032076E" w:rsidRDefault="00D04708" w:rsidP="00CA4C01">
            <w:pPr>
              <w:pStyle w:val="Compact"/>
              <w:spacing w:line="240" w:lineRule="auto"/>
              <w:rPr>
                <w:del w:id="9344" w:author="Gledis Guri" w:date="2026-09-25T00:00:00Z"/>
              </w:rPr>
            </w:pPr>
            <w:del w:id="9343" w:author="Gledis Guri" w:date="2026-09-25T00:00:00Z">
              <w:r>
                <w:delText xml:space="preserve">+</w:delText>
              </w:r>
            </w:del>
            <m:oMath>
              <w:del w:id="9342" w:author="Gledis Guri" w:date="2026-09-25T00:00:00Z">
                <m:r>
                  <m:rPr>
                    <m:sty m:val="p"/>
                  </m:rPr>
                  <w:rPr>
                    <w:rFonts w:ascii="Cambria Math" w:hAnsi="Cambria Math"/>
                  </w:rPr>
                  <m:t>∞</m:t>
                </m:r>
              </w:del>
            </m:oMath>
          </w:p>
        </w:tc>
        <w:tc>
          <w:tcPr>
            <w:tcW w:w="0" w:type="auto"/>
          </w:tcPr>
          <w:p w14:paraId="5516F1BC" w14:textId="77777777" w:rsidR="0032076E" w:rsidRDefault="0032076E" w:rsidP="00CA4C01">
            <w:pPr>
              <w:pStyle w:val="Compact"/>
              <w:spacing w:line="240" w:lineRule="auto"/>
              <w:rPr>
                <w:del w:id="9345" w:author="Gledis Guri" w:date="2026-09-25T00:00:00Z"/>
              </w:rPr>
            </w:pPr>
          </w:p>
        </w:tc>
      </w:tr>
      <w:tr w:rsidR="0006210A" w14:paraId="743C5062" w14:textId="77777777">
        <w:trPr>
          <w:del w:id="9275" w:author="Gledis Guri" w:date="2026-09-25T00:00:00Z"/>
        </w:trPr>
        <w:tc>
          <w:tcPr>
            <w:tcW w:w="0" w:type="auto"/>
          </w:tcPr>
          <w:p w14:paraId="0FE11503" w14:textId="77777777" w:rsidR="0006210A" w:rsidRDefault="0006210A" w:rsidP="00CA4C01">
            <w:pPr>
              <w:pStyle w:val="Compact"/>
              <w:spacing w:line="240" w:lineRule="auto"/>
              <w:rPr>
                <w:del w:id="9346" w:author="Gledis Guri" w:date="2026-09-25T00:00:00Z"/>
              </w:rPr>
            </w:pPr>
          </w:p>
        </w:tc>
        <w:tc>
          <w:tcPr>
            <w:tcW w:w="0" w:type="auto"/>
          </w:tcPr>
          <w:p w14:paraId="48EFC1DF" w14:textId="77777777" w:rsidR="0006210A" w:rsidRDefault="0006210A" w:rsidP="00CA4C01">
            <w:pPr>
              <w:pStyle w:val="Compact"/>
              <w:spacing w:line="240" w:lineRule="auto"/>
              <w:rPr>
                <w:del w:id="9347" w:author="Gledis Guri" w:date="2026-09-25T00:00:00Z"/>
              </w:rPr>
            </w:pPr>
          </w:p>
        </w:tc>
        <w:tc>
          <w:tcPr>
            <w:tcW w:w="0" w:type="auto"/>
          </w:tcPr>
          <w:p w14:paraId="30ED6F8C" w14:textId="77777777" w:rsidR="0006210A" w:rsidRDefault="0006210A" w:rsidP="00CA4C01">
            <w:pPr>
              <w:pStyle w:val="Compact"/>
              <w:spacing w:line="240" w:lineRule="auto"/>
              <w:rPr>
                <w:del w:id="9348" w:author="Gledis Guri" w:date="2026-09-25T00:00:00Z"/>
              </w:rPr>
            </w:pPr>
          </w:p>
        </w:tc>
        <w:tc>
          <w:tcPr>
            <w:tcW w:w="0" w:type="auto"/>
          </w:tcPr>
          <w:p w14:paraId="1FDD0A41" w14:textId="77777777" w:rsidR="0006210A" w:rsidRDefault="0006210A" w:rsidP="00CA4C01">
            <w:pPr>
              <w:pStyle w:val="Compact"/>
              <w:spacing w:line="240" w:lineRule="auto"/>
              <w:rPr>
                <w:del w:id="9349" w:author="Gledis Guri" w:date="2026-09-25T00:00:00Z"/>
              </w:rPr>
            </w:pPr>
          </w:p>
        </w:tc>
        <w:tc>
          <w:tcPr>
            <w:tcW w:w="0" w:type="auto"/>
          </w:tcPr>
          <w:p w14:paraId="7DDF2285" w14:textId="77777777" w:rsidR="0006210A" w:rsidRDefault="0006210A" w:rsidP="00CA4C01">
            <w:pPr>
              <w:pStyle w:val="Compact"/>
              <w:spacing w:line="240" w:lineRule="auto"/>
              <w:rPr>
                <w:del w:id="9350" w:author="Gledis Guri" w:date="2026-09-25T00:00:00Z"/>
              </w:rPr>
            </w:pPr>
          </w:p>
        </w:tc>
      </w:tr>
    </w:tbl>
    <w:p w14:paraId="5516F1BE" w14:textId="169042CF" w:rsidR="0032076E" w:rsidRDefault="009D7BDF" w:rsidP="001643E6">
      <w:pPr>
        <w:pStyle w:val="CaptionedFigure"/>
        <w:spacing w:after="0" w:line="480" w:lineRule="auto"/>
        <w:rPr>
          <w:del w:id="9058" w:author="Gledis Guri" w:date="2026-09-25T00:00:00Z"/>
        </w:rPr>
      </w:pPr>
      <w:bookmarkStart w:id="12" w:name="fig:dag"/>
      <w:bookmarkEnd w:id="11"/>
      <w:del w:id="9057" w:author="Gledis Guri" w:date="2026-09-25T00:00:00Z">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del>
    </w:p>
    <w:p w14:paraId="5516F1BF" w14:textId="6848C889" w:rsidR="0032076E" w:rsidRDefault="00D04708" w:rsidP="001643E6">
      <w:pPr>
        <w:pStyle w:val="ImageCaption"/>
        <w:spacing w:after="0" w:line="480" w:lineRule="auto"/>
        <w:rPr>
          <w:del w:id="9062" w:author="Gledis Guri" w:date="2026-09-25T00:00:00Z"/>
        </w:rPr>
      </w:pPr>
      <w:del w:id="9059" w:author="Gledis Guri" w:date="2026-09-25T00:00:00Z">
        <w:r>
          <w:delText xml:space="preserve">Figure</w:delText>
        </w:r>
        <w:r>
          <w:delText xml:space="preserve"> </w:delText>
        </w:r>
        <w:r>
          <w:delText xml:space="preserve">2</w:delText>
        </w:r>
        <w:r>
          <w:delText xml:space="preserve">.</w:delText>
        </w:r>
        <w:r>
          <w:delText xml:space="preserve"> </w:delText>
        </w:r>
        <w:r>
          <w:delText xml:space="preserve">Workflow</w:delText>
        </w:r>
        <w:r>
          <w:delText xml:space="preserve"> </w:delText>
        </w:r>
        <w:r>
          <w:delText xml:space="preserve">for</w:delText>
        </w:r>
        <w:r>
          <w:delText xml:space="preserve"> </w:delText>
        </w:r>
        <w:r>
          <w:delText xml:space="preserve">evaluating</w:delText>
        </w:r>
        <w:r>
          <w:delText xml:space="preserve"> </w:delText>
        </w:r>
        <w:r>
          <w:delText xml:space="preserve">sampling</w:delText>
        </w:r>
        <w:r>
          <w:delText xml:space="preserve">‐</w:delText>
        </w:r>
        <w:r>
          <w:delText xml:space="preserve">density</w:delText>
        </w:r>
        <w:r>
          <w:delText xml:space="preserve"> </w:delText>
        </w:r>
        <w:r>
          <w:delText xml:space="preserve">effects</w:delText>
        </w:r>
        <w:r>
          <w:delText xml:space="preserve"> </w:delText>
        </w:r>
        <w:r>
          <w:delText xml:space="preserve">on</w:delText>
        </w:r>
        <w:r>
          <w:delText xml:space="preserve"> </w:delText>
        </w:r>
        <w:r>
          <w:delText xml:space="preserve">spatial</w:delText>
        </w:r>
        <w:r>
          <w:delText xml:space="preserve"> </w:delText>
        </w:r>
        <w:r>
          <w:delText xml:space="preserve">field</w:delText>
        </w:r>
        <w:r>
          <w:delText xml:space="preserve"> </w:delText>
        </w:r>
        <w:r>
          <w:delText xml:space="preserve">reconstruction</w:delText>
        </w:r>
        <w:r>
          <w:delText xml:space="preserve"> </w:delText>
        </w:r>
        <w:r>
          <w:delText xml:space="preserve">in</w:delText>
        </w:r>
        <w:r>
          <w:delText xml:space="preserve"> </w:delText>
        </w:r>
        <w:r>
          <w:delText xml:space="preserve">simulated</w:delText>
        </w:r>
        <w:r>
          <w:delText xml:space="preserve"> </w:delText>
        </w:r>
        <w:r>
          <w:delText xml:space="preserve">(</w:delText>
        </w:r>
        <w:r>
          <w:delText xml:space="preserve">in</w:delText>
        </w:r>
        <w:r>
          <w:delText xml:space="preserve">-</w:delText>
        </w:r>
        <w:r>
          <w:delText xml:space="preserve">silico</w:delText>
        </w:r>
        <w:r>
          <w:delText xml:space="preserve">)</w:delText>
        </w:r>
        <w:r>
          <w:delText xml:space="preserve"> </w:delText>
        </w:r>
        <w:r>
          <w:delText xml:space="preserve">and</w:delText>
        </w:r>
        <w:r>
          <w:delText xml:space="preserve"> </w:delText>
        </w:r>
        <w:r>
          <w:delText xml:space="preserve">empirical</w:delText>
        </w:r>
        <w:r>
          <w:delText xml:space="preserve"> </w:delText>
        </w:r>
        <w:r>
          <w:delText xml:space="preserve">(</w:delText>
        </w:r>
        <w:r>
          <w:delText xml:space="preserve">in</w:delText>
        </w:r>
        <w:r>
          <w:delText xml:space="preserve">-</w:delText>
        </w:r>
        <w:r>
          <w:delText xml:space="preserve">situ</w:delText>
        </w:r>
        <w:r>
          <w:delText xml:space="preserve">)</w:delText>
        </w:r>
        <w:r>
          <w:delText xml:space="preserve"> </w:delText>
        </w:r>
        <w:r>
          <w:delText xml:space="preserve">data</w:delText>
        </w:r>
        <w:r>
          <w:delText xml:space="preserve">.</w:delText>
        </w:r>
        <w:r>
          <w:delText xml:space="preserve"> </w:delText>
        </w:r>
        <w:r>
          <w:delText xml:space="preserve">A</w:delText>
        </w:r>
        <w:r>
          <w:delText xml:space="preserve"> </w:delText>
        </w:r>
        <w:r>
          <w:delText xml:space="preserve">spatial</w:delText>
        </w:r>
        <w:r>
          <w:delText xml:space="preserve"> </w:delText>
        </w:r>
        <w:r>
          <w:delText xml:space="preserve">field</w:delText>
        </w:r>
        <w:r>
          <w:delText xml:space="preserve"> </w:delText>
        </w:r>
        <w:r>
          <w:delText xml:space="preserve">is</w:delText>
        </w:r>
        <w:r>
          <w:delText xml:space="preserve"> </w:delText>
        </w:r>
        <w:r>
          <w:delText xml:space="preserve">generated</w:delText>
        </w:r>
        <w:r>
          <w:delText xml:space="preserve"> </w:delText>
        </w:r>
        <w:r>
          <w:delText xml:space="preserve">(</w:delText>
        </w:r>
        <w:r>
          <w:delText xml:space="preserve">panel</w:delText>
        </w:r>
        <w:r>
          <w:delText xml:space="preserve"> </w:delText>
        </w:r>
        <w:r>
          <w:delText xml:space="preserve">A</w:delText>
        </w:r>
        <w:r>
          <w:delText xml:space="preserve">;</w:delText>
        </w:r>
        <w:r>
          <w:delText xml:space="preserve"> </w:delText>
        </w:r>
        <w:r>
          <w:delText xml:space="preserve">in</w:delText>
        </w:r>
        <w:r>
          <w:delText xml:space="preserve">-</w:delText>
        </w:r>
        <w:r>
          <w:delText xml:space="preserve">silico</w:delText>
        </w:r>
        <w:r>
          <w:delText xml:space="preserve"> </w:delText>
        </w:r>
        <w:r>
          <w:delText xml:space="preserve">data</w:delText>
        </w:r>
        <w:r>
          <w:delText xml:space="preserve">)</w:delText>
        </w:r>
        <w:r>
          <w:delText xml:space="preserve"> </w:delText>
        </w:r>
        <w:r>
          <w:delText xml:space="preserve">from</w:delText>
        </w:r>
        <w:r>
          <w:delText xml:space="preserve"> </w:delText>
        </w:r>
        <w:r>
          <w:delText xml:space="preserve">known</w:delText>
        </w:r>
        <w:r>
          <w:delText xml:space="preserve"> </w:delText>
        </w:r>
        <w:r>
          <w:delText xml:space="preserve">parameters</w:delText>
        </w:r>
        <w:r>
          <w:delText xml:space="preserve"> </w:delText>
        </w:r>
        <w:r>
          <w:delText xml:space="preserve">(</w:delText>
        </w:r>
        <w:r>
          <w:rPr>
            <w:lang w:val="el-GR"/>
          </w:rPr>
          <w:delText xml:space="preserve">μ</w:delText>
        </w:r>
        <w:r>
          <w:delText xml:space="preserve">,</w:delText>
        </w:r>
        <w:r>
          <w:delText xml:space="preserve"> </w:delText>
        </w:r>
        <w:r>
          <w:rPr>
            <w:lang w:val="el-GR"/>
          </w:rPr>
          <w:delText xml:space="preserve">ρ</w:delText>
        </w:r>
        <w:r>
          <w:delText xml:space="preserve">,</w:delText>
        </w:r>
        <w:r>
          <w:delText xml:space="preserve"> </w:delText>
        </w:r>
        <w:r>
          <w:rPr>
            <w:lang w:val="el-GR"/>
          </w:rPr>
          <w:delText xml:space="preserve">σ</w:delText>
        </w:r>
        <w:r>
          <w:delText xml:space="preserve">)</w:delText>
        </w:r>
        <w:r>
          <w:delText xml:space="preserve"> </w:delText>
        </w:r>
        <w:r>
          <w:delText xml:space="preserve">and</w:delText>
        </w:r>
        <w:r>
          <w:delText xml:space="preserve"> </w:delText>
        </w:r>
        <w:r>
          <w:delText xml:space="preserve">represented</w:delText>
        </w:r>
        <w:r>
          <w:delText xml:space="preserve"> </w:delText>
        </w:r>
        <w:r>
          <w:delText xml:space="preserve">on</w:delText>
        </w:r>
        <w:r>
          <w:delText xml:space="preserve"> </w:delText>
        </w:r>
        <w:r>
          <w:delText xml:space="preserve">a</w:delText>
        </w:r>
        <w:r>
          <w:delText xml:space="preserve"> </w:delText>
        </w:r>
        <w:r>
          <w:delText xml:space="preserve">discrete</w:delText>
        </w:r>
        <w:r>
          <w:delText xml:space="preserve"> </w:delText>
        </w:r>
        <w:r>
          <w:delText xml:space="preserve">grid</w:delText>
        </w:r>
        <w:r>
          <w:delText xml:space="preserve"> </w:delText>
        </w:r>
        <w:r>
          <w:delText xml:space="preserve">(</w:delText>
        </w:r>
        <w:r>
          <w:delText xml:space="preserve">Q</w:delText>
        </w:r>
        <w:r>
          <w:delText xml:space="preserve">,</w:delText>
        </w:r>
        <w:r>
          <w:delText xml:space="preserve"> </w:delText>
        </w:r>
        <w:r>
          <w:delText xml:space="preserve">N</w:delText>
        </w:r>
        <w:r>
          <w:delText xml:space="preserve">=</w:delText>
        </w:r>
        <w:r>
          <w:delText xml:space="preserve">18</w:delText>
        </w:r>
        <w:r>
          <w:delText xml:space="preserve">,</w:delText>
        </w:r>
        <w:r>
          <w:delText xml:space="preserve">916</w:delText>
        </w:r>
        <w:r>
          <w:delText xml:space="preserve">)</w:delText>
        </w:r>
        <w:r>
          <w:delText xml:space="preserve">.</w:delText>
        </w:r>
        <w:r>
          <w:delText xml:space="preserve"> </w:delText>
        </w:r>
        <w:r>
          <w:delText xml:space="preserve">A</w:delText>
        </w:r>
        <w:r>
          <w:delText xml:space="preserve"> </w:delText>
        </w:r>
        <w:r>
          <w:delText xml:space="preserve">reference</w:delText>
        </w:r>
        <w:r>
          <w:delText xml:space="preserve"> </w:delText>
        </w:r>
        <w:r>
          <w:delText xml:space="preserve">sampling</w:delText>
        </w:r>
        <w:r>
          <w:delText xml:space="preserve"> </w:delText>
        </w:r>
        <w:r>
          <w:delText xml:space="preserve">set</w:delText>
        </w:r>
        <w:r>
          <w:delText xml:space="preserve"> </w:delText>
        </w:r>
        <w:r>
          <w:delText xml:space="preserve">(</w:delText>
        </w:r>
        <w:r>
          <w:delText xml:space="preserve">Y</w:delText>
        </w:r>
        <w:r>
          <w:delText xml:space="preserve">,</w:delText>
        </w:r>
        <w:r>
          <w:delText xml:space="preserve"> </w:delText>
        </w:r>
        <w:r>
          <w:delText xml:space="preserve">N</w:delText>
        </w:r>
        <w:r>
          <w:delText xml:space="preserve">=</w:delText>
        </w:r>
        <w:r>
          <w:delText xml:space="preserve">4000</w:delText>
        </w:r>
        <w:r>
          <w:delText xml:space="preserve">)</w:delText>
        </w:r>
        <w:r>
          <w:delText xml:space="preserve"> </w:delText>
        </w:r>
        <w:r>
          <w:delText xml:space="preserve">is</w:delText>
        </w:r>
        <w:r>
          <w:delText xml:space="preserve"> </w:delText>
        </w:r>
        <w:r>
          <w:delText xml:space="preserve">used</w:delText>
        </w:r>
        <w:r>
          <w:delText xml:space="preserve"> </w:delText>
        </w:r>
        <w:r>
          <w:delText xml:space="preserve">to</w:delText>
        </w:r>
        <w:r>
          <w:delText xml:space="preserve"> </w:delText>
        </w:r>
        <w:r>
          <w:delText xml:space="preserve">fit</w:delText>
        </w:r>
        <w:r>
          <w:delText xml:space="preserve"> </w:delText>
        </w:r>
        <w:r>
          <w:delText xml:space="preserve">a</w:delText>
        </w:r>
        <w:r>
          <w:delText xml:space="preserve"> </w:delText>
        </w:r>
        <w:r>
          <w:delText xml:space="preserve">GP</w:delText>
        </w:r>
        <w:r>
          <w:delText xml:space="preserve"> </w:delText>
        </w:r>
        <w:r>
          <w:delText xml:space="preserve">model</w:delText>
        </w:r>
        <w:r>
          <w:delText xml:space="preserve"> </w:delText>
        </w:r>
        <w:r>
          <w:delText xml:space="preserve">and</w:delText>
        </w:r>
        <w:r>
          <w:delText xml:space="preserve"> </w:delText>
        </w:r>
        <w:r>
          <w:delText xml:space="preserve">generate</w:delText>
        </w:r>
        <w:r>
          <w:delText xml:space="preserve"> </w:delText>
        </w:r>
        <w:r>
          <w:delText xml:space="preserve">a</w:delText>
        </w:r>
        <w:r>
          <w:delText xml:space="preserve"> </w:delText>
        </w:r>
        <w:r>
          <w:delText xml:space="preserve">predicted</w:delText>
        </w:r>
        <w:r>
          <w:delText xml:space="preserve"> </w:delText>
        </w:r>
        <w:r>
          <w:delText xml:space="preserve">field</w:delText>
        </w:r>
        <w:r>
          <w:delText xml:space="preserve"> </w:delText>
        </w:r>
        <w:r>
          <w:delText xml:space="preserve">(</w:delText>
        </w:r>
        <w:r>
          <w:delText xml:space="preserve">Z</w:delText>
        </w:r>
        <w:r>
          <w:delText xml:space="preserve">)</w:delText>
        </w:r>
        <w:r>
          <w:delText xml:space="preserve">,</w:delText>
        </w:r>
        <w:r>
          <w:delText xml:space="preserve"> </w:delText>
        </w:r>
        <w:r>
          <w:delText xml:space="preserve">which</w:delText>
        </w:r>
        <w:r>
          <w:delText xml:space="preserve"> </w:delText>
        </w:r>
        <w:r>
          <w:delText xml:space="preserve">serves</w:delText>
        </w:r>
        <w:r>
          <w:delText xml:space="preserve"> </w:delText>
        </w:r>
        <w:r>
          <w:delText xml:space="preserve">as</w:delText>
        </w:r>
        <w:r>
          <w:delText xml:space="preserve"> </w:delText>
        </w:r>
        <w:r>
          <w:delText xml:space="preserve">the</w:delText>
        </w:r>
        <w:r>
          <w:delText xml:space="preserve"> </w:delText>
        </w:r>
        <w:r>
          <w:delText xml:space="preserve">reference</w:delText>
        </w:r>
        <w:r>
          <w:delText xml:space="preserve"> </w:delText>
        </w:r>
        <w:r>
          <w:delText xml:space="preserve">reconstruction</w:delText>
        </w:r>
        <w:r>
          <w:delText xml:space="preserve">.</w:delText>
        </w:r>
        <w:r>
          <w:delText xml:space="preserve"> </w:delText>
        </w:r>
        <w:r>
          <w:delText xml:space="preserve">The</w:delText>
        </w:r>
        <w:r>
          <w:delText xml:space="preserve"> </w:delText>
        </w:r>
        <w:r>
          <w:delText xml:space="preserve">prediction</w:delText>
        </w:r>
        <w:r>
          <w:delText xml:space="preserve"> </w:delText>
        </w:r>
        <w:r>
          <w:delText xml:space="preserve">error</w:delText>
        </w:r>
        <w:r>
          <w:delText xml:space="preserve"> </w:delText>
        </w:r>
        <w:r>
          <w:delText xml:space="preserve">(</w:delText>
        </w:r>
        <w:r>
          <w:delText xml:space="preserve">ε</w:delText>
        </w:r>
        <w:r>
          <w:rPr>
            <w:vertAlign w:val="subscript"/>
          </w:rPr>
          <w:delText xml:space="preserve">2</w:delText>
        </w:r>
        <w:r>
          <w:delText xml:space="preserve">)</w:delText>
        </w:r>
        <w:r>
          <w:delText xml:space="preserve"> </w:delText>
        </w:r>
        <w:r>
          <w:delText xml:space="preserve">is</w:delText>
        </w:r>
        <w:r>
          <w:delText xml:space="preserve"> </w:delText>
        </w:r>
        <w:r>
          <w:delText xml:space="preserve">defined</w:delText>
        </w:r>
        <w:r>
          <w:delText xml:space="preserve"> </w:delText>
        </w:r>
        <w:r>
          <w:delText xml:space="preserve">as</w:delText>
        </w:r>
        <w:r>
          <w:delText xml:space="preserve"> </w:delText>
        </w:r>
        <w:r>
          <w:delText xml:space="preserve">the</w:delText>
        </w:r>
        <w:r>
          <w:delText xml:space="preserve"> </w:delText>
        </w:r>
        <w:r>
          <w:delText xml:space="preserve">difference</w:delText>
        </w:r>
        <w:r>
          <w:delText xml:space="preserve"> </w:delText>
        </w:r>
        <w:r>
          <w:delText xml:space="preserve">between</w:delText>
        </w:r>
        <w:r>
          <w:delText xml:space="preserve"> </w:delText>
        </w:r>
        <w:r>
          <w:delText xml:space="preserve">Z</w:delText>
        </w:r>
        <w:r>
          <w:delText xml:space="preserve"> </w:delText>
        </w:r>
        <w:r>
          <w:delText xml:space="preserve">field</w:delText>
        </w:r>
        <w:r>
          <w:delText xml:space="preserve"> </w:delText>
        </w:r>
        <w:r>
          <w:delText xml:space="preserve">and</w:delText>
        </w:r>
        <w:r>
          <w:delText xml:space="preserve"> </w:delText>
        </w:r>
        <w:r>
          <w:delText xml:space="preserve">the</w:delText>
        </w:r>
        <w:r>
          <w:delText xml:space="preserve"> </w:delText>
        </w:r>
        <w:r>
          <w:delText xml:space="preserve">progressively</w:delText>
        </w:r>
        <w:r>
          <w:delText xml:space="preserve"> </w:delText>
        </w:r>
        <w:r>
          <w:delText xml:space="preserve">reduced</w:delText>
        </w:r>
        <w:r>
          <w:delText xml:space="preserve"> </w:delText>
        </w:r>
        <w:r>
          <w:delText xml:space="preserve">using</w:delText>
        </w:r>
        <w:r>
          <w:delText xml:space="preserve"> </w:delText>
        </w:r>
        <w:r>
          <w:delText xml:space="preserve">thinning</w:delText>
        </w:r>
        <w:r>
          <w:delText xml:space="preserve"> </w:delText>
        </w:r>
        <w:r>
          <w:delText xml:space="preserve">designs</w:delText>
        </w:r>
        <w:r>
          <w:delText xml:space="preserve"> </w:delText>
        </w:r>
        <w:r>
          <w:delText xml:space="preserve">(</w:delText>
        </w:r>
        <w:r>
          <w:delText xml:space="preserve">Y</w:delText>
        </w:r>
        <w:r>
          <w:rPr>
            <w:vertAlign w:val="subscript"/>
          </w:rPr>
          <w:delText xml:space="preserve">E</w:delText>
        </w:r>
        <w:r>
          <w:delText xml:space="preserve">)</w:delText>
        </w:r>
        <w:r>
          <w:delText xml:space="preserve"> </w:delText>
        </w:r>
        <w:r>
          <w:delText xml:space="preserve">reconstructed</w:delText>
        </w:r>
        <w:r>
          <w:delText xml:space="preserve"> </w:delText>
        </w:r>
        <w:r>
          <w:delText xml:space="preserve">field</w:delText>
        </w:r>
        <w:r>
          <w:delText xml:space="preserve">.</w:delText>
        </w:r>
        <w:r>
          <w:delText xml:space="preserve"> </w:delText>
        </w:r>
        <w:r>
          <w:delText xml:space="preserve">To</w:delText>
        </w:r>
        <w:r>
          <w:delText xml:space="preserve"> </w:delText>
        </w:r>
        <w:r>
          <w:delText xml:space="preserve">enable</w:delText>
        </w:r>
        <w:r>
          <w:delText xml:space="preserve"> </w:delText>
        </w:r>
        <w:r>
          <w:delText xml:space="preserve">a</w:delText>
        </w:r>
        <w:r>
          <w:delText xml:space="preserve"> </w:delText>
        </w:r>
        <w:r>
          <w:delText xml:space="preserve">like</w:delText>
        </w:r>
        <w:r>
          <w:delText xml:space="preserve">-</w:delText>
        </w:r>
        <w:r>
          <w:delText xml:space="preserve">for</w:delText>
        </w:r>
        <w:r>
          <w:delText xml:space="preserve">-</w:delText>
        </w:r>
        <w:r>
          <w:delText xml:space="preserve">like</w:delText>
        </w:r>
        <w:r>
          <w:delText xml:space="preserve"> </w:delText>
        </w:r>
        <w:r>
          <w:delText xml:space="preserve">comparison</w:delText>
        </w:r>
        <w:r>
          <w:delText xml:space="preserve"> </w:delText>
        </w:r>
        <w:r>
          <w:delText xml:space="preserve">with</w:delText>
        </w:r>
        <w:r>
          <w:delText xml:space="preserve"> </w:delText>
        </w:r>
        <w:r>
          <w:delText xml:space="preserve">the</w:delText>
        </w:r>
        <w:r>
          <w:delText xml:space="preserve"> </w:delText>
        </w:r>
        <w:r>
          <w:delText xml:space="preserve">in</w:delText>
        </w:r>
        <w:r>
          <w:delText xml:space="preserve">-</w:delText>
        </w:r>
        <w:r>
          <w:delText xml:space="preserve">situ</w:delText>
        </w:r>
        <w:r>
          <w:delText xml:space="preserve"> </w:delText>
        </w:r>
        <w:r>
          <w:delText xml:space="preserve">data</w:delText>
        </w:r>
        <w:r>
          <w:delText xml:space="preserve">,</w:delText>
        </w:r>
        <w:r>
          <w:delText xml:space="preserve"> </w:delText>
        </w:r>
        <w:r>
          <w:delText xml:space="preserve">a</w:delText>
        </w:r>
        <w:r>
          <w:delText xml:space="preserve"> </w:delText>
        </w:r>
        <w:r>
          <w:delText xml:space="preserve">secondary</w:delText>
        </w:r>
        <w:r>
          <w:delText xml:space="preserve"> </w:delText>
        </w:r>
        <w:r>
          <w:delText xml:space="preserve">baseline</w:delText>
        </w:r>
        <w:r>
          <w:delText xml:space="preserve"> </w:delText>
        </w:r>
        <w:r>
          <w:delText xml:space="preserve">using</w:delText>
        </w:r>
        <w:r>
          <w:delText xml:space="preserve"> </w:delText>
        </w:r>
        <w:r>
          <w:delText xml:space="preserve">N</w:delText>
        </w:r>
        <w:r>
          <w:delText xml:space="preserve">=</w:delText>
        </w:r>
        <w:r>
          <w:delText xml:space="preserve">358</w:delText>
        </w:r>
        <w:r>
          <w:delText xml:space="preserve"> </w:delText>
        </w:r>
        <w:r>
          <w:delText xml:space="preserve">samples</w:delText>
        </w:r>
        <w:r>
          <w:delText xml:space="preserve"> </w:delText>
        </w:r>
      </w:del>
      <w:proofErr w:type="gramStart"/>
      <w:del w:id="9060" w:author="Gledis Guri" w:date="2026-09-25T00:00:00Z">
        <w:r>
          <w:delText xml:space="preserve">is</w:delText>
        </w:r>
      </w:del>
      <w:proofErr w:type="gramEnd"/>
      <w:del w:id="9061" w:author="Gledis Guri" w:date="2026-09-25T00:00:00Z">
        <w:r>
          <w:delText xml:space="preserve"> </w:delText>
        </w:r>
        <w:r>
          <w:delText xml:space="preserve">defined</w:delText>
        </w:r>
        <w:r>
          <w:delText xml:space="preserve"> </w:delText>
        </w:r>
        <w:r>
          <w:delText xml:space="preserve">to</w:delText>
        </w:r>
        <w:r>
          <w:delText xml:space="preserve"> </w:delText>
        </w:r>
        <w:r>
          <w:delText xml:space="preserve">produce</w:delText>
        </w:r>
        <w:r>
          <w:delText xml:space="preserve"> </w:delText>
        </w:r>
        <w:r>
          <w:delText xml:space="preserve">a</w:delText>
        </w:r>
        <w:r>
          <w:delText xml:space="preserve"> </w:delText>
        </w:r>
        <w:r>
          <w:delText xml:space="preserve">reference</w:delText>
        </w:r>
        <w:r>
          <w:delText xml:space="preserve"> </w:delText>
        </w:r>
        <w:r>
          <w:delText xml:space="preserve">prediction</w:delText>
        </w:r>
        <w:r>
          <w:delText xml:space="preserve"> </w:delText>
        </w:r>
        <w:r>
          <w:delText xml:space="preserve">S</w:delText>
        </w:r>
        <w:r>
          <w:rPr>
            <w:vertAlign w:val="subscript"/>
          </w:rPr>
          <w:delText xml:space="preserve">E</w:delText>
        </w:r>
        <w:r>
          <w:rPr>
            <w:vertAlign w:val="subscript"/>
          </w:rPr>
          <w:delText xml:space="preserve">=</w:delText>
        </w:r>
        <w:r>
          <w:rPr>
            <w:vertAlign w:val="subscript"/>
          </w:rPr>
          <w:delText xml:space="preserve">358</w:delText>
        </w:r>
        <w:r>
          <w:delText xml:space="preserve">,</w:delText>
        </w:r>
        <w:r>
          <w:delText xml:space="preserve"> </w:delText>
        </w:r>
        <w:r>
          <w:delText xml:space="preserve">and</w:delText>
        </w:r>
        <w:r>
          <w:delText xml:space="preserve"> </w:delText>
        </w:r>
        <w:r>
          <w:delText xml:space="preserve">prediction</w:delText>
        </w:r>
        <w:r>
          <w:delText xml:space="preserve"> </w:delText>
        </w:r>
        <w:r>
          <w:delText xml:space="preserve">error</w:delText>
        </w:r>
        <w:r>
          <w:delText xml:space="preserve"> </w:delText>
        </w:r>
        <w:r>
          <w:delText xml:space="preserve">(</w:delText>
        </w:r>
        <w:r>
          <w:rPr>
            <w:lang w:val="el-GR"/>
          </w:rPr>
          <w:delText xml:space="preserve">ε</w:delText>
        </w:r>
        <w:r>
          <w:rPr>
            <w:vertAlign w:val="subscript"/>
          </w:rPr>
          <w:delText xml:space="preserve">3</w:delText>
        </w:r>
        <w:r>
          <w:delText xml:space="preserve">)</w:delText>
        </w:r>
        <w:r>
          <w:delText xml:space="preserve"> </w:delText>
        </w:r>
        <w:r>
          <w:delText xml:space="preserve">is</w:delText>
        </w:r>
        <w:r>
          <w:delText xml:space="preserve"> </w:delText>
        </w:r>
        <w:r>
          <w:delText xml:space="preserve">calculated</w:delText>
        </w:r>
        <w:r>
          <w:delText xml:space="preserve"> </w:delText>
        </w:r>
        <w:r>
          <w:delText xml:space="preserve">as</w:delText>
        </w:r>
        <w:r>
          <w:delText xml:space="preserve"> </w:delText>
        </w:r>
        <w:r>
          <w:delText xml:space="preserve">the</w:delText>
        </w:r>
        <w:r>
          <w:delText xml:space="preserve"> </w:delText>
        </w:r>
        <w:r>
          <w:delText xml:space="preserve">difference</w:delText>
        </w:r>
        <w:r>
          <w:delText xml:space="preserve"> </w:delText>
        </w:r>
        <w:r>
          <w:delText xml:space="preserve">between</w:delText>
        </w:r>
        <w:r>
          <w:delText xml:space="preserve"> </w:delText>
        </w:r>
        <w:r>
          <w:delText xml:space="preserve">S</w:delText>
        </w:r>
        <w:r>
          <w:rPr>
            <w:vertAlign w:val="subscript"/>
          </w:rPr>
          <w:delText xml:space="preserve">E</w:delText>
        </w:r>
        <w:r>
          <w:rPr>
            <w:vertAlign w:val="subscript"/>
          </w:rPr>
          <w:delText xml:space="preserve">=</w:delText>
        </w:r>
        <w:r>
          <w:rPr>
            <w:vertAlign w:val="subscript"/>
          </w:rPr>
          <w:delText xml:space="preserve">358</w:delText>
        </w:r>
        <w:r>
          <w:delText xml:space="preserve"> </w:delText>
        </w:r>
        <w:r>
          <w:delText xml:space="preserve">and</w:delText>
        </w:r>
        <w:r>
          <w:delText xml:space="preserve"> </w:delText>
        </w:r>
        <w:r>
          <w:delText xml:space="preserve">reconstructions</w:delText>
        </w:r>
        <w:r>
          <w:delText xml:space="preserve"> </w:delText>
        </w:r>
        <w:r>
          <w:delText xml:space="preserve">obtained</w:delText>
        </w:r>
        <w:r>
          <w:delText xml:space="preserve"> </w:delText>
        </w:r>
        <w:r>
          <w:delText xml:space="preserve">from</w:delText>
        </w:r>
        <w:r>
          <w:delText xml:space="preserve"> </w:delText>
        </w:r>
        <w:r>
          <w:delText xml:space="preserve">further</w:delText>
        </w:r>
        <w:r>
          <w:delText xml:space="preserve"> </w:delText>
        </w:r>
        <w:r>
          <w:delText xml:space="preserve">thinned</w:delText>
        </w:r>
        <w:r>
          <w:delText xml:space="preserve"> </w:delText>
        </w:r>
        <w:r>
          <w:delText xml:space="preserve">datasets</w:delText>
        </w:r>
        <w:r>
          <w:delText xml:space="preserve"> </w:delText>
        </w:r>
        <w:r>
          <w:delText xml:space="preserve">(</w:delText>
        </w:r>
        <w:r>
          <w:delText xml:space="preserve">Y</w:delText>
        </w:r>
        <w:r>
          <w:rPr>
            <w:vertAlign w:val="subscript"/>
          </w:rPr>
          <w:delText xml:space="preserve">E</w:delText>
        </w:r>
        <w:r>
          <w:delText xml:space="preserve">)</w:delText>
        </w:r>
        <w:r>
          <w:delText xml:space="preserve">.</w:delText>
        </w:r>
        <w:r>
          <w:delText xml:space="preserve"> </w:delText>
        </w:r>
        <w:r>
          <w:delText xml:space="preserve">Panel</w:delText>
        </w:r>
        <w:r>
          <w:delText xml:space="preserve"> </w:delText>
        </w:r>
        <w:r>
          <w:delText xml:space="preserve">B</w:delText>
        </w:r>
        <w:r>
          <w:delText xml:space="preserve"> </w:delText>
        </w:r>
        <w:r>
          <w:delText xml:space="preserve">(</w:delText>
        </w:r>
        <w:r>
          <w:delText xml:space="preserve">in</w:delText>
        </w:r>
        <w:r>
          <w:delText xml:space="preserve">-</w:delText>
        </w:r>
        <w:r>
          <w:delText xml:space="preserve">situ</w:delText>
        </w:r>
        <w:r>
          <w:delText xml:space="preserve"> </w:delText>
        </w:r>
        <w:r>
          <w:delText xml:space="preserve">data</w:delText>
        </w:r>
        <w:r>
          <w:delText xml:space="preserve">)</w:delText>
        </w:r>
        <w:r>
          <w:delText xml:space="preserve"> </w:delText>
        </w:r>
        <w:r>
          <w:delText xml:space="preserve">applies</w:delText>
        </w:r>
        <w:r>
          <w:delText xml:space="preserve"> </w:delText>
        </w:r>
        <w:r>
          <w:delText xml:space="preserve">the</w:delText>
        </w:r>
        <w:r>
          <w:delText xml:space="preserve"> </w:delText>
        </w:r>
        <w:r>
          <w:delText xml:space="preserve">same</w:delText>
        </w:r>
        <w:r>
          <w:delText xml:space="preserve"> </w:delText>
        </w:r>
        <w:r>
          <w:delText xml:space="preserve">thinning</w:delText>
        </w:r>
        <w:r>
          <w:delText xml:space="preserve"> </w:delText>
        </w:r>
        <w:r>
          <w:delText xml:space="preserve">and</w:delText>
        </w:r>
        <w:r>
          <w:delText xml:space="preserve"> </w:delText>
        </w:r>
        <w:r>
          <w:delText xml:space="preserve">refitting</w:delText>
        </w:r>
        <w:r>
          <w:delText xml:space="preserve"> </w:delText>
        </w:r>
        <w:r>
          <w:delText xml:space="preserve">to</w:delText>
        </w:r>
        <w:r>
          <w:delText xml:space="preserve"> </w:delText>
        </w:r>
        <w:r>
          <w:delText xml:space="preserve">the</w:delText>
        </w:r>
        <w:r>
          <w:delText xml:space="preserve"> </w:delText>
        </w:r>
        <w:r>
          <w:delText xml:space="preserve">observed</w:delText>
        </w:r>
        <w:r>
          <w:delText xml:space="preserve"> </w:delText>
        </w:r>
        <w:r>
          <w:delText xml:space="preserve">dataset</w:delText>
        </w:r>
        <w:r>
          <w:delText xml:space="preserve"> </w:delText>
        </w:r>
        <w:r>
          <w:delText xml:space="preserve">(</w:delText>
        </w:r>
        <w:r>
          <w:delText xml:space="preserve">Y</w:delText>
        </w:r>
        <w:r>
          <w:delText xml:space="preserve">,</w:delText>
        </w:r>
        <w:r>
          <w:delText xml:space="preserve"> </w:delText>
        </w:r>
        <w:r>
          <w:delText xml:space="preserve">N</w:delText>
        </w:r>
        <w:r>
          <w:delText xml:space="preserve">=</w:delText>
        </w:r>
        <w:r>
          <w:delText xml:space="preserve">358</w:delText>
        </w:r>
        <w:r>
          <w:delText xml:space="preserve">)</w:delText>
        </w:r>
        <w:r>
          <w:delText xml:space="preserve">;</w:delText>
        </w:r>
        <w:r>
          <w:delText xml:space="preserve"> </w:delText>
        </w:r>
        <w:r>
          <w:delText xml:space="preserve">deviations</w:delText>
        </w:r>
        <w:r>
          <w:delText xml:space="preserve"> </w:delText>
        </w:r>
        <w:r>
          <w:delText xml:space="preserve">of</w:delText>
        </w:r>
        <w:r>
          <w:delText xml:space="preserve"> </w:delText>
        </w:r>
        <w:r>
          <w:delText xml:space="preserve">the</w:delText>
        </w:r>
        <w:r>
          <w:delText xml:space="preserve"> </w:delText>
        </w:r>
        <w:r>
          <w:delText xml:space="preserve">thinned</w:delText>
        </w:r>
        <w:r>
          <w:delText xml:space="preserve"> </w:delText>
        </w:r>
        <w:r>
          <w:delText xml:space="preserve">predictions</w:delText>
        </w:r>
        <w:r>
          <w:delText xml:space="preserve"> </w:delText>
        </w:r>
        <w:r>
          <w:delText xml:space="preserve">from</w:delText>
        </w:r>
        <w:r>
          <w:delText xml:space="preserve"> </w:delText>
        </w:r>
        <w:r>
          <w:delText xml:space="preserve">that</w:delText>
        </w:r>
        <w:r>
          <w:delText xml:space="preserve"> </w:delText>
        </w:r>
        <w:r>
          <w:delText xml:space="preserve">baseline</w:delText>
        </w:r>
        <w:r>
          <w:delText xml:space="preserve"> </w:delText>
        </w:r>
        <w:r>
          <w:delText xml:space="preserve">quantify</w:delText>
        </w:r>
        <w:r>
          <w:delText xml:space="preserve"> </w:delText>
        </w:r>
        <w:r>
          <w:delText xml:space="preserve">ε</w:delText>
        </w:r>
        <w:r>
          <w:rPr>
            <w:vertAlign w:val="subscript"/>
          </w:rPr>
          <w:delText xml:space="preserve">1</w:delText>
        </w:r>
        <w:r>
          <w:delText xml:space="preserve">.</w:delText>
        </w:r>
      </w:del>
    </w:p>
    <w:p w14:paraId="0F9697C5" w14:textId="77777777" w:rsidR="00286ADA" w:rsidRDefault="00286ADA" w:rsidP="001643E6">
      <w:pPr>
        <w:pStyle w:val="ImageCaption"/>
        <w:spacing w:after="0" w:line="480" w:lineRule="auto"/>
        <w:rPr>
          <w:del w:id="9077" w:author="Gledis Guri" w:date="2026-09-25T00:00:00Z"/>
        </w:rPr>
      </w:pPr>
    </w:p>
    <w:p w14:paraId="5516F1C0" w14:textId="77777777" w:rsidR="0032076E" w:rsidRDefault="00D04708" w:rsidP="001643E6">
      <w:pPr>
        <w:pStyle w:val="Heading1"/>
        <w:spacing w:before="0" w:after="0" w:line="480" w:lineRule="auto"/>
      </w:pPr>
      <w:bookmarkStart w:id="13" w:name="results"/>
      <w:bookmarkEnd w:id="4"/>
      <w:bookmarkEnd w:id="8"/>
      <w:bookmarkEnd w:id="12"/>
      <w:del w:id="9351" w:author="Gledis Guri" w:date="2026-09-25T00:00:00Z">
        <w:r>
          <w:delText xml:space="preserve">Results</w:delText>
        </w:r>
      </w:del>
      <w:ins w:id="9352" w:author="Gledis Guri" w:date="2026-09-25T00:00:00Z">
        <w:r>
          <w:t xml:space="preserve">Case study: a multispecies eDNA survey of the California Current</w:t>
        </w:r>
      </w:ins>
    </w:p>
    <w:p w14:paraId="4C1EC43C" w14:textId="77777777" w:rsidR="00823035" w:rsidRDefault="00823035" w:rsidP="001643E6">
      <w:pPr>
        <w:pStyle w:val="BodyText"/>
        <w:spacing w:line="480" w:lineRule="auto"/>
        <w:rPr>
          <w:del w:id="9537" w:author="Gledis Guri" w:date="2026-09-25T00:00:00Z"/>
        </w:rPr>
      </w:pPr>
    </w:p>
    <w:p>
      <w:pPr>
        <w:pStyle w:val="BodyText"/>
        <w:spacing w:line="480" w:lineRule="auto"/>
        <w:ind w:firstLine="720"/>
        <w:rPr>
          <w:ins w:id="9353" w:author="Gledis Guri" w:date="2026-09-25T00:00:00Z"/>
        </w:rPr>
      </w:pPr>
      <w:ins w:id="9354" w:author="Gledis Guri" w:date="2026-09-25T00:00:00Z">
        <w:r>
          <w:t xml:space="preserve">The case study shows how each step is executed on real data and tests whether the simulation-based error model holds where the true field is unknown.</w:t>
        </w:r>
      </w:ins>
    </w:p>
    <w:p>
      <w:pPr>
        <w:pStyle w:val="Heading2"/>
        <w:spacing w:before="0" w:after="0" w:line="480" w:lineRule="auto"/>
        <w:rPr>
          <w:ins w:id="9355" w:author="Gledis Guri" w:date="2026-09-25T00:00:00Z"/>
        </w:rPr>
      </w:pPr>
      <w:ins w:id="9356" w:author="Gledis Guri" w:date="2026-09-25T00:00:00Z">
        <w:r>
          <w:t xml:space="preserve">Study system and eDNA data</w:t>
        </w:r>
      </w:ins>
    </w:p>
    <w:p>
      <w:pPr>
        <w:pStyle w:val="BodyText"/>
        <w:spacing w:line="480" w:lineRule="auto"/>
        <w:ind w:firstLine="720"/>
        <w:rPr>
          <w:ins w:id="9357" w:author="Gledis Guri" w:date="2026-09-25T00:00:00Z"/>
        </w:rPr>
      </w:pPr>
      <w:ins w:id="9358" w:author="Gledis Guri" w:date="2026-09-25T00:00:00Z">
        <w:r>
          <w:t xml:space="preserve">Environmental DNA samples were collected during the Joint U.S.-Canada Integrated Ecosystem and Pacific Hake Acoustic-Trawl Survey aboard the NOAA ship </w:t>
        </w:r>
        <w:r>
          <w:rPr>
            <w:i/>
          </w:rPr>
          <w:t xml:space="preserve">Bell M. Shimada</w:t>
        </w:r>
        <w:r>
          <w:t xml:space="preserve"> in summer 2019, from central California to northern Washington (38.36°–48.46° N, 123.53°–125.93° W; study domain of approximately 200,000 km</w:t>
        </w:r>
        <w:r>
          <w:rPr>
            <w:vertAlign w:val="superscript"/>
          </w:rPr>
          <w:t xml:space="preserve">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 xml:space="preserve">Clupea pallasii</w:t>
        </w:r>
        <w:r>
          <w:t xml:space="preserve">, </w:t>
        </w:r>
        <w:r>
          <w:rPr>
            <w:i/>
          </w:rPr>
          <w:t xml:space="preserve">Engraulis mordax</w:t>
        </w:r>
        <w:r>
          <w:t xml:space="preserve">, </w:t>
        </w:r>
        <w:r>
          <w:rPr>
            <w:i/>
          </w:rPr>
          <w:t xml:space="preserve">Leuroglossus stilbius</w:t>
        </w:r>
        <w:r>
          <w:t xml:space="preserve">, </w:t>
        </w:r>
        <w:r>
          <w:rPr>
            <w:i/>
          </w:rPr>
          <w:t xml:space="preserve">Microstomus pacificus</w:t>
        </w:r>
        <w:r>
          <w:t xml:space="preserve">, </w:t>
        </w:r>
        <w:r>
          <w:rPr>
            <w:i/>
          </w:rPr>
          <w:t xml:space="preserve">Sardinops sagax</w:t>
        </w:r>
        <w:r>
          <w:t xml:space="preserve">, </w:t>
        </w:r>
        <w:r>
          <w:rPr>
            <w:i/>
          </w:rPr>
          <w:t xml:space="preserve">Scomber japonicus</w:t>
        </w:r>
        <w:r>
          <w:t xml:space="preserve">, </w:t>
        </w:r>
        <w:r>
          <w:rPr>
            <w:i/>
          </w:rPr>
          <w:t xml:space="preserve">Sebastes entomelas</w:t>
        </w:r>
        <w:r>
          <w:t xml:space="preserve">, </w:t>
        </w:r>
        <w:r>
          <w:rPr>
            <w:i/>
          </w:rPr>
          <w:t xml:space="preserve">Stenobrachius leucopsarus</w:t>
        </w:r>
        <w:r>
          <w:t xml:space="preserve">, </w:t>
        </w:r>
        <w:r>
          <w:rPr>
            <w:i/>
          </w:rPr>
          <w:t xml:space="preserve">Tactostoma macropus</w:t>
        </w:r>
        <w:r>
          <w:t xml:space="preserve">, </w:t>
        </w:r>
        <w:r>
          <w:rPr>
            <w:i/>
          </w:rPr>
          <w:t xml:space="preserve">Tarletonbeania crenularis</w:t>
        </w:r>
        <w:r>
          <w:t xml:space="preserve">, </w:t>
        </w:r>
        <w:r>
          <w:rPr>
            <w:i/>
          </w:rPr>
          <w:t xml:space="preserve">Thaleichthys pacificus</w:t>
        </w:r>
        <w:r>
          <w:t xml:space="preserve"> and </w:t>
        </w:r>
        <w:r>
          <w:rPr>
            <w:i/>
          </w:rPr>
          <w:t xml:space="preserve">Trachurus symmetricus</w:t>
        </w:r>
        <w:r>
          <w:t xml:space="preserve">. Sampling, laboratory and bioinformatic details are given in Appendix S1: Section S1.</w:t>
        </w:r>
      </w:ins>
    </w:p>
    <w:p w14:paraId="7DA3AAF6" w14:textId="35350FB0" w:rsidR="00823035" w:rsidRPr="00450784" w:rsidRDefault="00823035" w:rsidP="001643E6">
      <w:pPr>
        <w:pStyle w:val="BodyText"/>
        <w:spacing w:line="480" w:lineRule="auto"/>
      </w:pPr>
      <w:bookmarkStart w:id="14" w:name="fig:epsilon"/>
      <w:del w:id="9359" w:author="Gledis Guri" w:date="2026-09-25T00:00:00Z">
        <w:r>
          <w:rPr>
            <w:b/>
            <w:bCs w:val="0"/>
          </w:rPr>
          <w:delText xml:space="preserve">Empirical</w:delText>
        </w:r>
        <w:r>
          <w:rPr>
            <w:b/>
            <w:bCs w:val="0"/>
          </w:rPr>
          <w:delText xml:space="preserve"> </w:delText>
        </w:r>
        <w:r>
          <w:rPr>
            <w:b/>
            <w:bCs w:val="0"/>
          </w:rPr>
          <w:delText xml:space="preserve">data</w:delText>
        </w:r>
      </w:del>
      <w:ins w:id="9360" w:author="Gledis Guri" w:date="2026-09-25T00:00:00Z">
        <w:r>
          <w:rPr>
            <w:b/>
          </w:rPr>
          <w:t xml:space="preserve">Spatial structure of the focal species (Step 1)</w:t>
        </w:r>
      </w:ins>
    </w:p>
    <w:p w14:paraId="57347855" w14:textId="10658886" w:rsidR="00D31C68" w:rsidRDefault="000443C6" w:rsidP="001643E6">
      <w:pPr>
        <w:pStyle w:val="BodyText"/>
        <w:spacing w:line="480" w:lineRule="auto"/>
        <w:ind w:firstLine="720"/>
      </w:pPr>
      <w:r>
        <w:t xml:space="preserve">Across</w:t>
      </w:r>
      <w:r>
        <w:t xml:space="preserve"> </w:t>
      </w:r>
      <w:r>
        <w:t xml:space="preserve">species</w:t>
      </w:r>
      <w:r>
        <w:t xml:space="preserve">,</w:t>
      </w:r>
      <w:r>
        <w:t xml:space="preserve"> </w:t>
      </w:r>
      <w:r>
        <w:t xml:space="preserve">depth</w:t>
      </w:r>
      <w:r>
        <w:t xml:space="preserve">-</w:t>
      </w:r>
      <w:r>
        <w:t xml:space="preserve">specific</w:t>
      </w:r>
      <w:r>
        <w:t xml:space="preserve"> </w:t>
      </w:r>
      <w:r>
        <w:t xml:space="preserve">global</w:t>
      </w:r>
      <w:r>
        <w:t xml:space="preserve"> </w:t>
      </w:r>
      <w:r>
        <w:t xml:space="preserve">mean</w:t>
      </w:r>
      <w:r>
        <w:t xml:space="preserve"> </w:t>
      </w:r>
      <w:r>
        <w:t xml:space="preserve">eDNA</w:t>
      </w:r>
      <w:r>
        <w:t xml:space="preserve"> </w:t>
      </w:r>
      <w:r>
        <w:t xml:space="preserve">concentrations</w:t>
      </w:r>
      <w:r>
        <w:t xml:space="preserve"> </w:t>
      </w:r>
      <w:r>
        <w:t xml:space="preserve">generally</w:t>
      </w:r>
      <w:r>
        <w:t xml:space="preserve"> </w:t>
      </w:r>
      <w:r>
        <w:t xml:space="preserve">declined</w:t>
      </w:r>
      <w:r>
        <w:t xml:space="preserve"> </w:t>
      </w:r>
      <w:r>
        <w:t xml:space="preserve">with</w:t>
      </w:r>
      <w:r>
        <w:t xml:space="preserve"> </w:t>
      </w:r>
      <w:r>
        <w:t xml:space="preserve">increasing</w:t>
      </w:r>
      <w:r>
        <w:t xml:space="preserve"> </w:t>
      </w:r>
      <w:r>
        <w:t xml:space="preserve">sampling</w:t>
      </w:r>
      <w:r>
        <w:t xml:space="preserve"> </w:t>
      </w:r>
      <w:r>
        <w:t xml:space="preserve">depth</w:t>
      </w:r>
      <w:r>
        <w:t xml:space="preserve"> </w:t>
      </w:r>
      <w:r>
        <w:t xml:space="preserve">(</w:t>
      </w:r>
      <w:r>
        <w:t xml:space="preserve">Figure</w:t>
      </w:r>
      <w:r>
        <w:t xml:space="preserve"> </w:t>
      </w:r>
      <w:r>
        <w:t xml:space="preserve">3</w:t>
      </w:r>
      <w:r>
        <w:t xml:space="preserve">)</w:t>
      </w:r>
      <w:r>
        <w:t xml:space="preserve">.</w:t>
      </w:r>
      <w:r>
        <w:t xml:space="preserve"> </w:t>
      </w:r>
      <w:r>
        <w:t xml:space="preserve">Species</w:t>
      </w:r>
      <w:r>
        <w:t xml:space="preserve">-</w:t>
      </w:r>
      <w:r>
        <w:t xml:space="preserve">specific</w:t>
      </w:r>
      <w:r>
        <w:t xml:space="preserve"> </w:t>
      </w:r>
      <w:r>
        <w:t xml:space="preserve">length</w:t>
      </w:r>
      <w:r>
        <w:t xml:space="preserve">-</w:t>
      </w:r>
      <w:r>
        <w:t xml:space="preserve">scale</w:t>
      </w:r>
      <w:r>
        <w:t xml:space="preserve"> </w:t>
      </w:r>
      <w:r>
        <w:t xml:space="preserve">estimates</w:t>
      </w:r>
      <w:r>
        <w:t xml:space="preserve"> </w:t>
      </w:r>
      <w:r>
        <w:t xml:space="preserve">varied</w:t>
      </w:r>
      <w:r>
        <w:t xml:space="preserve"> </w:t>
      </w:r>
      <w:r>
        <w:t xml:space="preserve">considerably</w:t>
      </w:r>
      <w:r>
        <w:t xml:space="preserve"> </w:t>
      </w:r>
      <w:r>
        <w:t xml:space="preserve">across</w:t>
      </w:r>
      <w:r>
        <w:t xml:space="preserve"> </w:t>
      </w:r>
      <w:r>
        <w:t xml:space="preserve">species</w:t>
      </w:r>
      <w:r>
        <w:t xml:space="preserve"> </w:t>
      </w:r>
      <w:r>
        <w:t xml:space="preserve">(</w:t>
      </w:r>
      <w:r>
        <w:t xml:space="preserve">Figure</w:t>
      </w:r>
      <w:r>
        <w:t xml:space="preserve"> </w:t>
      </w:r>
      <w:r>
        <w:t xml:space="preserve">3</w:t>
      </w:r>
      <w:r>
        <w:t xml:space="preserve">A</w:t>
      </w:r>
      <w:r>
        <w:t xml:space="preserve">)</w:t>
      </w:r>
      <w:r>
        <w:t xml:space="preserve">,</w:t>
      </w:r>
      <w:r>
        <w:t xml:space="preserve"> </w:t>
      </w:r>
      <w:r>
        <w:t xml:space="preserve">likely</w:t>
      </w:r>
      <w:r>
        <w:t xml:space="preserve"> </w:t>
      </w:r>
      <w:r>
        <w:t xml:space="preserve">reflecting</w:t>
      </w:r>
      <w:r>
        <w:t xml:space="preserve"> </w:t>
      </w:r>
      <w:r>
        <w:t xml:space="preserve">differences</w:t>
      </w:r>
      <w:r>
        <w:t xml:space="preserve"> </w:t>
      </w:r>
      <w:r>
        <w:t xml:space="preserve">in</w:t>
      </w:r>
      <w:r>
        <w:t xml:space="preserve"> </w:t>
      </w:r>
      <w:r>
        <w:t xml:space="preserve">habitat</w:t>
      </w:r>
      <w:r>
        <w:t xml:space="preserve"> </w:t>
      </w:r>
      <w:r>
        <w:t xml:space="preserve">use</w:t>
      </w:r>
      <w:r>
        <w:t xml:space="preserve"> </w:t>
      </w:r>
      <w:r>
        <w:t xml:space="preserve">and</w:t>
      </w:r>
      <w:r>
        <w:t xml:space="preserve"> </w:t>
      </w:r>
      <w:r>
        <w:t xml:space="preserve">movement</w:t>
      </w:r>
      <w:r>
        <w:t xml:space="preserve"> </w:t>
      </w:r>
      <w:r>
        <w:t xml:space="preserve">behavior</w:t>
      </w:r>
      <w:r>
        <w:t xml:space="preserve">.</w:t>
      </w:r>
      <w:r>
        <w:t xml:space="preserve"> </w:t>
      </w:r>
      <w:r>
        <w:t xml:space="preserve">Surface</w:t>
      </w:r>
      <w:r>
        <w:t xml:space="preserve">-</w:t>
      </w:r>
      <w:r>
        <w:t xml:space="preserve">dwelling</w:t>
      </w:r>
      <w:r>
        <w:t xml:space="preserve"> </w:t>
      </w:r>
      <w:r>
        <w:t xml:space="preserve">species</w:t>
      </w:r>
      <w:r>
        <w:t xml:space="preserve"> </w:t>
      </w:r>
      <w:r>
        <w:t xml:space="preserve">tended</w:t>
      </w:r>
      <w:r>
        <w:t xml:space="preserve"> </w:t>
      </w:r>
      <w:r>
        <w:t xml:space="preserve">toward</w:t>
      </w:r>
      <w:r>
        <w:t xml:space="preserve"> </w:t>
      </w:r>
      <w:r>
        <w:t xml:space="preserve">shorter</w:t>
      </w:r>
      <w:r>
        <w:t xml:space="preserve"> </w:t>
      </w:r>
      <w:r>
        <w:t xml:space="preserve">spatial</w:t>
      </w:r>
      <w:r>
        <w:t xml:space="preserve"> </w:t>
      </w:r>
      <w:r>
        <w:t xml:space="preserve">autocorrelation</w:t>
      </w:r>
      <w:r>
        <w:t xml:space="preserve"> </w:t>
      </w:r>
      <w:r>
        <w:t xml:space="preserve">lengths</w:t>
      </w:r>
      <w:r>
        <w:t xml:space="preserve"> </w:t>
      </w:r>
      <w:r>
        <w:t xml:space="preserve">and</w:t>
      </w:r>
      <w:r>
        <w:t xml:space="preserve"> </w:t>
      </w:r>
      <w:r>
        <w:t xml:space="preserve">showed</w:t>
      </w:r>
      <w:r>
        <w:t xml:space="preserve"> </w:t>
      </w:r>
      <w:r>
        <w:t xml:space="preserve">more</w:t>
      </w:r>
      <w:r>
        <w:t xml:space="preserve"> </w:t>
      </w:r>
      <w:r>
        <w:t xml:space="preserve">pronounced</w:t>
      </w:r>
      <w:r>
        <w:t xml:space="preserve"> </w:t>
      </w:r>
      <w:r>
        <w:t xml:space="preserve">differences</w:t>
      </w:r>
      <w:r>
        <w:t xml:space="preserve"> </w:t>
      </w:r>
      <w:r>
        <w:t xml:space="preserve">between</w:t>
      </w:r>
      <w:r>
        <w:t xml:space="preserve"> </w:t>
      </w:r>
      <w:r>
        <w:t xml:space="preserve">surface</w:t>
      </w:r>
      <w:r>
        <w:t xml:space="preserve"> </w:t>
      </w:r>
      <w:r>
        <w:t xml:space="preserve">and</w:t>
      </w:r>
      <w:r>
        <w:t xml:space="preserve"> </w:t>
      </w:r>
      <w:r>
        <w:t xml:space="preserve">deep</w:t>
      </w:r>
      <w:r>
        <w:t xml:space="preserve"> </w:t>
      </w:r>
      <w:r>
        <w:t xml:space="preserve">mean</w:t>
      </w:r>
      <w:r>
        <w:t xml:space="preserve"> </w:t>
      </w:r>
      <w:r>
        <w:t xml:space="preserve">eDNA</w:t>
      </w:r>
      <w:r>
        <w:t xml:space="preserve"> </w:t>
      </w:r>
      <w:r>
        <w:t xml:space="preserve">concentrations</w:t>
      </w:r>
      <w:r>
        <w:t xml:space="preserve"> </w:t>
      </w:r>
      <w:r>
        <w:t xml:space="preserve">(</w:t>
      </w:r>
      <w:r>
        <w:rPr>
          <w:i/>
          <w:iCs/>
        </w:rPr>
        <w:t xml:space="preserve">μ</w:t>
      </w:r>
      <w:r>
        <w:t xml:space="preserve">;</w:t>
      </w:r>
      <w:r>
        <w:t xml:space="preserve"> </w:t>
      </w:r>
      <w:r>
        <w:t xml:space="preserve">Figure</w:t>
      </w:r>
      <w:r>
        <w:t xml:space="preserve"> </w:t>
      </w:r>
      <w:r>
        <w:t xml:space="preserve">3</w:t>
      </w:r>
      <w:r>
        <w:t xml:space="preserve">B</w:t>
      </w:r>
      <w:r>
        <w:t xml:space="preserve">)</w:t>
      </w:r>
      <w:r>
        <w:t xml:space="preserve">,</w:t>
      </w:r>
      <w:r>
        <w:t xml:space="preserve"> </w:t>
      </w:r>
      <w:r>
        <w:t xml:space="preserve">though</w:t>
      </w:r>
      <w:r>
        <w:t xml:space="preserve"> </w:t>
      </w:r>
      <w:r>
        <w:t xml:space="preserve">exceptions</w:t>
      </w:r>
      <w:r>
        <w:t xml:space="preserve"> </w:t>
      </w:r>
      <w:r>
        <w:t xml:space="preserve">were</w:t>
      </w:r>
      <w:r>
        <w:t xml:space="preserve"> </w:t>
      </w:r>
      <w:r>
        <w:t xml:space="preserve">evident</w:t>
      </w:r>
      <w:r>
        <w:t xml:space="preserve">.</w:t>
      </w:r>
      <w:r>
        <w:t xml:space="preserve"> </w:t>
      </w:r>
      <w:r>
        <w:t xml:space="preserve">Deep</w:t>
      </w:r>
      <w:r>
        <w:t xml:space="preserve">-</w:t>
      </w:r>
      <w:r>
        <w:t xml:space="preserve">dwelling</w:t>
      </w:r>
      <w:r>
        <w:t xml:space="preserve"> </w:t>
      </w:r>
      <w:r>
        <w:t xml:space="preserve">species</w:t>
      </w:r>
      <w:r>
        <w:t xml:space="preserve"> </w:t>
      </w:r>
      <w:r>
        <w:t xml:space="preserve">broadly</w:t>
      </w:r>
      <w:r>
        <w:t xml:space="preserve"> </w:t>
      </w:r>
      <w:r>
        <w:t xml:space="preserve">exhibited</w:t>
      </w:r>
      <w:r>
        <w:t xml:space="preserve"> </w:t>
      </w:r>
      <w:r>
        <w:t xml:space="preserve">longer</w:t>
      </w:r>
      <w:r>
        <w:t xml:space="preserve"> </w:t>
      </w:r>
      <w:r>
        <w:t xml:space="preserve">spatial</w:t>
      </w:r>
      <w:r>
        <w:t xml:space="preserve"> </w:t>
      </w:r>
      <w:r>
        <w:t xml:space="preserve">autocorrelations</w:t>
      </w:r>
      <w:r>
        <w:t xml:space="preserve"> </w:t>
      </w:r>
      <w:r>
        <w:t xml:space="preserve">(</w:t>
      </w:r>
      <w:r>
        <w:t xml:space="preserve">Figure</w:t>
      </w:r>
      <w:r>
        <w:t xml:space="preserve"> </w:t>
      </w:r>
      <w:r>
        <w:t xml:space="preserve">3</w:t>
      </w:r>
      <w:r>
        <w:t xml:space="preserve">A</w:t>
      </w:r>
      <w:r>
        <w:t xml:space="preserve">)</w:t>
      </w:r>
      <w:r>
        <w:t xml:space="preserve"> </w:t>
      </w:r>
      <w:r>
        <w:t xml:space="preserve">and</w:t>
      </w:r>
      <w:r>
        <w:t xml:space="preserve"> </w:t>
      </w:r>
      <w:r>
        <w:t xml:space="preserve">relatively</w:t>
      </w:r>
      <w:r>
        <w:t xml:space="preserve"> </w:t>
      </w:r>
      <w:r>
        <w:t xml:space="preserve">stable</w:t>
      </w:r>
      <w:r>
        <w:t xml:space="preserve"> </w:t>
      </w:r>
      <w:r>
        <w:t xml:space="preserve">mean</w:t>
      </w:r>
      <w:r>
        <w:t xml:space="preserve"> </w:t>
      </w:r>
      <w:r>
        <w:t xml:space="preserve">eDNA</w:t>
      </w:r>
      <w:r>
        <w:t xml:space="preserve"> </w:t>
      </w:r>
      <w:r>
        <w:t xml:space="preserve">concentrations</w:t>
      </w:r>
      <w:r>
        <w:t xml:space="preserve"> </w:t>
      </w:r>
      <w:r>
        <w:t xml:space="preserve">across</w:t>
      </w:r>
      <w:r>
        <w:t xml:space="preserve"> </w:t>
      </w:r>
      <w:r>
        <w:t xml:space="preserve">depth</w:t>
      </w:r>
      <w:r>
        <w:t xml:space="preserve"> </w:t>
      </w:r>
      <w:r>
        <w:t xml:space="preserve">strata</w:t>
      </w:r>
      <w:r>
        <w:t xml:space="preserve">,</w:t>
      </w:r>
      <w:r>
        <w:t xml:space="preserve"> </w:t>
      </w:r>
      <w:r>
        <w:t xml:space="preserve">although</w:t>
      </w:r>
      <w:r>
        <w:t xml:space="preserve"> </w:t>
      </w:r>
      <w:r>
        <w:t xml:space="preserve">this</w:t>
      </w:r>
      <w:r>
        <w:t xml:space="preserve"> </w:t>
      </w:r>
      <w:r>
        <w:t xml:space="preserve">pattern</w:t>
      </w:r>
      <w:r>
        <w:t xml:space="preserve"> </w:t>
      </w:r>
      <w:r>
        <w:t xml:space="preserve">was</w:t>
      </w:r>
      <w:r>
        <w:t xml:space="preserve"> </w:t>
      </w:r>
      <w:r>
        <w:t xml:space="preserve">not</w:t>
      </w:r>
      <w:r>
        <w:t xml:space="preserve"> </w:t>
      </w:r>
      <w:r>
        <w:t xml:space="preserve">universal</w:t>
      </w:r>
      <w:r>
        <w:t xml:space="preserve">.</w:t>
      </w:r>
      <w:r>
        <w:t xml:space="preserve"> </w:t>
      </w:r>
      <w:proofErr w:type="spellStart"/>
      <w:r>
        <w:rPr>
          <w:i/>
          <w:iCs/>
        </w:rPr>
        <w:t xml:space="preserve">Tactostoma</w:t>
      </w:r>
      <w:proofErr w:type="spellEnd"/>
      <w:r>
        <w:rPr>
          <w:i/>
          <w:iCs/>
        </w:rPr>
        <w:t xml:space="preserve"> </w:t>
      </w:r>
      <w:proofErr w:type="spellStart"/>
      <w:r>
        <w:rPr>
          <w:i/>
          <w:iCs/>
        </w:rPr>
        <w:t xml:space="preserve">macropus</w:t>
      </w:r>
      <w:proofErr w:type="spellEnd"/>
      <w:r>
        <w:t xml:space="preserve">,</w:t>
      </w:r>
      <w:r>
        <w:t xml:space="preserve"> </w:t>
      </w:r>
      <w:r>
        <w:t xml:space="preserve">for</w:t>
      </w:r>
      <w:r>
        <w:t xml:space="preserve"> </w:t>
      </w:r>
      <w:r>
        <w:t xml:space="preserve">instance</w:t>
      </w:r>
      <w:r>
        <w:t xml:space="preserve">,</w:t>
      </w:r>
      <w:r>
        <w:t xml:space="preserve"> </w:t>
      </w:r>
      <w:r>
        <w:t xml:space="preserve">showed</w:t>
      </w:r>
      <w:r>
        <w:t xml:space="preserve"> </w:t>
      </w:r>
      <w:r>
        <w:t xml:space="preserve">a</w:t>
      </w:r>
      <w:r>
        <w:t xml:space="preserve"> </w:t>
      </w:r>
      <w:r>
        <w:t xml:space="preserve">comparatively</w:t>
      </w:r>
      <w:r>
        <w:t xml:space="preserve"> </w:t>
      </w:r>
      <w:r>
        <w:t xml:space="preserve">short</w:t>
      </w:r>
      <w:r>
        <w:t xml:space="preserve"> </w:t>
      </w:r>
      <w:r>
        <w:t xml:space="preserve">length</w:t>
      </w:r>
      <w:r>
        <w:t xml:space="preserve">-</w:t>
      </w:r>
      <w:r>
        <w:t xml:space="preserve">scale</w:t>
      </w:r>
      <w:r>
        <w:t xml:space="preserve"> </w:t>
      </w:r>
      <w:r>
        <w:t xml:space="preserve">despite</w:t>
      </w:r>
      <w:r>
        <w:t xml:space="preserve"> </w:t>
      </w:r>
      <w:r>
        <w:t xml:space="preserve">its</w:t>
      </w:r>
      <w:r>
        <w:t xml:space="preserve"> </w:t>
      </w:r>
      <w:r>
        <w:t xml:space="preserve">deep</w:t>
      </w:r>
      <w:r>
        <w:t xml:space="preserve">-</w:t>
      </w:r>
      <w:r>
        <w:t xml:space="preserve">water</w:t>
      </w:r>
      <w:r>
        <w:t xml:space="preserve"> </w:t>
      </w:r>
      <w:r>
        <w:t xml:space="preserve">affinity</w:t>
      </w:r>
      <w:r>
        <w:t xml:space="preserve">.</w:t>
      </w:r>
      <w:del w:id="9361" w:author="Gledis Guri" w:date="2026-09-25T00:00:00Z">
        <w:r>
          <w:delText xml:space="preserve"> </w:delText>
        </w:r>
        <w:r>
          <w:delText xml:space="preserve">Together</w:delText>
        </w:r>
        <w:r>
          <w:delText xml:space="preserve">,</w:delText>
        </w:r>
        <w:r>
          <w:delText xml:space="preserve"> </w:delText>
        </w:r>
        <w:r>
          <w:delText xml:space="preserve">these</w:delText>
        </w:r>
        <w:r>
          <w:delText xml:space="preserve"> </w:delText>
        </w:r>
        <w:r>
          <w:delText xml:space="preserve">patterns</w:delText>
        </w:r>
        <w:r>
          <w:delText xml:space="preserve"> </w:delText>
        </w:r>
        <w:r>
          <w:delText xml:space="preserve">suggest</w:delText>
        </w:r>
        <w:r>
          <w:delText xml:space="preserve"> </w:delText>
        </w:r>
        <w:r>
          <w:delText xml:space="preserve">that</w:delText>
        </w:r>
        <w:r>
          <w:delText xml:space="preserve"> </w:delText>
        </w:r>
        <w:r>
          <w:delText xml:space="preserve">surface</w:delText>
        </w:r>
        <w:r>
          <w:delText xml:space="preserve">-</w:delText>
        </w:r>
        <w:r>
          <w:delText xml:space="preserve">associated</w:delText>
        </w:r>
        <w:r>
          <w:delText xml:space="preserve"> </w:delText>
        </w:r>
        <w:r>
          <w:delText xml:space="preserve">species</w:delText>
        </w:r>
        <w:r>
          <w:delText xml:space="preserve"> </w:delText>
        </w:r>
        <w:r>
          <w:delText xml:space="preserve">may</w:delText>
        </w:r>
        <w:r>
          <w:delText xml:space="preserve"> </w:delText>
        </w:r>
        <w:r>
          <w:delText xml:space="preserve">be</w:delText>
        </w:r>
        <w:r>
          <w:delText xml:space="preserve"> </w:delText>
        </w:r>
        <w:r>
          <w:delText xml:space="preserve">more</w:delText>
        </w:r>
        <w:r>
          <w:delText xml:space="preserve"> </w:delText>
        </w:r>
        <w:r>
          <w:delText xml:space="preserve">spatially</w:delText>
        </w:r>
        <w:r>
          <w:delText xml:space="preserve"> </w:delText>
        </w:r>
        <w:r>
          <w:delText xml:space="preserve">heterogeneous</w:delText>
        </w:r>
        <w:r>
          <w:delText xml:space="preserve">,</w:delText>
        </w:r>
        <w:r>
          <w:delText xml:space="preserve"> </w:delText>
        </w:r>
        <w:r>
          <w:delText xml:space="preserve">whereas</w:delText>
        </w:r>
        <w:r>
          <w:delText xml:space="preserve"> </w:delText>
        </w:r>
        <w:r>
          <w:delText xml:space="preserve">deeper</w:delText>
        </w:r>
        <w:r>
          <w:delText xml:space="preserve">-</w:delText>
        </w:r>
        <w:r>
          <w:delText xml:space="preserve">dwelling</w:delText>
        </w:r>
        <w:r>
          <w:delText xml:space="preserve"> </w:delText>
        </w:r>
        <w:r>
          <w:delText xml:space="preserve">species</w:delText>
        </w:r>
        <w:r>
          <w:delText xml:space="preserve"> </w:delText>
        </w:r>
        <w:r>
          <w:delText xml:space="preserve">may</w:delText>
        </w:r>
        <w:r>
          <w:delText xml:space="preserve"> </w:delText>
        </w:r>
        <w:r>
          <w:delText xml:space="preserve">display</w:delText>
        </w:r>
        <w:r>
          <w:delText xml:space="preserve"> </w:delText>
        </w:r>
        <w:r>
          <w:delText xml:space="preserve">increasingly</w:delText>
        </w:r>
        <w:r>
          <w:delText xml:space="preserve"> </w:delText>
        </w:r>
        <w:r>
          <w:delText xml:space="preserve">homogeneous</w:delText>
        </w:r>
        <w:r>
          <w:delText xml:space="preserve"> </w:delText>
        </w:r>
        <w:r>
          <w:delText xml:space="preserve">distributions</w:delText>
        </w:r>
        <w:r>
          <w:delText xml:space="preserve">.</w:delText>
        </w:r>
      </w:del>
    </w:p>
    <w:p w14:paraId="79D539FF" w14:textId="12F9449A" w:rsidR="000443C6" w:rsidRDefault="000443C6" w:rsidP="001643E6">
      <w:pPr>
        <w:pStyle w:val="BodyText"/>
        <w:spacing w:line="480" w:lineRule="auto"/>
        <w:rPr>
          <w:del w:id="9538" w:author="Gledis Guri" w:date="2026-09-25T00:00:00Z"/>
        </w:rPr>
      </w:pPr>
    </w:p>
    <w:p w14:paraId="50B643E0" w14:textId="53D5F2AE" w:rsidR="00823035" w:rsidRPr="00994C26" w:rsidRDefault="00823035" w:rsidP="001643E6">
      <w:pPr>
        <w:pStyle w:val="BodyText"/>
        <w:spacing w:line="480" w:lineRule="auto"/>
        <w:rPr>
          <w:del w:id="9364" w:author="Gledis Guri" w:date="2026-09-25T00:00:00Z"/>
        </w:rPr>
      </w:pPr>
      <w:del w:id="9363" w:author="Gledis Guri" w:date="2026-09-25T00:00:00Z">
        <w:r>
          <w:delText xml:space="preserve">Across</w:delText>
        </w:r>
        <w:r>
          <w:delText xml:space="preserve"> </w:delText>
        </w:r>
        <w:r>
          <w:delText xml:space="preserve">species</w:delText>
        </w:r>
        <w:r>
          <w:delText xml:space="preserve">,</w:delText>
        </w:r>
        <w:r>
          <w:delText xml:space="preserve"> </w:delText>
        </w:r>
        <w:r>
          <w:delText xml:space="preserve">estimated</w:delText>
        </w:r>
        <w:r>
          <w:delText xml:space="preserve"> </w:delText>
        </w:r>
        <w:r>
          <w:rPr>
            <w:i/>
            <w:iCs/>
          </w:rPr>
          <w:delText xml:space="preserve">α</w:delText>
        </w:r>
        <w:r>
          <w:rPr>
            <w:i/>
            <w:iCs/>
            <w:vertAlign w:val="superscript"/>
          </w:rPr>
          <w:delText xml:space="preserve">2</w:delText>
        </w:r>
        <w:r>
          <w:delText xml:space="preserve"> </w:delText>
        </w:r>
        <w:r>
          <w:delText xml:space="preserve">ranged</w:delText>
        </w:r>
        <w:r>
          <w:delText xml:space="preserve"> </w:delText>
        </w:r>
        <w:r>
          <w:delText xml:space="preserve">from</w:delText>
        </w:r>
        <w:r>
          <w:delText xml:space="preserve"> </w:delText>
        </w:r>
        <w:r>
          <w:delText xml:space="preserve">2</w:delText>
        </w:r>
        <w:r>
          <w:delText xml:space="preserve">.</w:delText>
        </w:r>
        <w:r>
          <w:delText xml:space="preserve">3</w:delText>
        </w:r>
        <w:r>
          <w:delText xml:space="preserve"> </w:delText>
        </w:r>
        <w:r>
          <w:delText xml:space="preserve">to</w:delText>
        </w:r>
        <w:r>
          <w:delText xml:space="preserve"> </w:delText>
        </w:r>
        <w:r>
          <w:delText xml:space="preserve">4</w:delText>
        </w:r>
        <w:r>
          <w:delText xml:space="preserve">.</w:delText>
        </w:r>
        <w:r>
          <w:delText xml:space="preserve">2</w:delText>
        </w:r>
        <w:r>
          <w:delText xml:space="preserve">,</w:delText>
        </w:r>
        <w:r>
          <w:delText xml:space="preserve"> </w:delText>
        </w:r>
        <w:r>
          <w:delText xml:space="preserve">whereas</w:delText>
        </w:r>
        <w:r>
          <w:delText xml:space="preserve"> </w:delText>
        </w:r>
        <w:r>
          <w:delText xml:space="preserve">the</w:delText>
        </w:r>
        <w:r>
          <w:delText xml:space="preserve"> </w:delText>
        </w:r>
        <w:r>
          <w:delText xml:space="preserve">GP</w:delText>
        </w:r>
        <w:r>
          <w:delText xml:space="preserve"> </w:delText>
        </w:r>
        <w:r>
          <w:delText xml:space="preserve">non</w:delText>
        </w:r>
        <w:r>
          <w:delText xml:space="preserve">-</w:delText>
        </w:r>
        <w:r>
          <w:delText xml:space="preserve">spatial</w:delText>
        </w:r>
        <w:r>
          <w:delText xml:space="preserve"> </w:delText>
        </w:r>
        <w:r>
          <w:delText xml:space="preserve">variance</w:delText>
        </w:r>
        <w:r>
          <w:delText xml:space="preserve"> </w:delText>
        </w:r>
        <w:r>
          <w:rPr>
            <w:i/>
            <w:iCs/>
          </w:rPr>
          <w:delText xml:space="preserve">σ</w:delText>
        </w:r>
        <w:r>
          <w:rPr>
            <w:i/>
            <w:iCs/>
            <w:vertAlign w:val="superscript"/>
          </w:rPr>
          <w:delText xml:space="preserve">2</w:delText>
        </w:r>
        <w:r>
          <w:delText xml:space="preserve"> </w:delText>
        </w:r>
        <w:r>
          <w:delText xml:space="preserve">spanned</w:delText>
        </w:r>
        <w:r>
          <w:delText xml:space="preserve"> </w:delText>
        </w:r>
        <w:r>
          <w:delText xml:space="preserve">from</w:delText>
        </w:r>
        <w:r>
          <w:delText xml:space="preserve"> </w:delText>
        </w:r>
        <w:r>
          <w:delText xml:space="preserve">1</w:delText>
        </w:r>
        <w:r>
          <w:delText xml:space="preserve">.</w:delText>
        </w:r>
        <w:r>
          <w:delText xml:space="preserve">5</w:delText>
        </w:r>
        <w:r>
          <w:delText xml:space="preserve"> </w:delText>
        </w:r>
        <w:r>
          <w:delText xml:space="preserve">to</w:delText>
        </w:r>
        <w:r>
          <w:delText xml:space="preserve"> </w:delText>
        </w:r>
        <w:r>
          <w:delText xml:space="preserve">4</w:delText>
        </w:r>
        <w:r>
          <w:delText xml:space="preserve">.</w:delText>
        </w:r>
        <w:r>
          <w:delText xml:space="preserve">5</w:delText>
        </w:r>
        <w:r>
          <w:delText xml:space="preserve">.</w:delText>
        </w:r>
        <w:r>
          <w:delText xml:space="preserve"> </w:delText>
        </w:r>
        <w:r>
          <w:delText xml:space="preserve">Surface</w:delText>
        </w:r>
        <w:r>
          <w:delText xml:space="preserve">-</w:delText>
        </w:r>
        <w:r>
          <w:delText xml:space="preserve">associated</w:delText>
        </w:r>
        <w:r>
          <w:delText xml:space="preserve"> </w:delText>
        </w:r>
        <w:r>
          <w:delText xml:space="preserve">taxa</w:delText>
        </w:r>
        <w:r>
          <w:delText xml:space="preserve"> </w:delText>
        </w:r>
        <w:r>
          <w:delText xml:space="preserve">generally</w:delText>
        </w:r>
        <w:r>
          <w:delText xml:space="preserve"> </w:delText>
        </w:r>
        <w:r>
          <w:delText xml:space="preserve">exhibited</w:delText>
        </w:r>
        <w:r>
          <w:delText xml:space="preserve"> </w:delText>
        </w:r>
        <w:r>
          <w:delText xml:space="preserve">slightly</w:delText>
        </w:r>
        <w:r>
          <w:delText xml:space="preserve"> </w:delText>
        </w:r>
        <w:r>
          <w:delText xml:space="preserve">higher</w:delText>
        </w:r>
        <w:r>
          <w:delText xml:space="preserve"> </w:delText>
        </w:r>
        <w:r>
          <w:rPr>
            <w:i/>
            <w:iCs/>
          </w:rPr>
          <w:delText xml:space="preserve">σ</w:delText>
        </w:r>
        <w:r>
          <w:rPr>
            <w:i/>
            <w:iCs/>
            <w:vertAlign w:val="superscript"/>
          </w:rPr>
          <w:delText xml:space="preserve">2</w:delText>
        </w:r>
        <w:r>
          <w:delText xml:space="preserve"> </w:delText>
        </w:r>
        <w:r>
          <w:delText xml:space="preserve">than</w:delText>
        </w:r>
        <w:r>
          <w:delText xml:space="preserve"> </w:delText>
        </w:r>
        <w:r>
          <w:delText xml:space="preserve">bottom</w:delText>
        </w:r>
        <w:r>
          <w:delText xml:space="preserve">-</w:delText>
        </w:r>
        <w:r>
          <w:delText xml:space="preserve">associated</w:delText>
        </w:r>
        <w:r>
          <w:delText xml:space="preserve"> </w:delText>
        </w:r>
        <w:r>
          <w:delText xml:space="preserve">taxa</w:delText>
        </w:r>
        <w:r>
          <w:delText xml:space="preserve">,</w:delText>
        </w:r>
        <w:r>
          <w:delText xml:space="preserve"> </w:delText>
        </w:r>
        <w:r>
          <w:delText xml:space="preserve">indicating</w:delText>
        </w:r>
        <w:r>
          <w:delText xml:space="preserve"> </w:delText>
        </w:r>
        <w:r>
          <w:delText xml:space="preserve">greater</w:delText>
        </w:r>
        <w:r>
          <w:delText xml:space="preserve"> </w:delText>
        </w:r>
        <w:r>
          <w:delText xml:space="preserve">process</w:delText>
        </w:r>
        <w:r>
          <w:delText xml:space="preserve"> </w:delText>
        </w:r>
        <w:r>
          <w:delText xml:space="preserve">variance</w:delText>
        </w:r>
        <w:r>
          <w:delText xml:space="preserve"> </w:delText>
        </w:r>
        <w:r>
          <w:delText xml:space="preserve">of</w:delText>
        </w:r>
        <w:r>
          <w:delText xml:space="preserve"> </w:delText>
        </w:r>
        <w:r>
          <w:delText xml:space="preserve">the</w:delText>
        </w:r>
        <w:r>
          <w:delText xml:space="preserve"> </w:delText>
        </w:r>
        <w:r>
          <w:delText xml:space="preserve">inferred</w:delText>
        </w:r>
        <w:r>
          <w:delText xml:space="preserve"> </w:delText>
        </w:r>
        <w:r>
          <w:delText xml:space="preserve">eDNA</w:delText>
        </w:r>
        <w:r>
          <w:delText xml:space="preserve"> </w:delText>
        </w:r>
        <w:r>
          <w:delText xml:space="preserve">fields</w:delText>
        </w:r>
        <w:r>
          <w:delText xml:space="preserve">.</w:delText>
        </w:r>
        <w:r>
          <w:delText xml:space="preserve"> </w:delText>
        </w:r>
        <w:r>
          <w:delText xml:space="preserve">This</w:delText>
        </w:r>
        <w:r>
          <w:delText xml:space="preserve"> </w:delText>
        </w:r>
        <w:r>
          <w:delText xml:space="preserve">pattern</w:delText>
        </w:r>
        <w:r>
          <w:delText xml:space="preserve"> </w:delText>
        </w:r>
        <w:r>
          <w:delText xml:space="preserve">may</w:delText>
        </w:r>
        <w:r>
          <w:delText xml:space="preserve"> </w:delText>
        </w:r>
        <w:r>
          <w:delText xml:space="preserve">partly</w:delText>
        </w:r>
        <w:r>
          <w:delText xml:space="preserve"> </w:delText>
        </w:r>
        <w:r>
          <w:delText xml:space="preserve">reflect</w:delText>
        </w:r>
        <w:r>
          <w:delText xml:space="preserve"> </w:delText>
        </w:r>
        <w:r>
          <w:delText xml:space="preserve">a</w:delText>
        </w:r>
        <w:r>
          <w:delText xml:space="preserve"> </w:delText>
        </w:r>
        <w:r>
          <w:delText xml:space="preserve">mean</w:delText>
        </w:r>
        <w:r>
          <w:delText xml:space="preserve">–</w:delText>
        </w:r>
        <w:r>
          <w:delText xml:space="preserve">variance</w:delText>
        </w:r>
        <w:r>
          <w:delText xml:space="preserve"> </w:delText>
        </w:r>
        <w:r>
          <w:delText xml:space="preserve">relationship</w:delText>
        </w:r>
        <w:r>
          <w:delText xml:space="preserve">,</w:delText>
        </w:r>
        <w:r>
          <w:delText xml:space="preserve"> </w:delText>
        </w:r>
        <w:r>
          <w:delText xml:space="preserve">as</w:delText>
        </w:r>
        <w:r>
          <w:delText xml:space="preserve"> </w:delText>
        </w:r>
        <w:r>
          <w:delText xml:space="preserve">surface</w:delText>
        </w:r>
        <w:r>
          <w:delText xml:space="preserve"> </w:delText>
        </w:r>
        <w:r>
          <w:delText xml:space="preserve">taxa</w:delText>
        </w:r>
        <w:r>
          <w:delText xml:space="preserve"> </w:delText>
        </w:r>
        <w:r>
          <w:delText xml:space="preserve">showed</w:delText>
        </w:r>
        <w:r>
          <w:delText xml:space="preserve"> </w:delText>
        </w:r>
        <w:r>
          <w:delText xml:space="preserve">higher</w:delText>
        </w:r>
        <w:r>
          <w:delText xml:space="preserve"> </w:delText>
        </w:r>
        <w:r>
          <w:delText xml:space="preserve">mean</w:delText>
        </w:r>
        <w:r>
          <w:delText xml:space="preserve"> </w:delText>
        </w:r>
        <w:r>
          <w:delText xml:space="preserve">eDNA</w:delText>
        </w:r>
        <w:r>
          <w:delText xml:space="preserve"> </w:delText>
        </w:r>
        <w:r>
          <w:delText xml:space="preserve">concentrations</w:delText>
        </w:r>
        <w:r>
          <w:delText xml:space="preserve"> </w:delText>
        </w:r>
        <w:r>
          <w:delText xml:space="preserve">or</w:delText>
        </w:r>
        <w:r>
          <w:delText xml:space="preserve"> </w:delText>
        </w:r>
        <w:r>
          <w:delText xml:space="preserve">alternatively</w:delText>
        </w:r>
        <w:r>
          <w:delText xml:space="preserve">,</w:delText>
        </w:r>
        <w:r>
          <w:delText xml:space="preserve"> </w:delText>
        </w:r>
        <w:r>
          <w:delText xml:space="preserve">differences</w:delText>
        </w:r>
        <w:r>
          <w:delText xml:space="preserve"> </w:delText>
        </w:r>
        <w:r>
          <w:delText xml:space="preserve">in</w:delText>
        </w:r>
        <w:r>
          <w:delText xml:space="preserve"> </w:delText>
        </w:r>
        <w:r>
          <w:delText xml:space="preserve">σ</w:delText>
        </w:r>
        <w:r>
          <w:rPr>
            <w:vertAlign w:val="superscript"/>
          </w:rPr>
          <w:delText xml:space="preserve">2</w:delText>
        </w:r>
        <w:r>
          <w:delText xml:space="preserve"> </w:delText>
        </w:r>
        <w:r>
          <w:delText xml:space="preserve">are</w:delText>
        </w:r>
        <w:r>
          <w:delText xml:space="preserve"> </w:delText>
        </w:r>
        <w:r>
          <w:delText xml:space="preserve">linked</w:delText>
        </w:r>
        <w:r>
          <w:delText xml:space="preserve"> </w:delText>
        </w:r>
        <w:r>
          <w:delText xml:space="preserve">to</w:delText>
        </w:r>
        <w:r>
          <w:delText xml:space="preserve"> </w:delText>
        </w:r>
        <w:r>
          <w:delText xml:space="preserve">the</w:delText>
        </w:r>
        <w:r>
          <w:delText xml:space="preserve"> </w:delText>
        </w:r>
        <w:r>
          <w:delText xml:space="preserve">spatial</w:delText>
        </w:r>
        <w:r>
          <w:delText xml:space="preserve"> </w:delText>
        </w:r>
        <w:r>
          <w:delText xml:space="preserve">autocorrelation</w:delText>
        </w:r>
        <w:r>
          <w:delText xml:space="preserve"> </w:delText>
        </w:r>
        <w:r>
          <w:delText xml:space="preserve">parameter</w:delText>
        </w:r>
        <w:r>
          <w:delText xml:space="preserve"> </w:delText>
        </w:r>
        <w:r>
          <w:delText xml:space="preserve">ρ</w:delText>
        </w:r>
        <w:r>
          <w:delText xml:space="preserve">.</w:delText>
        </w:r>
      </w:del>
    </w:p>
    <w:p w14:paraId="7B56CCDA" w14:textId="429ABBE6" w:rsidR="00823035" w:rsidRPr="001455E0" w:rsidRDefault="00F32AE0" w:rsidP="001643E6">
      <w:pPr>
        <w:pStyle w:val="BodyText"/>
        <w:spacing w:line="480" w:lineRule="auto"/>
        <w:rPr>
          <w:del w:id="9064" w:author="Gledis Guri" w:date="2026-09-25T00:00:00Z"/>
        </w:rPr>
      </w:pPr>
      <w:del w:id="9063" w:author="Gledis Guri" w:date="2026-09-25T00:00:00Z">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del>
    </w:p>
    <w:bookmarkEnd w:id="14"/>
    <w:p w14:paraId="4BFDB74A" w14:textId="0B7F7918" w:rsidR="00823035" w:rsidRDefault="00823035" w:rsidP="001643E6">
      <w:pPr>
        <w:pStyle w:val="ImageCaption"/>
        <w:spacing w:after="0" w:line="480" w:lineRule="auto"/>
        <w:rPr>
          <w:del w:id="9066" w:author="Gledis Guri" w:date="2026-09-25T00:00:00Z"/>
        </w:rPr>
      </w:pPr>
      <w:del w:id="9065" w:author="Gledis Guri" w:date="2026-09-25T00:00:00Z">
        <w:r>
          <w:delText xml:space="preserve">Figure</w:delText>
        </w:r>
        <w:r>
          <w:delText xml:space="preserve"> </w:delText>
        </w:r>
        <w:r>
          <w:delText xml:space="preserve">3</w:delText>
        </w:r>
        <w:r>
          <w:delText xml:space="preserve">.</w:delText>
        </w:r>
        <w:r>
          <w:delText xml:space="preserve"> </w:delText>
        </w:r>
        <w:r>
          <w:delText xml:space="preserve">Species</w:delText>
        </w:r>
        <w:r>
          <w:delText xml:space="preserve">-</w:delText>
        </w:r>
        <w:r>
          <w:delText xml:space="preserve">specific</w:delText>
        </w:r>
        <w:r>
          <w:delText xml:space="preserve"> </w:delText>
        </w:r>
        <w:r>
          <w:delText xml:space="preserve">Gaussian</w:delText>
        </w:r>
        <w:r>
          <w:delText xml:space="preserve"> </w:delText>
        </w:r>
        <w:r>
          <w:delText xml:space="preserve">P</w:delText>
        </w:r>
        <w:r>
          <w:delText xml:space="preserve">rocess</w:delText>
        </w:r>
        <w:r>
          <w:delText xml:space="preserve"> </w:delText>
        </w:r>
        <w:r>
          <w:delText xml:space="preserve">parameter</w:delText>
        </w:r>
        <w:r>
          <w:delText xml:space="preserve"> </w:delText>
        </w:r>
        <w:r>
          <w:delText xml:space="preserve">estimates</w:delText>
        </w:r>
        <w:r>
          <w:delText xml:space="preserve"> </w:delText>
        </w:r>
        <w:r>
          <w:delText xml:space="preserve">of</w:delText>
        </w:r>
        <w:r>
          <w:delText xml:space="preserve"> </w:delText>
        </w:r>
        <w:r>
          <w:delText xml:space="preserve">empirical</w:delText>
        </w:r>
        <w:r>
          <w:delText xml:space="preserve"> </w:delText>
        </w:r>
        <w:r>
          <w:delText xml:space="preserve">data</w:delText>
        </w:r>
        <w:r>
          <w:delText xml:space="preserve">.</w:delText>
        </w:r>
        <w:r>
          <w:delText xml:space="preserve"> </w:delText>
        </w:r>
        <w:r>
          <w:delText xml:space="preserve">(</w:delText>
        </w:r>
        <w:r>
          <w:delText xml:space="preserve">A</w:delText>
        </w:r>
        <w:r>
          <w:delText xml:space="preserve">)</w:delText>
        </w:r>
        <w:r>
          <w:delText xml:space="preserve"> </w:delText>
        </w:r>
        <w:r>
          <w:delText xml:space="preserve">E</w:delText>
        </w:r>
        <w:r>
          <w:delText xml:space="preserve">stimated</w:delText>
        </w:r>
        <w:r>
          <w:delText xml:space="preserve"> </w:delText>
        </w:r>
        <w:r>
          <w:delText xml:space="preserve">spatial</w:delText>
        </w:r>
        <w:r>
          <w:delText xml:space="preserve"> </w:delText>
        </w:r>
        <w:r>
          <w:delText xml:space="preserve">autocorrelation</w:delText>
        </w:r>
        <w:r>
          <w:delText xml:space="preserve"> </w:delText>
        </w:r>
        <w:r>
          <w:delText xml:space="preserve">parameter</w:delText>
        </w:r>
        <w:r>
          <w:delText xml:space="preserve"> </w:delText>
        </w:r>
        <w:r>
          <w:delText xml:space="preserve">(</w:delText>
        </w:r>
        <w:r>
          <w:rPr>
            <w:lang w:val="el-GR"/>
          </w:rPr>
          <w:delText xml:space="preserve">ρ</w:delText>
        </w:r>
        <w:r>
          <w:delText xml:space="preserve"> </w:delText>
        </w:r>
        <w:r>
          <w:delText xml:space="preserve">in</w:delText>
        </w:r>
        <w:r>
          <w:delText xml:space="preserve"> </w:delText>
        </w:r>
        <w:r>
          <w:delText xml:space="preserve">km</w:delText>
        </w:r>
        <w:r>
          <w:delText xml:space="preserve">)</w:delText>
        </w:r>
        <w:r>
          <w:delText xml:space="preserve"> </w:delText>
        </w:r>
        <w:r>
          <w:delText xml:space="preserve">for</w:delText>
        </w:r>
        <w:r>
          <w:delText xml:space="preserve"> </w:delText>
        </w:r>
        <w:r>
          <w:delText xml:space="preserve">each</w:delText>
        </w:r>
        <w:r>
          <w:delText xml:space="preserve"> </w:delText>
        </w:r>
        <w:r>
          <w:delText xml:space="preserve">species</w:delText>
        </w:r>
        <w:r>
          <w:delText xml:space="preserve"> </w:delText>
        </w:r>
        <w:r>
          <w:delText xml:space="preserve">(</w:delText>
        </w:r>
        <w:r>
          <w:delText xml:space="preserve">indicated</w:delText>
        </w:r>
        <w:r>
          <w:delText xml:space="preserve"> </w:delText>
        </w:r>
        <w:r>
          <w:delText xml:space="preserve">in</w:delText>
        </w:r>
        <w:r>
          <w:delText xml:space="preserve"> </w:delText>
        </w:r>
        <w:r>
          <w:delText xml:space="preserve">colors</w:delText>
        </w:r>
        <w:r>
          <w:delText xml:space="preserve">)</w:delText>
        </w:r>
        <w:r>
          <w:delText xml:space="preserve"> </w:delText>
        </w:r>
        <w:r>
          <w:delText xml:space="preserve">across</w:delText>
        </w:r>
        <w:r>
          <w:delText xml:space="preserve"> </w:delText>
        </w:r>
        <w:r>
          <w:delText xml:space="preserve">the</w:delText>
        </w:r>
        <w:r>
          <w:delText xml:space="preserve"> </w:delText>
        </w:r>
        <w:r>
          <w:delText xml:space="preserve">three</w:delText>
        </w:r>
        <w:r>
          <w:delText xml:space="preserve"> </w:delText>
        </w:r>
        <w:r>
          <w:delText xml:space="preserve">major</w:delText>
        </w:r>
        <w:r>
          <w:delText xml:space="preserve"> </w:delText>
        </w:r>
        <w:r>
          <w:delText xml:space="preserve">depth</w:delText>
        </w:r>
        <w:r>
          <w:delText xml:space="preserve"> </w:delText>
        </w:r>
        <w:r>
          <w:delText xml:space="preserve">strata</w:delText>
        </w:r>
        <w:r>
          <w:delText xml:space="preserve"> </w:delText>
        </w:r>
        <w:r>
          <w:delText xml:space="preserve">defined</w:delText>
        </w:r>
        <w:r>
          <w:delText xml:space="preserve"> </w:delText>
        </w:r>
        <w:r>
          <w:delText xml:space="preserve">from</w:delText>
        </w:r>
        <w:r>
          <w:delText xml:space="preserve"> </w:delText>
        </w:r>
        <w:r>
          <w:delText xml:space="preserve">the</w:delText>
        </w:r>
        <w:r>
          <w:delText xml:space="preserve"> </w:delText>
        </w:r>
        <w:r>
          <w:delText xml:space="preserve">literature</w:delText>
        </w:r>
        <w:r>
          <w:delText xml:space="preserve"> </w:delText>
        </w:r>
        <w:r>
          <w:delText xml:space="preserve">(</w:delText>
        </w:r>
        <w:r>
          <w:delText xml:space="preserve">surface</w:delText>
        </w:r>
        <w:r>
          <w:delText xml:space="preserve">,</w:delText>
        </w:r>
        <w:r>
          <w:delText xml:space="preserve"> </w:delText>
        </w:r>
        <w:r>
          <w:delText xml:space="preserve">midwater</w:delText>
        </w:r>
        <w:r>
          <w:delText xml:space="preserve">,</w:delText>
        </w:r>
        <w:r>
          <w:delText xml:space="preserve"> </w:delText>
        </w:r>
        <w:r>
          <w:delText xml:space="preserve">and</w:delText>
        </w:r>
        <w:r>
          <w:delText xml:space="preserve"> </w:delText>
        </w:r>
        <w:r>
          <w:delText xml:space="preserve">deepwater</w:delText>
        </w:r>
        <w:r>
          <w:delText xml:space="preserve">)</w:delText>
        </w:r>
        <w:r>
          <w:delText xml:space="preserve">.</w:delText>
        </w:r>
        <w:r>
          <w:delText xml:space="preserve"> </w:delText>
        </w:r>
        <w:r>
          <w:delText xml:space="preserve">Points</w:delText>
        </w:r>
        <w:r>
          <w:delText xml:space="preserve"> </w:delText>
        </w:r>
        <w:r>
          <w:delText xml:space="preserve">indicate</w:delText>
        </w:r>
        <w:r>
          <w:delText xml:space="preserve"> </w:delText>
        </w:r>
        <w:r>
          <w:delText xml:space="preserve">posterior</w:delText>
        </w:r>
        <w:r>
          <w:delText xml:space="preserve"> </w:delText>
        </w:r>
        <w:r>
          <w:delText xml:space="preserve">mean</w:delText>
        </w:r>
        <w:r>
          <w:delText xml:space="preserve"> </w:delText>
        </w:r>
        <w:r>
          <w:delText xml:space="preserve">estimates</w:delText>
        </w:r>
        <w:r>
          <w:delText xml:space="preserve"> </w:delText>
        </w:r>
        <w:r>
          <w:delText xml:space="preserve">and</w:delText>
        </w:r>
        <w:r>
          <w:delText xml:space="preserve"> </w:delText>
        </w:r>
        <w:r>
          <w:delText xml:space="preserve">bars</w:delText>
        </w:r>
        <w:r>
          <w:delText xml:space="preserve"> </w:delText>
        </w:r>
        <w:r>
          <w:delText xml:space="preserve">denote</w:delText>
        </w:r>
        <w:r>
          <w:delText xml:space="preserve"> </w:delText>
        </w:r>
        <w:r>
          <w:delText xml:space="preserve">95</w:delText>
        </w:r>
        <w:r>
          <w:delText xml:space="preserve">%</w:delText>
        </w:r>
        <w:r>
          <w:delText xml:space="preserve"> </w:delText>
        </w:r>
        <w:r>
          <w:delText xml:space="preserve">credible</w:delText>
        </w:r>
        <w:r>
          <w:delText xml:space="preserve"> </w:delText>
        </w:r>
        <w:r>
          <w:delText xml:space="preserve">intervals</w:delText>
        </w:r>
        <w:r>
          <w:delText xml:space="preserve">.</w:delText>
        </w:r>
        <w:r>
          <w:delText xml:space="preserve"> </w:delText>
        </w:r>
        <w:r>
          <w:delText xml:space="preserve">Depth</w:delText>
        </w:r>
        <w:r>
          <w:delText xml:space="preserve">-</w:delText>
        </w:r>
        <w:r>
          <w:delText xml:space="preserve">specific</w:delText>
        </w:r>
        <w:r>
          <w:delText xml:space="preserve"> </w:delText>
        </w:r>
        <w:r>
          <w:delText xml:space="preserve">(</w:delText>
        </w:r>
        <w:r>
          <w:delText xml:space="preserve">0</w:delText>
        </w:r>
        <w:r>
          <w:delText xml:space="preserve">,</w:delText>
        </w:r>
        <w:r>
          <w:delText xml:space="preserve"> </w:delText>
        </w:r>
        <w:r>
          <w:delText xml:space="preserve">50</w:delText>
        </w:r>
        <w:r>
          <w:delText xml:space="preserve">,</w:delText>
        </w:r>
        <w:r>
          <w:delText xml:space="preserve"> </w:delText>
        </w:r>
        <w:r>
          <w:delText xml:space="preserve">1</w:delText>
        </w:r>
        <w:r>
          <w:delText xml:space="preserve">0</w:delText>
        </w:r>
        <w:r>
          <w:delText xml:space="preserve">0</w:delText>
        </w:r>
        <w:r>
          <w:delText xml:space="preserve">,</w:delText>
        </w:r>
        <w:r>
          <w:delText xml:space="preserve"> </w:delText>
        </w:r>
        <w:r>
          <w:delText xml:space="preserve">300</w:delText>
        </w:r>
        <w:r>
          <w:delText xml:space="preserve">,</w:delText>
        </w:r>
        <w:r>
          <w:delText xml:space="preserve"> </w:delText>
        </w:r>
        <w:r>
          <w:delText xml:space="preserve">and</w:delText>
        </w:r>
        <w:r>
          <w:delText xml:space="preserve"> </w:delText>
        </w:r>
        <w:r>
          <w:delText xml:space="preserve">500</w:delText>
        </w:r>
        <w:r>
          <w:delText xml:space="preserve"> </w:delText>
        </w:r>
        <w:r>
          <w:delText xml:space="preserve">m</w:delText>
        </w:r>
        <w:r>
          <w:delText xml:space="preserve">)</w:delText>
        </w:r>
        <w:r>
          <w:delText xml:space="preserve"> </w:delText>
        </w:r>
        <w:r>
          <w:delText xml:space="preserve">relationship</w:delText>
        </w:r>
        <w:r>
          <w:delText xml:space="preserve"> </w:delText>
        </w:r>
        <w:r>
          <w:delText xml:space="preserve">between</w:delText>
        </w:r>
        <w:r>
          <w:delText xml:space="preserve"> </w:delText>
        </w:r>
        <w:r>
          <w:delText xml:space="preserve">species</w:delText>
        </w:r>
        <w:r>
          <w:delText xml:space="preserve"> </w:delText>
        </w:r>
        <w:r>
          <w:delText xml:space="preserve">spatial</w:delText>
        </w:r>
        <w:r>
          <w:delText xml:space="preserve"> </w:delText>
        </w:r>
        <w:r>
          <w:delText xml:space="preserve">autocorrelation</w:delText>
        </w:r>
        <w:r>
          <w:delText xml:space="preserve"> </w:delText>
        </w:r>
        <w:r>
          <w:delText xml:space="preserve">(</w:delText>
        </w:r>
        <w:r>
          <w:rPr>
            <w:lang w:val="el-GR"/>
          </w:rPr>
          <w:delText xml:space="preserve">ρ</w:delText>
        </w:r>
        <w:r>
          <w:delText xml:space="preserve"> </w:delText>
        </w:r>
        <w:r>
          <w:delText xml:space="preserve">in</w:delText>
        </w:r>
        <w:r>
          <w:delText xml:space="preserve"> </w:delText>
        </w:r>
        <w:r>
          <w:delText xml:space="preserve">km</w:delText>
        </w:r>
        <w:r>
          <w:delText xml:space="preserve"> </w:delText>
        </w:r>
        <w:r>
          <w:delText xml:space="preserve">shown</w:delText>
        </w:r>
        <w:r>
          <w:delText xml:space="preserve"> </w:delText>
        </w:r>
        <w:r>
          <w:delText xml:space="preserve">as</w:delText>
        </w:r>
        <w:r>
          <w:delText xml:space="preserve"> </w:delText>
        </w:r>
        <w:r>
          <w:delText xml:space="preserve">the</w:delText>
        </w:r>
        <w:r>
          <w:delText xml:space="preserve"> </w:delText>
        </w:r>
        <w:r>
          <w:delText xml:space="preserve">size</w:delText>
        </w:r>
        <w:r>
          <w:delText xml:space="preserve"> </w:delText>
        </w:r>
        <w:r>
          <w:delText xml:space="preserve">of</w:delText>
        </w:r>
        <w:r>
          <w:delText xml:space="preserve"> </w:delText>
        </w:r>
        <w:r>
          <w:delText xml:space="preserve">the</w:delText>
        </w:r>
        <w:r>
          <w:delText xml:space="preserve"> </w:delText>
        </w:r>
        <w:r>
          <w:delText xml:space="preserve">points</w:delText>
        </w:r>
        <w:r>
          <w:delText xml:space="preserve">)</w:delText>
        </w:r>
        <w:r>
          <w:delText xml:space="preserve"> </w:delText>
        </w:r>
        <w:r>
          <w:delText xml:space="preserve">and</w:delText>
        </w:r>
        <w:r>
          <w:delText xml:space="preserve"> </w:delText>
        </w:r>
        <w:r>
          <w:delText xml:space="preserve">mean</w:delText>
        </w:r>
        <w:r>
          <w:delText xml:space="preserve"> </w:delText>
        </w:r>
        <w:r>
          <w:delText xml:space="preserve">eDNA</w:delText>
        </w:r>
        <w:r>
          <w:delText xml:space="preserve"> </w:delText>
        </w:r>
        <w:r>
          <w:delText xml:space="preserve">concentrations</w:delText>
        </w:r>
        <w:r>
          <w:delText xml:space="preserve"> </w:delText>
        </w:r>
        <w:r>
          <w:delText xml:space="preserve">(</w:delText>
        </w:r>
        <w:r>
          <w:delText xml:space="preserve">in</w:delText>
        </w:r>
        <w:r>
          <w:delText xml:space="preserve"> </w:delText>
        </w:r>
        <w:r>
          <w:delText xml:space="preserve">log</w:delText>
        </w:r>
        <w:r>
          <w:delText xml:space="preserve"> </w:delText>
        </w:r>
        <w:r>
          <w:delText xml:space="preserve">copies</w:delText>
        </w:r>
        <w:r>
          <w:delText xml:space="preserve">/</w:delText>
        </w:r>
        <w:r>
          <w:delText xml:space="preserve">L</w:delText>
        </w:r>
        <w:r>
          <w:delText xml:space="preserve">)</w:delText>
        </w:r>
        <w:r>
          <w:delText xml:space="preserve"> </w:delText>
        </w:r>
        <w:r>
          <w:delText xml:space="preserve">across</w:delText>
        </w:r>
        <w:r>
          <w:delText xml:space="preserve"> </w:delText>
        </w:r>
        <w:r>
          <w:delText xml:space="preserve">species</w:delText>
        </w:r>
        <w:r>
          <w:delText xml:space="preserve"> </w:delText>
        </w:r>
        <w:r>
          <w:delText xml:space="preserve">(</w:delText>
        </w:r>
        <w:r>
          <w:delText xml:space="preserve">colors</w:delText>
        </w:r>
        <w:r>
          <w:delText xml:space="preserve">)</w:delText>
        </w:r>
        <w:r>
          <w:delText xml:space="preserve"> </w:delText>
        </w:r>
        <w:r>
          <w:delText xml:space="preserve">in</w:delText>
        </w:r>
        <w:r>
          <w:delText xml:space="preserve"> </w:delText>
        </w:r>
        <w:r>
          <w:delText xml:space="preserve">panel</w:delText>
        </w:r>
        <w:r>
          <w:delText xml:space="preserve"> </w:delText>
        </w:r>
        <w:r>
          <w:delText xml:space="preserve">B</w:delText>
        </w:r>
        <w:r>
          <w:delText xml:space="preserve">.</w:delText>
        </w:r>
        <w:r>
          <w:delText xml:space="preserve"> </w:delText>
        </w:r>
        <w:r>
          <w:delText xml:space="preserve">Panel</w:delText>
        </w:r>
        <w:r>
          <w:delText xml:space="preserve"> </w:delText>
        </w:r>
        <w:r>
          <w:delText xml:space="preserve">C</w:delText>
        </w:r>
        <w:r>
          <w:delText xml:space="preserve"> </w:delText>
        </w:r>
        <w:r>
          <w:delText xml:space="preserve">indicating</w:delText>
        </w:r>
        <w:r>
          <w:delText xml:space="preserve"> </w:delText>
        </w:r>
        <w:r>
          <w:delText xml:space="preserve">the</w:delText>
        </w:r>
        <w:r>
          <w:delText xml:space="preserve"> </w:delText>
        </w:r>
        <w:r>
          <w:delText xml:space="preserve">signal</w:delText>
        </w:r>
        <w:r>
          <w:delText xml:space="preserve"> </w:delText>
        </w:r>
        <w:r>
          <w:delText xml:space="preserve">amplitude</w:delText>
        </w:r>
        <w:r>
          <w:delText xml:space="preserve"> </w:delText>
        </w:r>
        <w:r>
          <w:delText xml:space="preserve">(</w:delText>
        </w:r>
        <w:r>
          <w:delText xml:space="preserve">α</w:delText>
        </w:r>
        <w:r>
          <w:rPr>
            <w:vertAlign w:val="superscript"/>
          </w:rPr>
          <w:delText xml:space="preserve">2</w:delText>
        </w:r>
        <w:r>
          <w:delText xml:space="preserve">)</w:delText>
        </w:r>
        <w:r>
          <w:delText xml:space="preserve"> </w:delText>
        </w:r>
        <w:r>
          <w:delText xml:space="preserve">relation</w:delText>
        </w:r>
        <w:r>
          <w:delText xml:space="preserve"> </w:delText>
        </w:r>
        <w:r>
          <w:delText xml:space="preserve">between</w:delText>
        </w:r>
        <w:r>
          <w:delText xml:space="preserve"> </w:delText>
        </w:r>
        <w:r>
          <w:delText xml:space="preserve">non</w:delText>
        </w:r>
        <w:r>
          <w:delText xml:space="preserve">-</w:delText>
        </w:r>
        <w:r>
          <w:delText xml:space="preserve">spatial</w:delText>
        </w:r>
        <w:r>
          <w:delText xml:space="preserve"> </w:delText>
        </w:r>
        <w:r>
          <w:delText xml:space="preserve">variance</w:delText>
        </w:r>
        <w:r>
          <w:delText xml:space="preserve"> </w:delText>
        </w:r>
        <w:r>
          <w:delText xml:space="preserve">(</w:delText>
        </w:r>
        <w:r>
          <w:delText xml:space="preserve">σ</w:delText>
        </w:r>
        <w:r>
          <w:rPr>
            <w:vertAlign w:val="superscript"/>
          </w:rPr>
          <w:delText xml:space="preserve">2</w:delText>
        </w:r>
        <w:r>
          <w:delText xml:space="preserve">)</w:delText>
        </w:r>
        <w:r>
          <w:delText xml:space="preserve"> </w:delText>
        </w:r>
        <w:r>
          <w:delText xml:space="preserve">and</w:delText>
        </w:r>
        <w:r>
          <w:delText xml:space="preserve"> </w:delText>
        </w:r>
        <w:r>
          <w:delText xml:space="preserve">species</w:delText>
        </w:r>
        <w:r>
          <w:delText xml:space="preserve"> </w:delText>
        </w:r>
        <w:r>
          <w:delText xml:space="preserve">spatial</w:delText>
        </w:r>
        <w:r>
          <w:delText xml:space="preserve"> </w:delText>
        </w:r>
        <w:r>
          <w:delText xml:space="preserve">autocorrelation</w:delText>
        </w:r>
        <w:r>
          <w:delText xml:space="preserve"> </w:delText>
        </w:r>
        <w:r>
          <w:delText xml:space="preserve">(</w:delText>
        </w:r>
        <w:r>
          <w:rPr>
            <w:lang w:val="el-GR"/>
          </w:rPr>
          <w:delText xml:space="preserve">ρ</w:delText>
        </w:r>
        <w:r>
          <w:delText xml:space="preserve"> </w:delText>
        </w:r>
        <w:r>
          <w:delText xml:space="preserve">in</w:delText>
        </w:r>
        <w:r>
          <w:delText xml:space="preserve"> </w:delText>
        </w:r>
        <w:r>
          <w:delText xml:space="preserve">km</w:delText>
        </w:r>
        <w:r>
          <w:delText xml:space="preserve"> </w:delText>
        </w:r>
        <w:r>
          <w:delText xml:space="preserve">shown</w:delText>
        </w:r>
        <w:r>
          <w:delText xml:space="preserve"> </w:delText>
        </w:r>
        <w:r>
          <w:delText xml:space="preserve">as</w:delText>
        </w:r>
        <w:r>
          <w:delText xml:space="preserve"> </w:delText>
        </w:r>
        <w:r>
          <w:delText xml:space="preserve">the</w:delText>
        </w:r>
        <w:r>
          <w:delText xml:space="preserve"> </w:delText>
        </w:r>
        <w:r>
          <w:delText xml:space="preserve">size</w:delText>
        </w:r>
        <w:r>
          <w:delText xml:space="preserve"> </w:delText>
        </w:r>
        <w:r>
          <w:delText xml:space="preserve">of</w:delText>
        </w:r>
        <w:r>
          <w:delText xml:space="preserve"> </w:delText>
        </w:r>
        <w:r>
          <w:delText xml:space="preserve">the</w:delText>
        </w:r>
        <w:r>
          <w:delText xml:space="preserve"> </w:delText>
        </w:r>
        <w:r>
          <w:delText xml:space="preserve">points</w:delText>
        </w:r>
        <w:r>
          <w:delText xml:space="preserve">)</w:delText>
        </w:r>
        <w:r>
          <w:delText xml:space="preserve">.</w:delText>
        </w:r>
      </w:del>
    </w:p>
    <w:p w14:paraId="3B504FD1" w14:textId="35FDC47F" w:rsidR="00823035" w:rsidRDefault="00823035" w:rsidP="001643E6">
      <w:pPr>
        <w:pStyle w:val="BodyText"/>
        <w:spacing w:line="480" w:lineRule="auto"/>
        <w:rPr>
          <w:del w:id="9365" w:author="Gledis Guri" w:date="2026-09-25T00:00:00Z"/>
        </w:rPr>
      </w:pPr>
    </w:p>
    <w:p w14:paraId="30DEF277" w14:textId="38EB50D4" w:rsidR="00A34072" w:rsidRPr="00450784" w:rsidRDefault="00A34072" w:rsidP="001643E6">
      <w:pPr>
        <w:pStyle w:val="BodyText"/>
        <w:spacing w:line="480" w:lineRule="auto"/>
      </w:pPr>
      <w:del w:id="9366" w:author="Gledis Guri" w:date="2026-09-25T00:00:00Z">
        <w:r>
          <w:rPr>
            <w:b/>
            <w:bCs w:val="0"/>
          </w:rPr>
          <w:delText xml:space="preserve">Prediction</w:delText>
        </w:r>
        <w:r>
          <w:rPr>
            <w:b/>
            <w:bCs w:val="0"/>
          </w:rPr>
          <w:delText xml:space="preserve"> </w:delText>
        </w:r>
        <w:r>
          <w:rPr>
            <w:b/>
            <w:bCs w:val="0"/>
          </w:rPr>
          <w:delText xml:space="preserve">accuracy</w:delText>
        </w:r>
        <w:r>
          <w:rPr>
            <w:b/>
            <w:bCs w:val="0"/>
          </w:rPr>
          <w:delText xml:space="preserve"> </w:delText>
        </w:r>
        <w:r>
          <w:rPr>
            <w:b/>
            <w:bCs w:val="0"/>
          </w:rPr>
          <w:delText xml:space="preserve">on</w:delText>
        </w:r>
        <w:r>
          <w:rPr>
            <w:b/>
            <w:bCs w:val="0"/>
          </w:rPr>
          <w:delText xml:space="preserve"> </w:delText>
        </w:r>
        <w:r>
          <w:rPr>
            <w:b/>
            <w:bCs w:val="0"/>
          </w:rPr>
          <w:delText xml:space="preserve">empirical</w:delText>
        </w:r>
        <w:r>
          <w:rPr>
            <w:b/>
            <w:bCs w:val="0"/>
          </w:rPr>
          <w:delText xml:space="preserve"> </w:delText>
        </w:r>
        <w:r>
          <w:rPr>
            <w:b/>
            <w:bCs w:val="0"/>
          </w:rPr>
          <w:delText xml:space="preserve">data</w:delText>
        </w:r>
      </w:del>
      <w:ins w:id="9367" w:author="Gledis Guri" w:date="2026-09-25T00:00:00Z">
        <w:r>
          <w:rPr>
            <w:b/>
          </w:rPr>
          <w:t xml:space="preserve">Information loss in the observed data (Step 2)</w:t>
        </w:r>
      </w:ins>
    </w:p>
    <w:p w14:paraId="4157289A" w14:textId="0E67A79B" w:rsidR="0037779D" w:rsidRDefault="0037779D" w:rsidP="001643E6">
      <w:pPr>
        <w:pStyle w:val="BodyText"/>
        <w:spacing w:line="480" w:lineRule="auto"/>
        <w:ind w:firstLine="720"/>
      </w:pPr>
      <w:r>
        <w:t xml:space="preserve">Prediction</w:t>
      </w:r>
      <w:r>
        <w:t xml:space="preserve"> </w:t>
      </w:r>
      <w:r>
        <w:t xml:space="preserve">error</w:t>
      </w:r>
      <w:r>
        <w:t xml:space="preserve"> </w:t>
      </w:r>
      <w:r>
        <w:t xml:space="preserve">in</w:t>
      </w:r>
      <w:r>
        <w:t xml:space="preserve"> </w:t>
      </w:r>
      <w:r>
        <w:t xml:space="preserve">empirical</w:t>
      </w:r>
      <w:r>
        <w:t xml:space="preserve"> </w:t>
      </w:r>
      <w:r>
        <w:t xml:space="preserve">data</w:t>
      </w:r>
      <w:r>
        <w:t xml:space="preserve"> </w:t>
      </w:r>
      <w:r>
        <w:t xml:space="preserve">decreased</w:t>
      </w:r>
      <w:r>
        <w:t xml:space="preserve"> </w:t>
      </w:r>
      <w:r>
        <w:t xml:space="preserve">with</w:t>
      </w:r>
      <w:r>
        <w:t xml:space="preserve"> </w:t>
      </w:r>
      <w:r>
        <w:t xml:space="preserve">increasing</w:t>
      </w:r>
      <w:r>
        <w:t xml:space="preserve"> </w:t>
      </w:r>
      <w:r>
        <w:t xml:space="preserve">sampling</w:t>
      </w:r>
      <w:r>
        <w:t xml:space="preserve"> </w:t>
      </w:r>
      <w:r>
        <w:t xml:space="preserve">density</w:t>
      </w:r>
      <w:r>
        <w:t xml:space="preserve"> </w:t>
      </w:r>
      <w:r>
        <w:t xml:space="preserve">across</w:t>
      </w:r>
      <w:r>
        <w:t xml:space="preserve"> </w:t>
      </w:r>
      <w:r>
        <w:t xml:space="preserve">all</w:t>
      </w:r>
      <w:r>
        <w:t xml:space="preserve"> </w:t>
      </w:r>
      <w:r>
        <w:t xml:space="preserve">species</w:t>
      </w:r>
      <w:r>
        <w:t xml:space="preserve"> </w:t>
      </w:r>
      <w:r>
        <w:t xml:space="preserve">(</w:t>
      </w:r>
      <w:r>
        <w:t xml:space="preserve">Appendix</w:t>
      </w:r>
      <w:r>
        <w:t xml:space="preserve"> </w:t>
      </w:r>
      <w:r>
        <w:t xml:space="preserve">S1</w:t>
      </w:r>
      <w:r>
        <w:t xml:space="preserve">:</w:t>
      </w:r>
      <w:r>
        <w:t xml:space="preserve"> </w:t>
      </w:r>
      <w:r>
        <w:t xml:space="preserve">Figure</w:t>
      </w:r>
      <w:r>
        <w:t xml:space="preserve"> </w:t>
      </w:r>
      <w:r>
        <w:t xml:space="preserve">S</w:t>
      </w:r>
      <w:r>
        <w:t xml:space="preserve">1</w:t>
      </w:r>
      <w:r>
        <w:t xml:space="preserve"> </w:t>
      </w:r>
      <w:r>
        <w:t xml:space="preserve">and</w:t>
      </w:r>
      <w:r>
        <w:t xml:space="preserve"> </w:t>
      </w:r>
      <w:r>
        <w:t xml:space="preserve">S2</w:t>
      </w:r>
      <w:r>
        <w:t xml:space="preserve">)</w:t>
      </w:r>
      <w:r>
        <w:t xml:space="preserve">.</w:t>
      </w:r>
      <w:r>
        <w:t xml:space="preserve"> </w:t>
      </w:r>
      <w:r>
        <w:t xml:space="preserve">H</w:t>
      </w:r>
      <w:r>
        <w:t xml:space="preserve">owever</w:t>
      </w:r>
      <w:r>
        <w:t xml:space="preserve">,</w:t>
      </w:r>
      <w:r>
        <w:t xml:space="preserve"> </w:t>
      </w:r>
      <w:r>
        <w:t xml:space="preserve">this</w:t>
      </w:r>
      <w:r>
        <w:t xml:space="preserve"> </w:t>
      </w:r>
      <w:r>
        <w:t xml:space="preserve">reduction</w:t>
      </w:r>
      <w:r>
        <w:t xml:space="preserve"> </w:t>
      </w:r>
      <w:r>
        <w:t xml:space="preserve">was</w:t>
      </w:r>
      <w:r>
        <w:t xml:space="preserve"> </w:t>
      </w:r>
      <w:r>
        <w:t xml:space="preserve">strongly</w:t>
      </w:r>
      <w:r>
        <w:t xml:space="preserve"> </w:t>
      </w:r>
      <w:r>
        <w:t xml:space="preserve">modulated</w:t>
      </w:r>
      <w:r>
        <w:t xml:space="preserve"> </w:t>
      </w:r>
      <w:r>
        <w:t xml:space="preserve">by</w:t>
      </w:r>
      <w:r>
        <w:t xml:space="preserve"> </w:t>
      </w:r>
      <w:r>
        <w:t xml:space="preserve">the</w:t>
      </w:r>
      <w:r>
        <w:t xml:space="preserve"> </w:t>
      </w:r>
      <w:r>
        <w:t xml:space="preserve">degree</w:t>
      </w:r>
      <w:r>
        <w:t xml:space="preserve"> </w:t>
      </w:r>
      <w:r>
        <w:t xml:space="preserve">of</w:t>
      </w:r>
      <w:r>
        <w:t xml:space="preserve"> </w:t>
      </w:r>
      <w:r>
        <w:t xml:space="preserve">spatial</w:t>
      </w:r>
      <w:r>
        <w:t xml:space="preserve"> </w:t>
      </w:r>
      <w:r>
        <w:t xml:space="preserve">autocorrelation</w:t>
      </w:r>
      <w:r>
        <w:t xml:space="preserve"> </w:t>
      </w:r>
      <w:r>
        <w:t xml:space="preserve">(</w:t>
      </w:r>
      <w:r>
        <w:t xml:space="preserve">Appendix</w:t>
      </w:r>
      <w:r>
        <w:t xml:space="preserve"> </w:t>
      </w:r>
      <w:r>
        <w:t xml:space="preserve">S1</w:t>
      </w:r>
      <w:r>
        <w:t xml:space="preserve">:</w:t>
      </w:r>
      <w:r>
        <w:t xml:space="preserve"> </w:t>
      </w:r>
      <w:r>
        <w:t xml:space="preserve">Figure</w:t>
      </w:r>
      <w:r>
        <w:t xml:space="preserve"> </w:t>
      </w:r>
      <w:r>
        <w:t xml:space="preserve">S</w:t>
      </w:r>
      <w:r>
        <w:t xml:space="preserve">2</w:t>
      </w:r>
      <w:r>
        <w:t xml:space="preserve">)</w:t>
      </w:r>
      <w:r>
        <w:t xml:space="preserve">.</w:t>
      </w:r>
      <w:r>
        <w:t xml:space="preserve"> </w:t>
      </w:r>
      <w:r>
        <w:t xml:space="preserve">Species</w:t>
      </w:r>
      <w:r>
        <w:t xml:space="preserve"> </w:t>
      </w:r>
      <w:r>
        <w:t xml:space="preserve">characterized</w:t>
      </w:r>
      <w:r>
        <w:t xml:space="preserve"> </w:t>
      </w:r>
      <w:r>
        <w:t xml:space="preserve">by</w:t>
      </w:r>
      <w:r>
        <w:t xml:space="preserve"> </w:t>
      </w:r>
      <w:r>
        <w:t xml:space="preserve">short</w:t>
      </w:r>
      <w:r>
        <w:t xml:space="preserve"> </w:t>
      </w:r>
      <w:r>
        <w:t xml:space="preserve">spatial</w:t>
      </w:r>
      <w:r>
        <w:t xml:space="preserve"> </w:t>
      </w:r>
      <w:r>
        <w:t xml:space="preserve">autocorrelation</w:t>
      </w:r>
      <w:r>
        <w:t xml:space="preserve"> </w:t>
      </w:r>
      <w:r>
        <w:t xml:space="preserve">(</w:t>
      </w:r>
      <w:r>
        <w:t xml:space="preserve">small</w:t>
      </w:r>
      <w:r>
        <w:t xml:space="preserve"> </w:t>
      </w:r>
      <w:r>
        <w:rPr>
          <w:i/>
          <w:iCs/>
        </w:rPr>
        <w:t xml:space="preserve">ρ</w:t>
      </w:r>
      <w:r>
        <w:t xml:space="preserve"> </w:t>
      </w:r>
      <w:r>
        <w:t xml:space="preserve">values</w:t>
      </w:r>
      <w:r>
        <w:t xml:space="preserve">)</w:t>
      </w:r>
      <w:r>
        <w:t xml:space="preserve"> </w:t>
      </w:r>
      <w:r>
        <w:t xml:space="preserve">consistently</w:t>
      </w:r>
      <w:r>
        <w:t xml:space="preserve"> </w:t>
      </w:r>
      <w:r>
        <w:t xml:space="preserve">exhibited</w:t>
      </w:r>
      <w:r>
        <w:t xml:space="preserve"> </w:t>
      </w:r>
      <w:r>
        <w:t xml:space="preserve">higher</w:t>
      </w:r>
      <w:r>
        <w:t xml:space="preserve"> </w:t>
      </w:r>
      <w:r>
        <w:t xml:space="preserve">prediction</w:t>
      </w:r>
      <w:r>
        <w:t xml:space="preserve"> </w:t>
      </w:r>
      <w:r>
        <w:t xml:space="preserve">error</w:t>
      </w:r>
      <w:r>
        <w:t xml:space="preserve"> </w:t>
      </w:r>
      <w:r>
        <w:t xml:space="preserve">(</w:t>
      </w:r>
      <w:r>
        <w:rPr>
          <w:i/>
          <w:iCs/>
          <w:lang w:val="el-GR"/>
        </w:rPr>
        <w:t xml:space="preserve">ε</w:t>
      </w:r>
      <w:r>
        <w:rPr>
          <w:i/>
          <w:iCs/>
          <w:vertAlign w:val="subscript"/>
        </w:rPr>
        <w:t xml:space="preserve">1</w:t>
      </w:r>
      <w:r>
        <w:t xml:space="preserve">)</w:t>
      </w:r>
      <w:r>
        <w:t xml:space="preserve"> </w:t>
      </w:r>
      <w:r>
        <w:t xml:space="preserve">across</w:t>
      </w:r>
      <w:r>
        <w:t xml:space="preserve"> </w:t>
      </w:r>
      <w:r>
        <w:t xml:space="preserve">all</w:t>
      </w:r>
      <w:r>
        <w:t xml:space="preserve"> </w:t>
      </w:r>
      <w:r>
        <w:t xml:space="preserve">sampling</w:t>
      </w:r>
      <w:r>
        <w:t xml:space="preserve"> </w:t>
      </w:r>
      <w:r>
        <w:t xml:space="preserve">densities</w:t>
      </w:r>
      <w:r>
        <w:t xml:space="preserve">,</w:t>
      </w:r>
      <w:r>
        <w:t xml:space="preserve"> </w:t>
      </w:r>
      <w:r>
        <w:t xml:space="preserve">whereas</w:t>
      </w:r>
      <w:r>
        <w:t xml:space="preserve"> </w:t>
      </w:r>
      <w:r>
        <w:t xml:space="preserve">species</w:t>
      </w:r>
      <w:r>
        <w:t xml:space="preserve"> </w:t>
      </w:r>
      <w:r>
        <w:t xml:space="preserve">with</w:t>
      </w:r>
      <w:r>
        <w:t xml:space="preserve"> </w:t>
      </w:r>
      <w:r>
        <w:t xml:space="preserve">wider</w:t>
      </w:r>
      <w:r>
        <w:t xml:space="preserve"> </w:t>
      </w:r>
      <w:r>
        <w:t xml:space="preserve">spatial</w:t>
      </w:r>
      <w:r>
        <w:t xml:space="preserve"> </w:t>
      </w:r>
      <w:r>
        <w:t xml:space="preserve">autocorrelation</w:t>
      </w:r>
      <w:r>
        <w:t xml:space="preserve"> </w:t>
      </w:r>
      <w:r>
        <w:t xml:space="preserve">structures</w:t>
      </w:r>
      <w:r>
        <w:t xml:space="preserve"> </w:t>
      </w:r>
      <w:r>
        <w:t xml:space="preserve">(</w:t>
      </w:r>
      <w:r>
        <w:t xml:space="preserve">e</w:t>
      </w:r>
      <w:r>
        <w:t xml:space="preserve">.</w:t>
      </w:r>
      <w:r>
        <w:t xml:space="preserve">g</w:t>
      </w:r>
      <w:r>
        <w:t xml:space="preserve">.</w:t>
      </w:r>
      <w:r>
        <w:t xml:space="preserve">,</w:t>
      </w:r>
      <w:r>
        <w:t xml:space="preserve"> </w:t>
      </w:r>
      <w:r>
        <w:t xml:space="preserve">ρ</w:t>
      </w:r>
      <w:r>
        <w:t xml:space="preserve"> </w:t>
      </w:r>
      <w:r>
        <w:t xml:space="preserve">&gt;</w:t>
      </w:r>
      <w:r>
        <w:t xml:space="preserve"> </w:t>
      </w:r>
      <w:r>
        <w:t xml:space="preserve">500</w:t>
      </w:r>
      <w:r>
        <w:t xml:space="preserve"> </w:t>
      </w:r>
      <w:r>
        <w:t xml:space="preserve">km</w:t>
      </w:r>
      <w:r>
        <w:t xml:space="preserve">)</w:t>
      </w:r>
      <w:r>
        <w:t xml:space="preserve"> </w:t>
      </w:r>
      <w:r>
        <w:t xml:space="preserve">showed</w:t>
      </w:r>
      <w:r>
        <w:t xml:space="preserve"> </w:t>
      </w:r>
      <w:r>
        <w:t xml:space="preserve">substantially</w:t>
      </w:r>
      <w:r>
        <w:t xml:space="preserve"> </w:t>
      </w:r>
      <w:r>
        <w:t xml:space="preserve">lower</w:t>
      </w:r>
      <w:r>
        <w:t xml:space="preserve"> </w:t>
      </w:r>
      <w:r>
        <w:t xml:space="preserve">prediction</w:t>
      </w:r>
      <w:r>
        <w:t xml:space="preserve"> </w:t>
      </w:r>
      <w:r>
        <w:t xml:space="preserve">errors</w:t>
      </w:r>
      <w:r>
        <w:t xml:space="preserve"> </w:t>
      </w:r>
      <w:r>
        <w:t xml:space="preserve">(</w:t>
      </w:r>
      <w:r>
        <w:rPr>
          <w:i/>
          <w:iCs/>
          <w:lang w:val="el-GR"/>
        </w:rPr>
        <w:t xml:space="preserve">ε</w:t>
      </w:r>
      <w:r>
        <w:rPr>
          <w:i/>
          <w:iCs/>
          <w:vertAlign w:val="subscript"/>
        </w:rPr>
        <w:t xml:space="preserve">1</w:t>
      </w:r>
      <w:r>
        <w:t xml:space="preserve">)</w:t>
      </w:r>
      <w:r>
        <w:t xml:space="preserve"> </w:t>
      </w:r>
      <w:r>
        <w:t xml:space="preserve">even</w:t>
      </w:r>
      <w:r>
        <w:t xml:space="preserve"> </w:t>
      </w:r>
      <w:r>
        <w:t xml:space="preserve">under</w:t>
      </w:r>
      <w:r>
        <w:t xml:space="preserve"> </w:t>
      </w:r>
      <w:r>
        <w:t xml:space="preserve">comparatively</w:t>
      </w:r>
      <w:r>
        <w:t xml:space="preserve"> </w:t>
      </w:r>
      <w:r>
        <w:t xml:space="preserve">sparse</w:t>
      </w:r>
      <w:r>
        <w:t xml:space="preserve"> </w:t>
      </w:r>
      <w:r>
        <w:t xml:space="preserve">sampling</w:t>
      </w:r>
      <w:r>
        <w:t xml:space="preserve"> </w:t>
      </w:r>
      <w:r>
        <w:t xml:space="preserve">regimes</w:t>
      </w:r>
      <w:r>
        <w:t xml:space="preserve">.</w:t>
      </w:r>
      <w:del w:id="9362" w:author="Gledis Guri" w:date="2026-09-25T00:00:00Z">
        <w:r>
          <w:delText xml:space="preserve"> </w:delText>
        </w:r>
        <w:r>
          <w:delText xml:space="preserve">Although</w:delText>
        </w:r>
        <w:r>
          <w:delText xml:space="preserve"> </w:delText>
        </w:r>
        <w:r>
          <w:delText xml:space="preserve">increased</w:delText>
        </w:r>
        <w:r>
          <w:delText xml:space="preserve"> </w:delText>
        </w:r>
        <w:r>
          <w:delText xml:space="preserve">sampling</w:delText>
        </w:r>
        <w:r>
          <w:delText xml:space="preserve"> </w:delText>
        </w:r>
        <w:r>
          <w:delText xml:space="preserve">effort</w:delText>
        </w:r>
        <w:r>
          <w:delText xml:space="preserve"> </w:delText>
        </w:r>
        <w:r>
          <w:delText xml:space="preserve">reduced</w:delText>
        </w:r>
        <w:r>
          <w:delText xml:space="preserve"> </w:delText>
        </w:r>
        <w:r>
          <w:delText xml:space="preserve">error</w:delText>
        </w:r>
        <w:r>
          <w:delText xml:space="preserve"> </w:delText>
        </w:r>
        <w:r>
          <w:delText xml:space="preserve">for</w:delText>
        </w:r>
        <w:r>
          <w:delText xml:space="preserve"> </w:delText>
        </w:r>
        <w:r>
          <w:delText xml:space="preserve">all</w:delText>
        </w:r>
        <w:r>
          <w:delText xml:space="preserve"> </w:delText>
        </w:r>
        <w:r>
          <w:delText xml:space="preserve">species</w:delText>
        </w:r>
        <w:r>
          <w:delText xml:space="preserve"> </w:delText>
        </w:r>
        <w:r>
          <w:delText xml:space="preserve">(</w:delText>
        </w:r>
        <w:r>
          <w:delText xml:space="preserve">with</w:delText>
        </w:r>
        <w:r>
          <w:delText xml:space="preserve"> </w:delText>
        </w:r>
        <w:r>
          <w:delText xml:space="preserve">varying</w:delText>
        </w:r>
        <w:r>
          <w:delText xml:space="preserve"> </w:delText>
        </w:r>
        <w:r>
          <w:delText xml:space="preserve">degrees</w:delText>
        </w:r>
        <w:r>
          <w:delText xml:space="preserve"> </w:delText>
        </w:r>
        <w:r>
          <w:delText xml:space="preserve">of</w:delText>
        </w:r>
        <w:r>
          <w:delText xml:space="preserve"> </w:delText>
        </w:r>
        <w:r>
          <w:delText xml:space="preserve">spatial</w:delText>
        </w:r>
        <w:r>
          <w:delText xml:space="preserve"> </w:delText>
        </w:r>
        <w:r>
          <w:delText xml:space="preserve">autocorrelation</w:delText>
        </w:r>
        <w:r>
          <w:delText xml:space="preserve">)</w:delText>
        </w:r>
        <w:r>
          <w:delText xml:space="preserve">,</w:delText>
        </w:r>
        <w:r>
          <w:delText xml:space="preserve"> </w:delText>
        </w:r>
        <w:r>
          <w:delText xml:space="preserve">patchily</w:delText>
        </w:r>
        <w:r>
          <w:delText xml:space="preserve"> </w:delText>
        </w:r>
        <w:r>
          <w:delText xml:space="preserve">distributed</w:delText>
        </w:r>
        <w:r>
          <w:delText xml:space="preserve"> </w:delText>
        </w:r>
        <w:r>
          <w:delText xml:space="preserve">taxa</w:delText>
        </w:r>
        <w:r>
          <w:delText xml:space="preserve"> </w:delText>
        </w:r>
        <w:r>
          <w:delText xml:space="preserve">retained</w:delText>
        </w:r>
        <w:r>
          <w:delText xml:space="preserve"> </w:delText>
        </w:r>
        <w:r>
          <w:delText xml:space="preserve">a</w:delText>
        </w:r>
        <w:r>
          <w:delText xml:space="preserve"> </w:delText>
        </w:r>
        <w:r>
          <w:delText xml:space="preserve">persistently</w:delText>
        </w:r>
        <w:r>
          <w:delText xml:space="preserve"> </w:delText>
        </w:r>
        <w:r>
          <w:delText xml:space="preserve">higher</w:delText>
        </w:r>
        <w:r>
          <w:delText xml:space="preserve"> </w:delText>
        </w:r>
        <w:r>
          <w:delText xml:space="preserve">prediction</w:delText>
        </w:r>
        <w:r>
          <w:delText xml:space="preserve"> </w:delText>
        </w:r>
        <w:r>
          <w:delText xml:space="preserve">error</w:delText>
        </w:r>
        <w:r>
          <w:delText xml:space="preserve"> </w:delText>
        </w:r>
        <w:r>
          <w:delText xml:space="preserve">(</w:delText>
        </w:r>
        <w:r>
          <w:rPr>
            <w:i/>
            <w:iCs/>
            <w:lang w:val="el-GR"/>
          </w:rPr>
          <w:delText xml:space="preserve">ε</w:delText>
        </w:r>
        <w:r>
          <w:rPr>
            <w:i/>
            <w:iCs/>
            <w:vertAlign w:val="subscript"/>
          </w:rPr>
          <w:delText xml:space="preserve">1</w:delText>
        </w:r>
        <w:r>
          <w:delText xml:space="preserve">)</w:delText>
        </w:r>
        <w:r>
          <w:delText xml:space="preserve">.</w:delText>
        </w:r>
      </w:del>
    </w:p>
    <w:p w14:paraId="7CE0B8A1" w14:textId="77777777" w:rsidR="0037779D" w:rsidRDefault="0037779D" w:rsidP="001643E6">
      <w:pPr>
        <w:pStyle w:val="BodyText"/>
        <w:spacing w:line="480" w:lineRule="auto"/>
        <w:rPr>
          <w:del w:id="9539" w:author="Gledis Guri" w:date="2026-09-25T00:00:00Z"/>
        </w:rPr>
      </w:pPr>
    </w:p>
    <w:p w14:paraId="048035D4" w14:textId="02C2AFC5" w:rsidR="00CA5D0F" w:rsidRPr="003D6E81" w:rsidRDefault="00CA5D0F" w:rsidP="001643E6">
      <w:pPr>
        <w:pStyle w:val="BodyText"/>
        <w:spacing w:line="480" w:lineRule="auto"/>
        <w:rPr>
          <w:b/>
          <w:bCs w:val="0"/>
        </w:rPr>
      </w:pPr>
      <w:bookmarkStart w:id="15" w:name="OLE_LINK8"/>
      <w:del w:id="9368" w:author="Gledis Guri" w:date="2026-09-25T00:00:00Z">
        <w:r>
          <w:rPr>
            <w:b/>
            <w:bCs w:val="0"/>
          </w:rPr>
          <w:delText xml:space="preserve">Simulations</w:delText>
        </w:r>
      </w:del>
      <w:ins w:id="9369" w:author="Gledis Guri" w:date="2026-09-25T00:00:00Z">
        <w:r>
          <w:rPr>
            <w:b/>
          </w:rPr>
          <w:t xml:space="preserve">Information loss in simulated fields (Step 3)</w:t>
        </w:r>
      </w:ins>
    </w:p>
    <w:p w14:paraId="4D52A2D2" w14:textId="2267A288" w:rsidR="0070789F" w:rsidRPr="00120DF0" w:rsidRDefault="00D51BF3" w:rsidP="001643E6">
      <w:pPr>
        <w:pStyle w:val="BodyText"/>
        <w:spacing w:line="480" w:lineRule="auto"/>
        <w:ind w:firstLine="720"/>
      </w:pPr>
      <w:r>
        <w:t xml:space="preserve">Prediction</w:t>
      </w:r>
      <w:r>
        <w:t xml:space="preserve"> </w:t>
      </w:r>
      <w:r>
        <w:t xml:space="preserve">error</w:t>
      </w:r>
      <w:r>
        <w:t xml:space="preserve"> </w:t>
      </w:r>
      <w:r>
        <w:t xml:space="preserve">in</w:t>
      </w:r>
      <w:r>
        <w:t xml:space="preserve"> </w:t>
      </w:r>
      <w:r>
        <w:t xml:space="preserve">simulation</w:t>
      </w:r>
      <w:r>
        <w:t xml:space="preserve"> </w:t>
      </w:r>
      <w:r>
        <w:t xml:space="preserve">data</w:t>
      </w:r>
      <w:r>
        <w:t xml:space="preserve"> </w:t>
      </w:r>
      <w:r>
        <w:t xml:space="preserve">(</w:t>
      </w:r>
      <w:r>
        <w:rPr>
          <w:i/>
          <w:iCs/>
          <w:lang w:val="el-GR"/>
        </w:rPr>
        <w:t xml:space="preserve">ε</w:t>
      </w:r>
      <w:r>
        <w:rPr>
          <w:i/>
          <w:iCs/>
          <w:vertAlign w:val="subscript"/>
        </w:rPr>
        <w:t xml:space="preserve">2</w:t>
      </w:r>
      <w:r>
        <w:t xml:space="preserve">)</w:t>
      </w:r>
      <w:r>
        <w:t xml:space="preserve"> </w:t>
      </w:r>
      <w:r>
        <w:t xml:space="preserve">decreased</w:t>
      </w:r>
      <w:r>
        <w:t xml:space="preserve"> </w:t>
      </w:r>
      <w:r>
        <w:t xml:space="preserve">non</w:t>
      </w:r>
      <w:r>
        <w:t xml:space="preserve">-</w:t>
      </w:r>
      <w:r>
        <w:t xml:space="preserve">linearly</w:t>
      </w:r>
      <w:r>
        <w:t xml:space="preserve"> </w:t>
      </w:r>
      <w:r>
        <w:t xml:space="preserve">with</w:t>
      </w:r>
      <w:r>
        <w:t xml:space="preserve"> </w:t>
      </w:r>
      <w:r>
        <w:t xml:space="preserve">increasing</w:t>
      </w:r>
      <w:r>
        <w:t xml:space="preserve"> </w:t>
      </w:r>
      <w:r>
        <w:t xml:space="preserve">sampling</w:t>
      </w:r>
      <w:r>
        <w:t xml:space="preserve"> </w:t>
      </w:r>
      <w:r>
        <w:t xml:space="preserve">effort</w:t>
      </w:r>
      <w:r>
        <w:t xml:space="preserve"> </w:t>
      </w:r>
      <w:r>
        <w:t xml:space="preserve">and</w:t>
      </w:r>
      <w:r>
        <w:t xml:space="preserve"> </w:t>
      </w:r>
      <w:r>
        <w:t xml:space="preserve">with</w:t>
      </w:r>
      <w:r>
        <w:t xml:space="preserve"> </w:t>
      </w:r>
      <w:r>
        <w:t xml:space="preserve">higher</w:t>
      </w:r>
      <w:r>
        <w:t xml:space="preserve"> </w:t>
      </w:r>
      <w:r>
        <w:t xml:space="preserve">spatial</w:t>
      </w:r>
      <w:r>
        <w:t xml:space="preserve"> </w:t>
      </w:r>
      <w:r>
        <w:t xml:space="preserve">autocorrelation</w:t>
      </w:r>
      <w:r>
        <w:t xml:space="preserve"> </w:t>
      </w:r>
      <w:r>
        <w:t xml:space="preserve">(</w:t>
      </w:r>
      <w:r>
        <w:t xml:space="preserve">Figure</w:t>
      </w:r>
      <w:r>
        <w:t xml:space="preserve"> </w:t>
      </w:r>
      <w:r>
        <w:t xml:space="preserve">4A</w:t>
      </w:r>
      <w:r>
        <w:t xml:space="preserve">)</w:t>
      </w:r>
      <w:r>
        <w:t xml:space="preserve">.</w:t>
      </w:r>
      <w:r>
        <w:t xml:space="preserve"> </w:t>
      </w:r>
      <w:r>
        <w:t xml:space="preserve">These</w:t>
      </w:r>
      <w:r>
        <w:t xml:space="preserve"> </w:t>
      </w:r>
      <w:r>
        <w:t xml:space="preserve">patterns</w:t>
      </w:r>
      <w:r>
        <w:t xml:space="preserve"> </w:t>
      </w:r>
      <w:r>
        <w:t xml:space="preserve">were</w:t>
      </w:r>
      <w:r>
        <w:t xml:space="preserve"> </w:t>
      </w:r>
      <w:r>
        <w:t xml:space="preserve">supported</w:t>
      </w:r>
      <w:r>
        <w:t xml:space="preserve"> </w:t>
      </w:r>
      <w:r>
        <w:t xml:space="preserve">by</w:t>
      </w:r>
      <w:r>
        <w:t xml:space="preserve"> </w:t>
      </w:r>
      <w:r>
        <w:t xml:space="preserve">a</w:t>
      </w:r>
      <w:r>
        <w:t xml:space="preserve"> </w:t>
      </w:r>
      <w:r>
        <w:t xml:space="preserve">log</w:t>
      </w:r>
      <w:r>
        <w:t xml:space="preserve">–</w:t>
      </w:r>
      <w:r>
        <w:t xml:space="preserve">log</w:t>
      </w:r>
      <w:r>
        <w:t xml:space="preserve"> </w:t>
      </w:r>
      <w:r>
        <w:t xml:space="preserve">linear</w:t>
      </w:r>
      <w:r>
        <w:t xml:space="preserve"> </w:t>
      </w:r>
      <w:r>
        <w:t xml:space="preserve">model</w:t>
      </w:r>
      <w:r>
        <w:t xml:space="preserve"> </w:t>
      </w:r>
      <w:r>
        <w:t xml:space="preserve">where</w:t>
      </w:r>
      <w:r>
        <w:t xml:space="preserve"> </w:t>
      </w:r>
      <w:r>
        <w:t xml:space="preserve">the</w:t>
      </w:r>
      <w:r>
        <w:t xml:space="preserve"> </w:t>
      </w:r>
      <w:r>
        <w:t xml:space="preserve">prediction</w:t>
      </w:r>
      <w:r>
        <w:t xml:space="preserve"> </w:t>
      </w:r>
      <w:r>
        <w:t xml:space="preserve">error</w:t>
      </w:r>
      <w:r>
        <w:t xml:space="preserve"> </w:t>
      </w:r>
      <w:r>
        <w:t xml:space="preserve">(</w:t>
      </w:r>
      <w:r>
        <w:rPr>
          <w:i/>
          <w:iCs/>
          <w:lang w:val="el-GR"/>
        </w:rPr>
        <w:t xml:space="preserve">ε</w:t>
      </w:r>
      <w:r>
        <w:t xml:space="preserve">)</w:t>
      </w:r>
      <w:r>
        <w:t xml:space="preserve"> </w:t>
      </w:r>
      <w:r>
        <w:t xml:space="preserve">de</w:t>
      </w:r>
      <w:r>
        <w:t xml:space="preserve">creased</w:t>
      </w:r>
      <w:r>
        <w:t xml:space="preserve"> </w:t>
      </w:r>
      <w:r>
        <w:t xml:space="preserve">exponentially</w:t>
      </w:r>
      <w:r>
        <w:t xml:space="preserve"> </w:t>
      </w:r>
      <w:r>
        <w:t xml:space="preserve">for</w:t>
      </w:r>
      <w:r>
        <w:t xml:space="preserve"> </w:t>
      </w:r>
      <w:r>
        <w:t xml:space="preserve">every</w:t>
      </w:r>
      <w:r>
        <w:t xml:space="preserve"> </w:t>
      </w:r>
      <w:r>
        <w:t xml:space="preserve">exponential</w:t>
      </w:r>
      <w:r>
        <w:t xml:space="preserve"> </w:t>
      </w:r>
      <w:r>
        <w:t xml:space="preserve">increase</w:t>
      </w:r>
      <w:r>
        <w:t xml:space="preserve"> </w:t>
      </w:r>
      <w:r>
        <w:t xml:space="preserve">in</w:t>
      </w:r>
      <w:r>
        <w:t xml:space="preserve"> </w:t>
      </w:r>
      <w:r>
        <w:t xml:space="preserve">sampling</w:t>
      </w:r>
      <w:r>
        <w:t xml:space="preserve"> </w:t>
      </w:r>
      <w:r>
        <w:t xml:space="preserve">density</w:t>
      </w:r>
      <w:r>
        <w:t xml:space="preserve"> </w:t>
      </w:r>
      <w:r>
        <w:t xml:space="preserve">(</w:t>
      </w:r>
      <w:r>
        <w:rPr>
          <w:i/>
          <w:iCs/>
          <w:lang w:val="el-GR"/>
        </w:rPr>
        <w:t xml:space="preserve">β</w:t>
      </w:r>
      <w:r>
        <w:t xml:space="preserve"> </w:t>
      </w:r>
      <w:r>
        <w:t xml:space="preserve">=</w:t>
      </w:r>
      <w:r>
        <w:t xml:space="preserve"> </w:t>
      </w:r>
      <w:r>
        <w:t xml:space="preserve">-</w:t>
      </w:r>
      <w:r>
        <w:t xml:space="preserve">0</w:t>
      </w:r>
      <w:r>
        <w:t xml:space="preserve">.</w:t>
      </w:r>
      <w:r>
        <w:t xml:space="preserve">176</w:t>
      </w:r>
      <w:r>
        <w:t xml:space="preserve">)</w:t>
      </w:r>
      <w:r>
        <w:t xml:space="preserve"> </w:t>
      </w:r>
      <w:r>
        <w:t xml:space="preserve">and</w:t>
      </w:r>
      <w:r>
        <w:t xml:space="preserve"> </w:t>
      </w:r>
      <w:r>
        <w:t xml:space="preserve">spatial</w:t>
      </w:r>
      <w:r>
        <w:t xml:space="preserve"> </w:t>
      </w:r>
      <w:r>
        <w:t xml:space="preserve">autocorrelation</w:t>
      </w:r>
      <w:r>
        <w:t xml:space="preserve"> </w:t>
      </w:r>
      <w:r>
        <w:t xml:space="preserve">(</w:t>
      </w:r>
      <w:r>
        <w:rPr>
          <w:i/>
          <w:iCs/>
          <w:lang w:val="el-GR"/>
        </w:rPr>
        <w:t xml:space="preserve">θ</w:t>
      </w:r>
      <w:r>
        <w:t xml:space="preserve"> </w:t>
      </w:r>
      <w:r>
        <w:t xml:space="preserve">=</w:t>
      </w:r>
      <w:r>
        <w:t xml:space="preserve"> </w:t>
      </w:r>
      <w:r>
        <w:t xml:space="preserve">-</w:t>
      </w:r>
      <w:r>
        <w:t xml:space="preserve">0</w:t>
      </w:r>
      <w:r>
        <w:t xml:space="preserve">.</w:t>
      </w:r>
      <w:r>
        <w:t xml:space="preserve">228</w:t>
      </w:r>
      <w:r>
        <w:t xml:space="preserve">)</w:t>
      </w:r>
      <w:r>
        <w:t xml:space="preserve">,</w:t>
      </w:r>
      <w:r>
        <w:t xml:space="preserve"> </w:t>
      </w:r>
      <w:r>
        <w:t xml:space="preserve">with</w:t>
      </w:r>
      <w:r>
        <w:t xml:space="preserve"> </w:t>
      </w:r>
      <w:r>
        <w:t xml:space="preserve">an</w:t>
      </w:r>
      <w:r>
        <w:t xml:space="preserve"> </w:t>
      </w:r>
      <w:r>
        <w:t xml:space="preserve">additional</w:t>
      </w:r>
      <w:r>
        <w:t xml:space="preserve"> </w:t>
      </w:r>
      <w:r>
        <w:t xml:space="preserve">negative</w:t>
      </w:r>
      <w:r>
        <w:t xml:space="preserve"> </w:t>
      </w:r>
      <w:r>
        <w:t xml:space="preserve">interaction</w:t>
      </w:r>
      <w:r>
        <w:t xml:space="preserve"> </w:t>
      </w:r>
      <w:r>
        <w:t xml:space="preserve">(</w:t>
      </w:r>
      <w:r>
        <w:rPr>
          <w:lang w:val="el-GR"/>
        </w:rPr>
        <w:t xml:space="preserve">γ</w:t>
      </w:r>
      <w:r>
        <w:t xml:space="preserve"> </w:t>
      </w:r>
      <w:r>
        <w:t xml:space="preserve">=</w:t>
      </w:r>
      <w:r>
        <w:t xml:space="preserve"> </w:t>
      </w:r>
      <w:r>
        <w:t xml:space="preserve">-</w:t>
      </w:r>
      <w:r>
        <w:t xml:space="preserve">0</w:t>
      </w:r>
      <w:r>
        <w:t xml:space="preserve">.</w:t>
      </w:r>
      <w:r>
        <w:t xml:space="preserve">0684</w:t>
      </w:r>
      <w:r>
        <w:t xml:space="preserve">)</w:t>
      </w:r>
      <w:r>
        <w:t xml:space="preserve"> </w:t>
      </w:r>
      <w:r>
        <w:t xml:space="preserve">and</w:t>
      </w:r>
      <w:r>
        <w:t xml:space="preserve"> </w:t>
      </w:r>
      <w:r>
        <w:t xml:space="preserve">with</w:t>
      </w:r>
      <w:r>
        <w:t xml:space="preserve"> </w:t>
      </w:r>
      <w:r>
        <w:t xml:space="preserve">an</w:t>
      </w:r>
      <w:r>
        <w:t xml:space="preserve"> </w:t>
      </w:r>
      <w:r>
        <w:t xml:space="preserve">intercept</w:t>
      </w:r>
      <w:r>
        <w:t xml:space="preserve"> </w:t>
      </w:r>
      <w:r>
        <w:t xml:space="preserve">of</w:t>
      </w:r>
      <w:r>
        <w:t xml:space="preserve"> </w:t>
      </w:r>
      <w:r>
        <w:rPr>
          <w:i/>
          <w:iCs/>
          <w:lang w:val="el-GR"/>
        </w:rPr>
        <w:t xml:space="preserve">ω</w:t>
      </w:r>
      <w:r>
        <w:t xml:space="preserve"> </w:t>
      </w:r>
      <w:r>
        <w:t xml:space="preserve">=</w:t>
      </w:r>
      <w:r>
        <w:t xml:space="preserve"> </w:t>
      </w:r>
      <w:r>
        <w:t xml:space="preserve">1</w:t>
      </w:r>
      <w:r>
        <w:t xml:space="preserve">.</w:t>
      </w:r>
      <w:r>
        <w:t xml:space="preserve">65</w:t>
      </w:r>
      <w:del w:id="9370" w:author="Gledis Guri" w:date="2026-09-25T00:00:00Z">
        <w:r>
          <w:delText xml:space="preserve"> </w:delText>
        </w:r>
        <w:r>
          <w:delText xml:space="preserve">(</w:delText>
        </w:r>
        <w:r>
          <w:delText xml:space="preserve">i</w:delText>
        </w:r>
        <w:r>
          <w:delText xml:space="preserve">.</w:delText>
        </w:r>
        <w:r>
          <w:delText xml:space="preserve">e</w:delText>
        </w:r>
        <w:r>
          <w:delText xml:space="preserve">.</w:delText>
        </w:r>
        <w:r>
          <w:delText xml:space="preserve">,</w:delText>
        </w:r>
        <w:r>
          <w:delText xml:space="preserve"> </w:delText>
        </w:r>
        <w:r>
          <w:rPr>
            <w:i/>
            <w:iCs/>
          </w:rPr>
          <w:delText xml:space="preserve">ε</w:delText>
        </w:r>
        <w:r>
          <w:delText xml:space="preserve"> </w:delText>
        </w:r>
        <w:r>
          <w:delText xml:space="preserve">=</w:delText>
        </w:r>
        <w:r>
          <w:delText xml:space="preserve"> </w:delText>
        </w:r>
        <w:r>
          <w:delText xml:space="preserve">5</w:delText>
        </w:r>
        <w:r>
          <w:delText xml:space="preserve">.</w:delText>
        </w:r>
        <w:r>
          <w:delText xml:space="preserve">2</w:delText>
        </w:r>
        <w:r>
          <w:delText xml:space="preserve"> </w:delText>
        </w:r>
        <w:r>
          <w:delText xml:space="preserve">when</w:delText>
        </w:r>
        <w:r>
          <w:delText xml:space="preserve"> </w:delText>
        </w:r>
        <w:r>
          <w:rPr>
            <w:i/>
            <w:iCs/>
          </w:rPr>
          <w:delText xml:space="preserve">E</w:delText>
        </w:r>
        <w:r>
          <w:delText xml:space="preserve"> </w:delText>
        </w:r>
        <w:r>
          <w:delText xml:space="preserve">and</w:delText>
        </w:r>
        <w:r>
          <w:delText xml:space="preserve"> </w:delText>
        </w:r>
        <w:r>
          <w:rPr>
            <w:i/>
            <w:iCs/>
            <w:lang w:val="el-GR"/>
          </w:rPr>
          <w:delText xml:space="preserve">ρ</w:delText>
        </w:r>
        <w:r>
          <w:delText xml:space="preserve"> </w:delText>
        </w:r>
        <w:r>
          <w:delText xml:space="preserve">=</w:delText>
        </w:r>
        <w:r>
          <w:delText xml:space="preserve"> </w:delText>
        </w:r>
        <w:r>
          <w:delText xml:space="preserve">1</w:delText>
        </w:r>
        <w:r>
          <w:delText xml:space="preserve">)</w:delText>
        </w:r>
      </w:del>
      <w:r>
        <w:t xml:space="preserve">.</w:t>
      </w:r>
      <w:r>
        <w:t xml:space="preserve"> </w:t>
      </w:r>
      <w:r>
        <w:t xml:space="preserve">For</w:t>
      </w:r>
      <w:r>
        <w:t xml:space="preserve"> </w:t>
      </w:r>
      <w:r>
        <w:t xml:space="preserve">instance</w:t>
      </w:r>
      <w:r>
        <w:t xml:space="preserve">,</w:t>
      </w:r>
      <w:r>
        <w:t xml:space="preserve"> </w:t>
      </w:r>
      <w:r>
        <w:t xml:space="preserve">at</w:t>
      </w:r>
      <w:r>
        <w:t xml:space="preserve"> </w:t>
      </w:r>
      <w:r>
        <w:t xml:space="preserve">a</w:t>
      </w:r>
      <w:r>
        <w:t xml:space="preserve"> </w:t>
      </w:r>
      <w:r>
        <w:t xml:space="preserve">sampling</w:t>
      </w:r>
      <w:r>
        <w:t xml:space="preserve"> </w:t>
      </w:r>
      <w:r>
        <w:t xml:space="preserve">intensity</w:t>
      </w:r>
      <w:r>
        <w:t xml:space="preserve"> </w:t>
      </w:r>
      <w:r>
        <w:t xml:space="preserve">of</w:t>
      </w:r>
      <w:r>
        <w:t xml:space="preserve"> </w:t>
      </w:r>
      <w:r>
        <w:t xml:space="preserve">6</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w:t>
      </w:r>
      <w:r>
        <w:rPr>
          <w:vertAlign w:val="superscript"/>
        </w:rPr>
        <w:t xml:space="preserve">2</w:t>
      </w:r>
      <w:r>
        <w:t xml:space="preserve">,</w:t>
      </w:r>
      <w:r>
        <w:t xml:space="preserve"> </w:t>
      </w:r>
      <w:r>
        <w:t xml:space="preserve">species</w:t>
      </w:r>
      <w:r>
        <w:t xml:space="preserve"> </w:t>
      </w:r>
      <w:r>
        <w:t xml:space="preserve">with</w:t>
      </w:r>
      <w:r>
        <w:t xml:space="preserve"> </w:t>
      </w:r>
      <w:r>
        <w:t xml:space="preserve">spatial</w:t>
      </w:r>
      <w:r>
        <w:t xml:space="preserve"> </w:t>
      </w:r>
      <w:r>
        <w:t xml:space="preserve">autocorrelation</w:t>
      </w:r>
      <w:r>
        <w:t xml:space="preserve"> </w:t>
      </w:r>
      <w:r>
        <w:t xml:space="preserve">values</w:t>
      </w:r>
      <w:r>
        <w:t xml:space="preserve"> </w:t>
      </w:r>
      <w:r>
        <w:t xml:space="preserve">of</w:t>
      </w:r>
      <w:r>
        <w:t xml:space="preserve"> </w:t>
      </w:r>
      <w:r>
        <w:t xml:space="preserve">50</w:t>
      </w:r>
      <w:r>
        <w:t xml:space="preserve"> </w:t>
      </w:r>
      <w:r>
        <w:t xml:space="preserve">km</w:t>
      </w:r>
      <w:r>
        <w:t xml:space="preserve"> </w:t>
      </w:r>
      <w:r>
        <w:t xml:space="preserve">had</w:t>
      </w:r>
      <w:r>
        <w:t xml:space="preserve"> </w:t>
      </w:r>
      <w:r>
        <w:t xml:space="preserve">mean</w:t>
      </w:r>
      <w:r>
        <w:t xml:space="preserve"> </w:t>
      </w:r>
      <w:r>
        <w:t xml:space="preserve">prediction</w:t>
      </w:r>
      <w:r>
        <w:t xml:space="preserve"> </w:t>
      </w:r>
      <w:r>
        <w:t xml:space="preserve">errors</w:t>
      </w:r>
      <w:r>
        <w:t xml:space="preserve"> </w:t>
      </w:r>
      <w:r>
        <w:t xml:space="preserve">of</w:t>
      </w:r>
      <w:r>
        <w:t xml:space="preserve"> </w:t>
      </w:r>
      <w:r>
        <w:t xml:space="preserve">1</w:t>
      </w:r>
      <w:r>
        <w:t xml:space="preserve"> </w:t>
      </w:r>
      <w:r>
        <w:t xml:space="preserve">(</w:t>
      </w:r>
      <w:r>
        <w:t xml:space="preserve">Figure</w:t>
      </w:r>
      <w:r>
        <w:t xml:space="preserve"> </w:t>
      </w:r>
      <w:r>
        <w:t xml:space="preserve">4</w:t>
      </w:r>
      <w:r>
        <w:t xml:space="preserve">A</w:t>
      </w:r>
      <w:r>
        <w:t xml:space="preserve">)</w:t>
      </w:r>
      <w:r>
        <w:t xml:space="preserve"> </w:t>
      </w:r>
      <w:r>
        <w:t xml:space="preserve">indicating</w:t>
      </w:r>
      <w:r>
        <w:t xml:space="preserve"> </w:t>
      </w:r>
      <w:r>
        <w:t xml:space="preserve">that</w:t>
      </w:r>
      <w:r>
        <w:t xml:space="preserve"> </w:t>
      </w:r>
      <w:r>
        <w:t xml:space="preserve">on</w:t>
      </w:r>
      <w:r>
        <w:t xml:space="preserve"> </w:t>
      </w:r>
      <w:r>
        <w:t xml:space="preserve">average</w:t>
      </w:r>
      <w:r>
        <w:t xml:space="preserve"> </w:t>
      </w:r>
      <w:r>
        <w:t xml:space="preserve">every</w:t>
      </w:r>
      <w:r>
        <w:t xml:space="preserve"> </w:t>
      </w:r>
      <w:r>
        <w:t xml:space="preserve">point</w:t>
      </w:r>
      <w:r>
        <w:t xml:space="preserve"> </w:t>
      </w:r>
      <w:r>
        <w:t xml:space="preserve">predicted</w:t>
      </w:r>
      <w:r>
        <w:t xml:space="preserve"> </w:t>
      </w:r>
      <w:r>
        <w:t xml:space="preserve">the</w:t>
      </w:r>
      <w:r>
        <w:t xml:space="preserve"> </w:t>
      </w:r>
      <w:r>
        <w:t xml:space="preserve">eDNA</w:t>
      </w:r>
      <w:r>
        <w:t xml:space="preserve"> </w:t>
      </w:r>
      <w:r>
        <w:t xml:space="preserve">concentration</w:t>
      </w:r>
      <w:r>
        <w:t xml:space="preserve"> </w:t>
      </w:r>
      <w:r>
        <w:t xml:space="preserve">will</w:t>
      </w:r>
      <w:r>
        <w:t xml:space="preserve"> </w:t>
      </w:r>
      <w:r>
        <w:t xml:space="preserve">d</w:t>
      </w:r>
      <w:r>
        <w:t xml:space="preserve">iffer</w:t>
      </w:r>
      <w:r>
        <w:t xml:space="preserve"> </w:t>
      </w:r>
      <w:r>
        <w:t xml:space="preserve">from</w:t>
      </w:r>
      <w:r>
        <w:t xml:space="preserve"> </w:t>
      </w:r>
      <w:r>
        <w:t xml:space="preserve">the</w:t>
      </w:r>
      <w:r>
        <w:t xml:space="preserve"> </w:t>
      </w:r>
      <w:r>
        <w:t xml:space="preserve">predicted</w:t>
      </w:r>
      <w:r>
        <w:t xml:space="preserve"> </w:t>
      </w:r>
      <w:r>
        <w:t xml:space="preserve">true</w:t>
      </w:r>
      <w:r>
        <w:t xml:space="preserve"> </w:t>
      </w:r>
      <w:r>
        <w:t xml:space="preserve">concentration</w:t>
      </w:r>
      <w:r>
        <w:t xml:space="preserve"> </w:t>
      </w:r>
      <w:r>
        <w:t xml:space="preserve">(</w:t>
      </w:r>
      <w:r>
        <w:rPr>
          <w:i/>
          <w:iCs/>
        </w:rPr>
        <w:t xml:space="preserve">Z</w:t>
      </w:r>
      <w:r>
        <w:t xml:space="preserve">)</w:t>
      </w:r>
      <w:r>
        <w:t xml:space="preserve"> </w:t>
      </w:r>
      <w:r>
        <w:t xml:space="preserve">by</w:t>
      </w:r>
      <w:r>
        <w:t xml:space="preserve"> </w:t>
      </w:r>
      <w:r>
        <w:t xml:space="preserve">a</w:t>
      </w:r>
      <w:r>
        <w:t xml:space="preserve"> </w:t>
      </w:r>
      <w:r>
        <w:t xml:space="preserve">factor</w:t>
      </w:r>
      <w:r>
        <w:t xml:space="preserve"> </w:t>
      </w:r>
      <w:r>
        <w:t xml:space="preserve">of</w:t>
      </w:r>
      <w:r>
        <w:t xml:space="preserve"> </w:t>
      </w:r>
      <w:r>
        <w:t xml:space="preserve">2</w:t>
      </w:r>
      <w:r>
        <w:t xml:space="preserve">.</w:t>
      </w:r>
      <w:r>
        <w:t xml:space="preserve">72</w:t>
      </w:r>
      <w:r>
        <w:t xml:space="preserve"> </w:t>
      </w:r>
      <w:r>
        <w:t xml:space="preserve">(</w:t>
      </w:r>
      <w:r>
        <w:t xml:space="preserve">for</w:t>
      </w:r>
      <w:r>
        <w:t xml:space="preserve"> </w:t>
      </w:r>
      <w:r>
        <w:t xml:space="preserve">perspective</w:t>
      </w:r>
      <w:r>
        <w:t xml:space="preserve"> </w:t>
      </w:r>
      <w:r>
        <w:t xml:space="preserve">a</w:t>
      </w:r>
      <w:r>
        <w:t xml:space="preserve"> </w:t>
      </w:r>
      <w:r>
        <w:t xml:space="preserve">concentration</w:t>
      </w:r>
      <w:r>
        <w:t xml:space="preserve"> </w:t>
      </w:r>
      <w:r>
        <w:t xml:space="preserve">of</w:t>
      </w:r>
      <w:r>
        <w:t xml:space="preserve"> </w:t>
      </w:r>
      <w:r>
        <w:t xml:space="preserve">100</w:t>
      </w:r>
      <w:r>
        <w:t xml:space="preserve"> </w:t>
      </w:r>
      <w:r>
        <w:t xml:space="preserve">copies</w:t>
      </w:r>
      <w:r>
        <w:t xml:space="preserve">/</w:t>
      </w:r>
      <w:r>
        <w:t xml:space="preserve">L</w:t>
      </w:r>
      <w:r>
        <w:t xml:space="preserve"> </w:t>
      </w:r>
      <w:r>
        <w:t xml:space="preserve">will</w:t>
      </w:r>
      <w:r>
        <w:t xml:space="preserve"> </w:t>
      </w:r>
      <w:r>
        <w:t xml:space="preserve">be</w:t>
      </w:r>
      <w:r>
        <w:t xml:space="preserve"> </w:t>
      </w:r>
      <w:r>
        <w:t xml:space="preserve">predicted</w:t>
      </w:r>
      <w:r>
        <w:t xml:space="preserve"> </w:t>
      </w:r>
      <w:r>
        <w:t xml:space="preserve">between</w:t>
      </w:r>
      <w:r>
        <w:t xml:space="preserve"> </w:t>
      </w:r>
      <w:r>
        <w:t xml:space="preserve">37</w:t>
      </w:r>
      <w:r>
        <w:t xml:space="preserve">-</w:t>
      </w:r>
      <w:r>
        <w:t xml:space="preserve">270</w:t>
      </w:r>
      <w:r>
        <w:t xml:space="preserve"> </w:t>
      </w:r>
      <w:r>
        <w:t xml:space="preserve">copies</w:t>
      </w:r>
      <w:r>
        <w:t xml:space="preserve">/</w:t>
      </w:r>
      <w:r>
        <w:t xml:space="preserve">L</w:t>
      </w:r>
      <w:r>
        <w:t xml:space="preserve">;</w:t>
      </w:r>
      <w:r>
        <w:t xml:space="preserve"> </w:t>
      </w:r>
      <w:r>
        <w:t xml:space="preserve">Appendix</w:t>
      </w:r>
      <w:r>
        <w:t xml:space="preserve"> </w:t>
      </w:r>
      <w:r>
        <w:t xml:space="preserve">S1</w:t>
      </w:r>
      <w:r>
        <w:t xml:space="preserve">:</w:t>
      </w:r>
      <w:r>
        <w:t xml:space="preserve"> </w:t>
      </w:r>
      <w:r>
        <w:t xml:space="preserve">Figure</w:t>
      </w:r>
      <w:r>
        <w:t xml:space="preserve"> </w:t>
      </w:r>
      <w:r>
        <w:t xml:space="preserve">S3</w:t>
      </w:r>
      <w:r>
        <w:t xml:space="preserve">)</w:t>
      </w:r>
      <w:r>
        <w:t xml:space="preserve">.</w:t>
      </w:r>
      <w:r>
        <w:t xml:space="preserve"> </w:t>
      </w:r>
      <w:r>
        <w:t xml:space="preserve">In</w:t>
      </w:r>
      <w:r>
        <w:t xml:space="preserve"> </w:t>
      </w:r>
      <w:r>
        <w:t xml:space="preserve">contrast</w:t>
      </w:r>
      <w:r>
        <w:t xml:space="preserve">,</w:t>
      </w:r>
      <w:r>
        <w:t xml:space="preserve"> </w:t>
      </w:r>
      <w:r>
        <w:t xml:space="preserve">for</w:t>
      </w:r>
      <w:r>
        <w:t xml:space="preserve"> </w:t>
      </w:r>
      <w:r>
        <w:t xml:space="preserve">the</w:t>
      </w:r>
      <w:r>
        <w:t xml:space="preserve"> </w:t>
      </w:r>
      <w:r>
        <w:t xml:space="preserve">same</w:t>
      </w:r>
      <w:r>
        <w:t xml:space="preserve"> </w:t>
      </w:r>
      <w:r>
        <w:t xml:space="preserve">sampling</w:t>
      </w:r>
      <w:r>
        <w:t xml:space="preserve"> </w:t>
      </w:r>
      <w:r>
        <w:t xml:space="preserve">effort</w:t>
      </w:r>
      <w:r>
        <w:t xml:space="preserve"> </w:t>
      </w:r>
      <w:r>
        <w:t xml:space="preserve">(</w:t>
      </w:r>
      <w:r>
        <w:t xml:space="preserve">i</w:t>
      </w:r>
      <w:r>
        <w:t xml:space="preserve">.</w:t>
      </w:r>
      <w:r>
        <w:t xml:space="preserve">e</w:t>
      </w:r>
      <w:r>
        <w:t xml:space="preserve">.</w:t>
      </w:r>
      <w:r>
        <w:t xml:space="preserve">,</w:t>
      </w:r>
      <w:r>
        <w:t xml:space="preserve"> </w:t>
      </w:r>
      <w:r>
        <w:t xml:space="preserve">6</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w:t>
      </w:r>
      <w:r>
        <w:rPr>
          <w:vertAlign w:val="superscript"/>
        </w:rPr>
        <w:t xml:space="preserve">2</w:t>
      </w:r>
      <w:r>
        <w:t xml:space="preserve">)</w:t>
      </w:r>
      <w:r>
        <w:t xml:space="preserve"> </w:t>
      </w:r>
      <w:r>
        <w:t xml:space="preserve">but</w:t>
      </w:r>
      <w:r>
        <w:t xml:space="preserve"> </w:t>
      </w:r>
      <w:r>
        <w:t xml:space="preserve">species</w:t>
      </w:r>
      <w:r>
        <w:t xml:space="preserve"> </w:t>
      </w:r>
      <w:r>
        <w:t xml:space="preserve">with</w:t>
      </w:r>
      <w:r>
        <w:t xml:space="preserve"> </w:t>
      </w:r>
      <w:r>
        <w:t xml:space="preserve">spatial</w:t>
      </w:r>
      <w:r>
        <w:t xml:space="preserve"> </w:t>
      </w:r>
      <w:r>
        <w:t xml:space="preserve">autocorrelation</w:t>
      </w:r>
      <w:r>
        <w:t xml:space="preserve"> </w:t>
      </w:r>
      <w:r>
        <w:rPr>
          <w:i/>
          <w:iCs/>
          <w:lang w:val="el-GR"/>
        </w:rPr>
        <w:t xml:space="preserve">ρ</w:t>
      </w:r>
      <w:r>
        <w:t xml:space="preserve"> </w:t>
      </w:r>
      <w:r>
        <w:t xml:space="preserve">&gt;</w:t>
      </w:r>
      <w:r>
        <w:t xml:space="preserve"> </w:t>
      </w:r>
      <w:r>
        <w:t xml:space="preserve">500</w:t>
      </w:r>
      <w:r>
        <w:t xml:space="preserve"> </w:t>
      </w:r>
      <w:r>
        <w:t xml:space="preserve">km</w:t>
      </w:r>
      <w:r>
        <w:t xml:space="preserve"> </w:t>
      </w:r>
      <w:r>
        <w:t xml:space="preserve">had</w:t>
      </w:r>
      <w:r>
        <w:t xml:space="preserve"> </w:t>
      </w:r>
      <w:r>
        <w:t xml:space="preserve">errors</w:t>
      </w:r>
      <w:r>
        <w:t xml:space="preserve"> </w:t>
      </w:r>
      <w:r>
        <w:t xml:space="preserve">below</w:t>
      </w:r>
      <w:r>
        <w:t xml:space="preserve"> </w:t>
      </w:r>
      <w:r>
        <w:t xml:space="preserve">0</w:t>
      </w:r>
      <w:r>
        <w:t xml:space="preserve">.</w:t>
      </w:r>
      <w:r>
        <w:t xml:space="preserve">4</w:t>
      </w:r>
      <w:r>
        <w:t xml:space="preserve"> </w:t>
      </w:r>
      <w:r>
        <w:t xml:space="preserve">indicating</w:t>
      </w:r>
      <w:r>
        <w:t xml:space="preserve"> </w:t>
      </w:r>
      <w:r>
        <w:t xml:space="preserve">an</w:t>
      </w:r>
      <w:r>
        <w:t xml:space="preserve"> </w:t>
      </w:r>
      <w:r>
        <w:t xml:space="preserve">average</w:t>
      </w:r>
      <w:r>
        <w:t xml:space="preserve"> </w:t>
      </w:r>
      <w:r>
        <w:t xml:space="preserve">of</w:t>
      </w:r>
      <w:r>
        <w:t xml:space="preserve"> </w:t>
      </w:r>
      <w:r>
        <w:t xml:space="preserve">over</w:t>
      </w:r>
      <w:r>
        <w:t xml:space="preserve">-</w:t>
      </w:r>
      <w:r>
        <w:t xml:space="preserve"> </w:t>
      </w:r>
      <w:r>
        <w:t xml:space="preserve">and</w:t>
      </w:r>
      <w:r>
        <w:t xml:space="preserve"> </w:t>
      </w:r>
      <w:r>
        <w:t xml:space="preserve">underestimation</w:t>
      </w:r>
      <w:r>
        <w:t xml:space="preserve"> </w:t>
      </w:r>
      <w:r>
        <w:t xml:space="preserve">by</w:t>
      </w:r>
      <w:r>
        <w:t xml:space="preserve"> </w:t>
      </w:r>
      <w:r>
        <w:t xml:space="preserve">a</w:t>
      </w:r>
      <w:r>
        <w:t xml:space="preserve"> </w:t>
      </w:r>
      <w:r>
        <w:t xml:space="preserve">factor</w:t>
      </w:r>
      <w:r>
        <w:t xml:space="preserve"> </w:t>
      </w:r>
      <w:r>
        <w:t xml:space="preserve">of</w:t>
      </w:r>
      <w:r>
        <w:t xml:space="preserve"> </w:t>
      </w:r>
      <w:r>
        <w:t xml:space="preserve">1</w:t>
      </w:r>
      <w:r>
        <w:t xml:space="preserve">.</w:t>
      </w:r>
      <w:r>
        <w:t xml:space="preserve">5</w:t>
      </w:r>
      <w:r>
        <w:t xml:space="preserve"> </w:t>
      </w:r>
      <w:r>
        <w:t xml:space="preserve">(</w:t>
      </w:r>
      <w:r>
        <w:t xml:space="preserve">for</w:t>
      </w:r>
      <w:r>
        <w:t xml:space="preserve"> </w:t>
      </w:r>
      <w:r>
        <w:t xml:space="preserve">perspective</w:t>
      </w:r>
      <w:r>
        <w:t xml:space="preserve"> </w:t>
      </w:r>
      <w:r>
        <w:t xml:space="preserve">a</w:t>
      </w:r>
      <w:r>
        <w:t xml:space="preserve"> </w:t>
      </w:r>
      <w:r>
        <w:t xml:space="preserve">concentration</w:t>
      </w:r>
      <w:r>
        <w:t xml:space="preserve"> </w:t>
      </w:r>
      <w:r>
        <w:t xml:space="preserve">of</w:t>
      </w:r>
      <w:r>
        <w:t xml:space="preserve"> </w:t>
      </w:r>
      <w:r>
        <w:t xml:space="preserve">100</w:t>
      </w:r>
      <w:r>
        <w:t xml:space="preserve"> </w:t>
      </w:r>
      <w:r>
        <w:t xml:space="preserve">copies</w:t>
      </w:r>
      <w:r>
        <w:t xml:space="preserve">/</w:t>
      </w:r>
      <w:r>
        <w:t xml:space="preserve">L</w:t>
      </w:r>
      <w:r>
        <w:t xml:space="preserve"> </w:t>
      </w:r>
      <w:r>
        <w:t xml:space="preserve">will</w:t>
      </w:r>
      <w:r>
        <w:t xml:space="preserve"> </w:t>
      </w:r>
      <w:r>
        <w:t xml:space="preserve">be</w:t>
      </w:r>
      <w:r>
        <w:t xml:space="preserve"> </w:t>
      </w:r>
      <w:r>
        <w:t xml:space="preserve">predicted</w:t>
      </w:r>
      <w:r>
        <w:t xml:space="preserve"> </w:t>
      </w:r>
      <w:r>
        <w:t xml:space="preserve">between</w:t>
      </w:r>
      <w:r>
        <w:t xml:space="preserve"> </w:t>
      </w:r>
      <w:r>
        <w:t xml:space="preserve">67</w:t>
      </w:r>
      <w:r>
        <w:t xml:space="preserve">-</w:t>
      </w:r>
      <w:r>
        <w:t xml:space="preserve">1</w:t>
      </w:r>
      <w:r>
        <w:t xml:space="preserve">50</w:t>
      </w:r>
      <w:r>
        <w:t xml:space="preserve"> </w:t>
      </w:r>
      <w:r>
        <w:t xml:space="preserve">copies</w:t>
      </w:r>
      <w:r>
        <w:t xml:space="preserve">/</w:t>
      </w:r>
      <w:r>
        <w:t xml:space="preserve">L</w:t>
      </w:r>
      <w:r>
        <w:t xml:space="preserve">;</w:t>
      </w:r>
      <w:r>
        <w:t xml:space="preserve"> </w:t>
      </w:r>
      <w:r>
        <w:t xml:space="preserve">Appendix</w:t>
      </w:r>
      <w:r>
        <w:t xml:space="preserve"> </w:t>
      </w:r>
      <w:r>
        <w:t xml:space="preserve">S1</w:t>
      </w:r>
      <w:r>
        <w:t xml:space="preserve">:</w:t>
      </w:r>
      <w:r>
        <w:t xml:space="preserve"> </w:t>
      </w:r>
      <w:r>
        <w:t xml:space="preserve">Figure</w:t>
      </w:r>
      <w:r>
        <w:t xml:space="preserve"> </w:t>
      </w:r>
      <w:r>
        <w:t xml:space="preserve">S3</w:t>
      </w:r>
      <w:r>
        <w:t xml:space="preserve">)</w:t>
      </w:r>
      <w:r>
        <w:t xml:space="preserve">.</w:t>
      </w:r>
      <w:r>
        <w:t xml:space="preserve"> </w:t>
      </w:r>
      <w:r>
        <w:t xml:space="preserve">When</w:t>
      </w:r>
      <w:r>
        <w:t xml:space="preserve"> </w:t>
      </w:r>
      <w:r>
        <w:t xml:space="preserve">quantifying</w:t>
      </w:r>
      <w:r>
        <w:t xml:space="preserve"> </w:t>
      </w:r>
      <w:r>
        <w:t xml:space="preserve">the</w:t>
      </w:r>
      <w:r>
        <w:t xml:space="preserve"> </w:t>
      </w:r>
      <w:r>
        <w:t xml:space="preserve">marginal</w:t>
      </w:r>
      <w:r>
        <w:t xml:space="preserve"> </w:t>
      </w:r>
      <w:r>
        <w:t xml:space="preserve">reduction</w:t>
      </w:r>
      <w:r>
        <w:t xml:space="preserve"> </w:t>
      </w:r>
      <w:r>
        <w:t xml:space="preserve">in</w:t>
      </w:r>
      <w:r>
        <w:t xml:space="preserve"> </w:t>
      </w:r>
      <w:r>
        <w:t xml:space="preserve">prediction</w:t>
      </w:r>
      <w:r>
        <w:t xml:space="preserve"> </w:t>
      </w:r>
      <w:r>
        <w:t xml:space="preserve">error</w:t>
      </w:r>
      <w:r>
        <w:t xml:space="preserve"> </w:t>
      </w:r>
      <w:r>
        <w:t xml:space="preserve">(</w:t>
      </w:r>
      <w:r>
        <w:t xml:space="preserve">Δ</w:t>
      </w:r>
      <w:r>
        <w:rPr>
          <w:i/>
          <w:iCs/>
          <w:lang w:val="el-GR"/>
        </w:rPr>
        <w:t xml:space="preserve">ε</w:t>
      </w:r>
      <w:r>
        <w:rPr>
          <w:i/>
          <w:iCs/>
          <w:vertAlign w:val="subscript"/>
        </w:rPr>
        <w:t xml:space="preserve">2</w:t>
      </w:r>
      <w:r>
        <w:t xml:space="preserve">)</w:t>
      </w:r>
      <w:r>
        <w:t xml:space="preserve"> </w:t>
      </w:r>
      <w:r>
        <w:t xml:space="preserve">across</w:t>
      </w:r>
      <w:r>
        <w:t xml:space="preserve"> </w:t>
      </w:r>
      <w:r>
        <w:t xml:space="preserve">successive</w:t>
      </w:r>
      <w:r>
        <w:t xml:space="preserve"> </w:t>
      </w:r>
      <w:r>
        <w:t xml:space="preserve">increases</w:t>
      </w:r>
      <w:r>
        <w:t xml:space="preserve"> </w:t>
      </w:r>
      <w:r>
        <w:t xml:space="preserve">in</w:t>
      </w:r>
      <w:r>
        <w:t xml:space="preserve"> </w:t>
      </w:r>
      <w:r>
        <w:t xml:space="preserve">sampling</w:t>
      </w:r>
      <w:r>
        <w:t xml:space="preserve"> </w:t>
      </w:r>
      <w:r>
        <w:t xml:space="preserve">density</w:t>
      </w:r>
      <w:r>
        <w:t xml:space="preserve"> </w:t>
      </w:r>
      <w:r>
        <w:t xml:space="preserve">(</w:t>
      </w:r>
      <w:r>
        <w:t xml:space="preserve">Δ</w:t>
      </w:r>
      <w:r>
        <w:rPr>
          <w:i/>
          <w:iCs/>
        </w:rPr>
        <w:t xml:space="preserve">E</w:t>
      </w:r>
      <w:r>
        <w:t xml:space="preserve">)</w:t>
      </w:r>
      <w:r>
        <w:t xml:space="preserve">,</w:t>
      </w:r>
      <w:r>
        <w:t xml:space="preserve"> </w:t>
      </w:r>
      <w:r>
        <w:t xml:space="preserve">improvements</w:t>
      </w:r>
      <w:r>
        <w:t xml:space="preserve"> </w:t>
      </w:r>
      <w:r>
        <w:t xml:space="preserve">were</w:t>
      </w:r>
      <w:r>
        <w:t xml:space="preserve"> </w:t>
      </w:r>
      <w:r>
        <w:t xml:space="preserve">greatest</w:t>
      </w:r>
      <w:r>
        <w:t xml:space="preserve"> </w:t>
      </w:r>
      <w:r>
        <w:t xml:space="preserve">at</w:t>
      </w:r>
      <w:r>
        <w:t xml:space="preserve"> </w:t>
      </w:r>
      <w:r>
        <w:t xml:space="preserve">low</w:t>
      </w:r>
      <w:r>
        <w:t xml:space="preserve"> </w:t>
      </w:r>
      <w:r>
        <w:t xml:space="preserve">sampling</w:t>
      </w:r>
      <w:r>
        <w:t xml:space="preserve"> </w:t>
      </w:r>
      <w:r>
        <w:t xml:space="preserve">effort</w:t>
      </w:r>
      <w:r>
        <w:t xml:space="preserve"> </w:t>
      </w:r>
      <w:r>
        <w:t xml:space="preserve">and</w:t>
      </w:r>
      <w:r>
        <w:t xml:space="preserve"> </w:t>
      </w:r>
      <w:r>
        <w:t xml:space="preserve">declined</w:t>
      </w:r>
      <w:r>
        <w:t xml:space="preserve"> </w:t>
      </w:r>
      <w:r>
        <w:t xml:space="preserve">rapidly</w:t>
      </w:r>
      <w:r>
        <w:t xml:space="preserve"> </w:t>
      </w:r>
      <w:r>
        <w:t xml:space="preserve">with</w:t>
      </w:r>
      <w:r>
        <w:t xml:space="preserve"> </w:t>
      </w:r>
      <w:r>
        <w:t xml:space="preserve">additional</w:t>
      </w:r>
      <w:r>
        <w:t xml:space="preserve"> </w:t>
      </w:r>
      <w:r>
        <w:t xml:space="preserve">sampling</w:t>
      </w:r>
      <w:r>
        <w:t xml:space="preserve">,</w:t>
      </w:r>
      <w:r>
        <w:t xml:space="preserve"> </w:t>
      </w:r>
      <w:r>
        <w:t xml:space="preserve">with</w:t>
      </w:r>
      <w:r>
        <w:t xml:space="preserve"> </w:t>
      </w:r>
      <w:r>
        <w:t xml:space="preserve">Δ</w:t>
      </w:r>
      <w:r>
        <w:rPr>
          <w:i/>
          <w:iCs/>
          <w:lang w:val="el-GR"/>
        </w:rPr>
        <w:t xml:space="preserve">ε</w:t>
      </w:r>
      <w:r>
        <w:rPr>
          <w:i/>
          <w:iCs/>
          <w:vertAlign w:val="subscript"/>
        </w:rPr>
        <w:t xml:space="preserve">2</w:t>
      </w:r>
      <w:r>
        <w:t xml:space="preserve"> </w:t>
      </w:r>
      <w:r>
        <w:t xml:space="preserve">approaching</w:t>
      </w:r>
      <w:r>
        <w:t xml:space="preserve"> </w:t>
      </w:r>
      <w:r>
        <w:t xml:space="preserve">zero</w:t>
      </w:r>
      <w:r>
        <w:t xml:space="preserve"> </w:t>
      </w:r>
      <w:r>
        <w:t xml:space="preserve">at</w:t>
      </w:r>
      <w:r>
        <w:t xml:space="preserve"> </w:t>
      </w:r>
      <w:r>
        <w:t xml:space="preserve">higher</w:t>
      </w:r>
      <w:r>
        <w:t xml:space="preserve"> </w:t>
      </w:r>
      <w:r>
        <w:t xml:space="preserve">sampling</w:t>
      </w:r>
      <w:r>
        <w:t xml:space="preserve"> </w:t>
      </w:r>
      <w:r>
        <w:t xml:space="preserve">densities</w:t>
      </w:r>
      <w:r>
        <w:t xml:space="preserve"> </w:t>
      </w:r>
      <w:r>
        <w:t xml:space="preserve">(</w:t>
      </w:r>
      <w:r>
        <w:t xml:space="preserve">Figure</w:t>
      </w:r>
      <w:r>
        <w:t xml:space="preserve"> </w:t>
      </w:r>
      <w:r>
        <w:t xml:space="preserve">4</w:t>
      </w:r>
      <w:r>
        <w:t xml:space="preserve">B</w:t>
      </w:r>
      <w:r>
        <w:t xml:space="preserve">)</w:t>
      </w:r>
      <w:r>
        <w:t xml:space="preserve">.</w:t>
      </w:r>
      <w:r>
        <w:t xml:space="preserve"> </w:t>
      </w:r>
      <w:r>
        <w:t xml:space="preserve">Marginal</w:t>
      </w:r>
      <w:r>
        <w:t xml:space="preserve"> </w:t>
      </w:r>
      <w:r>
        <w:t xml:space="preserve">gains</w:t>
      </w:r>
      <w:r>
        <w:t xml:space="preserve"> </w:t>
      </w:r>
      <w:r>
        <w:t xml:space="preserve">effectively</w:t>
      </w:r>
      <w:r>
        <w:t xml:space="preserve"> </w:t>
      </w:r>
      <w:r>
        <w:t xml:space="preserve">plateaued</w:t>
      </w:r>
      <w:r>
        <w:t xml:space="preserve"> </w:t>
      </w:r>
      <w:r>
        <w:t xml:space="preserve">when</w:t>
      </w:r>
      <w:r>
        <w:t xml:space="preserve"> </w:t>
      </w:r>
      <w:r>
        <w:t xml:space="preserve">sampling</w:t>
      </w:r>
      <w:r>
        <w:t xml:space="preserve"> </w:t>
      </w:r>
      <w:r>
        <w:t xml:space="preserve">effort</w:t>
      </w:r>
      <w:r>
        <w:t xml:space="preserve"> </w:t>
      </w:r>
      <w:r>
        <w:t xml:space="preserve">increased</w:t>
      </w:r>
      <w:r>
        <w:t xml:space="preserve"> </w:t>
      </w:r>
      <w:r>
        <w:t xml:space="preserve">above</w:t>
      </w:r>
      <w:r>
        <w:t xml:space="preserve"> </w:t>
      </w:r>
      <w:r>
        <w:t xml:space="preserve">10</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w:t>
      </w:r>
      <w:r>
        <w:rPr>
          <w:vertAlign w:val="superscript"/>
        </w:rPr>
        <w:t xml:space="preserve">2</w:t>
      </w:r>
      <w:r>
        <w:t xml:space="preserve">,</w:t>
      </w:r>
      <w:r>
        <w:t xml:space="preserve"> </w:t>
      </w:r>
      <w:r>
        <w:t xml:space="preserve">depending</w:t>
      </w:r>
      <w:r>
        <w:t xml:space="preserve"> </w:t>
      </w:r>
      <w:r>
        <w:t xml:space="preserve">on</w:t>
      </w:r>
      <w:r>
        <w:t xml:space="preserve"> </w:t>
      </w:r>
      <w:r>
        <w:t xml:space="preserve">the</w:t>
      </w:r>
      <w:r>
        <w:t xml:space="preserve"> </w:t>
      </w:r>
      <w:r>
        <w:rPr>
          <w:i/>
          <w:iCs/>
          <w:lang w:val="el-GR"/>
        </w:rPr>
        <w:t xml:space="preserve">ρ</w:t>
      </w:r>
      <w:r>
        <w:t xml:space="preserve"> </w:t>
      </w:r>
      <w:r>
        <w:t xml:space="preserve">(</w:t>
      </w:r>
      <w:r>
        <w:t xml:space="preserve">Figure</w:t>
      </w:r>
      <w:r>
        <w:t xml:space="preserve"> </w:t>
      </w:r>
      <w:r>
        <w:t xml:space="preserve">4</w:t>
      </w:r>
      <w:r>
        <w:t xml:space="preserve">B</w:t>
      </w:r>
      <w:r>
        <w:t xml:space="preserve">)</w:t>
      </w:r>
      <w:r>
        <w:t xml:space="preserve">.</w:t>
      </w:r>
      <w:r>
        <w:t xml:space="preserve"> </w:t>
      </w:r>
      <w:r>
        <w:t xml:space="preserve">Importantly</w:t>
      </w:r>
      <w:r>
        <w:t xml:space="preserve">,</w:t>
      </w:r>
      <w:r>
        <w:t xml:space="preserve"> </w:t>
      </w:r>
      <w:r>
        <w:t xml:space="preserve">diagnostic</w:t>
      </w:r>
      <w:r>
        <w:t xml:space="preserve"> </w:t>
      </w:r>
      <w:r>
        <w:t xml:space="preserve">checks</w:t>
      </w:r>
      <w:r>
        <w:t xml:space="preserve"> </w:t>
      </w:r>
      <w:r>
        <w:t xml:space="preserve">revealed</w:t>
      </w:r>
      <w:r>
        <w:t xml:space="preserve"> </w:t>
      </w:r>
      <w:r>
        <w:t xml:space="preserve">no</w:t>
      </w:r>
      <w:r>
        <w:t xml:space="preserve"> </w:t>
      </w:r>
      <w:r>
        <w:t xml:space="preserve">systematic</w:t>
      </w:r>
      <w:r>
        <w:t xml:space="preserve"> </w:t>
      </w:r>
      <w:r>
        <w:t xml:space="preserve">bias</w:t>
      </w:r>
      <w:r>
        <w:t xml:space="preserve"> </w:t>
      </w:r>
      <w:r>
        <w:t xml:space="preserve">in</w:t>
      </w:r>
      <w:r>
        <w:t xml:space="preserve"> </w:t>
      </w:r>
      <w:r>
        <w:t xml:space="preserve">the</w:t>
      </w:r>
      <w:r>
        <w:t xml:space="preserve"> </w:t>
      </w:r>
      <w:r>
        <w:t xml:space="preserve">predictions</w:t>
      </w:r>
      <w:r>
        <w:t xml:space="preserve">,</w:t>
      </w:r>
      <w:r>
        <w:t xml:space="preserve"> </w:t>
      </w:r>
      <w:r>
        <w:t xml:space="preserve">so</w:t>
      </w:r>
      <w:r>
        <w:t xml:space="preserve"> </w:t>
      </w:r>
      <w:r>
        <w:t xml:space="preserve">the</w:t>
      </w:r>
      <w:r>
        <w:t xml:space="preserve"> </w:t>
      </w:r>
      <w:r>
        <w:t xml:space="preserve">observed</w:t>
      </w:r>
      <w:r>
        <w:t xml:space="preserve"> </w:t>
      </w:r>
      <w:r>
        <w:t xml:space="preserve">variation</w:t>
      </w:r>
      <w:r>
        <w:t xml:space="preserve"> </w:t>
      </w:r>
      <w:r>
        <w:t xml:space="preserve">reflects</w:t>
      </w:r>
      <w:r>
        <w:t xml:space="preserve"> </w:t>
      </w:r>
      <w:r>
        <w:t xml:space="preserve">pure</w:t>
      </w:r>
      <w:r>
        <w:t xml:space="preserve"> </w:t>
      </w:r>
      <w:r>
        <w:t xml:space="preserve">precision</w:t>
      </w:r>
      <w:del w:id="9371" w:author="Gledis Guri" w:date="2026-09-25T00:00:00Z">
        <w:r>
          <w:delText xml:space="preserve">,</w:delText>
        </w:r>
      </w:del>
      <w:r>
        <w:t xml:space="preserve"> </w:t>
      </w:r>
      <w:r>
        <w:t xml:space="preserve">(</w:t>
      </w:r>
      <w:r>
        <w:t xml:space="preserve">Appendix</w:t>
      </w:r>
      <w:r>
        <w:t xml:space="preserve"> </w:t>
      </w:r>
      <w:r>
        <w:t xml:space="preserve">S1</w:t>
      </w:r>
      <w:r>
        <w:t xml:space="preserve">:</w:t>
      </w:r>
      <w:r>
        <w:t xml:space="preserve"> </w:t>
      </w:r>
      <w:r>
        <w:t xml:space="preserve">Figure</w:t>
      </w:r>
      <w:r>
        <w:t xml:space="preserve"> </w:t>
      </w:r>
      <w:r>
        <w:t xml:space="preserve">S</w:t>
      </w:r>
      <w:r>
        <w:t xml:space="preserve">4</w:t>
      </w:r>
      <w:r>
        <w:t xml:space="preserve">)</w:t>
      </w:r>
      <w:r>
        <w:t xml:space="preserve">.</w:t>
      </w:r>
      <w:r>
        <w:t xml:space="preserve"> </w:t>
      </w:r>
      <w:r>
        <w:t xml:space="preserve">For</w:t>
      </w:r>
      <w:r>
        <w:t xml:space="preserve"> </w:t>
      </w:r>
      <w:r>
        <w:t xml:space="preserve">interpretative</w:t>
      </w:r>
      <w:r>
        <w:t xml:space="preserve"> </w:t>
      </w:r>
      <w:r>
        <w:t xml:space="preserve">purposes</w:t>
      </w:r>
      <w:r>
        <w:t xml:space="preserve">,</w:t>
      </w:r>
      <w:r>
        <w:t xml:space="preserve"> </w:t>
      </w:r>
      <w:r>
        <w:t xml:space="preserve">we</w:t>
      </w:r>
      <w:r>
        <w:t xml:space="preserve"> </w:t>
      </w:r>
      <w:r>
        <w:t xml:space="preserve">adopt</w:t>
      </w:r>
      <w:r>
        <w:t xml:space="preserve"> </w:t>
      </w:r>
      <w:r>
        <w:t xml:space="preserve">an</w:t>
      </w:r>
      <w:r>
        <w:t xml:space="preserve"> </w:t>
      </w:r>
      <w:r>
        <w:t xml:space="preserve">arbitrary</w:t>
      </w:r>
      <w:r>
        <w:t xml:space="preserve"> </w:t>
      </w:r>
      <w:r>
        <w:t xml:space="preserve">threshold</w:t>
      </w:r>
      <w:r>
        <w:t xml:space="preserve"> </w:t>
      </w:r>
      <w:r>
        <w:t xml:space="preserve">of</w:t>
      </w:r>
      <w:r>
        <w:t xml:space="preserve"> </w:t>
      </w:r>
      <w:r>
        <w:rPr>
          <w:lang w:val="el-GR"/>
        </w:rPr>
        <w:t xml:space="preserve">Δ</w:t>
      </w:r>
      <w:r>
        <w:rPr>
          <w:i/>
          <w:iCs/>
          <w:lang w:val="el-GR"/>
        </w:rPr>
        <w:t xml:space="preserve">ε</w:t>
      </w:r>
      <w:r>
        <w:rPr>
          <w:vertAlign w:val="subscript"/>
        </w:rPr>
        <w:t xml:space="preserve">2</w:t>
      </w:r>
      <w:r>
        <w:t xml:space="preserve">/</w:t>
      </w:r>
      <w:r>
        <w:rPr>
          <w:lang w:val="el-GR"/>
        </w:rPr>
        <w:t xml:space="preserve">Δ</w:t>
      </w:r>
      <w:r>
        <w:rPr>
          <w:i/>
          <w:iCs/>
        </w:rPr>
        <w:t xml:space="preserve">E</w:t>
      </w:r>
      <w:r>
        <w:rPr>
          <w:vertAlign w:val="subscript"/>
        </w:rPr>
        <w:t xml:space="preserve"> </w:t>
      </w:r>
      <w:r>
        <w:t xml:space="preserve">=</w:t>
      </w:r>
      <w:r>
        <w:t xml:space="preserve"> </w:t>
      </w:r>
      <w:r>
        <w:t xml:space="preserve">-</w:t>
      </w:r>
      <w:r>
        <w:t xml:space="preserve">0</w:t>
      </w:r>
      <w:r>
        <w:t xml:space="preserve">.</w:t>
      </w:r>
      <w:r>
        <w:t xml:space="preserve">05</w:t>
      </w:r>
      <w:r>
        <w:t xml:space="preserve"> </w:t>
      </w:r>
      <w:r>
        <w:t xml:space="preserve">to</w:t>
      </w:r>
      <w:r>
        <w:t xml:space="preserve"> </w:t>
      </w:r>
      <w:r>
        <w:t xml:space="preserve">denote</w:t>
      </w:r>
      <w:r>
        <w:t xml:space="preserve"> </w:t>
      </w:r>
      <w:r>
        <w:t xml:space="preserve">negligible</w:t>
      </w:r>
      <w:r>
        <w:t xml:space="preserve"> </w:t>
      </w:r>
      <w:r>
        <w:t xml:space="preserve">marginal</w:t>
      </w:r>
      <w:r>
        <w:t xml:space="preserve"> </w:t>
      </w:r>
      <w:r>
        <w:t xml:space="preserve">gains</w:t>
      </w:r>
      <w:r>
        <w:t xml:space="preserve">.</w:t>
      </w:r>
      <w:r>
        <w:t xml:space="preserve"> </w:t>
      </w:r>
      <w:r>
        <w:t xml:space="preserve">However</w:t>
      </w:r>
      <w:r>
        <w:t xml:space="preserve">,</w:t>
      </w:r>
      <w:r>
        <w:t xml:space="preserve"> </w:t>
      </w:r>
      <w:r>
        <w:t xml:space="preserve">this</w:t>
      </w:r>
      <w:r>
        <w:t xml:space="preserve"> </w:t>
      </w:r>
      <w:r>
        <w:t xml:space="preserve">value</w:t>
      </w:r>
      <w:r>
        <w:t xml:space="preserve"> </w:t>
      </w:r>
      <w:r>
        <w:t xml:space="preserve">is</w:t>
      </w:r>
      <w:r>
        <w:t xml:space="preserve"> </w:t>
      </w:r>
      <w:r>
        <w:t xml:space="preserve">arbitrary</w:t>
      </w:r>
      <w:r>
        <w:t xml:space="preserve"> </w:t>
      </w:r>
      <w:r>
        <w:t xml:space="preserve">and</w:t>
      </w:r>
      <w:r>
        <w:t xml:space="preserve"> </w:t>
      </w:r>
      <w:r>
        <w:t xml:space="preserve">may</w:t>
      </w:r>
      <w:r>
        <w:t xml:space="preserve"> </w:t>
      </w:r>
      <w:r>
        <w:t xml:space="preserve">be</w:t>
      </w:r>
      <w:r>
        <w:t xml:space="preserve"> </w:t>
      </w:r>
      <w:r>
        <w:t xml:space="preserve">redefined</w:t>
      </w:r>
      <w:r>
        <w:t xml:space="preserve"> </w:t>
      </w:r>
      <w:r>
        <w:t xml:space="preserve">according</w:t>
      </w:r>
      <w:r>
        <w:t xml:space="preserve"> </w:t>
      </w:r>
      <w:r>
        <w:t xml:space="preserve">to</w:t>
      </w:r>
      <w:r>
        <w:t xml:space="preserve"> </w:t>
      </w:r>
      <w:r>
        <w:t xml:space="preserve">study</w:t>
      </w:r>
      <w:r>
        <w:t xml:space="preserve">-</w:t>
      </w:r>
      <w:r>
        <w:t xml:space="preserve">specific</w:t>
      </w:r>
      <w:r>
        <w:t xml:space="preserve"> </w:t>
      </w:r>
      <w:r>
        <w:t xml:space="preserve">accuracy</w:t>
      </w:r>
      <w:r>
        <w:t xml:space="preserve"> </w:t>
      </w:r>
      <w:r>
        <w:t xml:space="preserve">requirements</w:t>
      </w:r>
      <w:r>
        <w:t xml:space="preserve">.</w:t>
      </w:r>
    </w:p>
    <w:bookmarkEnd w:id="15"/>
    <w:p w14:paraId="6563C49B" w14:textId="156EA541" w:rsidR="00AA1EA2" w:rsidRPr="00627C7B" w:rsidRDefault="00D57033" w:rsidP="001643E6">
      <w:pPr>
        <w:pStyle w:val="BodyText"/>
        <w:spacing w:line="480" w:lineRule="auto"/>
        <w:rPr>
          <w:del w:id="9068" w:author="Gledis Guri" w:date="2026-09-25T00:00:00Z"/>
        </w:rPr>
      </w:pPr>
      <w:del w:id="9067" w:author="Gledis Guri" w:date="2026-09-25T00:00:00Z">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del>
    </w:p>
    <w:p w14:paraId="3F7A61B3" w14:textId="5A916D59" w:rsidR="00AA1EA2" w:rsidRPr="00693712" w:rsidRDefault="00AA1EA2" w:rsidP="001643E6">
      <w:pPr>
        <w:pStyle w:val="ImageCaption"/>
        <w:spacing w:after="0" w:line="480" w:lineRule="auto"/>
        <w:rPr>
          <w:del w:id="9070" w:author="Gledis Guri" w:date="2026-09-25T00:00:00Z"/>
        </w:rPr>
      </w:pPr>
      <w:del w:id="9069" w:author="Gledis Guri" w:date="2026-09-25T00:00:00Z">
        <w:r>
          <w:delText xml:space="preserve">Figure</w:delText>
        </w:r>
        <w:r>
          <w:delText xml:space="preserve"> </w:delText>
        </w:r>
        <w:r>
          <w:delText xml:space="preserve">4</w:delText>
        </w:r>
        <w:r>
          <w:delText xml:space="preserve">.</w:delText>
        </w:r>
        <w:r>
          <w:delText xml:space="preserve"> </w:delText>
        </w:r>
        <w:r>
          <w:delText xml:space="preserve">Estimated</w:delText>
        </w:r>
        <w:r>
          <w:delText xml:space="preserve"> </w:delText>
        </w:r>
        <w:r>
          <w:delText xml:space="preserve">prediction</w:delText>
        </w:r>
        <w:r>
          <w:delText xml:space="preserve"> </w:delText>
        </w:r>
        <w:r>
          <w:delText xml:space="preserve">error</w:delText>
        </w:r>
        <w:r>
          <w:delText xml:space="preserve"> </w:delText>
        </w:r>
        <w:r>
          <w:delText xml:space="preserve">(</w:delText>
        </w:r>
        <w:r>
          <w:rPr>
            <w:lang w:val="el-GR"/>
          </w:rPr>
          <w:delText xml:space="preserve">ε</w:delText>
        </w:r>
        <w:r>
          <w:rPr>
            <w:vertAlign w:val="subscript"/>
          </w:rPr>
          <w:delText xml:space="preserve">2</w:delText>
        </w:r>
        <w:r>
          <w:delText xml:space="preserve">)</w:delText>
        </w:r>
        <w:r>
          <w:delText xml:space="preserve"> </w:delText>
        </w:r>
        <w:r>
          <w:delText xml:space="preserve">across</w:delText>
        </w:r>
        <w:r>
          <w:delText xml:space="preserve"> </w:delText>
        </w:r>
        <w:r>
          <w:delText xml:space="preserve">sampling</w:delText>
        </w:r>
        <w:r>
          <w:delText xml:space="preserve">-</w:delText>
        </w:r>
        <w:r>
          <w:delText xml:space="preserve">effort</w:delText>
        </w:r>
        <w:r>
          <w:delText xml:space="preserve"> </w:delText>
        </w:r>
        <w:r>
          <w:delText xml:space="preserve">scenarios</w:delText>
        </w:r>
        <w:r>
          <w:delText xml:space="preserve"> </w:delText>
        </w:r>
        <w:r>
          <w:delText xml:space="preserve">(</w:delText>
        </w:r>
        <w:r>
          <w:delText xml:space="preserve">E</w:delText>
        </w:r>
        <w:r>
          <w:delText xml:space="preserve">;</w:delText>
        </w:r>
        <w:r>
          <w:delText xml:space="preserve"> </w:delText>
        </w:r>
        <w:r>
          <w:delText xml:space="preserve">indicated</w:delText>
        </w:r>
        <w:r>
          <w:delText xml:space="preserve"> </w:delText>
        </w:r>
        <w:r>
          <w:delText xml:space="preserve">by</w:delText>
        </w:r>
        <w:r>
          <w:delText xml:space="preserve"> </w:delText>
        </w:r>
        <w:r>
          <w:delText xml:space="preserve">sampling</w:delText>
        </w:r>
        <w:r>
          <w:delText xml:space="preserve"> </w:delText>
        </w:r>
        <w:r>
          <w:delText xml:space="preserve">density</w:delText>
        </w:r>
        <w:r>
          <w:delText xml:space="preserve"> </w:delText>
        </w:r>
        <w:r>
          <w:delText xml:space="preserve">in</w:delText>
        </w:r>
        <w:r>
          <w:delText xml:space="preserve"> </w:delText>
        </w:r>
        <w:r>
          <w:delText xml:space="preserve">100x100</w:delText>
        </w:r>
        <w:r>
          <w:delText xml:space="preserve"> </w:delText>
        </w:r>
        <w:r>
          <w:delText xml:space="preserve">km</w:delText>
        </w:r>
        <w:r>
          <w:delText xml:space="preserve"> </w:delText>
        </w:r>
        <w:r>
          <w:delText xml:space="preserve">grid</w:delText>
        </w:r>
        <w:r>
          <w:delText xml:space="preserve">)</w:delText>
        </w:r>
        <w:r>
          <w:delText xml:space="preserve"> </w:delText>
        </w:r>
        <w:r>
          <w:delText xml:space="preserve">for</w:delText>
        </w:r>
        <w:r>
          <w:delText xml:space="preserve"> </w:delText>
        </w:r>
        <w:r>
          <w:delText xml:space="preserve">simulated</w:delText>
        </w:r>
        <w:r>
          <w:delText xml:space="preserve"> </w:delText>
        </w:r>
        <w:r>
          <w:delText xml:space="preserve">datasets</w:delText>
        </w:r>
        <w:r>
          <w:delText xml:space="preserve"> </w:delText>
        </w:r>
        <w:r>
          <w:delText xml:space="preserve">(</w:delText>
        </w:r>
        <w:r>
          <w:delText xml:space="preserve">A</w:delText>
        </w:r>
        <w:r>
          <w:delText xml:space="preserve">)</w:delText>
        </w:r>
        <w:r>
          <w:delText xml:space="preserve"> </w:delText>
        </w:r>
        <w:r>
          <w:delText xml:space="preserve">across</w:delText>
        </w:r>
        <w:r>
          <w:delText xml:space="preserve"> </w:delText>
        </w:r>
        <w:r>
          <w:delText xml:space="preserve">various</w:delText>
        </w:r>
        <w:r>
          <w:delText xml:space="preserve"> </w:delText>
        </w:r>
        <w:r>
          <w:delText xml:space="preserve">spatial</w:delText>
        </w:r>
        <w:r>
          <w:delText xml:space="preserve"> </w:delText>
        </w:r>
        <w:r>
          <w:delText xml:space="preserve">autocorrelation</w:delText>
        </w:r>
        <w:r>
          <w:delText xml:space="preserve"> </w:delText>
        </w:r>
        <w:r>
          <w:delText xml:space="preserve">values</w:delText>
        </w:r>
        <w:r>
          <w:delText xml:space="preserve"> </w:delText>
        </w:r>
        <w:r>
          <w:delText xml:space="preserve">(</w:delText>
        </w:r>
        <w:r>
          <w:delText xml:space="preserve">indicated</w:delText>
        </w:r>
        <w:r>
          <w:delText xml:space="preserve"> </w:delText>
        </w:r>
        <w:r>
          <w:delText xml:space="preserve">in</w:delText>
        </w:r>
        <w:r>
          <w:delText xml:space="preserve"> </w:delText>
        </w:r>
        <w:r>
          <w:delText xml:space="preserve">colors</w:delText>
        </w:r>
        <w:r>
          <w:delText xml:space="preserve">)</w:delText>
        </w:r>
        <w:r>
          <w:delText xml:space="preserve">.</w:delText>
        </w:r>
        <w:r>
          <w:delText xml:space="preserve"> </w:delText>
        </w:r>
        <w:r>
          <w:delText xml:space="preserve">Points</w:delText>
        </w:r>
        <w:r>
          <w:delText xml:space="preserve"> </w:delText>
        </w:r>
        <w:r>
          <w:delText xml:space="preserve">represent</w:delText>
        </w:r>
        <w:r>
          <w:delText xml:space="preserve"> </w:delText>
        </w:r>
        <w:r>
          <w:delText xml:space="preserve">individual</w:delText>
        </w:r>
        <w:r>
          <w:delText xml:space="preserve"> </w:delText>
        </w:r>
        <w:r>
          <w:delText xml:space="preserve">simulation</w:delText>
        </w:r>
        <w:r>
          <w:delText xml:space="preserve"> </w:delText>
        </w:r>
        <w:r>
          <w:delText xml:space="preserve">outcomes</w:delText>
        </w:r>
        <w:r>
          <w:delText xml:space="preserve">,</w:delText>
        </w:r>
        <w:r>
          <w:delText xml:space="preserve"> </w:delText>
        </w:r>
        <w:r>
          <w:delText xml:space="preserve">while</w:delText>
        </w:r>
        <w:r>
          <w:delText xml:space="preserve"> </w:delText>
        </w:r>
        <w:r>
          <w:delText xml:space="preserve">solid</w:delText>
        </w:r>
        <w:r>
          <w:delText xml:space="preserve"> </w:delText>
        </w:r>
        <w:r>
          <w:delText xml:space="preserve">lines</w:delText>
        </w:r>
        <w:r>
          <w:delText xml:space="preserve"> </w:delText>
        </w:r>
        <w:r>
          <w:delText xml:space="preserve">denote</w:delText>
        </w:r>
        <w:r>
          <w:delText xml:space="preserve"> </w:delText>
        </w:r>
        <w:r>
          <w:delText xml:space="preserve">the</w:delText>
        </w:r>
        <w:r>
          <w:delText xml:space="preserve"> </w:delText>
        </w:r>
        <w:r>
          <w:delText xml:space="preserve">corresponding</w:delText>
        </w:r>
        <w:r>
          <w:delText xml:space="preserve"> </w:delText>
        </w:r>
        <w:r>
          <w:delText xml:space="preserve">mean</w:delText>
        </w:r>
        <w:r>
          <w:delText xml:space="preserve"> </w:delText>
        </w:r>
        <w:r>
          <w:delText xml:space="preserve">trends</w:delText>
        </w:r>
        <w:r>
          <w:delText xml:space="preserve"> </w:delText>
        </w:r>
        <w:r>
          <w:delText xml:space="preserve">across</w:delText>
        </w:r>
        <w:r>
          <w:delText xml:space="preserve"> </w:delText>
        </w:r>
        <w:r>
          <w:delText xml:space="preserve">replicates</w:delText>
        </w:r>
        <w:r>
          <w:delText xml:space="preserve">.</w:delText>
        </w:r>
        <w:r>
          <w:delText xml:space="preserve"> </w:delText>
        </w:r>
        <w:r>
          <w:delText xml:space="preserve">Marginal</w:delText>
        </w:r>
        <w:r>
          <w:delText xml:space="preserve"> </w:delText>
        </w:r>
        <w:r>
          <w:delText xml:space="preserve">improvement</w:delText>
        </w:r>
        <w:r>
          <w:delText xml:space="preserve"> </w:delText>
        </w:r>
        <w:r>
          <w:delText xml:space="preserve">(</w:delText>
        </w:r>
        <w:r>
          <w:delText xml:space="preserve">B</w:delText>
        </w:r>
        <w:r>
          <w:delText xml:space="preserve">)</w:delText>
        </w:r>
        <w:r>
          <w:delText xml:space="preserve"> </w:delText>
        </w:r>
        <w:r>
          <w:delText xml:space="preserve">in</w:delText>
        </w:r>
        <w:r>
          <w:delText xml:space="preserve"> </w:delText>
        </w:r>
        <w:r>
          <w:delText xml:space="preserve">prediction</w:delText>
        </w:r>
        <w:r>
          <w:delText xml:space="preserve"> </w:delText>
        </w:r>
        <w:r>
          <w:delText xml:space="preserve">performance</w:delText>
        </w:r>
        <w:r>
          <w:delText xml:space="preserve"> </w:delText>
        </w:r>
        <w:r>
          <w:delText xml:space="preserve">(</w:delText>
        </w:r>
        <w:r>
          <w:delText xml:space="preserve">quantified</w:delText>
        </w:r>
        <w:r>
          <w:delText xml:space="preserve"> </w:delText>
        </w:r>
        <w:r>
          <w:delText xml:space="preserve">as</w:delText>
        </w:r>
        <w:r>
          <w:delText xml:space="preserve"> </w:delText>
        </w:r>
        <w:r>
          <w:delText xml:space="preserve">the</w:delText>
        </w:r>
        <w:r>
          <w:delText xml:space="preserve"> </w:delText>
        </w:r>
        <w:r>
          <w:delText xml:space="preserve">change</w:delText>
        </w:r>
        <w:r>
          <w:delText xml:space="preserve"> </w:delText>
        </w:r>
        <w:r>
          <w:delText xml:space="preserve">in</w:delText>
        </w:r>
        <w:r>
          <w:delText xml:space="preserve"> </w:delText>
        </w:r>
        <w:r>
          <w:delText xml:space="preserve">error</w:delText>
        </w:r>
        <w:r>
          <w:delText xml:space="preserve"> </w:delText>
        </w:r>
        <w:r>
          <w:delText xml:space="preserve">-</w:delText>
        </w:r>
        <w:r>
          <w:delText xml:space="preserve"> </w:delText>
        </w:r>
        <w:r>
          <w:rPr>
            <w:lang w:val="el-GR"/>
          </w:rPr>
          <w:delText xml:space="preserve">Δ</w:delText>
        </w:r>
        <w:r>
          <w:rPr>
            <w:lang w:val="el-GR"/>
          </w:rPr>
          <w:delText xml:space="preserve">ε</w:delText>
        </w:r>
        <w:r>
          <w:rPr>
            <w:vertAlign w:val="subscript"/>
          </w:rPr>
          <w:delText xml:space="preserve">2</w:delText>
        </w:r>
        <w:r>
          <w:delText xml:space="preserve">)</w:delText>
        </w:r>
        <w:r>
          <w:delText xml:space="preserve"> </w:delText>
        </w:r>
        <w:r>
          <w:delText xml:space="preserve">across</w:delText>
        </w:r>
        <w:r>
          <w:delText xml:space="preserve"> </w:delText>
        </w:r>
        <w:r>
          <w:delText xml:space="preserve">successive</w:delText>
        </w:r>
        <w:r>
          <w:delText xml:space="preserve"> </w:delText>
        </w:r>
        <w:r>
          <w:delText xml:space="preserve">increases</w:delText>
        </w:r>
        <w:r>
          <w:delText xml:space="preserve"> </w:delText>
        </w:r>
        <w:r>
          <w:delText xml:space="preserve">in</w:delText>
        </w:r>
        <w:r>
          <w:delText xml:space="preserve"> </w:delText>
        </w:r>
        <w:r>
          <w:delText xml:space="preserve">sampling</w:delText>
        </w:r>
        <w:r>
          <w:delText xml:space="preserve"> </w:delText>
        </w:r>
        <w:r>
          <w:delText xml:space="preserve">densit</w:delText>
        </w:r>
        <w:r>
          <w:delText xml:space="preserve">ies</w:delText>
        </w:r>
        <w:r>
          <w:delText xml:space="preserve"> </w:delText>
        </w:r>
        <w:r>
          <w:delText xml:space="preserve">(</w:delText>
        </w:r>
        <w:r>
          <w:rPr>
            <w:lang w:val="el-GR"/>
          </w:rPr>
          <w:delText xml:space="preserve">Δ</w:delText>
        </w:r>
        <w:r>
          <w:delText xml:space="preserve">E</w:delText>
        </w:r>
        <w:r>
          <w:delText xml:space="preserve"> </w:delText>
        </w:r>
        <w:r>
          <w:delText xml:space="preserve">=</w:delText>
        </w:r>
        <w:r>
          <w:delText xml:space="preserve"> </w:delText>
        </w:r>
        <w:r>
          <w:delText xml:space="preserve">1</w:delText>
        </w:r>
        <w:r>
          <w:delText xml:space="preserve">)</w:delText>
        </w:r>
        <w:r>
          <w:delText xml:space="preserve"> </w:delText>
        </w:r>
        <w:r>
          <w:delText xml:space="preserve">where</w:delText>
        </w:r>
        <w:r>
          <w:delText xml:space="preserve"> </w:delText>
        </w:r>
        <w:r>
          <w:delText xml:space="preserve">e</w:delText>
        </w:r>
        <w:r>
          <w:delText xml:space="preserve">ach</w:delText>
        </w:r>
        <w:r>
          <w:delText xml:space="preserve"> </w:delText>
        </w:r>
        <w:r>
          <w:delText xml:space="preserve">point</w:delText>
        </w:r>
        <w:r>
          <w:delText xml:space="preserve"> </w:delText>
        </w:r>
        <w:r>
          <w:delText xml:space="preserve">represents</w:delText>
        </w:r>
        <w:r>
          <w:delText xml:space="preserve"> </w:delText>
        </w:r>
        <w:r>
          <w:delText xml:space="preserve">the</w:delText>
        </w:r>
        <w:r>
          <w:delText xml:space="preserve"> </w:delText>
        </w:r>
        <w:r>
          <w:delText xml:space="preserve">marginal</w:delText>
        </w:r>
        <w:r>
          <w:delText xml:space="preserve"> </w:delText>
        </w:r>
        <w:r>
          <w:delText xml:space="preserve">change</w:delText>
        </w:r>
        <w:r>
          <w:delText xml:space="preserve"> </w:delText>
        </w:r>
        <w:r>
          <w:delText xml:space="preserve">at</w:delText>
        </w:r>
        <w:r>
          <w:delText xml:space="preserve"> </w:delText>
        </w:r>
        <w:r>
          <w:delText xml:space="preserve">the</w:delText>
        </w:r>
        <w:r>
          <w:delText xml:space="preserve"> </w:delText>
        </w:r>
        <w:r>
          <w:delText xml:space="preserve">midpoint</w:delText>
        </w:r>
        <w:r>
          <w:delText xml:space="preserve"> </w:delText>
        </w:r>
        <w:r>
          <w:delText xml:space="preserve">of</w:delText>
        </w:r>
        <w:r>
          <w:delText xml:space="preserve"> </w:delText>
        </w:r>
        <w:r>
          <w:delText xml:space="preserve">a</w:delText>
        </w:r>
        <w:r>
          <w:delText xml:space="preserve"> </w:delText>
        </w:r>
        <w:r>
          <w:delText xml:space="preserve">unit</w:delText>
        </w:r>
        <w:r>
          <w:delText xml:space="preserve"> </w:delText>
        </w:r>
        <w:r>
          <w:delText xml:space="preserve">interval</w:delText>
        </w:r>
        <w:r>
          <w:delText xml:space="preserve"> </w:delText>
        </w:r>
        <w:r>
          <w:delText xml:space="preserve">(</w:delText>
        </w:r>
        <w:r>
          <w:delText xml:space="preserve">e</w:delText>
        </w:r>
        <w:r>
          <w:delText xml:space="preserve">.</w:delText>
        </w:r>
        <w:r>
          <w:delText xml:space="preserve">g</w:delText>
        </w:r>
        <w:r>
          <w:delText xml:space="preserve">.</w:delText>
        </w:r>
        <w:r>
          <w:delText xml:space="preserve">,</w:delText>
        </w:r>
        <w:r>
          <w:delText xml:space="preserve"> </w:delText>
        </w:r>
        <w:r>
          <w:delText xml:space="preserve">E</w:delText>
        </w:r>
        <w:r>
          <w:delText xml:space="preserve"> </w:delText>
        </w:r>
        <w:r>
          <w:delText xml:space="preserve">=</w:delText>
        </w:r>
        <w:r>
          <w:delText xml:space="preserve"> </w:delText>
        </w:r>
        <w:r>
          <w:delText xml:space="preserve">1</w:delText>
        </w:r>
        <w:r>
          <w:delText xml:space="preserve">.</w:delText>
        </w:r>
        <w:r>
          <w:delText xml:space="preserve">5</w:delText>
        </w:r>
        <w:r>
          <w:delText xml:space="preserve"> </w:delText>
        </w:r>
        <w:r>
          <w:delText xml:space="preserve">reflects</w:delText>
        </w:r>
        <w:r>
          <w:delText xml:space="preserve"> </w:delText>
        </w:r>
        <w:r>
          <w:delText xml:space="preserve">the</w:delText>
        </w:r>
        <w:r>
          <w:delText xml:space="preserve"> </w:delText>
        </w:r>
        <w:r>
          <w:delText xml:space="preserve">change</w:delText>
        </w:r>
        <w:r>
          <w:delText xml:space="preserve"> </w:delText>
        </w:r>
        <w:r>
          <w:delText xml:space="preserve">from</w:delText>
        </w:r>
        <w:r>
          <w:delText xml:space="preserve"> </w:delText>
        </w:r>
        <w:r>
          <w:delText xml:space="preserve">E</w:delText>
        </w:r>
        <w:r>
          <w:delText xml:space="preserve"> </w:delText>
        </w:r>
        <w:r>
          <w:delText xml:space="preserve">=</w:delText>
        </w:r>
        <w:r>
          <w:delText xml:space="preserve"> </w:delText>
        </w:r>
        <w:r>
          <w:delText xml:space="preserve">1</w:delText>
        </w:r>
        <w:r>
          <w:delText xml:space="preserve"> </w:delText>
        </w:r>
        <w:r>
          <w:delText xml:space="preserve">to</w:delText>
        </w:r>
        <w:r>
          <w:delText xml:space="preserve"> </w:delText>
        </w:r>
        <w:r>
          <w:delText xml:space="preserve">E</w:delText>
        </w:r>
        <w:r>
          <w:delText xml:space="preserve"> </w:delText>
        </w:r>
        <w:r>
          <w:delText xml:space="preserve">=</w:delText>
        </w:r>
        <w:r>
          <w:delText xml:space="preserve"> </w:delText>
        </w:r>
        <w:r>
          <w:delText xml:space="preserve">2</w:delText>
        </w:r>
        <w:r>
          <w:delText xml:space="preserve">)</w:delText>
        </w:r>
        <w:r>
          <w:delText xml:space="preserve">,</w:delText>
        </w:r>
        <w:r>
          <w:delText xml:space="preserve"> </w:delText>
        </w:r>
        <w:r>
          <w:delText xml:space="preserve">with</w:delText>
        </w:r>
        <w:r>
          <w:delText xml:space="preserve"> </w:delText>
        </w:r>
        <w:r>
          <w:delText xml:space="preserve">lines</w:delText>
        </w:r>
        <w:r>
          <w:delText xml:space="preserve"> </w:delText>
        </w:r>
        <w:r>
          <w:delText xml:space="preserve">connecting</w:delText>
        </w:r>
        <w:r>
          <w:delText xml:space="preserve"> </w:delText>
        </w:r>
        <w:r>
          <w:delText xml:space="preserve">successive</w:delText>
        </w:r>
        <w:r>
          <w:delText xml:space="preserve"> </w:delText>
        </w:r>
        <w:r>
          <w:delText xml:space="preserve">points</w:delText>
        </w:r>
        <w:r>
          <w:delText xml:space="preserve">.</w:delText>
        </w:r>
        <w:r>
          <w:delText xml:space="preserve"> </w:delText>
        </w:r>
        <w:r>
          <w:delText xml:space="preserve">Due</w:delText>
        </w:r>
        <w:r>
          <w:delText xml:space="preserve"> </w:delText>
        </w:r>
        <w:r>
          <w:delText xml:space="preserve">to</w:delText>
        </w:r>
        <w:r>
          <w:delText xml:space="preserve"> </w:delText>
        </w:r>
        <w:r>
          <w:delText xml:space="preserve">the</w:delText>
        </w:r>
        <w:r>
          <w:delText xml:space="preserve"> </w:delText>
        </w:r>
        <w:r>
          <w:delText xml:space="preserve">discrete</w:delText>
        </w:r>
        <w:r>
          <w:delText xml:space="preserve"> </w:delText>
        </w:r>
        <w:r>
          <w:delText xml:space="preserve">intervals</w:delText>
        </w:r>
        <w:r>
          <w:delText xml:space="preserve"> </w:delText>
        </w:r>
        <w:r>
          <w:delText xml:space="preserve">of</w:delText>
        </w:r>
        <w:r>
          <w:delText xml:space="preserve"> </w:delText>
        </w:r>
        <w:r>
          <w:delText xml:space="preserve">sampling</w:delText>
        </w:r>
        <w:r>
          <w:delText xml:space="preserve"> </w:delText>
        </w:r>
        <w:r>
          <w:delText xml:space="preserve">effort</w:delText>
        </w:r>
        <w:r>
          <w:delText xml:space="preserve"> </w:delText>
        </w:r>
        <w:r>
          <w:delText xml:space="preserve">in</w:delText>
        </w:r>
        <w:r>
          <w:delText xml:space="preserve"> </w:delText>
        </w:r>
        <w:r>
          <w:delText xml:space="preserve">simulations</w:delText>
        </w:r>
        <w:r>
          <w:delText xml:space="preserve">,</w:delText>
        </w:r>
        <w:r>
          <w:delText xml:space="preserve"> </w:delText>
        </w:r>
        <w:r>
          <w:delText xml:space="preserve">the</w:delText>
        </w:r>
        <w:r>
          <w:delText xml:space="preserve"> </w:delText>
        </w:r>
        <w:r>
          <w:delText xml:space="preserve">lines</w:delText>
        </w:r>
        <w:r>
          <w:delText xml:space="preserve"> </w:delText>
        </w:r>
        <w:r>
          <w:delText xml:space="preserve">in</w:delText>
        </w:r>
        <w:r>
          <w:delText xml:space="preserve"> </w:delText>
        </w:r>
        <w:r>
          <w:delText xml:space="preserve">panel</w:delText>
        </w:r>
        <w:r>
          <w:delText xml:space="preserve"> </w:delText>
        </w:r>
        <w:r>
          <w:delText xml:space="preserve">B</w:delText>
        </w:r>
        <w:r>
          <w:delText xml:space="preserve"> </w:delText>
        </w:r>
        <w:r>
          <w:delText xml:space="preserve">are</w:delText>
        </w:r>
        <w:r>
          <w:delText xml:space="preserve"> </w:delText>
        </w:r>
        <w:r>
          <w:delText xml:space="preserve">predicted</w:delText>
        </w:r>
        <w:r>
          <w:delText xml:space="preserve"> </w:delText>
        </w:r>
        <w:r>
          <w:delText xml:space="preserve">form</w:delText>
        </w:r>
        <w:r>
          <w:delText xml:space="preserve"> </w:delText>
        </w:r>
        <w:r>
          <w:delText xml:space="preserve">the</w:delText>
        </w:r>
        <w:r>
          <w:delText xml:space="preserve"> </w:delText>
        </w:r>
        <w:r>
          <w:delText xml:space="preserve">fitted</w:delText>
        </w:r>
        <w:r>
          <w:delText xml:space="preserve"> </w:delText>
        </w:r>
        <w:r>
          <w:delText xml:space="preserve">model</w:delText>
        </w:r>
        <w:r>
          <w:delText xml:space="preserve"> </w:delText>
        </w:r>
        <w:r>
          <w:delText xml:space="preserve">in</w:delText>
        </w:r>
        <w:r>
          <w:delText xml:space="preserve"> </w:delText>
        </w:r>
        <w:r>
          <w:delText xml:space="preserve">Eq</w:delText>
        </w:r>
        <w:r>
          <w:delText xml:space="preserve">.</w:delText>
        </w:r>
        <w:r>
          <w:delText xml:space="preserve"> </w:delText>
        </w:r>
        <w:r>
          <w:delText xml:space="preserve">6</w:delText>
        </w:r>
        <w:r>
          <w:delText xml:space="preserve"> </w:delText>
        </w:r>
        <w:r>
          <w:delText xml:space="preserve">(</w:delText>
        </w:r>
        <w:r>
          <w:delText xml:space="preserve">see</w:delText>
        </w:r>
        <w:r>
          <w:delText xml:space="preserve"> </w:delText>
        </w:r>
        <w:r>
          <w:delText xml:space="preserve">Appendix</w:delText>
        </w:r>
        <w:r>
          <w:delText xml:space="preserve"> </w:delText>
        </w:r>
        <w:r>
          <w:delText xml:space="preserve">S1</w:delText>
        </w:r>
        <w:r>
          <w:delText xml:space="preserve">:</w:delText>
        </w:r>
        <w:r>
          <w:delText xml:space="preserve"> </w:delText>
        </w:r>
        <w:r>
          <w:delText xml:space="preserve">Figure</w:delText>
        </w:r>
        <w:r>
          <w:delText xml:space="preserve"> </w:delText>
        </w:r>
        <w:r>
          <w:delText xml:space="preserve">S5</w:delText>
        </w:r>
        <w:r>
          <w:delText xml:space="preserve"> </w:delText>
        </w:r>
        <w:r>
          <w:delText xml:space="preserve">for</w:delText>
        </w:r>
        <w:r>
          <w:delText xml:space="preserve"> </w:delText>
        </w:r>
        <w:r>
          <w:delText xml:space="preserve">model</w:delText>
        </w:r>
        <w:r>
          <w:delText xml:space="preserve"> </w:delText>
        </w:r>
        <w:r>
          <w:delText xml:space="preserve">fit</w:delText>
        </w:r>
        <w:r>
          <w:delText xml:space="preserve"> </w:delText>
        </w:r>
        <w:r>
          <w:delText xml:space="preserve">diagnostics</w:delText>
        </w:r>
        <w:r>
          <w:delText xml:space="preserve">)</w:delText>
        </w:r>
        <w:r>
          <w:delText xml:space="preserve">.</w:delText>
        </w:r>
        <w:r>
          <w:delText xml:space="preserve">The</w:delText>
        </w:r>
        <w:r>
          <w:delText xml:space="preserve"> </w:delText>
        </w:r>
        <w:r>
          <w:delText xml:space="preserve">dashed</w:delText>
        </w:r>
        <w:r>
          <w:delText xml:space="preserve"> </w:delText>
        </w:r>
        <w:r>
          <w:delText xml:space="preserve">grey</w:delText>
        </w:r>
        <w:r>
          <w:delText xml:space="preserve"> </w:delText>
        </w:r>
        <w:r>
          <w:delText xml:space="preserve">horizontal</w:delText>
        </w:r>
        <w:r>
          <w:delText xml:space="preserve"> </w:delText>
        </w:r>
        <w:r>
          <w:delText xml:space="preserve">line</w:delText>
        </w:r>
        <w:r>
          <w:delText xml:space="preserve"> </w:delText>
        </w:r>
        <w:r>
          <w:delText xml:space="preserve">indicates</w:delText>
        </w:r>
        <w:r>
          <w:delText xml:space="preserve"> </w:delText>
        </w:r>
        <w:r>
          <w:delText xml:space="preserve">the</w:delText>
        </w:r>
        <w:r>
          <w:delText xml:space="preserve"> </w:delText>
        </w:r>
        <w:r>
          <w:delText xml:space="preserve">arbitrary</w:delText>
        </w:r>
        <w:r>
          <w:delText xml:space="preserve"> </w:delText>
        </w:r>
        <w:r>
          <w:delText xml:space="preserve">threshold</w:delText>
        </w:r>
        <w:r>
          <w:delText xml:space="preserve"> </w:delText>
        </w:r>
        <w:r>
          <w:delText xml:space="preserve">(</w:delText>
        </w:r>
        <w:r>
          <w:rPr>
            <w:lang w:val="el-GR"/>
          </w:rPr>
          <w:delText xml:space="preserve">Δε</w:delText>
        </w:r>
        <w:r>
          <w:rPr>
            <w:vertAlign w:val="subscript"/>
          </w:rPr>
          <w:delText xml:space="preserve">2</w:delText>
        </w:r>
        <w:r>
          <w:rPr>
            <w:vertAlign w:val="subscript"/>
          </w:rPr>
          <w:delText xml:space="preserve"> </w:delText>
        </w:r>
        <w:r>
          <w:delText xml:space="preserve">/</w:delText>
        </w:r>
        <w:r>
          <w:rPr>
            <w:lang w:val="el-GR"/>
          </w:rPr>
          <w:delText xml:space="preserve">Δ</w:delText>
        </w:r>
        <w:r>
          <w:delText xml:space="preserve">E</w:delText>
        </w:r>
        <w:r>
          <w:delText xml:space="preserve"> </w:delText>
        </w:r>
        <w:r>
          <w:delText xml:space="preserve">=</w:delText>
        </w:r>
        <w:r>
          <w:delText xml:space="preserve"> </w:delText>
        </w:r>
        <w:r>
          <w:delText xml:space="preserve">-</w:delText>
        </w:r>
        <w:r>
          <w:delText xml:space="preserve">0</w:delText>
        </w:r>
        <w:r>
          <w:delText xml:space="preserve">.</w:delText>
        </w:r>
        <w:r>
          <w:delText xml:space="preserve">05</w:delText>
        </w:r>
        <w:r>
          <w:delText xml:space="preserve">)</w:delText>
        </w:r>
        <w:r>
          <w:delText xml:space="preserve"> </w:delText>
        </w:r>
        <w:r>
          <w:delText xml:space="preserve">at</w:delText>
        </w:r>
        <w:r>
          <w:delText xml:space="preserve"> </w:delText>
        </w:r>
        <w:r>
          <w:delText xml:space="preserve">which</w:delText>
        </w:r>
        <w:r>
          <w:delText xml:space="preserve"> </w:delText>
        </w:r>
        <w:r>
          <w:delText xml:space="preserve">additional</w:delText>
        </w:r>
        <w:r>
          <w:delText xml:space="preserve"> </w:delText>
        </w:r>
        <w:r>
          <w:delText xml:space="preserve">sampling</w:delText>
        </w:r>
        <w:r>
          <w:delText xml:space="preserve"> </w:delText>
        </w:r>
        <w:r>
          <w:delText xml:space="preserve">effort</w:delText>
        </w:r>
        <w:r>
          <w:delText xml:space="preserve"> </w:delText>
        </w:r>
        <w:r>
          <w:delText xml:space="preserve">yields</w:delText>
        </w:r>
        <w:r>
          <w:delText xml:space="preserve"> </w:delText>
        </w:r>
        <w:r>
          <w:delText xml:space="preserve">negligible</w:delText>
        </w:r>
        <w:r>
          <w:delText xml:space="preserve"> </w:delText>
        </w:r>
        <w:r>
          <w:delText xml:space="preserve">improvements</w:delText>
        </w:r>
        <w:r>
          <w:delText xml:space="preserve"> </w:delText>
        </w:r>
        <w:r>
          <w:delText xml:space="preserve">in</w:delText>
        </w:r>
        <w:r>
          <w:delText xml:space="preserve"> </w:delText>
        </w:r>
        <w:r>
          <w:delText xml:space="preserve">prediction</w:delText>
        </w:r>
        <w:r>
          <w:delText xml:space="preserve"> </w:delText>
        </w:r>
        <w:r>
          <w:delText xml:space="preserve">accuracy</w:delText>
        </w:r>
        <w:r>
          <w:delText xml:space="preserve">.</w:delText>
        </w:r>
      </w:del>
    </w:p>
    <w:p w14:paraId="0785055D" w14:textId="77777777" w:rsidR="00286ADA" w:rsidRDefault="00286ADA" w:rsidP="001643E6">
      <w:pPr>
        <w:pStyle w:val="ImageCaption"/>
        <w:spacing w:after="0" w:line="480" w:lineRule="auto"/>
        <w:rPr>
          <w:del w:id="9078" w:author="Gledis Guri" w:date="2026-09-25T00:00:00Z"/>
          <w:i w:val="0"/>
          <w:iCs/>
        </w:rPr>
      </w:pPr>
    </w:p>
    <w:p w14:paraId="478F4CC8" w14:textId="65EF8B8A" w:rsidR="007B0B48" w:rsidRPr="00450784" w:rsidRDefault="007B0B48" w:rsidP="001643E6">
      <w:pPr>
        <w:pStyle w:val="BodyText"/>
        <w:spacing w:line="480" w:lineRule="auto"/>
      </w:pPr>
      <w:r>
        <w:rPr>
          <w:b/>
          <w:bCs w:val="0"/>
        </w:rPr>
        <w:t xml:space="preserve">GP</w:t>
      </w:r>
      <w:r>
        <w:rPr>
          <w:b/>
          <w:bCs w:val="0"/>
        </w:rPr>
        <w:t xml:space="preserve"> </w:t>
      </w:r>
      <w:r>
        <w:rPr>
          <w:b/>
          <w:bCs w:val="0"/>
        </w:rPr>
        <w:t xml:space="preserve">parameter</w:t>
      </w:r>
      <w:r>
        <w:t xml:space="preserve"> </w:t>
      </w:r>
      <w:r>
        <w:rPr>
          <w:b/>
          <w:bCs w:val="0"/>
        </w:rPr>
        <w:t xml:space="preserve">recovery</w:t>
      </w:r>
      <w:ins w:id="9372" w:author="Gledis Guri" w:date="2026-09-25T00:00:00Z">
        <w:r>
          <w:rPr>
            <w:b/>
          </w:rPr>
          <w:t xml:space="preserve"> (Step 3)</w:t>
        </w:r>
      </w:ins>
    </w:p>
    <w:p w14:paraId="6FEA0002" w14:textId="5A662FB4" w:rsidR="003F2203" w:rsidRDefault="00D366A8" w:rsidP="001643E6">
      <w:pPr>
        <w:pStyle w:val="p1"/>
        <w:spacing w:before="0" w:beforeAutospacing="0" w:after="0" w:afterAutospacing="0" w:line="480" w:lineRule="auto"/>
        <w:ind w:firstLine="720"/>
        <w:jc w:val="left"/>
      </w:pPr>
      <w:r>
        <w:t xml:space="preserve">Sampling</w:t>
      </w:r>
      <w:r>
        <w:t xml:space="preserve"> </w:t>
      </w:r>
      <w:r>
        <w:t xml:space="preserve">effort</w:t>
      </w:r>
      <w:r>
        <w:t xml:space="preserve"> </w:t>
      </w:r>
      <w:r>
        <w:t xml:space="preserve">and</w:t>
      </w:r>
      <w:r>
        <w:t xml:space="preserve"> </w:t>
      </w:r>
      <w:r>
        <w:t xml:space="preserve">spatial</w:t>
      </w:r>
      <w:r>
        <w:t xml:space="preserve"> </w:t>
      </w:r>
      <w:r>
        <w:t xml:space="preserve">autocorrelation</w:t>
      </w:r>
      <w:r>
        <w:t xml:space="preserve"> </w:t>
      </w:r>
      <w:r>
        <w:t xml:space="preserve">strongly</w:t>
      </w:r>
      <w:r>
        <w:t xml:space="preserve"> </w:t>
      </w:r>
      <w:r>
        <w:t xml:space="preserve">influenced</w:t>
      </w:r>
      <w:r>
        <w:t xml:space="preserve"> </w:t>
      </w:r>
      <w:r>
        <w:t xml:space="preserve">the</w:t>
      </w:r>
      <w:r>
        <w:t xml:space="preserve"> </w:t>
      </w:r>
      <w:r>
        <w:t xml:space="preserve">ability</w:t>
      </w:r>
      <w:r>
        <w:t xml:space="preserve"> </w:t>
      </w:r>
      <w:r>
        <w:t xml:space="preserve">of</w:t>
      </w:r>
      <w:r>
        <w:t xml:space="preserve"> </w:t>
      </w:r>
      <w:r>
        <w:t xml:space="preserve">the</w:t>
      </w:r>
      <w:r>
        <w:t xml:space="preserve"> </w:t>
      </w:r>
      <w:r>
        <w:t xml:space="preserve">GP</w:t>
      </w:r>
      <w:r>
        <w:t xml:space="preserve"> </w:t>
      </w:r>
      <w:r>
        <w:t xml:space="preserve">model</w:t>
      </w:r>
      <w:r>
        <w:t xml:space="preserve"> </w:t>
      </w:r>
      <w:r>
        <w:t xml:space="preserve">to</w:t>
      </w:r>
      <w:r>
        <w:t xml:space="preserve"> </w:t>
      </w:r>
      <w:r>
        <w:t xml:space="preserve">recover</w:t>
      </w:r>
      <w:r>
        <w:t xml:space="preserve"> </w:t>
      </w:r>
      <w:r>
        <w:t xml:space="preserve">the</w:t>
      </w:r>
      <w:r>
        <w:t xml:space="preserve"> </w:t>
      </w:r>
      <w:r>
        <w:t xml:space="preserve">parameters</w:t>
      </w:r>
      <w:r>
        <w:t xml:space="preserve"> </w:t>
      </w:r>
      <w:r>
        <w:t xml:space="preserve">used</w:t>
      </w:r>
      <w:r>
        <w:t xml:space="preserve"> </w:t>
      </w:r>
      <w:r>
        <w:t xml:space="preserve">to</w:t>
      </w:r>
      <w:r>
        <w:t xml:space="preserve"> </w:t>
      </w:r>
      <w:r>
        <w:t xml:space="preserve">generate</w:t>
      </w:r>
      <w:r>
        <w:t xml:space="preserve"> </w:t>
      </w:r>
      <w:r>
        <w:t xml:space="preserve">the</w:t>
      </w:r>
      <w:r>
        <w:t xml:space="preserve"> </w:t>
      </w:r>
      <w:r>
        <w:t xml:space="preserve">simulated</w:t>
      </w:r>
      <w:r>
        <w:t xml:space="preserve"> </w:t>
      </w:r>
      <w:r>
        <w:t xml:space="preserve">spatial</w:t>
      </w:r>
      <w:r>
        <w:t xml:space="preserve"> </w:t>
      </w:r>
      <w:r>
        <w:t xml:space="preserve">fields</w:t>
      </w:r>
      <w:r>
        <w:t xml:space="preserve"> </w:t>
      </w:r>
      <w:r>
        <w:t xml:space="preserve">(</w:t>
      </w:r>
      <w:r>
        <w:t xml:space="preserve">Figure</w:t>
      </w:r>
      <w:r>
        <w:t xml:space="preserve"> </w:t>
      </w:r>
      <w:del w:id="9373" w:author="Gledis Guri" w:date="2026-09-25T00:00:00Z">
        <w:r>
          <w:delText xml:space="preserve">6</w:delText>
        </w:r>
      </w:del>
      <w:ins w:id="9374" w:author="Gledis Guri" w:date="2026-09-25T00:00:00Z">
        <w:r>
          <w:t xml:space="preserve">5</w:t>
        </w:r>
      </w:ins>
      <w:r>
        <w:t xml:space="preserve">)</w:t>
      </w:r>
      <w:r>
        <w:t xml:space="preserve">.</w:t>
      </w:r>
      <w:r>
        <w:t xml:space="preserve"> </w:t>
      </w:r>
      <w:r>
        <w:t xml:space="preserve">Estimation</w:t>
      </w:r>
      <w:r>
        <w:t xml:space="preserve"> </w:t>
      </w:r>
      <w:r>
        <w:t xml:space="preserve">error</w:t>
      </w:r>
      <w:r>
        <w:t xml:space="preserve"> </w:t>
      </w:r>
      <w:r>
        <w:t xml:space="preserve">for</w:t>
      </w:r>
      <w:r>
        <w:t xml:space="preserve"> </w:t>
      </w:r>
      <w:r>
        <w:t xml:space="preserve">the</w:t>
      </w:r>
      <w:r>
        <w:t xml:space="preserve"> </w:t>
      </w:r>
      <w:r>
        <w:t xml:space="preserve">depth</w:t>
      </w:r>
      <w:r>
        <w:t xml:space="preserve">-</w:t>
      </w:r>
      <w:r>
        <w:t xml:space="preserve">specific</w:t>
      </w:r>
      <w:r>
        <w:t xml:space="preserve"> </w:t>
      </w:r>
      <w:r>
        <w:t xml:space="preserve">mean</w:t>
      </w:r>
      <w:r>
        <w:t xml:space="preserve"> </w:t>
      </w:r>
      <w:r>
        <w:t xml:space="preserve">(</w:t>
      </w:r>
      <w:proofErr w:type="spellStart"/>
      <w:r>
        <w:rPr>
          <w:i/>
          <w:iCs/>
        </w:rPr>
        <w:t xml:space="preserve">μ</w:t>
      </w:r>
      <w:r>
        <w:rPr>
          <w:i/>
          <w:iCs/>
          <w:vertAlign w:val="subscript"/>
        </w:rPr>
        <w:t xml:space="preserve">d</w:t>
      </w:r>
      <w:proofErr w:type="spellEnd"/>
      <w:r>
        <w:t xml:space="preserve">)</w:t>
      </w:r>
      <w:r>
        <w:t xml:space="preserve"> </w:t>
      </w:r>
      <w:r>
        <w:t xml:space="preserve">decreased</w:t>
      </w:r>
      <w:r>
        <w:t xml:space="preserve"> </w:t>
      </w:r>
      <w:r>
        <w:t xml:space="preserve">with</w:t>
      </w:r>
      <w:r>
        <w:t xml:space="preserve"> </w:t>
      </w:r>
      <w:r>
        <w:t xml:space="preserve">increasing</w:t>
      </w:r>
      <w:r>
        <w:t xml:space="preserve"> </w:t>
      </w:r>
      <w:r>
        <w:t xml:space="preserve">sampling</w:t>
      </w:r>
      <w:r>
        <w:t xml:space="preserve"> </w:t>
      </w:r>
      <w:r>
        <w:t xml:space="preserve">density</w:t>
      </w:r>
      <w:r>
        <w:t xml:space="preserve"> </w:t>
      </w:r>
      <w:r>
        <w:t xml:space="preserve">for</w:t>
      </w:r>
      <w:r>
        <w:t xml:space="preserve"> </w:t>
      </w:r>
      <w:r>
        <w:t xml:space="preserve">simulated</w:t>
      </w:r>
      <w:r>
        <w:t xml:space="preserve"> </w:t>
      </w:r>
      <w:r>
        <w:t xml:space="preserve">fields</w:t>
      </w:r>
      <w:r>
        <w:t xml:space="preserve"> </w:t>
      </w:r>
      <w:r>
        <w:t xml:space="preserve">with</w:t>
      </w:r>
      <w:r>
        <w:t xml:space="preserve"> </w:t>
      </w:r>
      <w:r>
        <w:t xml:space="preserve">small</w:t>
      </w:r>
      <w:r>
        <w:t xml:space="preserve"> </w:t>
      </w:r>
      <w:r>
        <w:t xml:space="preserve">spatial</w:t>
      </w:r>
      <w:r>
        <w:t xml:space="preserve"> </w:t>
      </w:r>
      <w:r>
        <w:t xml:space="preserve">autocorrelation</w:t>
      </w:r>
      <w:r>
        <w:t xml:space="preserve"> </w:t>
      </w:r>
      <w:r>
        <w:t xml:space="preserve">but</w:t>
      </w:r>
      <w:r>
        <w:t xml:space="preserve"> </w:t>
      </w:r>
      <w:r>
        <w:t xml:space="preserve">showed</w:t>
      </w:r>
      <w:r>
        <w:t xml:space="preserve"> </w:t>
      </w:r>
      <w:r>
        <w:t xml:space="preserve">the</w:t>
      </w:r>
      <w:r>
        <w:t xml:space="preserve"> </w:t>
      </w:r>
      <w:r>
        <w:t xml:space="preserve">opposite</w:t>
      </w:r>
      <w:r>
        <w:t xml:space="preserve"> </w:t>
      </w:r>
      <w:r>
        <w:t xml:space="preserve">pattern</w:t>
      </w:r>
      <w:r>
        <w:t xml:space="preserve"> </w:t>
      </w:r>
      <w:r>
        <w:t xml:space="preserve">for</w:t>
      </w:r>
      <w:r>
        <w:t xml:space="preserve"> </w:t>
      </w:r>
      <w:r>
        <w:t xml:space="preserve">fields</w:t>
      </w:r>
      <w:r>
        <w:t xml:space="preserve"> </w:t>
      </w:r>
      <w:r>
        <w:t xml:space="preserve">with</w:t>
      </w:r>
      <w:r>
        <w:t xml:space="preserve"> </w:t>
      </w:r>
      <w:r>
        <w:t xml:space="preserve">large</w:t>
      </w:r>
      <w:r>
        <w:t xml:space="preserve"> </w:t>
      </w:r>
      <w:r>
        <w:t xml:space="preserve">spatial</w:t>
      </w:r>
      <w:r>
        <w:t xml:space="preserve"> </w:t>
      </w:r>
      <w:r>
        <w:t xml:space="preserve">ranges</w:t>
      </w:r>
      <w:r>
        <w:t xml:space="preserve"> </w:t>
      </w:r>
      <w:r>
        <w:t xml:space="preserve">(</w:t>
      </w:r>
      <w:r>
        <w:t xml:space="preserve">Figure</w:t>
      </w:r>
      <w:r>
        <w:t xml:space="preserve"> </w:t>
      </w:r>
      <w:del w:id="9375" w:author="Gledis Guri" w:date="2026-09-25T00:00:00Z">
        <w:r>
          <w:delText xml:space="preserve">5</w:delText>
        </w:r>
        <w:r>
          <w:delText xml:space="preserve">A</w:delText>
        </w:r>
      </w:del>
      <w:ins w:id="9376" w:author="Gledis Guri" w:date="2026-09-25T00:00:00Z">
        <w:r>
          <w:t xml:space="preserve">5C</w:t>
        </w:r>
      </w:ins>
      <w:r>
        <w:t xml:space="preserve">)</w:t>
      </w:r>
      <w:r>
        <w:t xml:space="preserve">.</w:t>
      </w:r>
      <w:r>
        <w:t xml:space="preserve"> </w:t>
      </w:r>
      <w:r>
        <w:t xml:space="preserve">Specifically</w:t>
      </w:r>
      <w:r>
        <w:t xml:space="preserve">,</w:t>
      </w:r>
      <w:r>
        <w:t xml:space="preserve"> </w:t>
      </w:r>
      <w:r>
        <w:rPr>
          <w:i/>
          <w:iCs/>
          <w:lang w:val="el-GR"/>
        </w:rPr>
        <w:t xml:space="preserve">τ</w:t>
      </w:r>
      <w:r>
        <w:t xml:space="preserve"> </w:t>
      </w:r>
      <w:r>
        <w:t xml:space="preserve">(</w:t>
      </w:r>
      <w:r>
        <w:t xml:space="preserve">root</w:t>
      </w:r>
      <w:r>
        <w:t xml:space="preserve"> </w:t>
      </w:r>
      <w:r>
        <w:t xml:space="preserve">mean</w:t>
      </w:r>
      <w:r>
        <w:t xml:space="preserve"> </w:t>
      </w:r>
      <w:r>
        <w:t xml:space="preserve">squared</w:t>
      </w:r>
      <w:r>
        <w:t xml:space="preserve"> </w:t>
      </w:r>
      <w:r>
        <w:t xml:space="preserve">error</w:t>
      </w:r>
      <w:r>
        <w:t xml:space="preserve"> </w:t>
      </w:r>
      <w:r>
        <w:t xml:space="preserve">between</w:t>
      </w:r>
      <w:r>
        <w:t xml:space="preserve"> </w:t>
      </w:r>
      <w:r>
        <w:t xml:space="preserve">estimated</w:t>
      </w:r>
      <w:r>
        <w:t xml:space="preserve"> </w:t>
      </w:r>
      <w:r>
        <w:t xml:space="preserve">and</w:t>
      </w:r>
      <w:r>
        <w:t xml:space="preserve"> </w:t>
      </w:r>
      <w:r>
        <w:t xml:space="preserve">simulated</w:t>
      </w:r>
      <w:r>
        <w:t xml:space="preserve">)</w:t>
      </w:r>
      <w:r>
        <w:t xml:space="preserve"> </w:t>
      </w:r>
      <w:r>
        <w:t xml:space="preserve">for</w:t>
      </w:r>
      <w:r>
        <w:t xml:space="preserve"> </w:t>
      </w:r>
      <w:proofErr w:type="spellStart"/>
      <w:r>
        <w:rPr>
          <w:i/>
          <w:iCs/>
        </w:rPr>
        <w:t xml:space="preserve">μ</w:t>
      </w:r>
      <w:r>
        <w:rPr>
          <w:i/>
          <w:iCs/>
          <w:vertAlign w:val="subscript"/>
        </w:rPr>
        <w:t xml:space="preserve">d</w:t>
      </w:r>
      <w:proofErr w:type="spellEnd"/>
      <w:r>
        <w:t xml:space="preserve"> </w:t>
      </w:r>
      <w:r>
        <w:t xml:space="preserve">increased</w:t>
      </w:r>
      <w:r>
        <w:t xml:space="preserve"> </w:t>
      </w:r>
      <w:r>
        <w:t xml:space="preserve">with</w:t>
      </w:r>
      <w:r>
        <w:t xml:space="preserve"> </w:t>
      </w:r>
      <w:r>
        <w:t xml:space="preserve">sampling</w:t>
      </w:r>
      <w:r>
        <w:t xml:space="preserve"> </w:t>
      </w:r>
      <w:r>
        <w:t xml:space="preserve">effort</w:t>
      </w:r>
      <w:r>
        <w:t xml:space="preserve"> </w:t>
      </w:r>
      <w:r>
        <w:t xml:space="preserve">when</w:t>
      </w:r>
      <w:r>
        <w:t xml:space="preserve"> </w:t>
      </w:r>
      <w:r>
        <w:t xml:space="preserve">spatial</w:t>
      </w:r>
      <w:r>
        <w:t xml:space="preserve"> </w:t>
      </w:r>
      <w:r>
        <w:t xml:space="preserve">autocorrelation</w:t>
      </w:r>
      <w:r>
        <w:t xml:space="preserve"> </w:t>
      </w:r>
      <w:r>
        <w:t xml:space="preserve">exceeded</w:t>
      </w:r>
      <w:r>
        <w:t xml:space="preserve"> </w:t>
      </w:r>
      <w:r>
        <w:t xml:space="preserve">400</w:t>
      </w:r>
      <w:r>
        <w:t xml:space="preserve"> </w:t>
      </w:r>
      <w:r>
        <w:t xml:space="preserve">km</w:t>
      </w:r>
      <w:r>
        <w:t xml:space="preserve">,</w:t>
      </w:r>
      <w:r>
        <w:t xml:space="preserve"> </w:t>
      </w:r>
      <w:r>
        <w:t xml:space="preserve">indicating</w:t>
      </w:r>
      <w:r>
        <w:t xml:space="preserve"> </w:t>
      </w:r>
      <w:r>
        <w:t xml:space="preserve">that</w:t>
      </w:r>
      <w:r>
        <w:t xml:space="preserve"> </w:t>
      </w:r>
      <w:r>
        <w:t xml:space="preserve">mean</w:t>
      </w:r>
      <w:r>
        <w:t xml:space="preserve"> </w:t>
      </w:r>
      <w:r>
        <w:t xml:space="preserve">estimates</w:t>
      </w:r>
      <w:r>
        <w:t xml:space="preserve"> </w:t>
      </w:r>
      <w:r>
        <w:t xml:space="preserve">became</w:t>
      </w:r>
      <w:r>
        <w:t xml:space="preserve"> </w:t>
      </w:r>
      <w:r>
        <w:t xml:space="preserve">increasingly</w:t>
      </w:r>
      <w:r>
        <w:t xml:space="preserve"> </w:t>
      </w:r>
      <w:r>
        <w:t xml:space="preserve">biased</w:t>
      </w:r>
      <w:r>
        <w:t xml:space="preserve"> </w:t>
      </w:r>
      <w:r>
        <w:t xml:space="preserve">in</w:t>
      </w:r>
      <w:r>
        <w:t xml:space="preserve"> </w:t>
      </w:r>
      <w:r>
        <w:t xml:space="preserve">highly</w:t>
      </w:r>
      <w:r>
        <w:t xml:space="preserve"> </w:t>
      </w:r>
      <w:r>
        <w:t xml:space="preserve">spatially</w:t>
      </w:r>
      <w:r>
        <w:t xml:space="preserve"> </w:t>
      </w:r>
      <w:r>
        <w:t xml:space="preserve">structured</w:t>
      </w:r>
      <w:r>
        <w:t xml:space="preserve"> </w:t>
      </w:r>
      <w:r>
        <w:t xml:space="preserve">fields</w:t>
      </w:r>
      <w:r>
        <w:t xml:space="preserve">.</w:t>
      </w:r>
      <w:r>
        <w:t xml:space="preserve"> </w:t>
      </w:r>
      <w:r>
        <w:t xml:space="preserve">Additionally</w:t>
      </w:r>
      <w:r>
        <w:t xml:space="preserve">,</w:t>
      </w:r>
      <w:r>
        <w:t xml:space="preserve"> </w:t>
      </w:r>
      <w:r>
        <w:t xml:space="preserve">the</w:t>
      </w:r>
      <w:r>
        <w:t xml:space="preserve"> </w:t>
      </w:r>
      <w:r>
        <w:t xml:space="preserve">r</w:t>
      </w:r>
      <w:r>
        <w:t xml:space="preserve">ecovery</w:t>
      </w:r>
      <w:r>
        <w:t xml:space="preserve"> </w:t>
      </w:r>
      <w:r>
        <w:t xml:space="preserve">of</w:t>
      </w:r>
      <w:r>
        <w:t xml:space="preserve"> </w:t>
      </w:r>
      <w:r>
        <w:t xml:space="preserve">the</w:t>
      </w:r>
      <w:r>
        <w:t xml:space="preserve"> </w:t>
      </w:r>
      <w:r>
        <w:t xml:space="preserve">spatial</w:t>
      </w:r>
      <w:r>
        <w:t xml:space="preserve"> </w:t>
      </w:r>
      <w:r>
        <w:t xml:space="preserve">autocorrelation</w:t>
      </w:r>
      <w:r>
        <w:t xml:space="preserve"> </w:t>
      </w:r>
      <w:r>
        <w:t xml:space="preserve">length</w:t>
      </w:r>
      <w:r>
        <w:t xml:space="preserve">-</w:t>
      </w:r>
      <w:r>
        <w:t xml:space="preserve">scale</w:t>
      </w:r>
      <w:r>
        <w:t xml:space="preserve"> </w:t>
      </w:r>
      <w:r>
        <w:t xml:space="preserve">(</w:t>
      </w:r>
      <w:r>
        <w:rPr>
          <w:i/>
          <w:iCs/>
        </w:rPr>
        <w:t xml:space="preserve">ρ</w:t>
      </w:r>
      <w:r>
        <w:t xml:space="preserve">)</w:t>
      </w:r>
      <w:r>
        <w:t xml:space="preserve"> </w:t>
      </w:r>
      <w:r>
        <w:t xml:space="preserve">was</w:t>
      </w:r>
      <w:r>
        <w:t xml:space="preserve"> </w:t>
      </w:r>
      <w:r>
        <w:t xml:space="preserve">highly</w:t>
      </w:r>
      <w:r>
        <w:t xml:space="preserve"> </w:t>
      </w:r>
      <w:r>
        <w:t xml:space="preserve">sensitive</w:t>
      </w:r>
      <w:r>
        <w:t xml:space="preserve"> </w:t>
      </w:r>
      <w:r>
        <w:t xml:space="preserve">to</w:t>
      </w:r>
      <w:r>
        <w:t xml:space="preserve"> </w:t>
      </w:r>
      <w:r>
        <w:t xml:space="preserve">sampling</w:t>
      </w:r>
      <w:r>
        <w:t xml:space="preserve"> </w:t>
      </w:r>
      <w:r>
        <w:t xml:space="preserve">density</w:t>
      </w:r>
      <w:r>
        <w:t xml:space="preserve"> </w:t>
      </w:r>
      <w:r>
        <w:t xml:space="preserve">(</w:t>
      </w:r>
      <w:r>
        <w:t xml:space="preserve">Figure</w:t>
      </w:r>
      <w:r>
        <w:t xml:space="preserve"> </w:t>
      </w:r>
      <w:del w:id="9377" w:author="Gledis Guri" w:date="2026-09-25T00:00:00Z">
        <w:r>
          <w:delText xml:space="preserve">5</w:delText>
        </w:r>
        <w:r>
          <w:delText xml:space="preserve">B</w:delText>
        </w:r>
      </w:del>
      <w:ins w:id="9378" w:author="Gledis Guri" w:date="2026-09-25T00:00:00Z">
        <w:r>
          <w:t xml:space="preserve">5A</w:t>
        </w:r>
      </w:ins>
      <w:r>
        <w:t xml:space="preserve">)</w:t>
      </w:r>
      <w:r>
        <w:t xml:space="preserve">.</w:t>
      </w:r>
      <w:r>
        <w:t xml:space="preserve"> </w:t>
      </w:r>
      <w:r>
        <w:t xml:space="preserve">At</w:t>
      </w:r>
      <w:r>
        <w:t xml:space="preserve"> </w:t>
      </w:r>
      <w:r>
        <w:t xml:space="preserve">low</w:t>
      </w:r>
      <w:r>
        <w:t xml:space="preserve"> </w:t>
      </w:r>
      <w:r>
        <w:t xml:space="preserve">sampling</w:t>
      </w:r>
      <w:r>
        <w:t xml:space="preserve"> </w:t>
      </w:r>
      <w:r>
        <w:t xml:space="preserve">effort</w:t>
      </w:r>
      <w:r>
        <w:t xml:space="preserve"> </w:t>
      </w:r>
      <w:r>
        <w:t xml:space="preserve">(</w:t>
      </w:r>
      <w:r>
        <w:rPr>
          <w:i/>
          <w:iCs/>
        </w:rPr>
        <w:t xml:space="preserve">E</w:t>
      </w:r>
      <w:r>
        <w:t xml:space="preserve"> </w:t>
      </w:r>
      <w:r>
        <w:t xml:space="preserve">&lt;</w:t>
      </w:r>
      <w:r>
        <w:t xml:space="preserve"> </w:t>
      </w:r>
      <w:r>
        <w:t xml:space="preserve">4</w:t>
      </w:r>
      <w:r>
        <w:t xml:space="preserve">)</w:t>
      </w:r>
      <w:r>
        <w:t xml:space="preserve">,</w:t>
      </w:r>
      <w:r>
        <w:t xml:space="preserve"> </w:t>
      </w:r>
      <w:r>
        <w:t xml:space="preserve">estimates</w:t>
      </w:r>
      <w:r>
        <w:t xml:space="preserve"> </w:t>
      </w:r>
      <w:r>
        <w:t xml:space="preserve">of</w:t>
      </w:r>
      <w:r>
        <w:t xml:space="preserve"> </w:t>
      </w:r>
      <w:r>
        <w:rPr>
          <w:i/>
          <w:iCs/>
        </w:rPr>
        <w:t xml:space="preserve">ρ</w:t>
      </w:r>
      <w:r>
        <w:t xml:space="preserve"> </w:t>
      </w:r>
      <w:r>
        <w:t xml:space="preserve">showed</w:t>
      </w:r>
      <w:r>
        <w:t xml:space="preserve"> </w:t>
      </w:r>
      <w:r>
        <w:t xml:space="preserve">substantial</w:t>
      </w:r>
      <w:r>
        <w:t xml:space="preserve"> </w:t>
      </w:r>
      <w:r>
        <w:t xml:space="preserve">error</w:t>
      </w:r>
      <w:r>
        <w:t xml:space="preserve">,</w:t>
      </w:r>
      <w:r>
        <w:t xml:space="preserve"> </w:t>
      </w:r>
      <w:r>
        <w:t xml:space="preserve">particularly</w:t>
      </w:r>
      <w:r>
        <w:t xml:space="preserve"> </w:t>
      </w:r>
      <w:r>
        <w:t xml:space="preserve">for</w:t>
      </w:r>
      <w:r>
        <w:t xml:space="preserve"> </w:t>
      </w:r>
      <w:r>
        <w:t xml:space="preserve">simulations</w:t>
      </w:r>
      <w:r>
        <w:t xml:space="preserve"> </w:t>
      </w:r>
      <w:r>
        <w:t xml:space="preserve">with</w:t>
      </w:r>
      <w:r>
        <w:t xml:space="preserve"> </w:t>
      </w:r>
      <w:r>
        <w:t xml:space="preserve">large</w:t>
      </w:r>
      <w:r>
        <w:t xml:space="preserve"> </w:t>
      </w:r>
      <w:r>
        <w:t xml:space="preserve">spatial</w:t>
      </w:r>
      <w:r>
        <w:t xml:space="preserve"> </w:t>
      </w:r>
      <w:r>
        <w:t xml:space="preserve">ranges</w:t>
      </w:r>
      <w:r>
        <w:t xml:space="preserve">.</w:t>
      </w:r>
      <w:r>
        <w:t xml:space="preserve"> </w:t>
      </w:r>
      <w:r>
        <w:t xml:space="preserve">However</w:t>
      </w:r>
      <w:r>
        <w:t xml:space="preserve">,</w:t>
      </w:r>
      <w:r>
        <w:t xml:space="preserve"> </w:t>
      </w:r>
      <w:r>
        <w:t xml:space="preserve">estimation</w:t>
      </w:r>
      <w:r>
        <w:t xml:space="preserve"> </w:t>
      </w:r>
      <w:r>
        <w:t xml:space="preserve">accuracy</w:t>
      </w:r>
      <w:r>
        <w:t xml:space="preserve"> </w:t>
      </w:r>
      <w:r>
        <w:t xml:space="preserve">improved</w:t>
      </w:r>
      <w:r>
        <w:t xml:space="preserve"> </w:t>
      </w:r>
      <w:r>
        <w:t xml:space="preserve">rapidly</w:t>
      </w:r>
      <w:r>
        <w:t xml:space="preserve"> </w:t>
      </w:r>
      <w:r>
        <w:t xml:space="preserve">as</w:t>
      </w:r>
      <w:r>
        <w:t xml:space="preserve"> </w:t>
      </w:r>
      <w:r>
        <w:t xml:space="preserve">sampling</w:t>
      </w:r>
      <w:r>
        <w:t xml:space="preserve"> </w:t>
      </w:r>
      <w:r>
        <w:t xml:space="preserve">effort</w:t>
      </w:r>
      <w:r>
        <w:t xml:space="preserve"> </w:t>
      </w:r>
      <w:r>
        <w:t xml:space="preserve">increased</w:t>
      </w:r>
      <w:r>
        <w:t xml:space="preserve">,</w:t>
      </w:r>
      <w:r>
        <w:t xml:space="preserve"> </w:t>
      </w:r>
      <w:r>
        <w:t xml:space="preserve">with</w:t>
      </w:r>
      <w:r>
        <w:t xml:space="preserve"> </w:t>
      </w:r>
      <w:r>
        <w:rPr>
          <w:i/>
          <w:iCs/>
          <w:lang w:val="el-GR"/>
        </w:rPr>
        <w:t xml:space="preserve">τ</w:t>
      </w:r>
      <w:r>
        <w:t xml:space="preserve"> </w:t>
      </w:r>
      <w:r>
        <w:t xml:space="preserve">declining</w:t>
      </w:r>
      <w:r>
        <w:t xml:space="preserve"> </w:t>
      </w:r>
      <w:r>
        <w:t xml:space="preserve">sharply</w:t>
      </w:r>
      <w:r>
        <w:t xml:space="preserve"> </w:t>
      </w:r>
      <w:r>
        <w:t xml:space="preserve">and</w:t>
      </w:r>
      <w:r>
        <w:t xml:space="preserve"> </w:t>
      </w:r>
      <w:r>
        <w:t xml:space="preserve">stabilizing</w:t>
      </w:r>
      <w:r>
        <w:t xml:space="preserve"> </w:t>
      </w:r>
      <w:r>
        <w:t xml:space="preserve">once</w:t>
      </w:r>
      <w:r>
        <w:t xml:space="preserve"> </w:t>
      </w:r>
      <w:r>
        <w:t xml:space="preserve">sampling</w:t>
      </w:r>
      <w:r>
        <w:t xml:space="preserve"> </w:t>
      </w:r>
      <w:r>
        <w:t xml:space="preserve">densities</w:t>
      </w:r>
      <w:r>
        <w:t xml:space="preserve"> </w:t>
      </w:r>
      <w:r>
        <w:t xml:space="preserve">were</w:t>
      </w:r>
      <w:r>
        <w:t xml:space="preserve"> </w:t>
      </w:r>
      <w:r>
        <w:t xml:space="preserve">higher</w:t>
      </w:r>
      <w:r>
        <w:t xml:space="preserve"> </w:t>
      </w:r>
      <w:r>
        <w:t xml:space="preserve">than</w:t>
      </w:r>
      <w:r>
        <w:t xml:space="preserve"> </w:t>
      </w:r>
      <w:r>
        <w:t xml:space="preserve">6</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w:t>
      </w:r>
      <w:r>
        <w:rPr>
          <w:vertAlign w:val="superscript"/>
        </w:rPr>
        <w:t xml:space="preserve">2</w:t>
      </w:r>
      <w:r>
        <w:t xml:space="preserve">,</w:t>
      </w:r>
      <w:r>
        <w:t xml:space="preserve"> </w:t>
      </w:r>
      <w:r>
        <w:t xml:space="preserve">beyond</w:t>
      </w:r>
      <w:r>
        <w:t xml:space="preserve"> </w:t>
      </w:r>
      <w:r>
        <w:t xml:space="preserve">which</w:t>
      </w:r>
      <w:r>
        <w:t xml:space="preserve"> </w:t>
      </w:r>
      <w:r>
        <w:t xml:space="preserve">additional</w:t>
      </w:r>
      <w:r>
        <w:t xml:space="preserve"> </w:t>
      </w:r>
      <w:r>
        <w:t xml:space="preserve">sampling</w:t>
      </w:r>
      <w:r>
        <w:t xml:space="preserve"> </w:t>
      </w:r>
      <w:r>
        <w:t xml:space="preserve">produced</w:t>
      </w:r>
      <w:r>
        <w:t xml:space="preserve"> </w:t>
      </w:r>
      <w:r>
        <w:t xml:space="preserve">only</w:t>
      </w:r>
      <w:r>
        <w:t xml:space="preserve"> </w:t>
      </w:r>
      <w:r>
        <w:t xml:space="preserve">marginal</w:t>
      </w:r>
      <w:r>
        <w:t xml:space="preserve"> </w:t>
      </w:r>
      <w:r>
        <w:t xml:space="preserve">improvements</w:t>
      </w:r>
      <w:r>
        <w:t xml:space="preserve"> </w:t>
      </w:r>
      <w:r>
        <w:t xml:space="preserve">in</w:t>
      </w:r>
      <w:r>
        <w:t xml:space="preserve"> </w:t>
      </w:r>
      <w:r>
        <w:t xml:space="preserve">ρ</w:t>
      </w:r>
      <w:r>
        <w:t xml:space="preserve"> </w:t>
      </w:r>
      <w:r>
        <w:t xml:space="preserve">estimation</w:t>
      </w:r>
      <w:r>
        <w:t xml:space="preserve">.</w:t>
      </w:r>
    </w:p>
    <w:p w14:paraId="31BC18D9" w14:textId="77777777" w:rsidR="00BE06C5" w:rsidRDefault="00BE06C5" w:rsidP="001643E6">
      <w:pPr>
        <w:pStyle w:val="p1"/>
        <w:spacing w:before="0" w:beforeAutospacing="0" w:after="0" w:afterAutospacing="0" w:line="480" w:lineRule="auto"/>
        <w:jc w:val="left"/>
        <w:rPr>
          <w:del w:id="9540" w:author="Gledis Guri" w:date="2026-09-25T00:00:00Z"/>
        </w:rPr>
      </w:pPr>
    </w:p>
    <w:p w14:paraId="772B6108" w14:textId="71F2DCAF" w:rsidR="00EF7D10" w:rsidRDefault="00F70DB9" w:rsidP="001643E6">
      <w:pPr>
        <w:pStyle w:val="p1"/>
        <w:spacing w:before="0" w:beforeAutospacing="0" w:after="0" w:afterAutospacing="0" w:line="480" w:lineRule="auto"/>
        <w:ind w:firstLine="720"/>
        <w:jc w:val="left"/>
      </w:pPr>
      <w:r>
        <w:t xml:space="preserve">Estimation</w:t>
      </w:r>
      <w:r>
        <w:t xml:space="preserve"> </w:t>
      </w:r>
      <w:r>
        <w:t xml:space="preserve">error</w:t>
      </w:r>
      <w:r>
        <w:t xml:space="preserve"> </w:t>
      </w:r>
      <w:r>
        <w:t xml:space="preserve">for</w:t>
      </w:r>
      <w:r>
        <w:t xml:space="preserve"> </w:t>
      </w:r>
      <w:r>
        <w:t xml:space="preserve">the</w:t>
      </w:r>
      <w:r>
        <w:t xml:space="preserve"> </w:t>
      </w:r>
      <w:r>
        <w:t xml:space="preserve">amplitude</w:t>
      </w:r>
      <w:r>
        <w:t xml:space="preserve"> </w:t>
      </w:r>
      <w:r>
        <w:t xml:space="preserve">parameter</w:t>
      </w:r>
      <w:r>
        <w:t xml:space="preserve"> </w:t>
      </w:r>
      <w:r>
        <w:t xml:space="preserve">(</w:t>
      </w:r>
      <w:r>
        <w:rPr>
          <w:i/>
          <w:iCs/>
        </w:rPr>
        <w:t xml:space="preserve">α</w:t>
      </w:r>
      <w:r>
        <w:rPr>
          <w:i/>
          <w:iCs/>
          <w:vertAlign w:val="superscript"/>
        </w:rPr>
        <w:t xml:space="preserve">2</w:t>
      </w:r>
      <w:r>
        <w:t xml:space="preserve">)</w:t>
      </w:r>
      <w:r>
        <w:t xml:space="preserve"> </w:t>
      </w:r>
      <w:r>
        <w:t xml:space="preserve">declined</w:t>
      </w:r>
      <w:r>
        <w:t xml:space="preserve"> </w:t>
      </w:r>
      <w:r>
        <w:t xml:space="preserve">with</w:t>
      </w:r>
      <w:r>
        <w:t xml:space="preserve"> </w:t>
      </w:r>
      <w:r>
        <w:t xml:space="preserve">increasing</w:t>
      </w:r>
      <w:r>
        <w:t xml:space="preserve"> </w:t>
      </w:r>
      <w:r>
        <w:t xml:space="preserve">sampling</w:t>
      </w:r>
      <w:r>
        <w:t xml:space="preserve"> </w:t>
      </w:r>
      <w:r>
        <w:t xml:space="preserve">density</w:t>
      </w:r>
      <w:r>
        <w:t xml:space="preserve"> </w:t>
      </w:r>
      <w:r>
        <w:t xml:space="preserve">for</w:t>
      </w:r>
      <w:r>
        <w:t xml:space="preserve"> </w:t>
      </w:r>
      <w:r>
        <w:t xml:space="preserve">simulations</w:t>
      </w:r>
      <w:r>
        <w:t xml:space="preserve"> </w:t>
      </w:r>
      <w:r>
        <w:t xml:space="preserve">with</w:t>
      </w:r>
      <w:r>
        <w:t xml:space="preserve"> </w:t>
      </w:r>
      <w:r>
        <w:t xml:space="preserve">small</w:t>
      </w:r>
      <w:r>
        <w:t xml:space="preserve"> </w:t>
      </w:r>
      <w:r>
        <w:t xml:space="preserve">spatial</w:t>
      </w:r>
      <w:r>
        <w:t xml:space="preserve"> </w:t>
      </w:r>
      <w:r>
        <w:t xml:space="preserve">autocorrelation</w:t>
      </w:r>
      <w:r>
        <w:t xml:space="preserve">,</w:t>
      </w:r>
      <w:r>
        <w:t xml:space="preserve"> </w:t>
      </w:r>
      <w:r>
        <w:t xml:space="preserve">while</w:t>
      </w:r>
      <w:r>
        <w:t xml:space="preserve"> </w:t>
      </w:r>
      <w:r>
        <w:t xml:space="preserve">remaining</w:t>
      </w:r>
      <w:r>
        <w:t xml:space="preserve"> </w:t>
      </w:r>
      <w:r>
        <w:t xml:space="preserve">relatively</w:t>
      </w:r>
      <w:r>
        <w:t xml:space="preserve"> </w:t>
      </w:r>
      <w:r>
        <w:t xml:space="preserve">stable</w:t>
      </w:r>
      <w:r>
        <w:t xml:space="preserve"> </w:t>
      </w:r>
      <w:r>
        <w:t xml:space="preserve">across</w:t>
      </w:r>
      <w:r>
        <w:t xml:space="preserve"> </w:t>
      </w:r>
      <w:r>
        <w:t xml:space="preserve">sampling</w:t>
      </w:r>
      <w:r>
        <w:t xml:space="preserve"> </w:t>
      </w:r>
      <w:r>
        <w:t xml:space="preserve">densities</w:t>
      </w:r>
      <w:r>
        <w:t xml:space="preserve"> </w:t>
      </w:r>
      <w:r>
        <w:t xml:space="preserve">for</w:t>
      </w:r>
      <w:r>
        <w:t xml:space="preserve"> </w:t>
      </w:r>
      <w:r>
        <w:t xml:space="preserve">simulations</w:t>
      </w:r>
      <w:r>
        <w:t xml:space="preserve"> </w:t>
      </w:r>
      <w:r>
        <w:t xml:space="preserve">with</w:t>
      </w:r>
      <w:r>
        <w:t xml:space="preserve"> </w:t>
      </w:r>
      <w:r>
        <w:t xml:space="preserve">larger</w:t>
      </w:r>
      <w:r>
        <w:t xml:space="preserve"> </w:t>
      </w:r>
      <w:r>
        <w:t xml:space="preserve">spatial</w:t>
      </w:r>
      <w:r>
        <w:t xml:space="preserve"> </w:t>
      </w:r>
      <w:r>
        <w:t xml:space="preserve">ranges</w:t>
      </w:r>
      <w:r>
        <w:t xml:space="preserve"> </w:t>
      </w:r>
      <w:r>
        <w:t xml:space="preserve">(</w:t>
      </w:r>
      <w:r>
        <w:t xml:space="preserve">Figure</w:t>
      </w:r>
      <w:r>
        <w:t xml:space="preserve"> </w:t>
      </w:r>
      <w:del w:id="9379" w:author="Gledis Guri" w:date="2026-09-25T00:00:00Z">
        <w:r>
          <w:delText xml:space="preserve">5</w:delText>
        </w:r>
        <w:r>
          <w:delText xml:space="preserve">C</w:delText>
        </w:r>
      </w:del>
      <w:ins w:id="9380" w:author="Gledis Guri" w:date="2026-09-25T00:00:00Z">
        <w:r>
          <w:t xml:space="preserve">5D</w:t>
        </w:r>
      </w:ins>
      <w:r>
        <w:t xml:space="preserve">)</w:t>
      </w:r>
      <w:r>
        <w:t xml:space="preserve">.</w:t>
      </w:r>
      <w:r>
        <w:t xml:space="preserve"> </w:t>
      </w:r>
      <w:r>
        <w:t xml:space="preserve">Overall</w:t>
      </w:r>
      <w:r>
        <w:t xml:space="preserve"> </w:t>
      </w:r>
      <w:r>
        <w:t xml:space="preserve">improvements</w:t>
      </w:r>
      <w:r>
        <w:t xml:space="preserve"> </w:t>
      </w:r>
      <w:r>
        <w:t xml:space="preserve">in</w:t>
      </w:r>
      <w:r>
        <w:t xml:space="preserve"> </w:t>
      </w:r>
      <w:r>
        <w:rPr>
          <w:i/>
          <w:iCs/>
        </w:rPr>
        <w:t xml:space="preserve">α</w:t>
      </w:r>
      <w:r>
        <w:rPr>
          <w:i/>
          <w:iCs/>
          <w:vertAlign w:val="superscript"/>
        </w:rPr>
        <w:t xml:space="preserve">2</w:t>
      </w:r>
      <w:r>
        <w:t xml:space="preserve"> </w:t>
      </w:r>
      <w:r>
        <w:t xml:space="preserve">estimation</w:t>
      </w:r>
      <w:r>
        <w:t xml:space="preserve"> </w:t>
      </w:r>
      <w:r>
        <w:t xml:space="preserve">were</w:t>
      </w:r>
      <w:r>
        <w:t xml:space="preserve"> </w:t>
      </w:r>
      <w:r>
        <w:t xml:space="preserve">therefore</w:t>
      </w:r>
      <w:r>
        <w:t xml:space="preserve"> </w:t>
      </w:r>
      <w:r>
        <w:t xml:space="preserve">limited</w:t>
      </w:r>
      <w:r>
        <w:t xml:space="preserve"> </w:t>
      </w:r>
      <w:r>
        <w:t xml:space="preserve">once</w:t>
      </w:r>
      <w:r>
        <w:t xml:space="preserve"> </w:t>
      </w:r>
      <w:r>
        <w:t xml:space="preserve">sampling</w:t>
      </w:r>
      <w:r>
        <w:t xml:space="preserve"> </w:t>
      </w:r>
      <w:r>
        <w:t xml:space="preserve">effort</w:t>
      </w:r>
      <w:r>
        <w:t xml:space="preserve"> </w:t>
      </w:r>
      <w:r>
        <w:t xml:space="preserve">increased</w:t>
      </w:r>
      <w:r>
        <w:t xml:space="preserve"> </w:t>
      </w:r>
      <w:r>
        <w:t xml:space="preserve">above</w:t>
      </w:r>
      <w:r>
        <w:t xml:space="preserve"> </w:t>
      </w:r>
      <w:r>
        <w:t xml:space="preserve">6</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w:t>
      </w:r>
      <w:r>
        <w:rPr>
          <w:vertAlign w:val="superscript"/>
        </w:rPr>
        <w:t xml:space="preserve">2</w:t>
      </w:r>
      <w:r>
        <w:t xml:space="preserve">.</w:t>
      </w:r>
      <w:r>
        <w:t xml:space="preserve"> </w:t>
      </w:r>
      <w:r>
        <w:t xml:space="preserve">The</w:t>
      </w:r>
      <w:r>
        <w:t xml:space="preserve"> </w:t>
      </w:r>
      <w:r>
        <w:t xml:space="preserve">non</w:t>
      </w:r>
      <w:r>
        <w:t xml:space="preserve">-</w:t>
      </w:r>
      <w:r>
        <w:t xml:space="preserve">spatial</w:t>
      </w:r>
      <w:r>
        <w:t xml:space="preserve"> </w:t>
      </w:r>
      <w:r>
        <w:t xml:space="preserve">variance</w:t>
      </w:r>
      <w:r>
        <w:t xml:space="preserve"> </w:t>
      </w:r>
      <w:r>
        <w:t xml:space="preserve">parameter</w:t>
      </w:r>
      <w:r>
        <w:t xml:space="preserve"> </w:t>
      </w:r>
      <w:r>
        <w:t xml:space="preserve">(</w:t>
      </w:r>
      <w:r>
        <w:rPr>
          <w:i/>
          <w:iCs/>
        </w:rPr>
        <w:t xml:space="preserve">σ</w:t>
      </w:r>
      <w:r>
        <w:rPr>
          <w:i/>
          <w:iCs/>
          <w:vertAlign w:val="superscript"/>
        </w:rPr>
        <w:t xml:space="preserve">2</w:t>
      </w:r>
      <w:r>
        <w:t xml:space="preserve">)</w:t>
      </w:r>
      <w:r>
        <w:t xml:space="preserve"> </w:t>
      </w:r>
      <w:r>
        <w:t xml:space="preserve">was</w:t>
      </w:r>
      <w:r>
        <w:t xml:space="preserve"> </w:t>
      </w:r>
      <w:r>
        <w:t xml:space="preserve">consistently</w:t>
      </w:r>
      <w:r>
        <w:t xml:space="preserve"> </w:t>
      </w:r>
      <w:r>
        <w:t xml:space="preserve">well</w:t>
      </w:r>
      <w:r>
        <w:t xml:space="preserve"> </w:t>
      </w:r>
      <w:r>
        <w:t xml:space="preserve">recovered</w:t>
      </w:r>
      <w:r>
        <w:t xml:space="preserve"> </w:t>
      </w:r>
      <w:r>
        <w:t xml:space="preserve">across</w:t>
      </w:r>
      <w:r>
        <w:t xml:space="preserve"> </w:t>
      </w:r>
      <w:r>
        <w:t xml:space="preserve">sampling</w:t>
      </w:r>
      <w:r>
        <w:t xml:space="preserve"> </w:t>
      </w:r>
      <w:r>
        <w:t xml:space="preserve">densities</w:t>
      </w:r>
      <w:r>
        <w:t xml:space="preserve"> </w:t>
      </w:r>
      <w:r>
        <w:t xml:space="preserve">(</w:t>
      </w:r>
      <w:r>
        <w:t xml:space="preserve">Figure</w:t>
      </w:r>
      <w:r>
        <w:t xml:space="preserve"> </w:t>
      </w:r>
      <w:del w:id="9381" w:author="Gledis Guri" w:date="2026-09-25T00:00:00Z">
        <w:r>
          <w:delText xml:space="preserve">5</w:delText>
        </w:r>
        <w:r>
          <w:delText xml:space="preserve">D</w:delText>
        </w:r>
      </w:del>
      <w:ins w:id="9382" w:author="Gledis Guri" w:date="2026-09-25T00:00:00Z">
        <w:r>
          <w:t xml:space="preserve">5B</w:t>
        </w:r>
      </w:ins>
      <w:r>
        <w:t xml:space="preserve">)</w:t>
      </w:r>
      <w:r>
        <w:t xml:space="preserve">.</w:t>
      </w:r>
      <w:r>
        <w:t xml:space="preserve"> </w:t>
      </w:r>
      <w:r>
        <w:rPr>
          <w:lang w:val="el-GR"/>
        </w:rPr>
        <w:t xml:space="preserve">τ</w:t>
      </w:r>
      <w:r>
        <w:t xml:space="preserve"> </w:t>
      </w:r>
      <w:r>
        <w:t xml:space="preserve">declined</w:t>
      </w:r>
      <w:r>
        <w:t xml:space="preserve"> </w:t>
      </w:r>
      <w:r>
        <w:t xml:space="preserve">sharply</w:t>
      </w:r>
      <w:r>
        <w:t xml:space="preserve"> </w:t>
      </w:r>
      <w:r>
        <w:t xml:space="preserve">with</w:t>
      </w:r>
      <w:r>
        <w:t xml:space="preserve"> </w:t>
      </w:r>
      <w:r>
        <w:t xml:space="preserve">increasing</w:t>
      </w:r>
      <w:r>
        <w:t xml:space="preserve"> </w:t>
      </w:r>
      <w:r>
        <w:t xml:space="preserve">sampling</w:t>
      </w:r>
      <w:r>
        <w:t xml:space="preserve"> </w:t>
      </w:r>
      <w:r>
        <w:t xml:space="preserve">density</w:t>
      </w:r>
      <w:r>
        <w:t xml:space="preserve"> </w:t>
      </w:r>
      <w:r>
        <w:t xml:space="preserve">and</w:t>
      </w:r>
      <w:r>
        <w:t xml:space="preserve"> </w:t>
      </w:r>
      <w:r>
        <w:t xml:space="preserve">approached</w:t>
      </w:r>
      <w:r>
        <w:t xml:space="preserve"> </w:t>
      </w:r>
      <w:r>
        <w:t xml:space="preserve">near</w:t>
      </w:r>
      <w:r>
        <w:t xml:space="preserve">-</w:t>
      </w:r>
      <w:r>
        <w:t xml:space="preserve">zero</w:t>
      </w:r>
      <w:r>
        <w:t xml:space="preserve"> </w:t>
      </w:r>
      <w:r>
        <w:t xml:space="preserve">values</w:t>
      </w:r>
      <w:r>
        <w:t xml:space="preserve"> </w:t>
      </w:r>
      <w:r>
        <w:t xml:space="preserve">once</w:t>
      </w:r>
      <w:r>
        <w:t xml:space="preserve"> </w:t>
      </w:r>
      <w:r>
        <w:t xml:space="preserve">sampling</w:t>
      </w:r>
      <w:r>
        <w:t xml:space="preserve"> </w:t>
      </w:r>
      <w:r>
        <w:t xml:space="preserve">densities</w:t>
      </w:r>
      <w:r>
        <w:t xml:space="preserve"> </w:t>
      </w:r>
      <w:r>
        <w:t xml:space="preserve">exceeded</w:t>
      </w:r>
      <w:r>
        <w:t xml:space="preserve"> </w:t>
      </w:r>
      <w:r>
        <w:t xml:space="preserve">6</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w:t>
      </w:r>
      <w:r>
        <w:rPr>
          <w:vertAlign w:val="superscript"/>
        </w:rPr>
        <w:t xml:space="preserve">2</w:t>
      </w:r>
      <w:r>
        <w:t xml:space="preserve">.</w:t>
      </w:r>
    </w:p>
    <w:p w14:paraId="5BB44617" w14:textId="70781EF5" w:rsidR="00CB4E48" w:rsidRDefault="00262B24" w:rsidP="001643E6">
      <w:pPr>
        <w:pStyle w:val="ImageCaption"/>
        <w:spacing w:after="0" w:line="480" w:lineRule="auto"/>
        <w:rPr>
          <w:del w:id="9072" w:author="Gledis Guri" w:date="2026-09-25T00:00:00Z"/>
          <w:i w:val="0"/>
          <w:iCs/>
        </w:rPr>
      </w:pPr>
      <w:del w:id="9071" w:author="Gledis Guri" w:date="2026-09-25T00:00:00Z">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del>
    </w:p>
    <w:p w14:paraId="08D61A5A" w14:textId="550C6F48" w:rsidR="00C00263" w:rsidRPr="002975EB" w:rsidRDefault="002975EB" w:rsidP="001643E6">
      <w:pPr>
        <w:pStyle w:val="ImageCaption"/>
        <w:spacing w:after="0" w:line="480" w:lineRule="auto"/>
        <w:rPr>
          <w:del w:id="9076" w:author="Gledis Guri" w:date="2026-09-25T00:00:00Z"/>
        </w:rPr>
      </w:pPr>
      <w:del w:id="9073" w:author="Gledis Guri" w:date="2026-09-25T00:00:00Z">
        <w:r>
          <w:delText xml:space="preserve">Figure</w:delText>
        </w:r>
        <w:r>
          <w:delText xml:space="preserve"> </w:delText>
        </w:r>
        <w:r>
          <w:delText xml:space="preserve">5</w:delText>
        </w:r>
        <w:r>
          <w:delText xml:space="preserve">.</w:delText>
        </w:r>
        <w:r>
          <w:delText xml:space="preserve"> </w:delText>
        </w:r>
        <w:r>
          <w:delText xml:space="preserve">Accuracy</w:delText>
        </w:r>
        <w:r>
          <w:delText xml:space="preserve"> </w:delText>
        </w:r>
        <w:r>
          <w:delText xml:space="preserve">of</w:delText>
        </w:r>
        <w:r>
          <w:delText xml:space="preserve"> </w:delText>
        </w:r>
        <w:r>
          <w:delText xml:space="preserve">Gaussian</w:delText>
        </w:r>
        <w:r>
          <w:delText xml:space="preserve"> </w:delText>
        </w:r>
        <w:r>
          <w:delText xml:space="preserve">Process</w:delText>
        </w:r>
        <w:r>
          <w:delText xml:space="preserve"> </w:delText>
        </w:r>
        <w:r>
          <w:delText xml:space="preserve">(</w:delText>
        </w:r>
        <w:r>
          <w:delText xml:space="preserve">GP</w:delText>
        </w:r>
        <w:r>
          <w:delText xml:space="preserve">)</w:delText>
        </w:r>
        <w:r>
          <w:delText xml:space="preserve"> </w:delText>
        </w:r>
        <w:r>
          <w:delText xml:space="preserve">parameter</w:delText>
        </w:r>
        <w:r>
          <w:delText xml:space="preserve"> </w:delText>
        </w:r>
        <w:r>
          <w:delText xml:space="preserve">estimation</w:delText>
        </w:r>
        <w:r>
          <w:delText xml:space="preserve"> </w:delText>
        </w:r>
        <w:r>
          <w:delText xml:space="preserve">across</w:delText>
        </w:r>
        <w:r>
          <w:delText xml:space="preserve"> </w:delText>
        </w:r>
        <w:r>
          <w:delText xml:space="preserve">sampling</w:delText>
        </w:r>
        <w:r>
          <w:delText xml:space="preserve"> </w:delText>
        </w:r>
        <w:r>
          <w:delText xml:space="preserve">effort</w:delText>
        </w:r>
        <w:r>
          <w:delText xml:space="preserve"> </w:delText>
        </w:r>
        <w:r>
          <w:delText xml:space="preserve">(</w:delText>
        </w:r>
        <w:r>
          <w:delText xml:space="preserve">E</w:delText>
        </w:r>
        <w:r>
          <w:delText xml:space="preserve">;</w:delText>
        </w:r>
        <w:r>
          <w:delText xml:space="preserve"> </w:delText>
        </w:r>
        <w:r>
          <w:delText xml:space="preserve">expressed</w:delText>
        </w:r>
        <w:r>
          <w:delText xml:space="preserve"> </w:delText>
        </w:r>
        <w:r>
          <w:delText xml:space="preserve">in</w:delText>
        </w:r>
        <w:r>
          <w:delText xml:space="preserve"> </w:delText>
        </w:r>
        <w:r>
          <w:delText xml:space="preserve">sampling</w:delText>
        </w:r>
        <w:r>
          <w:delText xml:space="preserve"> </w:delText>
        </w:r>
        <w:r>
          <w:delText xml:space="preserve">density</w:delText>
        </w:r>
        <w:r>
          <w:delText xml:space="preserve">)</w:delText>
        </w:r>
        <w:r>
          <w:delText xml:space="preserve"> </w:delText>
        </w:r>
        <w:r>
          <w:delText xml:space="preserve">and</w:delText>
        </w:r>
        <w:r>
          <w:delText xml:space="preserve"> </w:delText>
        </w:r>
        <w:r>
          <w:delText xml:space="preserve">spatial</w:delText>
        </w:r>
        <w:r>
          <w:delText xml:space="preserve"> </w:delText>
        </w:r>
        <w:r>
          <w:delText xml:space="preserve">autocorrelation</w:delText>
        </w:r>
        <w:r>
          <w:delText xml:space="preserve"> </w:delText>
        </w:r>
        <w:r>
          <w:delText xml:space="preserve">values</w:delText>
        </w:r>
        <w:r>
          <w:delText xml:space="preserve"> </w:delText>
        </w:r>
        <w:r>
          <w:delText xml:space="preserve">(</w:delText>
        </w:r>
        <w:r>
          <w:rPr>
            <w:lang w:val="el-GR"/>
          </w:rPr>
          <w:delText xml:space="preserve">ρ</w:delText>
        </w:r>
        <w:r>
          <w:delText xml:space="preserve">)</w:delText>
        </w:r>
        <w:r>
          <w:delText xml:space="preserve"> </w:delText>
        </w:r>
        <w:r>
          <w:delText xml:space="preserve">from</w:delText>
        </w:r>
        <w:r>
          <w:delText xml:space="preserve"> </w:delText>
        </w:r>
        <w:r>
          <w:delText xml:space="preserve">simulation</w:delText>
        </w:r>
        <w:r>
          <w:delText xml:space="preserve"> </w:delText>
        </w:r>
        <w:r>
          <w:delText xml:space="preserve">data</w:delText>
        </w:r>
        <w:r>
          <w:delText xml:space="preserve">.</w:delText>
        </w:r>
        <w:r>
          <w:delText xml:space="preserve"> </w:delText>
        </w:r>
        <w:r>
          <w:delText xml:space="preserve">Each</w:delText>
        </w:r>
        <w:r>
          <w:delText xml:space="preserve"> </w:delText>
        </w:r>
        <w:r>
          <w:delText xml:space="preserve">dot</w:delText>
        </w:r>
        <w:r>
          <w:delText xml:space="preserve"> </w:delText>
        </w:r>
        <w:r>
          <w:delText xml:space="preserve">represents</w:delText>
        </w:r>
        <w:r>
          <w:delText xml:space="preserve"> </w:delText>
        </w:r>
        <w:r>
          <w:delText xml:space="preserve">the</w:delText>
        </w:r>
        <w:r>
          <w:delText xml:space="preserve"> </w:delText>
        </w:r>
        <w:r>
          <w:delText xml:space="preserve">mean</w:delText>
        </w:r>
        <w:r>
          <w:delText xml:space="preserve"> </w:delText>
        </w:r>
        <w:r>
          <w:delText xml:space="preserve">of</w:delText>
        </w:r>
        <w:r>
          <w:delText xml:space="preserve"> </w:delText>
        </w:r>
        <w:r>
          <w:delText xml:space="preserve">r</w:delText>
        </w:r>
        <w:r>
          <w:delText xml:space="preserve">oot</w:delText>
        </w:r>
        <w:r>
          <w:delText xml:space="preserve"> </w:delText>
        </w:r>
        <w:r>
          <w:delText xml:space="preserve">m</w:delText>
        </w:r>
        <w:r>
          <w:delText xml:space="preserve">ean</w:delText>
        </w:r>
        <w:r>
          <w:delText xml:space="preserve"> </w:delText>
        </w:r>
        <w:r>
          <w:delText xml:space="preserve">s</w:delText>
        </w:r>
        <w:r>
          <w:delText xml:space="preserve">quared</w:delText>
        </w:r>
        <w:r>
          <w:delText xml:space="preserve"> </w:delText>
        </w:r>
        <w:r>
          <w:delText xml:space="preserve">e</w:delText>
        </w:r>
        <w:r>
          <w:delText xml:space="preserve">rror</w:delText>
        </w:r>
        <w:r>
          <w:delText xml:space="preserve"> </w:delText>
        </w:r>
        <w:r>
          <w:delText xml:space="preserve">(</w:delText>
        </w:r>
        <w:r>
          <w:rPr>
            <w:lang w:val="el-GR"/>
          </w:rPr>
          <w:delText xml:space="preserve">τ</w:delText>
        </w:r>
        <w:r>
          <w:delText xml:space="preserve">)</w:delText>
        </w:r>
        <w:r>
          <w:delText xml:space="preserve"> </w:delText>
        </w:r>
        <w:r>
          <w:delText xml:space="preserve">across</w:delText>
        </w:r>
        <w:r>
          <w:delText xml:space="preserve"> </w:delText>
        </w:r>
        <w:r>
          <w:delText xml:space="preserve">20</w:delText>
        </w:r>
        <w:r>
          <w:delText xml:space="preserve"> </w:delText>
        </w:r>
        <w:r>
          <w:delText xml:space="preserve">simulation</w:delText>
        </w:r>
        <w:r>
          <w:delText xml:space="preserve"> </w:delText>
        </w:r>
        <w:r>
          <w:delText xml:space="preserve">iterations</w:delText>
        </w:r>
        <w:r>
          <w:delText xml:space="preserve"> </w:delText>
        </w:r>
        <w:r>
          <w:delText xml:space="preserve">of</w:delText>
        </w:r>
        <w:r>
          <w:delText xml:space="preserve"> </w:delText>
        </w:r>
        <w:r>
          <w:delText xml:space="preserve">the</w:delText>
        </w:r>
        <w:r>
          <w:delText xml:space="preserve"> </w:delText>
        </w:r>
        <w:r>
          <w:delText xml:space="preserve">difference</w:delText>
        </w:r>
        <w:r>
          <w:delText xml:space="preserve"> </w:delText>
        </w:r>
        <w:r>
          <w:delText xml:space="preserve">between</w:delText>
        </w:r>
        <w:r>
          <w:delText xml:space="preserve"> </w:delText>
        </w:r>
        <w:r>
          <w:delText xml:space="preserve">estimated</w:delText>
        </w:r>
        <w:r>
          <w:delText xml:space="preserve"> </w:delText>
        </w:r>
        <w:r>
          <w:delText xml:space="preserve">and</w:delText>
        </w:r>
        <w:r>
          <w:delText xml:space="preserve"> </w:delText>
        </w:r>
        <w:r>
          <w:delText xml:space="preserve">true</w:delText>
        </w:r>
        <w:r>
          <w:delText xml:space="preserve"> </w:delText>
        </w:r>
        <w:r>
          <w:delText xml:space="preserve">parameter</w:delText>
        </w:r>
        <w:r>
          <w:delText xml:space="preserve"> </w:delText>
        </w:r>
        <w:r>
          <w:delText xml:space="preserve">values</w:delText>
        </w:r>
        <w:r>
          <w:delText xml:space="preserve"> </w:delText>
        </w:r>
        <w:r>
          <w:delText xml:space="preserve">for</w:delText>
        </w:r>
        <w:r>
          <w:delText xml:space="preserve"> </w:delText>
        </w:r>
        <w:r>
          <w:delText xml:space="preserve">(</w:delText>
        </w:r>
        <w:r>
          <w:delText xml:space="preserve">A</w:delText>
        </w:r>
        <w:r>
          <w:delText xml:space="preserve">)</w:delText>
        </w:r>
        <w:r>
          <w:delText xml:space="preserve"> </w:delText>
        </w:r>
        <w:r>
          <w:delText xml:space="preserve">spatial</w:delText>
        </w:r>
        <w:r>
          <w:delText xml:space="preserve"> </w:delText>
        </w:r>
        <w:r>
          <w:delText xml:space="preserve">autocorrelation</w:delText>
        </w:r>
        <w:r>
          <w:delText xml:space="preserve"> </w:delText>
        </w:r>
        <w:r>
          <w:delText xml:space="preserve">(</w:delText>
        </w:r>
        <w:r>
          <w:delText xml:space="preserve">ρ</w:delText>
        </w:r>
        <w:r>
          <w:delText xml:space="preserve">)</w:delText>
        </w:r>
        <w:r>
          <w:delText xml:space="preserve">,</w:delText>
        </w:r>
        <w:r>
          <w:delText xml:space="preserve"> </w:delText>
        </w:r>
        <w:r>
          <w:delText xml:space="preserve">(</w:delText>
        </w:r>
        <w:r>
          <w:delText xml:space="preserve">B</w:delText>
        </w:r>
        <w:r>
          <w:delText xml:space="preserve">)</w:delText>
        </w:r>
        <w:r>
          <w:delText xml:space="preserve"> </w:delText>
        </w:r>
        <w:r>
          <w:delText xml:space="preserve">non</w:delText>
        </w:r>
        <w:r>
          <w:delText xml:space="preserve">-</w:delText>
        </w:r>
        <w:r>
          <w:delText xml:space="preserve">spatial</w:delText>
        </w:r>
        <w:r>
          <w:delText xml:space="preserve"> </w:delText>
        </w:r>
        <w:r>
          <w:delText xml:space="preserve">variance</w:delText>
        </w:r>
        <w:r>
          <w:delText xml:space="preserve"> </w:delText>
        </w:r>
        <w:r>
          <w:delText xml:space="preserve">(</w:delText>
        </w:r>
        <w:r>
          <w:delText xml:space="preserve">σ</w:delText>
        </w:r>
        <w:r>
          <w:rPr>
            <w:vertAlign w:val="superscript"/>
          </w:rPr>
          <w:delText xml:space="preserve">2</w:delText>
        </w:r>
        <w:r>
          <w:delText xml:space="preserve">)</w:delText>
        </w:r>
        <w:r>
          <w:delText xml:space="preserve">,</w:delText>
        </w:r>
        <w:r>
          <w:delText xml:space="preserve"> </w:delText>
        </w:r>
        <w:r>
          <w:delText xml:space="preserve">(</w:delText>
        </w:r>
        <w:r>
          <w:delText xml:space="preserve">C</w:delText>
        </w:r>
        <w:r>
          <w:delText xml:space="preserve">)</w:delText>
        </w:r>
        <w:r>
          <w:delText xml:space="preserve"> </w:delText>
        </w:r>
        <w:r>
          <w:delText xml:space="preserve">depth</w:delText>
        </w:r>
        <w:r>
          <w:delText xml:space="preserve">-</w:delText>
        </w:r>
        <w:r>
          <w:delText xml:space="preserve">specific</w:delText>
        </w:r>
        <w:r>
          <w:delText xml:space="preserve"> </w:delText>
        </w:r>
        <w:r>
          <w:delText xml:space="preserve">mean</w:delText>
        </w:r>
        <w:r>
          <w:delText xml:space="preserve"> </w:delText>
        </w:r>
        <w:r>
          <w:delText xml:space="preserve">(</w:delText>
        </w:r>
      </w:del>
      <w:proofErr w:type="spellStart"/>
      <w:del w:id="9074" w:author="Gledis Guri" w:date="2026-09-25T00:00:00Z">
        <w:r>
          <w:delText xml:space="preserve">μ</w:delText>
        </w:r>
        <w:r>
          <w:rPr>
            <w:vertAlign w:val="subscript"/>
          </w:rPr>
          <w:delText xml:space="preserve">d</w:delText>
        </w:r>
      </w:del>
      <w:proofErr w:type="spellEnd"/>
      <w:del w:id="9075" w:author="Gledis Guri" w:date="2026-09-25T00:00:00Z">
        <w:r>
          <w:delText xml:space="preserve">)</w:delText>
        </w:r>
        <w:r>
          <w:delText xml:space="preserve">,</w:delText>
        </w:r>
        <w:r>
          <w:delText xml:space="preserve"> </w:delText>
        </w:r>
        <w:r>
          <w:delText xml:space="preserve">and</w:delText>
        </w:r>
        <w:r>
          <w:delText xml:space="preserve"> </w:delText>
        </w:r>
        <w:r>
          <w:delText xml:space="preserve">(</w:delText>
        </w:r>
        <w:r>
          <w:delText xml:space="preserve">D</w:delText>
        </w:r>
        <w:r>
          <w:delText xml:space="preserve">)</w:delText>
        </w:r>
        <w:r>
          <w:delText xml:space="preserve"> </w:delText>
        </w:r>
        <w:r>
          <w:delText xml:space="preserve">amplitude</w:delText>
        </w:r>
        <w:r>
          <w:delText xml:space="preserve"> </w:delText>
        </w:r>
        <w:r>
          <w:delText xml:space="preserve">(</w:delText>
        </w:r>
        <w:r>
          <w:delText xml:space="preserve">α</w:delText>
        </w:r>
        <w:r>
          <w:rPr>
            <w:vertAlign w:val="superscript"/>
          </w:rPr>
          <w:delText xml:space="preserve">2</w:delText>
        </w:r>
        <w:r>
          <w:delText xml:space="preserve">)</w:delText>
        </w:r>
        <w:r>
          <w:delText xml:space="preserve">.</w:delText>
        </w:r>
        <w:r>
          <w:delText xml:space="preserve"> </w:delText>
        </w:r>
        <w:r>
          <w:delText xml:space="preserve">Lines</w:delText>
        </w:r>
        <w:r>
          <w:delText xml:space="preserve"> </w:delText>
        </w:r>
        <w:r>
          <w:delText xml:space="preserve">represent</w:delText>
        </w:r>
        <w:r>
          <w:delText xml:space="preserve"> </w:delText>
        </w:r>
        <w:r>
          <w:delText xml:space="preserve">the</w:delText>
        </w:r>
        <w:r>
          <w:delText xml:space="preserve"> </w:delText>
        </w:r>
        <w:r>
          <w:delText xml:space="preserve">regression</w:delText>
        </w:r>
        <w:r>
          <w:delText xml:space="preserve"> </w:delText>
        </w:r>
        <w:r>
          <w:delText xml:space="preserve">of</w:delText>
        </w:r>
        <w:r>
          <w:delText xml:space="preserve"> </w:delText>
        </w:r>
        <w:r>
          <w:delText xml:space="preserve">mean</w:delText>
        </w:r>
        <w:r>
          <w:delText xml:space="preserve"> </w:delText>
        </w:r>
        <w:r>
          <w:rPr>
            <w:lang w:val="el-GR"/>
          </w:rPr>
          <w:delText xml:space="preserve">τ</w:delText>
        </w:r>
        <w:r>
          <w:delText xml:space="preserve"> </w:delText>
        </w:r>
        <w:r>
          <w:delText xml:space="preserve">across</w:delText>
        </w:r>
        <w:r>
          <w:delText xml:space="preserve"> </w:delText>
        </w:r>
        <w:r>
          <w:delText xml:space="preserve">sampling</w:delText>
        </w:r>
        <w:r>
          <w:delText xml:space="preserve"> </w:delText>
        </w:r>
        <w:r>
          <w:delText xml:space="preserve">effort</w:delText>
        </w:r>
        <w:r>
          <w:delText xml:space="preserve"> </w:delText>
        </w:r>
        <w:r>
          <w:delText xml:space="preserve">for</w:delText>
        </w:r>
        <w:r>
          <w:delText xml:space="preserve"> </w:delText>
        </w:r>
        <w:r>
          <w:delText xml:space="preserve">each</w:delText>
        </w:r>
        <w:r>
          <w:delText xml:space="preserve"> </w:delText>
        </w:r>
        <w:r>
          <w:delText xml:space="preserve">spatial</w:delText>
        </w:r>
        <w:r>
          <w:delText xml:space="preserve"> </w:delText>
        </w:r>
        <w:r>
          <w:delText xml:space="preserve">autocorrelation</w:delText>
        </w:r>
        <w:r>
          <w:delText xml:space="preserve"> </w:delText>
        </w:r>
        <w:r>
          <w:delText xml:space="preserve">level</w:delText>
        </w:r>
        <w:r>
          <w:delText xml:space="preserve">.</w:delText>
        </w:r>
        <w:r>
          <w:delText xml:space="preserve"> </w:delText>
        </w:r>
      </w:del>
    </w:p>
    <w:p w14:paraId="321C7E67" w14:textId="77777777" w:rsidR="00286ADA" w:rsidRDefault="00286ADA" w:rsidP="001643E6">
      <w:pPr>
        <w:pStyle w:val="ImageCaption"/>
        <w:spacing w:after="0" w:line="480" w:lineRule="auto"/>
        <w:rPr>
          <w:del w:id="9079" w:author="Gledis Guri" w:date="2026-09-25T00:00:00Z"/>
        </w:rPr>
      </w:pPr>
    </w:p>
    <w:p w14:paraId="488FF02D" w14:textId="2BDACED2" w:rsidR="00A62458" w:rsidRDefault="00A62458" w:rsidP="001643E6">
      <w:pPr>
        <w:pStyle w:val="BodyText"/>
        <w:spacing w:line="480" w:lineRule="auto"/>
      </w:pPr>
      <w:del w:id="9383" w:author="Gledis Guri" w:date="2026-09-25T00:00:00Z">
        <w:r>
          <w:rPr>
            <w:b/>
            <w:bCs w:val="0"/>
          </w:rPr>
          <w:delText xml:space="preserve">Comparison</w:delText>
        </w:r>
        <w:r>
          <w:rPr>
            <w:b/>
            <w:bCs w:val="0"/>
          </w:rPr>
          <w:delText xml:space="preserve"> </w:delText>
        </w:r>
        <w:r>
          <w:rPr>
            <w:b/>
            <w:bCs w:val="0"/>
          </w:rPr>
          <w:delText xml:space="preserve">of</w:delText>
        </w:r>
        <w:r>
          <w:rPr>
            <w:b/>
            <w:bCs w:val="0"/>
          </w:rPr>
          <w:delText xml:space="preserve"> </w:delText>
        </w:r>
        <w:r>
          <w:rPr>
            <w:b/>
            <w:bCs w:val="0"/>
          </w:rPr>
          <w:delText xml:space="preserve">prediction</w:delText>
        </w:r>
        <w:r>
          <w:rPr>
            <w:b/>
            <w:bCs w:val="0"/>
          </w:rPr>
          <w:delText xml:space="preserve"> </w:delText>
        </w:r>
        <w:r>
          <w:rPr>
            <w:b/>
            <w:bCs w:val="0"/>
          </w:rPr>
          <w:delText xml:space="preserve">accuracy</w:delText>
        </w:r>
      </w:del>
      <w:ins w:id="9384" w:author="Gledis Guri" w:date="2026-09-25T00:00:00Z">
        <w:r>
          <w:rPr>
            <w:b/>
          </w:rPr>
          <w:t xml:space="preserve">Agreement</w:t>
        </w:r>
      </w:ins>
      <w:r>
        <w:rPr>
          <w:b/>
          <w:bCs w:val="0"/>
        </w:rPr>
        <w:t xml:space="preserve"> </w:t>
      </w:r>
      <w:r>
        <w:rPr>
          <w:b/>
          <w:bCs w:val="0"/>
        </w:rPr>
        <w:t xml:space="preserve">between</w:t>
      </w:r>
      <w:r>
        <w:rPr>
          <w:b/>
          <w:bCs w:val="0"/>
        </w:rPr>
        <w:t xml:space="preserve"> </w:t>
      </w:r>
      <w:del w:id="9385" w:author="Gledis Guri" w:date="2026-09-25T00:00:00Z">
        <w:r>
          <w:rPr>
            <w:b/>
            <w:bCs w:val="0"/>
          </w:rPr>
          <w:delText xml:space="preserve">empirical</w:delText>
        </w:r>
        <w:r>
          <w:rPr>
            <w:b/>
            <w:bCs w:val="0"/>
          </w:rPr>
          <w:delText xml:space="preserve"> </w:delText>
        </w:r>
        <w:r>
          <w:rPr>
            <w:b/>
            <w:bCs w:val="0"/>
          </w:rPr>
          <w:delText xml:space="preserve">and</w:delText>
        </w:r>
        <w:r>
          <w:rPr>
            <w:b/>
            <w:bCs w:val="0"/>
          </w:rPr>
          <w:delText xml:space="preserve"> </w:delText>
        </w:r>
        <w:r>
          <w:rPr>
            <w:b/>
            <w:bCs w:val="0"/>
          </w:rPr>
          <w:delText xml:space="preserve">simulation</w:delText>
        </w:r>
        <w:r>
          <w:rPr>
            <w:b/>
            <w:bCs w:val="0"/>
          </w:rPr>
          <w:delText xml:space="preserve"> </w:delText>
        </w:r>
        <w:r>
          <w:rPr>
            <w:b/>
            <w:bCs w:val="0"/>
          </w:rPr>
          <w:delText xml:space="preserve">data</w:delText>
        </w:r>
        <w:r>
          <w:delText xml:space="preserve"> </w:delText>
        </w:r>
      </w:del>
      <w:ins w:id="9386" w:author="Gledis Guri" w:date="2026-09-25T00:00:00Z">
        <w:r>
          <w:rPr>
            <w:b/>
          </w:rPr>
          <w:t xml:space="preserve">simulated and observed error models</w:t>
        </w:r>
        <w:r>
          <w:t xml:space="preserve"> </w:t>
        </w:r>
      </w:ins>
    </w:p>
    <w:p w14:paraId="15C4413C" w14:textId="36036AFB" w:rsidR="00D974B6" w:rsidRPr="00101BFB" w:rsidRDefault="00D974B6" w:rsidP="001643E6">
      <w:pPr>
        <w:pStyle w:val="BodyText"/>
        <w:spacing w:line="480" w:lineRule="auto"/>
        <w:ind w:firstLine="720"/>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pPr>
        <w:pStyle w:val="Heading2"/>
        <w:spacing w:before="0" w:after="0" w:line="480" w:lineRule="auto"/>
        <w:rPr>
          <w:ins w:id="9387" w:author="Gledis Guri" w:date="2026-09-25T00:00:00Z"/>
        </w:rPr>
      </w:pPr>
      <w:ins w:id="9388" w:author="Gledis Guri" w:date="2026-09-25T00:00:00Z">
        <w:r>
          <w:t xml:space="preserve">Applying the planner (Step 4)</w:t>
        </w:r>
      </w:ins>
    </w:p>
    <w:p>
      <w:pPr>
        <w:pStyle w:val="BodyText"/>
        <w:spacing w:line="480" w:lineRule="auto"/>
        <w:ind w:firstLine="720"/>
        <w:rPr>
          <w:ins w:id="9389" w:author="Gledis Guri" w:date="2026-09-25T00:00:00Z"/>
        </w:rPr>
      </w:pPr>
      <w:ins w:id="9390" w:author="Gledis Guri" w:date="2026-09-25T00:00:00Z">
        <w:r>
          <w:t xml:space="preserve">To illustrate Step 4, consider a survey of the case-study domain (200,000 km</w:t>
        </w:r>
        <w:r>
          <w:rPr>
            <w:vertAlign w:val="superscript"/>
          </w:rPr>
          <w:t xml:space="preserve">2</w:t>
        </w:r>
        <w:r>
          <w:t xml:space="preserve"> per depth layer, five layers) that aims to predict eDNA concentrations to within a typical factor of about 2.2 of the reference field (</w:t>
        </w:r>
        <w:r>
          <w:rPr>
            <w:i/>
          </w:rPr>
          <w:t xml:space="preserve">ε</w:t>
        </w:r>
        <w:r>
          <w:rPr>
            <w:vertAlign w:val="superscript"/>
          </w:rPr>
          <w:t xml:space="preserve">*</w:t>
        </w:r>
        <w:r>
          <w:t xml:space="preserve"> = 0.8). For a patchy taxon (</w:t>
        </w:r>
        <w:r>
          <w:rPr>
            <w:i/>
          </w:rPr>
          <w:t xml:space="preserve">ρ</w:t>
        </w:r>
        <w:r>
          <w:t xml:space="preserve"> = 50 km), Eq. 7 returns </w:t>
        </w:r>
        <w:r>
          <w:rPr>
            <w:i/>
          </w:rPr>
          <w:t xml:space="preserve">E</w:t>
        </w:r>
        <w:r>
          <w:rPr>
            <w:vertAlign w:val="superscript"/>
          </w:rPr>
          <w:t xml:space="preserve">*</w:t>
        </w:r>
        <w:r>
          <w:t xml:space="preserve"> ≈ 9.1 samples per 10,000 km</w:t>
        </w:r>
        <w:r>
          <w:rPr>
            <w:vertAlign w:val="superscript"/>
          </w:rPr>
          <w:t xml:space="preserve">2</w:t>
        </w:r>
        <w:r>
          <w:t xml:space="preserve"> per depth layer, or 183 samples per layer (915 site–depth samples in total); for a smoothly distributed taxon (</w:t>
        </w:r>
        <w:r>
          <w:rPr>
            <w:i/>
          </w:rPr>
          <w:t xml:space="preserve">ρ</w:t>
        </w:r>
        <w:r>
          <w:t xml:space="preserve"> = 500 km), the same target requires </w:t>
        </w:r>
        <w:r>
          <w:rPr>
            <w:i/>
          </w:rPr>
          <w:t xml:space="preserve">E</w:t>
        </w:r>
        <w:r>
          <w:rPr>
            <w:vertAlign w:val="superscript"/>
          </w:rPr>
          <w:t xml:space="preserve">*</w:t>
        </w:r>
        <w:r>
          <w:t xml:space="preserve"> ≈ 2.1, or 43 samples per layer (215 in total). The 2019 survey (</w:t>
        </w:r>
        <w:r>
          <w:rPr>
            <w:i/>
          </w:rPr>
          <w:t xml:space="preserve">E</w:t>
        </w:r>
        <w:r>
          <w:t xml:space="preserve"> ≈ 3.6) is therefore expected to meet this target for smooth taxa (</w:t>
        </w:r>
        <w:r>
          <w:rPr>
            <w:i/>
          </w:rPr>
          <w:t xml:space="preserve">ε</w:t>
        </w:r>
        <w:r>
          <w:t xml:space="preserve"> ≈ 0.59) but not for patchy ones (</w:t>
        </w:r>
        <w:r>
          <w:rPr>
            <w:i/>
          </w:rPr>
          <w:t xml:space="preserve">ε</w:t>
        </w:r>
        <w:r>
          <w:t xml:space="preserve"> ≈ 1.2). Run in reverse, its budget of about 72 samples per layer would achieve </w:t>
        </w:r>
        <w:r>
          <w:rPr>
            <w:i/>
          </w:rPr>
          <w:t xml:space="preserve">ε</w:t>
        </w:r>
        <w:r>
          <w:rPr>
            <w:vertAlign w:val="superscript"/>
          </w:rPr>
          <w:t xml:space="preserve">*</w:t>
        </w:r>
        <w:r>
          <w:t xml:space="preserve"> = 0.8 for a patchy taxon over approximately 79,000 km</w:t>
        </w:r>
        <w:r>
          <w:rPr>
            <w:vertAlign w:val="superscript"/>
          </w:rPr>
          <w:t xml:space="preserve">2</w:t>
        </w:r>
        <w:r>
          <w:t xml:space="preserve">, about 40% of the domain. The planner performs these calculations interactively (Appendix S1: Figure S6).</w:t>
        </w:r>
      </w:ins>
    </w:p>
    <w:p w14:paraId="1B978111" w14:textId="77777777" w:rsidR="00286ADA" w:rsidRPr="00666D36" w:rsidRDefault="00286ADA" w:rsidP="001643E6">
      <w:pPr>
        <w:pStyle w:val="p1"/>
        <w:spacing w:before="0" w:beforeAutospacing="0" w:after="0" w:afterAutospacing="0" w:line="480" w:lineRule="auto"/>
        <w:jc w:val="left"/>
        <w:rPr>
          <w:del w:id="9541" w:author="Gledis Guri" w:date="2026-09-25T00:00:00Z"/>
          <w:i/>
          <w:iCs/>
        </w:rPr>
      </w:pPr>
      <w:bookmarkStart w:id="16" w:name="fig:epsilon_sp"/>
    </w:p>
    <w:p w14:paraId="5516F1CD" w14:textId="77777777" w:rsidR="0032076E" w:rsidRDefault="00D04708" w:rsidP="001643E6">
      <w:pPr>
        <w:pStyle w:val="Heading1"/>
        <w:spacing w:before="0" w:after="0" w:line="480" w:lineRule="auto"/>
      </w:pPr>
      <w:bookmarkStart w:id="17" w:name="discussion"/>
      <w:bookmarkEnd w:id="13"/>
      <w:bookmarkEnd w:id="16"/>
      <w:r>
        <w:t>Discussion</w:t>
      </w:r>
    </w:p>
    <w:p w14:paraId="5351486F" w14:textId="16269BED" w:rsidR="00390A6F" w:rsidRDefault="00101BFB" w:rsidP="001643E6">
      <w:pPr>
        <w:pStyle w:val="p2"/>
        <w:spacing w:before="0" w:beforeAutospacing="0" w:after="0" w:afterAutospacing="0" w:line="480" w:lineRule="auto"/>
        <w:ind w:firstLine="720"/>
        <w:jc w:val="left"/>
      </w:pPr>
      <w:bookmarkStart w:id="18" w:name="sampling-optimisaion"/>
      <w:r>
        <w:t xml:space="preserve">We</w:t>
      </w:r>
      <w:r>
        <w:t xml:space="preserve"> </w:t>
      </w:r>
      <w:del w:id="9394" w:author="Gledis Guri" w:date="2026-09-25T00:00:00Z">
        <w:r>
          <w:delText xml:space="preserve">provide</w:delText>
        </w:r>
        <w:r>
          <w:delText xml:space="preserve"> </w:delText>
        </w:r>
        <w:r>
          <w:delText xml:space="preserve">quantitative</w:delText>
        </w:r>
        <w:r>
          <w:delText xml:space="preserve"> </w:delText>
        </w:r>
        <w:r>
          <w:delText xml:space="preserve">evidence</w:delText>
        </w:r>
        <w:r>
          <w:delText xml:space="preserve"> </w:delText>
        </w:r>
        <w:r>
          <w:delText xml:space="preserve">for</w:delText>
        </w:r>
        <w:r>
          <w:delText xml:space="preserve"> </w:delText>
        </w:r>
        <w:r>
          <w:delText xml:space="preserve">how</w:delText>
        </w:r>
      </w:del>
      <w:ins w:id="9395" w:author="Gledis Guri" w:date="2026-09-25T00:00:00Z">
        <w:r>
          <w:t xml:space="preserve">present a method, and a planner that implements it, for translating</w:t>
        </w:r>
      </w:ins>
      <w:r>
        <w:t xml:space="preserve"> </w:t>
      </w:r>
      <w:r>
        <w:t xml:space="preserve">species</w:t>
      </w:r>
      <w:r>
        <w:t xml:space="preserve">-</w:t>
      </w:r>
      <w:r>
        <w:t xml:space="preserve">specific</w:t>
      </w:r>
      <w:r>
        <w:t xml:space="preserve"> </w:t>
      </w:r>
      <w:r>
        <w:t xml:space="preserve">spatial</w:t>
      </w:r>
      <w:r>
        <w:t xml:space="preserve"> </w:t>
      </w:r>
      <w:r>
        <w:t xml:space="preserve">autocorrelation</w:t>
      </w:r>
      <w:r>
        <w:t xml:space="preserve"> </w:t>
      </w:r>
      <w:del w:id="9396" w:author="Gledis Guri" w:date="2026-09-25T00:00:00Z">
        <w:r>
          <w:delText xml:space="preserve">governs</w:delText>
        </w:r>
        <w:r>
          <w:delText xml:space="preserve"> </w:delText>
        </w:r>
        <w:r>
          <w:delText xml:space="preserve">the</w:delText>
        </w:r>
        <w:r>
          <w:delText xml:space="preserve"> </w:delText>
        </w:r>
        <w:r>
          <w:delText xml:space="preserve">efficiency</w:delText>
        </w:r>
        <w:r>
          <w:delText xml:space="preserve"> </w:delText>
        </w:r>
        <w:r>
          <w:delText xml:space="preserve">of</w:delText>
        </w:r>
      </w:del>
      <w:ins w:id="9397" w:author="Gledis Guri" w:date="2026-09-25T00:00:00Z">
        <w:r>
          <w:t xml:space="preserve">into the sampling effort required by</w:t>
        </w:r>
      </w:ins>
      <w:r>
        <w:t xml:space="preserve"> </w:t>
      </w:r>
      <w:r>
        <w:t xml:space="preserve">eDNA</w:t>
      </w:r>
      <w:r>
        <w:t xml:space="preserve"> </w:t>
      </w:r>
      <w:r>
        <w:t xml:space="preserve">spatial</w:t>
      </w:r>
      <w:r>
        <w:t xml:space="preserve"> </w:t>
      </w:r>
      <w:r>
        <w:t xml:space="preserve">surveys</w:t>
      </w:r>
      <w:del w:id="9398" w:author="Gledis Guri" w:date="2026-09-25T00:00:00Z">
        <w:r>
          <w:delText xml:space="preserve"> </w:delText>
        </w:r>
        <w:r>
          <w:delText xml:space="preserve">for</w:delText>
        </w:r>
        <w:r>
          <w:delText xml:space="preserve"> </w:delText>
        </w:r>
        <w:r>
          <w:delText xml:space="preserve">spatial</w:delText>
        </w:r>
        <w:r>
          <w:delText xml:space="preserve"> </w:delText>
        </w:r>
        <w:r>
          <w:delText xml:space="preserve">distribution</w:delText>
        </w:r>
        <w:r>
          <w:delText xml:space="preserve"> </w:delText>
        </w:r>
        <w:r>
          <w:delText xml:space="preserve">predictions</w:delText>
        </w:r>
        <w:r>
          <w:delText xml:space="preserve">.</w:delText>
        </w:r>
        <w:r>
          <w:delText xml:space="preserve"> </w:delText>
        </w:r>
        <w:r>
          <w:delText xml:space="preserve">We</w:delText>
        </w:r>
        <w:r>
          <w:delText xml:space="preserve"> </w:delText>
        </w:r>
        <w:r>
          <w:delText xml:space="preserve">show</w:delText>
        </w:r>
      </w:del>
      <w:ins w:id="9399" w:author="Gledis Guri" w:date="2026-09-25T00:00:00Z">
        <w:r>
          <w:t xml:space="preserve">. The case study shows</w:t>
        </w:r>
      </w:ins>
      <w:r>
        <w:t xml:space="preserve"> </w:t>
      </w:r>
      <w:r>
        <w:t xml:space="preserve">that</w:t>
      </w:r>
      <w:r>
        <w:t xml:space="preserve"> </w:t>
      </w:r>
      <w:r>
        <w:t xml:space="preserve">optimal</w:t>
      </w:r>
      <w:r>
        <w:t xml:space="preserve"> </w:t>
      </w:r>
      <w:r>
        <w:t xml:space="preserve">sampling</w:t>
      </w:r>
      <w:r>
        <w:t xml:space="preserve"> </w:t>
      </w:r>
      <w:r>
        <w:t xml:space="preserve">effort</w:t>
      </w:r>
      <w:r>
        <w:t xml:space="preserve"> </w:t>
      </w:r>
      <w:r>
        <w:t xml:space="preserve">is</w:t>
      </w:r>
      <w:r>
        <w:t xml:space="preserve"> </w:t>
      </w:r>
      <w:r>
        <w:t xml:space="preserve">not</w:t>
      </w:r>
      <w:r>
        <w:t xml:space="preserve"> </w:t>
      </w:r>
      <w:r>
        <w:t xml:space="preserve">universal</w:t>
      </w:r>
      <w:r>
        <w:t xml:space="preserve"> </w:t>
      </w:r>
      <w:r>
        <w:t xml:space="preserve">but</w:t>
      </w:r>
      <w:r>
        <w:t xml:space="preserve"> </w:t>
      </w:r>
      <w:r>
        <w:t xml:space="preserve">depends</w:t>
      </w:r>
      <w:r>
        <w:t xml:space="preserve"> </w:t>
      </w:r>
      <w:r>
        <w:t xml:space="preserve">critically</w:t>
      </w:r>
      <w:r>
        <w:t xml:space="preserve"> </w:t>
      </w:r>
      <w:r>
        <w:t xml:space="preserve">on</w:t>
      </w:r>
      <w:r>
        <w:t xml:space="preserve"> </w:t>
      </w:r>
      <w:r>
        <w:t xml:space="preserve">both</w:t>
      </w:r>
      <w:r>
        <w:t xml:space="preserve"> </w:t>
      </w:r>
      <w:r>
        <w:t xml:space="preserve">the</w:t>
      </w:r>
      <w:r>
        <w:t xml:space="preserve"> </w:t>
      </w:r>
      <w:r>
        <w:t xml:space="preserve">spatial</w:t>
      </w:r>
      <w:r>
        <w:t xml:space="preserve"> </w:t>
      </w:r>
      <w:r>
        <w:t xml:space="preserve">autocorrelation</w:t>
      </w:r>
      <w:r>
        <w:t xml:space="preserve"> </w:t>
      </w:r>
      <w:r>
        <w:t xml:space="preserve">of</w:t>
      </w:r>
      <w:r>
        <w:t xml:space="preserve"> </w:t>
      </w:r>
      <w:r>
        <w:t xml:space="preserve">target</w:t>
      </w:r>
      <w:r>
        <w:t xml:space="preserve"> </w:t>
      </w:r>
      <w:r>
        <w:t xml:space="preserve">species</w:t>
      </w:r>
      <w:r>
        <w:t xml:space="preserve"> </w:t>
      </w:r>
      <w:r>
        <w:t xml:space="preserve">and</w:t>
      </w:r>
      <w:r>
        <w:t xml:space="preserve"> </w:t>
      </w:r>
      <w:r>
        <w:t xml:space="preserve">the</w:t>
      </w:r>
      <w:r>
        <w:t xml:space="preserve"> </w:t>
      </w:r>
      <w:r>
        <w:t xml:space="preserve">specific</w:t>
      </w:r>
      <w:r>
        <w:t xml:space="preserve"> </w:t>
      </w:r>
      <w:r>
        <w:t xml:space="preserve">inferential</w:t>
      </w:r>
      <w:r>
        <w:t xml:space="preserve"> </w:t>
      </w:r>
      <w:r>
        <w:t xml:space="preserve">objectives</w:t>
      </w:r>
      <w:r>
        <w:t xml:space="preserve"> </w:t>
      </w:r>
      <w:r>
        <w:t xml:space="preserve">of</w:t>
      </w:r>
      <w:r>
        <w:t xml:space="preserve"> </w:t>
      </w:r>
      <w:r>
        <w:t xml:space="preserve">the</w:t>
      </w:r>
      <w:r>
        <w:t xml:space="preserve"> </w:t>
      </w:r>
      <w:r>
        <w:t xml:space="preserve">survey</w:t>
      </w:r>
      <w:r>
        <w:t xml:space="preserve">.</w:t>
      </w:r>
      <w:r>
        <w:t xml:space="preserve"> </w:t>
      </w:r>
    </w:p>
    <w:p w14:paraId="3F2D72A7" w14:textId="77777777" w:rsidR="007E7F39" w:rsidRDefault="007E7F39" w:rsidP="001643E6">
      <w:pPr>
        <w:pStyle w:val="BodyText"/>
        <w:spacing w:line="480" w:lineRule="auto"/>
        <w:rPr>
          <w:del w:id="9542" w:author="Gledis Guri" w:date="2026-09-25T00:00:00Z"/>
        </w:rPr>
      </w:pPr>
      <w:bookmarkStart w:id="19"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DD9A29D" w:rsidR="0064556D" w:rsidRDefault="002D4B65" w:rsidP="001643E6">
      <w:pPr>
        <w:pStyle w:val="p3"/>
        <w:spacing w:before="0" w:beforeAutospacing="0" w:after="0" w:afterAutospacing="0" w:line="480" w:lineRule="auto"/>
        <w:ind w:firstLine="720"/>
        <w:jc w:val="left"/>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3A9D7F3" w14:textId="77777777" w:rsidR="002D4B65" w:rsidRDefault="002D4B65" w:rsidP="001643E6">
      <w:pPr>
        <w:pStyle w:val="p3"/>
        <w:spacing w:before="0" w:beforeAutospacing="0" w:after="0" w:afterAutospacing="0" w:line="480" w:lineRule="auto"/>
        <w:jc w:val="left"/>
        <w:rPr>
          <w:del w:id="9543" w:author="Gledis Guri" w:date="2026-09-25T00:00:00Z"/>
        </w:rPr>
      </w:pPr>
    </w:p>
    <w:p w14:paraId="08932BE5" w14:textId="05542E5B" w:rsidR="00F44773" w:rsidRDefault="0064556D" w:rsidP="001643E6">
      <w:pPr>
        <w:pStyle w:val="p3"/>
        <w:spacing w:before="0" w:beforeAutospacing="0" w:after="0" w:afterAutospacing="0" w:line="480" w:lineRule="auto"/>
        <w:ind w:firstLine="720"/>
        <w:jc w:val="left"/>
      </w:pPr>
      <w:del w:id="9400" w:author="Gledis Guri" w:date="2026-09-25T00:00:00Z">
        <w:r>
          <w:delText xml:space="preserve">Crucially</w:delText>
        </w:r>
        <w:r>
          <w:delText xml:space="preserve">,</w:delText>
        </w:r>
        <w:r>
          <w:delText xml:space="preserve"> </w:delText>
        </w:r>
        <w:r>
          <w:delText xml:space="preserve">the</w:delText>
        </w:r>
        <w:r>
          <w:delText xml:space="preserve"> </w:delText>
        </w:r>
        <w:r>
          <w:delText xml:space="preserve">decision</w:delText>
        </w:r>
        <w:r>
          <w:delText xml:space="preserve"> </w:delText>
        </w:r>
        <w:r>
          <w:delText xml:space="preserve">of</w:delText>
        </w:r>
        <w:r>
          <w:delText xml:space="preserve"> </w:delText>
        </w:r>
        <w:r>
          <w:delText xml:space="preserve">the</w:delText>
        </w:r>
        <w:r>
          <w:delText xml:space="preserve"> </w:delText>
        </w:r>
        <w:r>
          <w:delText xml:space="preserve">sampling</w:delText>
        </w:r>
        <w:r>
          <w:delText xml:space="preserve"> </w:delText>
        </w:r>
        <w:r>
          <w:delText xml:space="preserve">effort</w:delText>
        </w:r>
        <w:r>
          <w:delText xml:space="preserve"> </w:delText>
        </w:r>
        <w:r>
          <w:delText xml:space="preserve">based</w:delText>
        </w:r>
        <w:r>
          <w:delText xml:space="preserve"> </w:delText>
        </w:r>
        <w:r>
          <w:delText xml:space="preserve">on</w:delText>
        </w:r>
        <w:r>
          <w:delText xml:space="preserve"> </w:delText>
        </w:r>
        <w:r>
          <w:delText xml:space="preserve">prediction</w:delText>
        </w:r>
        <w:r>
          <w:delText xml:space="preserve"> </w:delText>
        </w:r>
        <w:r>
          <w:delText xml:space="preserve">accuracy</w:delText>
        </w:r>
        <w:r>
          <w:delText xml:space="preserve"> </w:delText>
        </w:r>
        <w:r>
          <w:delText xml:space="preserve">(</w:delText>
        </w:r>
        <w:r>
          <w:rPr>
            <w:i/>
            <w:iCs/>
            <w:lang w:val="el-GR"/>
          </w:rPr>
          <w:delText xml:space="preserve">ε</w:delText>
        </w:r>
        <w:r>
          <w:rPr>
            <w:i/>
            <w:iCs/>
            <w:vertAlign w:val="subscript"/>
          </w:rPr>
          <w:delText xml:space="preserve">2</w:delText>
        </w:r>
        <w:r>
          <w:delText xml:space="preserve">)</w:delText>
        </w:r>
        <w:r>
          <w:delText xml:space="preserve"> </w:delText>
        </w:r>
        <w:r>
          <w:delText xml:space="preserve">cannot</w:delText>
        </w:r>
        <w:r>
          <w:delText xml:space="preserve"> </w:delText>
        </w:r>
        <w:r>
          <w:delText xml:space="preserve">be</w:delText>
        </w:r>
        <w:r>
          <w:delText xml:space="preserve"> </w:delText>
        </w:r>
        <w:r>
          <w:delText xml:space="preserve">reduced</w:delText>
        </w:r>
        <w:r>
          <w:delText xml:space="preserve"> </w:delText>
        </w:r>
        <w:r>
          <w:delText xml:space="preserve">to</w:delText>
        </w:r>
        <w:r>
          <w:delText xml:space="preserve"> </w:delText>
        </w:r>
        <w:r>
          <w:delText xml:space="preserve">a</w:delText>
        </w:r>
        <w:r>
          <w:delText xml:space="preserve"> </w:delText>
        </w:r>
        <w:r>
          <w:delText xml:space="preserve">single</w:delText>
        </w:r>
        <w:r>
          <w:delText xml:space="preserve"> </w:delText>
        </w:r>
        <w:r>
          <w:delText xml:space="preserve">universal</w:delText>
        </w:r>
        <w:r>
          <w:delText xml:space="preserve"> </w:delText>
        </w:r>
        <w:r>
          <w:delText xml:space="preserve">number</w:delText>
        </w:r>
        <w:r>
          <w:delText xml:space="preserve">,</w:delText>
        </w:r>
        <w:r>
          <w:delText xml:space="preserve"> </w:delText>
        </w:r>
        <w:r>
          <w:delText xml:space="preserve">as</w:delText>
        </w:r>
        <w:r>
          <w:delText xml:space="preserve"> </w:delText>
        </w:r>
        <w:r>
          <w:delText xml:space="preserve">it</w:delText>
        </w:r>
        <w:r>
          <w:delText xml:space="preserve"> </w:delText>
        </w:r>
        <w:r>
          <w:delText xml:space="preserve">depends</w:delText>
        </w:r>
        <w:r>
          <w:delText xml:space="preserve"> </w:delText>
        </w:r>
        <w:r>
          <w:delText xml:space="preserve">heavily</w:delText>
        </w:r>
        <w:r>
          <w:delText xml:space="preserve"> </w:delText>
        </w:r>
        <w:r>
          <w:delText xml:space="preserve">on</w:delText>
        </w:r>
        <w:r>
          <w:delText xml:space="preserve"> </w:delText>
        </w:r>
        <w:r>
          <w:delText xml:space="preserve">both</w:delText>
        </w:r>
        <w:r>
          <w:delText xml:space="preserve"> </w:delText>
        </w:r>
        <w:r>
          <w:delText xml:space="preserve">the</w:delText>
        </w:r>
        <w:r>
          <w:delText xml:space="preserve"> </w:delText>
        </w:r>
        <w:r>
          <w:delText xml:space="preserve">acceptable</w:delText>
        </w:r>
        <w:r>
          <w:delText xml:space="preserve"> </w:delText>
        </w:r>
        <w:r>
          <w:delText xml:space="preserve">margin</w:delText>
        </w:r>
        <w:r>
          <w:delText xml:space="preserve"> </w:delText>
        </w:r>
        <w:r>
          <w:delText xml:space="preserve">of</w:delText>
        </w:r>
        <w:r>
          <w:delText xml:space="preserve"> </w:delText>
        </w:r>
        <w:r>
          <w:delText xml:space="preserve">error</w:delText>
        </w:r>
        <w:r>
          <w:delText xml:space="preserve"> </w:delText>
        </w:r>
        <w:r>
          <w:delText xml:space="preserve">and</w:delText>
        </w:r>
        <w:r>
          <w:delText xml:space="preserve"> </w:delText>
        </w:r>
        <w:r>
          <w:delText xml:space="preserve">the</w:delText>
        </w:r>
        <w:r>
          <w:delText xml:space="preserve"> </w:delText>
        </w:r>
        <w:r>
          <w:delText xml:space="preserve">spatial</w:delText>
        </w:r>
        <w:r>
          <w:delText xml:space="preserve"> </w:delText>
        </w:r>
        <w:r>
          <w:delText xml:space="preserve">autocorrelation</w:delText>
        </w:r>
        <w:r>
          <w:delText xml:space="preserve"> </w:delText>
        </w:r>
        <w:r>
          <w:delText xml:space="preserve">of</w:delText>
        </w:r>
        <w:r>
          <w:delText xml:space="preserve"> </w:delText>
        </w:r>
        <w:r>
          <w:delText xml:space="preserve">the</w:delText>
        </w:r>
        <w:r>
          <w:delText xml:space="preserve"> </w:delText>
        </w:r>
        <w:r>
          <w:delText xml:space="preserve">target</w:delText>
        </w:r>
        <w:r>
          <w:delText xml:space="preserve"> </w:delText>
        </w:r>
        <w:r>
          <w:delText xml:space="preserve">organism</w:delText>
        </w:r>
        <w:r>
          <w:delText xml:space="preserve">.</w:delText>
        </w:r>
        <w:r>
          <w:delText xml:space="preserve"> </w:delText>
        </w:r>
      </w:del>
      <w:r>
        <w:t xml:space="preserve">Our</w:t>
      </w:r>
      <w:r>
        <w:t xml:space="preserve"> </w:t>
      </w:r>
      <w:r>
        <w:t xml:space="preserve">adopted</w:t>
      </w:r>
      <w:r>
        <w:t xml:space="preserve"> </w:t>
      </w:r>
      <w:r>
        <w:t xml:space="preserve">threshold</w:t>
      </w:r>
      <w:r>
        <w:t xml:space="preserve"> </w:t>
      </w:r>
      <w:r>
        <w:t xml:space="preserve">for</w:t>
      </w:r>
      <w:r>
        <w:t xml:space="preserve"> </w:t>
      </w:r>
      <w:r>
        <w:t xml:space="preserve">negligible</w:t>
      </w:r>
      <w:r>
        <w:t xml:space="preserve"> </w:t>
      </w:r>
      <w:r>
        <w:t xml:space="preserve">marginal</w:t>
      </w:r>
      <w:r>
        <w:t xml:space="preserve"> </w:t>
      </w:r>
      <w:r>
        <w:t xml:space="preserve">gains</w:t>
      </w:r>
      <w:r>
        <w:t xml:space="preserve"> </w:t>
      </w:r>
      <w:r>
        <w:t xml:space="preserve">(</w:t>
      </w:r>
      <w:r>
        <w:rPr>
          <w:i/>
          <w:iCs/>
        </w:rPr>
        <w:t xml:space="preserve">Δ</w:t>
      </w:r>
      <w:r>
        <w:rPr>
          <w:i/>
          <w:iCs/>
          <w:lang w:val="el-GR"/>
        </w:rPr>
        <w:t xml:space="preserve">ε</w:t>
      </w:r>
      <w:r>
        <w:rPr>
          <w:i/>
          <w:iCs/>
          <w:vertAlign w:val="subscript"/>
        </w:rPr>
        <w:t xml:space="preserve">2</w:t>
      </w:r>
      <w:r>
        <w:t xml:space="preserve"> </w:t>
      </w:r>
      <w:r>
        <w:t xml:space="preserve">=</w:t>
      </w:r>
      <w:r>
        <w:t xml:space="preserve"> </w:t>
      </w:r>
      <w:r>
        <w:t xml:space="preserve">-</w:t>
      </w:r>
      <w:r>
        <w:t xml:space="preserve">0</w:t>
      </w:r>
      <w:r>
        <w:t xml:space="preserve">.</w:t>
      </w:r>
      <w:r>
        <w:t xml:space="preserve">05</w:t>
      </w:r>
      <w:r>
        <w:t xml:space="preserve">)</w:t>
      </w:r>
      <w:r>
        <w:t xml:space="preserve"> </w:t>
      </w:r>
      <w:r>
        <w:t xml:space="preserve">serves</w:t>
      </w:r>
      <w:r>
        <w:t xml:space="preserve"> </w:t>
      </w:r>
      <w:r>
        <w:t xml:space="preserve">as</w:t>
      </w:r>
      <w:r>
        <w:t xml:space="preserve"> </w:t>
      </w:r>
      <w:r>
        <w:t xml:space="preserve">a</w:t>
      </w:r>
      <w:r>
        <w:t xml:space="preserve"> </w:t>
      </w:r>
      <w:r>
        <w:t xml:space="preserve">practical</w:t>
      </w:r>
      <w:r>
        <w:t xml:space="preserve"> </w:t>
      </w:r>
      <w:r>
        <w:t xml:space="preserve">heuristic</w:t>
      </w:r>
      <w:r>
        <w:t xml:space="preserve">,</w:t>
      </w:r>
      <w:r>
        <w:t xml:space="preserve"> </w:t>
      </w:r>
      <w:r>
        <w:t xml:space="preserve">but</w:t>
      </w:r>
      <w:r>
        <w:t xml:space="preserve"> </w:t>
      </w:r>
      <w:r>
        <w:t xml:space="preserve">acceptable</w:t>
      </w:r>
      <w:r>
        <w:t xml:space="preserve"> </w:t>
      </w:r>
      <w:r>
        <w:t xml:space="preserve">error</w:t>
      </w:r>
      <w:r>
        <w:t xml:space="preserve"> </w:t>
      </w:r>
      <w:r>
        <w:t xml:space="preserve">is</w:t>
      </w:r>
      <w:r>
        <w:t xml:space="preserve"> </w:t>
      </w:r>
      <w:r>
        <w:t xml:space="preserve">inherently</w:t>
      </w:r>
      <w:r>
        <w:t xml:space="preserve"> </w:t>
      </w:r>
      <w:r>
        <w:t xml:space="preserve">context</w:t>
      </w:r>
      <w:r>
        <w:t xml:space="preserve"> </w:t>
      </w:r>
      <w:r>
        <w:t xml:space="preserve">dependent</w:t>
      </w:r>
      <w:r>
        <w:t xml:space="preserve">.</w:t>
      </w:r>
      <w:r>
        <w:t xml:space="preserve"> </w:t>
      </w:r>
      <w:r>
        <w:t xml:space="preserve">For</w:t>
      </w:r>
      <w:r>
        <w:t xml:space="preserve"> </w:t>
      </w:r>
      <w:r>
        <w:t xml:space="preserve">instance</w:t>
      </w:r>
      <w:r>
        <w:t xml:space="preserve">,</w:t>
      </w:r>
      <w:r>
        <w:t xml:space="preserve"> </w:t>
      </w:r>
      <w:r>
        <w:t xml:space="preserve">studies</w:t>
      </w:r>
      <w:r>
        <w:t xml:space="preserve"> </w:t>
      </w:r>
      <w:r>
        <w:t xml:space="preserve">requiring</w:t>
      </w:r>
      <w:r>
        <w:t xml:space="preserve"> </w:t>
      </w:r>
      <w:r>
        <w:t xml:space="preserve">high</w:t>
      </w:r>
      <w:r>
        <w:t xml:space="preserve">-</w:t>
      </w:r>
      <w:r>
        <w:t xml:space="preserve">resolution</w:t>
      </w:r>
      <w:r>
        <w:t xml:space="preserve"> </w:t>
      </w:r>
      <w:r>
        <w:t xml:space="preserve">quantitative</w:t>
      </w:r>
      <w:r>
        <w:t xml:space="preserve"> </w:t>
      </w:r>
      <w:r>
        <w:t xml:space="preserve">estimates</w:t>
      </w:r>
      <w:r>
        <w:t xml:space="preserve"> </w:t>
      </w:r>
      <w:r>
        <w:t xml:space="preserve">might</w:t>
      </w:r>
      <w:r>
        <w:t xml:space="preserve"> </w:t>
      </w:r>
      <w:r>
        <w:t xml:space="preserve">justify</w:t>
      </w:r>
      <w:r>
        <w:t xml:space="preserve"> </w:t>
      </w:r>
      <w:r>
        <w:t xml:space="preserve">high</w:t>
      </w:r>
      <w:r>
        <w:t xml:space="preserve"> </w:t>
      </w:r>
      <w:r>
        <w:t xml:space="preserve">sampling</w:t>
      </w:r>
      <w:r>
        <w:t xml:space="preserve"> </w:t>
      </w:r>
      <w:r>
        <w:t xml:space="preserve">effort</w:t>
      </w:r>
      <w:r>
        <w:t xml:space="preserve"> </w:t>
      </w:r>
      <w:r>
        <w:t xml:space="preserve">to</w:t>
      </w:r>
      <w:r>
        <w:t xml:space="preserve"> </w:t>
      </w:r>
      <w:r>
        <w:t xml:space="preserve">achieve</w:t>
      </w:r>
      <w:r>
        <w:t xml:space="preserve"> </w:t>
      </w:r>
      <w:r>
        <w:t xml:space="preserve">stricter</w:t>
      </w:r>
      <w:r>
        <w:t xml:space="preserve"> </w:t>
      </w:r>
      <w:r>
        <w:t xml:space="preserve">precision</w:t>
      </w:r>
      <w:r>
        <w:t xml:space="preserve">,</w:t>
      </w:r>
      <w:r>
        <w:t xml:space="preserve"> </w:t>
      </w:r>
      <w:r>
        <w:t xml:space="preserve">while</w:t>
      </w:r>
      <w:r>
        <w:t xml:space="preserve">,</w:t>
      </w:r>
      <w:r>
        <w:t xml:space="preserve"> </w:t>
      </w:r>
      <w:r>
        <w:t xml:space="preserve">broad</w:t>
      </w:r>
      <w:r>
        <w:t xml:space="preserve">-</w:t>
      </w:r>
      <w:r>
        <w:t xml:space="preserve">scale</w:t>
      </w:r>
      <w:r>
        <w:t xml:space="preserve"> </w:t>
      </w:r>
      <w:r>
        <w:t xml:space="preserve">biodiversity</w:t>
      </w:r>
      <w:r>
        <w:t xml:space="preserve"> </w:t>
      </w:r>
      <w:r>
        <w:t xml:space="preserve">screenings</w:t>
      </w:r>
      <w:r>
        <w:t xml:space="preserve"> </w:t>
      </w:r>
      <w:r>
        <w:t xml:space="preserve">might</w:t>
      </w:r>
      <w:r>
        <w:t xml:space="preserve"> </w:t>
      </w:r>
      <w:r>
        <w:t xml:space="preserve">tolerate</w:t>
      </w:r>
      <w:r>
        <w:t xml:space="preserve"> </w:t>
      </w:r>
      <w:r>
        <w:t xml:space="preserve">looser</w:t>
      </w:r>
      <w:r>
        <w:t xml:space="preserve"> </w:t>
      </w:r>
      <w:r>
        <w:t xml:space="preserve">precision</w:t>
      </w:r>
      <w:r>
        <w:t xml:space="preserve">,</w:t>
      </w:r>
      <w:r>
        <w:t xml:space="preserve"> </w:t>
      </w:r>
      <w:r>
        <w:t xml:space="preserve">allowing</w:t>
      </w:r>
      <w:r>
        <w:t xml:space="preserve"> </w:t>
      </w:r>
      <w:r>
        <w:t xml:space="preserve">for</w:t>
      </w:r>
      <w:r>
        <w:t xml:space="preserve"> </w:t>
      </w:r>
      <w:r>
        <w:t xml:space="preserve">even</w:t>
      </w:r>
      <w:r>
        <w:t xml:space="preserve"> </w:t>
      </w:r>
      <w:r>
        <w:t xml:space="preserve">sparser</w:t>
      </w:r>
      <w:r>
        <w:t xml:space="preserve"> </w:t>
      </w:r>
      <w:r>
        <w:t xml:space="preserve">sampling</w:t>
      </w:r>
      <w:r>
        <w:t xml:space="preserve">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del w:id="9401" w:author="Gledis Guri" w:date="2026-09-25T00:00:00Z">
        <w:r>
          <w:delText xml:space="preserve">  </w:delText>
        </w:r>
      </w:del>
      <w:ins w:id="9402" w:author="Gledis Guri" w:date="2026-09-25T00:00:00Z">
        <w:r>
          <w:t xml:space="preserve">. </w:t>
        </w:r>
      </w:ins>
      <w:r>
        <w:t xml:space="preserve">Moreover</w:t>
      </w:r>
      <w:r>
        <w:t xml:space="preserve">,</w:t>
      </w:r>
      <w:r>
        <w:t xml:space="preserve"> </w:t>
      </w:r>
      <w:r>
        <w:t xml:space="preserve">the</w:t>
      </w:r>
      <w:r>
        <w:t xml:space="preserve"> </w:t>
      </w:r>
      <w:r>
        <w:t xml:space="preserve">species</w:t>
      </w:r>
      <w:r>
        <w:t xml:space="preserve"> </w:t>
      </w:r>
      <w:r>
        <w:t xml:space="preserve">spatial</w:t>
      </w:r>
      <w:r>
        <w:t xml:space="preserve"> </w:t>
      </w:r>
      <w:r>
        <w:t xml:space="preserve">autocorrelation</w:t>
      </w:r>
      <w:r>
        <w:t xml:space="preserve"> </w:t>
      </w:r>
      <w:r>
        <w:t xml:space="preserve">parameter</w:t>
      </w:r>
      <w:r>
        <w:t xml:space="preserve"> </w:t>
      </w:r>
      <w:r>
        <w:t xml:space="preserve">plays</w:t>
      </w:r>
      <w:r>
        <w:t xml:space="preserve"> </w:t>
      </w:r>
      <w:r>
        <w:t xml:space="preserve">a</w:t>
      </w:r>
      <w:r>
        <w:t xml:space="preserve">n</w:t>
      </w:r>
      <w:r>
        <w:t xml:space="preserve"> </w:t>
      </w:r>
      <w:r>
        <w:t xml:space="preserve">additional</w:t>
      </w:r>
      <w:r>
        <w:t xml:space="preserve"> </w:t>
      </w:r>
      <w:r>
        <w:t xml:space="preserve">role</w:t>
      </w:r>
      <w:r>
        <w:t xml:space="preserve"> </w:t>
      </w:r>
      <w:r>
        <w:t xml:space="preserve">in</w:t>
      </w:r>
      <w:r>
        <w:t xml:space="preserve"> </w:t>
      </w:r>
      <w:r>
        <w:t xml:space="preserve">defining</w:t>
      </w:r>
      <w:r>
        <w:t xml:space="preserve"> </w:t>
      </w:r>
      <w:r>
        <w:t xml:space="preserve">the</w:t>
      </w:r>
      <w:r>
        <w:t xml:space="preserve"> </w:t>
      </w:r>
      <w:r>
        <w:t xml:space="preserve">decision</w:t>
      </w:r>
      <w:r>
        <w:t xml:space="preserve"> </w:t>
      </w:r>
      <w:r>
        <w:t xml:space="preserve">on</w:t>
      </w:r>
      <w:r>
        <w:t xml:space="preserve"> </w:t>
      </w:r>
      <w:r>
        <w:t xml:space="preserve">sampling</w:t>
      </w:r>
      <w:r>
        <w:t xml:space="preserve"> </w:t>
      </w:r>
      <w:r>
        <w:t xml:space="preserve">effort</w:t>
      </w:r>
      <w:r>
        <w:t xml:space="preserve">.</w:t>
      </w:r>
      <w:r>
        <w:t xml:space="preserve"> </w:t>
      </w:r>
      <w:r>
        <w:t xml:space="preserve">Highly</w:t>
      </w:r>
      <w:r>
        <w:t xml:space="preserve"> </w:t>
      </w:r>
      <w:r>
        <w:t xml:space="preserve">autocorrelated</w:t>
      </w:r>
      <w:r>
        <w:t xml:space="preserve"> </w:t>
      </w:r>
      <w:r>
        <w:t xml:space="preserve">species</w:t>
      </w:r>
      <w:r>
        <w:t xml:space="preserve"> </w:t>
      </w:r>
      <w:r>
        <w:t xml:space="preserve">(</w:t>
      </w:r>
      <w:r>
        <w:t xml:space="preserve">e</w:t>
      </w:r>
      <w:r>
        <w:t xml:space="preserve">.</w:t>
      </w:r>
      <w:r>
        <w:t xml:space="preserve">g</w:t>
      </w:r>
      <w:r>
        <w:t xml:space="preserve">.</w:t>
      </w:r>
      <w:r>
        <w:t xml:space="preserve">,</w:t>
      </w:r>
      <w:r>
        <w:t xml:space="preserve"> </w:t>
      </w:r>
      <w:r>
        <w:rPr>
          <w:i/>
          <w:iCs/>
        </w:rPr>
        <w:t xml:space="preserve">ρ</w:t>
      </w:r>
      <w:r>
        <w:t xml:space="preserve"> </w:t>
      </w:r>
      <w:r>
        <w:t xml:space="preserve">&gt;</w:t>
      </w:r>
      <w:r>
        <w:t xml:space="preserve"> </w:t>
      </w:r>
      <w:r>
        <w:t xml:space="preserve">500</w:t>
      </w:r>
      <w:r>
        <w:t xml:space="preserve"> </w:t>
      </w:r>
      <w:r>
        <w:t xml:space="preserve">km</w:t>
      </w:r>
      <w:r>
        <w:t xml:space="preserve">)</w:t>
      </w:r>
      <w:r>
        <w:t xml:space="preserve"> </w:t>
      </w:r>
      <w:r>
        <w:t xml:space="preserve">reach</w:t>
      </w:r>
      <w:r>
        <w:t xml:space="preserve"> </w:t>
      </w:r>
      <w:r>
        <w:t xml:space="preserve">the</w:t>
      </w:r>
      <w:r>
        <w:t xml:space="preserve"> </w:t>
      </w:r>
      <w:r>
        <w:t xml:space="preserve">precision</w:t>
      </w:r>
      <w:r>
        <w:t xml:space="preserve"> </w:t>
      </w:r>
      <w:r>
        <w:t xml:space="preserve">threshold</w:t>
      </w:r>
      <w:r>
        <w:t xml:space="preserve"> </w:t>
      </w:r>
      <w:r>
        <w:t xml:space="preserve">of</w:t>
      </w:r>
      <w:r>
        <w:t xml:space="preserve"> </w:t>
      </w:r>
      <w:r>
        <w:t xml:space="preserve">negligible</w:t>
      </w:r>
      <w:r>
        <w:t xml:space="preserve"> </w:t>
      </w:r>
      <w:r>
        <w:t xml:space="preserve">improvement</w:t>
      </w:r>
      <w:r>
        <w:t xml:space="preserve"> </w:t>
      </w:r>
      <w:r>
        <w:t xml:space="preserve">at</w:t>
      </w:r>
      <w:r>
        <w:t xml:space="preserve"> </w:t>
      </w:r>
      <w:r>
        <w:t xml:space="preserve">much</w:t>
      </w:r>
      <w:r>
        <w:t xml:space="preserve"> </w:t>
      </w:r>
      <w:r>
        <w:t xml:space="preserve">lower</w:t>
      </w:r>
      <w:r>
        <w:t xml:space="preserve"> </w:t>
      </w:r>
      <w:r>
        <w:t xml:space="preserve">sampling</w:t>
      </w:r>
      <w:r>
        <w:t xml:space="preserve"> </w:t>
      </w:r>
      <w:r>
        <w:t xml:space="preserve">densities</w:t>
      </w:r>
      <w:r>
        <w:t xml:space="preserve"> </w:t>
      </w:r>
      <w:r>
        <w:t xml:space="preserve">(</w:t>
      </w:r>
      <w:r>
        <w:t xml:space="preserve">roughly</w:t>
      </w:r>
      <w:r>
        <w:t xml:space="preserve"> </w:t>
      </w:r>
      <w:r>
        <w:t xml:space="preserve">4</w:t>
      </w:r>
      <w:r>
        <w:t xml:space="preserve"> </w:t>
      </w:r>
      <w:r>
        <w:t xml:space="preserve">to</w:t>
      </w:r>
      <w:r>
        <w:t xml:space="preserve"> </w:t>
      </w:r>
      <w:r>
        <w:t xml:space="preserve">5</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km²</w:t>
      </w:r>
      <w:r>
        <w:t xml:space="preserve">)</w:t>
      </w:r>
      <w:r>
        <w:t xml:space="preserve">,</w:t>
      </w:r>
      <w:r>
        <w:t xml:space="preserve"> </w:t>
      </w:r>
      <w:r>
        <w:t xml:space="preserve">conversely</w:t>
      </w:r>
      <w:r>
        <w:t xml:space="preserve">,</w:t>
      </w:r>
      <w:r>
        <w:t xml:space="preserve"> </w:t>
      </w:r>
      <w:r>
        <w:t xml:space="preserve">patchily</w:t>
      </w:r>
      <w:r>
        <w:t xml:space="preserve"> </w:t>
      </w:r>
      <w:r>
        <w:t xml:space="preserve">distributed</w:t>
      </w:r>
      <w:r>
        <w:t xml:space="preserve"> </w:t>
      </w:r>
      <w:r>
        <w:t xml:space="preserve">species</w:t>
      </w:r>
      <w:r>
        <w:t xml:space="preserve"> </w:t>
      </w:r>
      <w:r>
        <w:t xml:space="preserve">(</w:t>
      </w:r>
      <w:r>
        <w:rPr>
          <w:i/>
          <w:iCs/>
        </w:rPr>
        <w:t xml:space="preserve">ρ</w:t>
      </w:r>
      <w:r>
        <w:t xml:space="preserve"> </w:t>
      </w:r>
      <w:r>
        <w:t xml:space="preserve">&lt;</w:t>
      </w:r>
      <w:r>
        <w:t xml:space="preserve"> </w:t>
      </w:r>
      <w:r>
        <w:t xml:space="preserve">50</w:t>
      </w:r>
      <w:r>
        <w:t xml:space="preserve"> </w:t>
      </w:r>
      <w:r>
        <w:t xml:space="preserve">km</w:t>
      </w:r>
      <w:r>
        <w:t xml:space="preserve">)</w:t>
      </w:r>
      <w:r>
        <w:t xml:space="preserve"> </w:t>
      </w:r>
      <w:r>
        <w:t xml:space="preserve">require</w:t>
      </w:r>
      <w:r>
        <w:t xml:space="preserve"> </w:t>
      </w:r>
      <w:r>
        <w:t xml:space="preserve">a</w:t>
      </w:r>
      <w:r>
        <w:t xml:space="preserve"> </w:t>
      </w:r>
      <w:r>
        <w:t xml:space="preserve">denser</w:t>
      </w:r>
      <w:r>
        <w:t xml:space="preserve"> </w:t>
      </w:r>
      <w:r>
        <w:t xml:space="preserve">sampling</w:t>
      </w:r>
      <w:r>
        <w:t xml:space="preserve"> </w:t>
      </w:r>
      <w:r>
        <w:t xml:space="preserve">network</w:t>
      </w:r>
      <w:r>
        <w:t xml:space="preserve"> </w:t>
      </w:r>
      <w:r>
        <w:t xml:space="preserve">(</w:t>
      </w:r>
      <w:r>
        <w:t xml:space="preserve">roughly</w:t>
      </w:r>
      <w:r>
        <w:t xml:space="preserve"> </w:t>
      </w:r>
      <w:r>
        <w:t xml:space="preserve">8</w:t>
      </w:r>
      <w:r>
        <w:t xml:space="preserve"> </w:t>
      </w:r>
      <w:r>
        <w:t xml:space="preserve">to</w:t>
      </w:r>
      <w:r>
        <w:t xml:space="preserve"> </w:t>
      </w:r>
      <w:r>
        <w:t xml:space="preserve">11</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km²</w:t>
      </w:r>
      <w:r>
        <w:t xml:space="preserve">)</w:t>
      </w:r>
      <w:r>
        <w:t xml:space="preserve"> </w:t>
      </w:r>
      <w:r>
        <w:t xml:space="preserve">before</w:t>
      </w:r>
      <w:r>
        <w:t xml:space="preserve"> </w:t>
      </w:r>
      <w:r>
        <w:t xml:space="preserve">the</w:t>
      </w:r>
      <w:r>
        <w:t xml:space="preserve"> </w:t>
      </w:r>
      <w:r>
        <w:t xml:space="preserve">marginal</w:t>
      </w:r>
      <w:r>
        <w:t xml:space="preserve"> </w:t>
      </w:r>
      <w:r>
        <w:t xml:space="preserve">gains</w:t>
      </w:r>
      <w:r>
        <w:t xml:space="preserve"> </w:t>
      </w:r>
      <w:r>
        <w:t xml:space="preserve">drop</w:t>
      </w:r>
      <w:r>
        <w:t xml:space="preserve"> </w:t>
      </w:r>
      <w:r>
        <w:t xml:space="preserve">below</w:t>
      </w:r>
      <w:r>
        <w:t xml:space="preserve"> </w:t>
      </w:r>
      <w:r>
        <w:t xml:space="preserve">the</w:t>
      </w:r>
      <w:r>
        <w:t xml:space="preserve"> </w:t>
      </w:r>
      <w:r>
        <w:t xml:space="preserve">threshold</w:t>
      </w:r>
      <w:r>
        <w:t xml:space="preserve">.</w:t>
      </w:r>
      <w:r>
        <w:t xml:space="preserve"> </w:t>
      </w:r>
      <w:r>
        <w:t xml:space="preserve"> </w:t>
      </w:r>
      <w:r>
        <w:t xml:space="preserve">Once</w:t>
      </w:r>
      <w:r>
        <w:t xml:space="preserve"> </w:t>
      </w:r>
      <w:r>
        <w:t xml:space="preserve">the</w:t>
      </w:r>
      <w:r>
        <w:t xml:space="preserve"> </w:t>
      </w:r>
      <w:r>
        <w:t xml:space="preserve">required</w:t>
      </w:r>
      <w:r>
        <w:t xml:space="preserve"> </w:t>
      </w:r>
      <w:r>
        <w:t xml:space="preserve">precision</w:t>
      </w:r>
      <w:r>
        <w:t xml:space="preserve"> </w:t>
      </w:r>
      <w:r>
        <w:t xml:space="preserve">and</w:t>
      </w:r>
      <w:r>
        <w:t xml:space="preserve"> </w:t>
      </w:r>
      <w:r>
        <w:t xml:space="preserve">ρ</w:t>
      </w:r>
      <w:r>
        <w:t xml:space="preserve"> </w:t>
      </w:r>
      <w:r>
        <w:t xml:space="preserve">are</w:t>
      </w:r>
      <w:r>
        <w:t xml:space="preserve"> </w:t>
      </w:r>
      <w:r>
        <w:t xml:space="preserve">known</w:t>
      </w:r>
      <w:r>
        <w:t xml:space="preserve"> </w:t>
      </w:r>
      <w:r>
        <w:t xml:space="preserve">(</w:t>
      </w:r>
      <w:r>
        <w:t xml:space="preserve">from</w:t>
      </w:r>
      <w:r>
        <w:t xml:space="preserve"> </w:t>
      </w:r>
      <w:r>
        <w:t xml:space="preserve">prior</w:t>
      </w:r>
      <w:r>
        <w:t xml:space="preserve"> </w:t>
      </w:r>
      <w:r>
        <w:t xml:space="preserve">literature</w:t>
      </w:r>
      <w:r>
        <w:t xml:space="preserve">,</w:t>
      </w:r>
      <w:r>
        <w:t xml:space="preserve"> </w:t>
      </w:r>
      <w:r>
        <w:t xml:space="preserve">pilot</w:t>
      </w:r>
      <w:r>
        <w:t xml:space="preserve"> </w:t>
      </w:r>
      <w:r>
        <w:t xml:space="preserve">sampling</w:t>
      </w:r>
      <w:r>
        <w:t xml:space="preserve"> </w:t>
      </w:r>
      <w:r>
        <w:t xml:space="preserve">or</w:t>
      </w:r>
      <w:r>
        <w:t xml:space="preserve"> </w:t>
      </w:r>
      <w:r>
        <w:t xml:space="preserve">expert</w:t>
      </w:r>
      <w:r>
        <w:t xml:space="preserve"> </w:t>
      </w:r>
      <w:r>
        <w:t xml:space="preserve">judgement</w:t>
      </w:r>
      <w:r>
        <w:t xml:space="preserve">)</w:t>
      </w:r>
      <w:r>
        <w:t xml:space="preserve">,</w:t>
      </w:r>
      <w:r>
        <w:t xml:space="preserve"> </w:t>
      </w:r>
      <w:r>
        <w:t xml:space="preserve">the</w:t>
      </w:r>
      <w:r>
        <w:t xml:space="preserve"> </w:t>
      </w:r>
      <w:del w:id="9403" w:author="Gledis Guri" w:date="2026-09-25T00:00:00Z">
        <w:r>
          <w:delText xml:space="preserve">log</w:delText>
        </w:r>
        <w:r>
          <w:delText xml:space="preserve">-</w:delText>
        </w:r>
      </w:del>
      <w:ins w:id="9404" w:author="Gledis Guri" w:date="2026-09-25T00:00:00Z">
        <w:r>
          <w:t xml:space="preserve">fitted log–</w:t>
        </w:r>
      </w:ins>
      <w:r>
        <w:t xml:space="preserve">log</w:t>
      </w:r>
      <w:r>
        <w:t xml:space="preserve"> </w:t>
      </w:r>
      <w:r>
        <w:t xml:space="preserve">model</w:t>
      </w:r>
      <w:del w:id="9405" w:author="Gledis Guri" w:date="2026-09-25T00:00:00Z">
        <w:r>
          <w:delText xml:space="preserve"> </w:delText>
        </w:r>
        <w:r>
          <w:rPr>
            <w:lang w:val="el-GR"/>
          </w:rPr>
          <w:delText xml:space="preserve">ε</w:delText>
        </w:r>
        <w:r>
          <w:delText xml:space="preserve"> </w:delText>
        </w:r>
        <w:r>
          <w:delText xml:space="preserve">=</w:delText>
        </w:r>
        <w:r>
          <w:delText xml:space="preserve"> </w:delText>
        </w:r>
        <w:r>
          <w:delText xml:space="preserve">e</w:delText>
        </w:r>
        <w:r>
          <w:rPr>
            <w:vertAlign w:val="superscript"/>
            <w:lang w:val="el-GR"/>
          </w:rPr>
          <w:delText xml:space="preserve">ω</w:delText>
        </w:r>
        <w:r>
          <w:delText xml:space="preserve">E</w:delText>
        </w:r>
      </w:del>
      <w:proofErr w:type="spellStart"/>
      <w:del w:id="9406" w:author="Gledis Guri" w:date="2026-09-25T00:00:00Z">
        <w:r>
          <w:rPr>
            <w:vertAlign w:val="superscript"/>
            <w:lang w:val="el-GR"/>
          </w:rPr>
          <w:delText xml:space="preserve">β</w:delText>
        </w:r>
        <w:r>
          <w:rPr>
            <w:lang w:val="el-GR"/>
          </w:rPr>
          <w:delText xml:space="preserve">ρ</w:delText>
        </w:r>
        <w:r>
          <w:rPr>
            <w:vertAlign w:val="superscript"/>
            <w:lang w:val="el-GR"/>
          </w:rPr>
          <w:delText xml:space="preserve">θ</w:delText>
        </w:r>
      </w:del>
      <w:proofErr w:type="spellEnd"/>
      <w:del w:id="9407" w:author="Gledis Guri" w:date="2026-09-25T00:00:00Z">
        <w:r>
          <w:delText xml:space="preserve">(</w:delText>
        </w:r>
        <w:r>
          <w:delText xml:space="preserve">E</w:delText>
        </w:r>
        <w:r>
          <w:rPr>
            <w:lang w:val="el-GR"/>
          </w:rPr>
          <w:delText xml:space="preserve">ρ</w:delText>
        </w:r>
        <w:r>
          <w:delText xml:space="preserve">)</w:delText>
        </w:r>
        <w:r>
          <w:rPr>
            <w:vertAlign w:val="superscript"/>
            <w:lang w:val="el-GR"/>
          </w:rPr>
          <w:delText xml:space="preserve">γ</w:delText>
        </w:r>
        <w:r>
          <w:delText xml:space="preserve"> </w:delText>
        </w:r>
        <w:r>
          <w:delText xml:space="preserve">(</w:delText>
        </w:r>
        <w:r>
          <w:delText xml:space="preserve">from</w:delText>
        </w:r>
        <w:r>
          <w:delText xml:space="preserve"> </w:delText>
        </w:r>
      </w:del>
      <w:ins w:id="9408" w:author="Gledis Guri" w:date="2026-09-25T00:00:00Z">
        <w:r>
          <w:rPr>
            <w:lang w:val="el-GR"/>
          </w:rPr>
          <w:t xml:space="preserve"> (</w:t>
        </w:r>
      </w:ins>
      <w:r>
        <w:t xml:space="preserve">Eq</w:t>
      </w:r>
      <w:r>
        <w:t xml:space="preserve">.</w:t>
      </w:r>
      <w:r>
        <w:t xml:space="preserve"> </w:t>
      </w:r>
      <w:r>
        <w:t xml:space="preserve">6</w:t>
      </w:r>
      <w:r>
        <w:t xml:space="preserve">;</w:t>
      </w:r>
      <w:r>
        <w:t xml:space="preserve"> </w:t>
      </w:r>
      <w:r>
        <w:t xml:space="preserve">Figure</w:t>
      </w:r>
      <w:r>
        <w:t xml:space="preserve"> </w:t>
      </w:r>
      <w:r>
        <w:t xml:space="preserve">4</w:t>
      </w:r>
      <w:r>
        <w:t xml:space="preserve">B</w:t>
      </w:r>
      <w:del w:id="9409" w:author="Gledis Guri" w:date="2026-09-25T00:00:00Z">
        <w:r>
          <w:delText xml:space="preserve">,</w:delText>
        </w:r>
      </w:del>
      <w:ins w:id="9410" w:author="Gledis Guri" w:date="2026-09-25T00:00:00Z">
        <w:r>
          <w:t xml:space="preserve">;</w:t>
        </w:r>
      </w:ins>
      <w:r>
        <w:t xml:space="preserve"> </w:t>
      </w:r>
      <w:r>
        <w:t xml:space="preserve">Appendix</w:t>
      </w:r>
      <w:r>
        <w:t xml:space="preserve"> </w:t>
      </w:r>
      <w:r>
        <w:t xml:space="preserve">S1</w:t>
      </w:r>
      <w:r>
        <w:t xml:space="preserve">:</w:t>
      </w:r>
      <w:r>
        <w:t xml:space="preserve"> </w:t>
      </w:r>
      <w:r>
        <w:t xml:space="preserve">Figure</w:t>
      </w:r>
      <w:r>
        <w:t xml:space="preserve"> </w:t>
      </w:r>
      <w:del w:id="9411" w:author="Gledis Guri" w:date="2026-09-25T00:00:00Z">
        <w:r>
          <w:delText xml:space="preserve">S1</w:delText>
        </w:r>
        <w:r>
          <w:delText xml:space="preserve"> </w:delText>
        </w:r>
        <w:r>
          <w:delText xml:space="preserve">and</w:delText>
        </w:r>
        <w:r>
          <w:delText xml:space="preserve"> </w:delText>
        </w:r>
        <w:r>
          <w:delText xml:space="preserve">S6</w:delText>
        </w:r>
      </w:del>
      <w:ins w:id="9412" w:author="Gledis Guri" w:date="2026-09-25T00:00:00Z">
        <w:r>
          <w:t xml:space="preserve">S5</w:t>
        </w:r>
      </w:ins>
      <w:r>
        <w:t xml:space="preserve">)</w:t>
      </w:r>
      <w:r>
        <w:t xml:space="preserve"> </w:t>
      </w:r>
      <w:r>
        <w:t xml:space="preserve">can</w:t>
      </w:r>
      <w:r>
        <w:t xml:space="preserve"> </w:t>
      </w:r>
      <w:r>
        <w:t xml:space="preserve">be</w:t>
      </w:r>
      <w:r>
        <w:t xml:space="preserve"> </w:t>
      </w:r>
      <w:r>
        <w:t xml:space="preserve">inverted</w:t>
      </w:r>
      <w:ins w:id="9413" w:author="Gledis Guri" w:date="2026-09-25T00:00:00Z">
        <w:r>
          <w:t xml:space="preserve"> (Eq. 7)</w:t>
        </w:r>
      </w:ins>
      <w:r>
        <w:t xml:space="preserve"> </w:t>
      </w:r>
      <w:r>
        <w:t xml:space="preserve">to</w:t>
      </w:r>
      <w:r>
        <w:t xml:space="preserve"> </w:t>
      </w:r>
      <w:r>
        <w:t xml:space="preserve">solve</w:t>
      </w:r>
      <w:r>
        <w:t xml:space="preserve"> </w:t>
      </w:r>
      <w:r>
        <w:t xml:space="preserve">for</w:t>
      </w:r>
      <w:r>
        <w:t xml:space="preserve"> </w:t>
      </w:r>
      <w:r>
        <w:t xml:space="preserve">the</w:t>
      </w:r>
      <w:r>
        <w:t xml:space="preserve"> </w:t>
      </w:r>
      <w:r>
        <w:t xml:space="preserve">minimum</w:t>
      </w:r>
      <w:r>
        <w:t xml:space="preserve"> </w:t>
      </w:r>
      <w:r>
        <w:t xml:space="preserve">sampling</w:t>
      </w:r>
      <w:r>
        <w:t xml:space="preserve"> </w:t>
      </w:r>
      <w:r>
        <w:t xml:space="preserve">density</w:t>
      </w:r>
      <w:del w:id="9414" w:author="Gledis Guri" w:date="2026-09-25T00:00:00Z">
        <w:r>
          <w:delText xml:space="preserve"> </w:delText>
        </w:r>
      </w:del>
      <w:ins w:id="9415" w:author="Gledis Guri" w:date="2026-09-25T00:00:00Z">
        <w:r>
          <w:t xml:space="preserve"> </w:t>
        </w:r>
      </w:ins>
      <w:r>
        <w:rPr>
          <w:i/>
          <w:iCs/>
        </w:rPr>
        <w:t xml:space="preserve">E</w:t>
      </w:r>
      <w:r>
        <w:t xml:space="preserve"> </w:t>
      </w:r>
      <w:r>
        <w:t xml:space="preserve">required</w:t>
      </w:r>
      <w:r>
        <w:t xml:space="preserve"> </w:t>
      </w:r>
      <w:r>
        <w:t xml:space="preserve">to</w:t>
      </w:r>
      <w:r>
        <w:t xml:space="preserve"> </w:t>
      </w:r>
      <w:del w:id="9416" w:author="Gledis Guri" w:date="2026-09-25T00:00:00Z">
        <w:r>
          <w:delText xml:space="preserve">keep</w:delText>
        </w:r>
        <w:r>
          <w:delText xml:space="preserve"> </w:delText>
        </w:r>
        <w:r>
          <w:rPr>
            <w:lang w:val="el-GR"/>
          </w:rPr>
          <w:delText xml:space="preserve">Δε</w:delText>
        </w:r>
        <w:r>
          <w:delText xml:space="preserve"> </w:delText>
        </w:r>
        <w:r>
          <w:delText xml:space="preserve">below</w:delText>
        </w:r>
        <w:r>
          <w:delText xml:space="preserve"> </w:delText>
        </w:r>
        <w:r>
          <w:delText xml:space="preserve">the</w:delText>
        </w:r>
        <w:r>
          <w:delText xml:space="preserve"> </w:delText>
        </w:r>
        <w:r>
          <w:delText xml:space="preserve">chosen</w:delText>
        </w:r>
        <w:r>
          <w:delText xml:space="preserve"> </w:delText>
        </w:r>
        <w:r>
          <w:delText xml:space="preserve">threshold</w:delText>
        </w:r>
      </w:del>
      <w:ins w:id="9417" w:author="Gledis Guri" w:date="2026-09-25T00:00:00Z">
        <w:r>
          <w:rPr>
            <w:lang w:val="el-GR"/>
          </w:rPr>
          <w:t xml:space="preserve">reach a target error, a calculation the planner performs interactively</w:t>
        </w:r>
      </w:ins>
      <w:r>
        <w:t xml:space="preserve">.</w:t>
      </w:r>
      <w:r>
        <w:t xml:space="preserve"> </w:t>
      </w:r>
    </w:p>
    <w:p w14:paraId="66710A65" w14:textId="77777777" w:rsidR="00376B55" w:rsidRDefault="00376B55" w:rsidP="00376B55">
      <w:pPr>
        <w:pStyle w:val="p3"/>
        <w:spacing w:before="0" w:beforeAutospacing="0" w:after="0" w:afterAutospacing="0" w:line="480" w:lineRule="auto"/>
        <w:jc w:val="left"/>
        <w:rPr>
          <w:del w:id="9544" w:author="Gledis Guri" w:date="2026-09-25T00:00:00Z"/>
        </w:rPr>
      </w:pPr>
    </w:p>
    <w:p w14:paraId="6A7B2F03" w14:textId="592F9C28" w:rsidR="00B9718F" w:rsidRDefault="00BA4DE0" w:rsidP="001643E6">
      <w:pPr>
        <w:pStyle w:val="p3"/>
        <w:spacing w:before="0" w:beforeAutospacing="0" w:after="0" w:afterAutospacing="0" w:line="480" w:lineRule="auto"/>
        <w:ind w:firstLine="720"/>
        <w:jc w:val="left"/>
      </w:pPr>
      <w:bookmarkStart w:id="20"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lastRenderedPageBreak/>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p w14:paraId="39A68EAB" w14:textId="77777777" w:rsidR="008751E1" w:rsidRDefault="008751E1" w:rsidP="001643E6">
      <w:pPr>
        <w:pStyle w:val="p3"/>
        <w:spacing w:before="0" w:beforeAutospacing="0" w:after="0" w:afterAutospacing="0" w:line="480" w:lineRule="auto"/>
        <w:jc w:val="left"/>
        <w:rPr>
          <w:del w:id="9545" w:author="Gledis Guri" w:date="2026-09-25T00:00:00Z"/>
        </w:rPr>
      </w:pPr>
    </w:p>
    <w:bookmarkEnd w:id="20"/>
    <w:p w14:paraId="4D9E45C9" w14:textId="77777777" w:rsidR="008751E1" w:rsidRDefault="008751E1" w:rsidP="008751E1">
      <w:pPr>
        <w:pStyle w:val="p3"/>
        <w:spacing w:before="0" w:beforeAutospacing="0" w:after="0" w:afterAutospacing="0" w:line="480" w:lineRule="auto"/>
        <w:ind w:firstLine="720"/>
        <w:jc w:val="left"/>
      </w:pPr>
      <w:r w:rsidRPr="009F7803">
        <w:t>Although we report effort per 10,000 km</w:t>
      </w:r>
      <w:r w:rsidRPr="009F7803">
        <w:rPr>
          <w:vertAlign w:val="superscript"/>
        </w:rPr>
        <w:t>2</w:t>
      </w:r>
      <w:r w:rsidRPr="009F7803">
        <w:t xml:space="preserve">, the underlying point is simpler: what matters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p w14:paraId="4C4E4513" w14:textId="77777777" w:rsidR="00541A82" w:rsidRDefault="00541A82" w:rsidP="001643E6">
      <w:pPr>
        <w:pStyle w:val="p3"/>
        <w:spacing w:before="0" w:beforeAutospacing="0" w:after="0" w:afterAutospacing="0" w:line="480" w:lineRule="auto"/>
        <w:jc w:val="left"/>
        <w:rPr>
          <w:del w:id="9546" w:author="Gledis Guri" w:date="2026-09-25T00:00:00Z"/>
        </w:rPr>
      </w:pPr>
    </w:p>
    <w:p w14:paraId="5D715548" w14:textId="77777777" w:rsidR="00541A82" w:rsidRPr="000D2BF7" w:rsidRDefault="00541A82" w:rsidP="001643E6">
      <w:pPr>
        <w:pStyle w:val="Heading3"/>
        <w:spacing w:before="0" w:after="0" w:line="480" w:lineRule="auto"/>
        <w:jc w:val="left"/>
        <w:rPr>
          <w:del w:id="9419" w:author="Gledis Guri" w:date="2026-09-25T00:00:00Z"/>
          <w:i w:val="0"/>
          <w:iCs/>
        </w:rPr>
      </w:pPr>
      <w:del w:id="9418" w:author="Gledis Guri" w:date="2026-09-25T00:00:00Z">
        <w:r>
          <w:rPr>
            <w:i w:val="0"/>
            <w:iCs/>
          </w:rPr>
          <w:delText xml:space="preserve">Depth</w:delText>
        </w:r>
        <w:r>
          <w:rPr>
            <w:i w:val="0"/>
            <w:iCs/>
          </w:rPr>
          <w:delText xml:space="preserve">-</w:delText>
        </w:r>
        <w:r>
          <w:rPr>
            <w:i w:val="0"/>
            <w:iCs/>
          </w:rPr>
          <w:delText xml:space="preserve">dependent</w:delText>
        </w:r>
        <w:r>
          <w:rPr>
            <w:i w:val="0"/>
            <w:iCs/>
          </w:rPr>
          <w:delText xml:space="preserve"> </w:delText>
        </w:r>
        <w:r>
          <w:rPr>
            <w:i w:val="0"/>
            <w:iCs/>
          </w:rPr>
          <w:delText xml:space="preserve">patterns</w:delText>
        </w:r>
      </w:del>
    </w:p>
    <w:p w14:paraId="5FE1855E" w14:textId="4C7CBAD4" w:rsidR="00541A82" w:rsidRDefault="00541A82" w:rsidP="001643E6">
      <w:pPr>
        <w:pStyle w:val="p3"/>
        <w:spacing w:before="0" w:beforeAutospacing="0" w:after="0" w:afterAutospacing="0" w:line="480" w:lineRule="auto"/>
        <w:jc w:val="left"/>
        <w:rPr>
          <w:del w:id="9421" w:author="Gledis Guri" w:date="2026-09-25T00:00:00Z"/>
        </w:rPr>
      </w:pPr>
      <w:del w:id="9420" w:author="Gledis Guri" w:date="2026-09-25T00:00:00Z">
        <w:r>
          <w:delText xml:space="preserve">Surface</w:delText>
        </w:r>
        <w:r>
          <w:delText xml:space="preserve">-</w:delText>
        </w:r>
        <w:r>
          <w:delText xml:space="preserve">associated</w:delText>
        </w:r>
        <w:r>
          <w:delText xml:space="preserve"> </w:delText>
        </w:r>
        <w:r>
          <w:delText xml:space="preserve">species</w:delText>
        </w:r>
        <w:r>
          <w:delText xml:space="preserve"> </w:delText>
        </w:r>
        <w:r>
          <w:delText xml:space="preserve">were</w:delText>
        </w:r>
        <w:r>
          <w:delText xml:space="preserve"> </w:delText>
        </w:r>
        <w:r>
          <w:delText xml:space="preserve">consistently</w:delText>
        </w:r>
        <w:r>
          <w:delText xml:space="preserve"> </w:delText>
        </w:r>
        <w:r>
          <w:delText xml:space="preserve">patchier</w:delText>
        </w:r>
        <w:r>
          <w:delText xml:space="preserve"> </w:delText>
        </w:r>
        <w:r>
          <w:delText xml:space="preserve">than</w:delText>
        </w:r>
        <w:r>
          <w:delText xml:space="preserve"> </w:delText>
        </w:r>
        <w:r>
          <w:delText xml:space="preserve">deep</w:delText>
        </w:r>
        <w:r>
          <w:delText xml:space="preserve">-</w:delText>
        </w:r>
        <w:r>
          <w:delText xml:space="preserve">associated</w:delText>
        </w:r>
        <w:r>
          <w:delText xml:space="preserve"> </w:delText>
        </w:r>
        <w:r>
          <w:delText xml:space="preserve">ones</w:delText>
        </w:r>
        <w:r>
          <w:delText xml:space="preserve"> </w:delText>
        </w:r>
        <w:r>
          <w:delText xml:space="preserve">and</w:delText>
        </w:r>
        <w:r>
          <w:delText xml:space="preserve"> </w:delText>
        </w:r>
        <w:r>
          <w:delText xml:space="preserve">showed</w:delText>
        </w:r>
        <w:r>
          <w:delText xml:space="preserve"> </w:delText>
        </w:r>
        <w:r>
          <w:delText xml:space="preserve">larger</w:delText>
        </w:r>
        <w:r>
          <w:delText xml:space="preserve"> </w:delText>
        </w:r>
        <w:r>
          <w:delText xml:space="preserve">surface</w:delText>
        </w:r>
        <w:r>
          <w:delText xml:space="preserve">–</w:delText>
        </w:r>
        <w:r>
          <w:delText xml:space="preserve">deep</w:delText>
        </w:r>
        <w:r>
          <w:delText xml:space="preserve"> </w:delText>
        </w:r>
        <w:r>
          <w:delText xml:space="preserve">differences</w:delText>
        </w:r>
        <w:r>
          <w:delText xml:space="preserve"> </w:delText>
        </w:r>
        <w:r>
          <w:delText xml:space="preserve">in</w:delText>
        </w:r>
        <w:r>
          <w:delText xml:space="preserve"> </w:delText>
        </w:r>
        <w:r>
          <w:delText xml:space="preserve">mean</w:delText>
        </w:r>
        <w:r>
          <w:delText xml:space="preserve"> </w:delText>
        </w:r>
        <w:r>
          <w:delText xml:space="preserve">concentration</w:delText>
        </w:r>
        <w:r>
          <w:delText xml:space="preserve"> </w:delText>
        </w:r>
        <w:r>
          <w:delText xml:space="preserve">(</w:delText>
        </w:r>
        <w:r>
          <w:delText xml:space="preserve">Figure</w:delText>
        </w:r>
        <w:r>
          <w:delText xml:space="preserve"> </w:delText>
        </w:r>
        <w:r>
          <w:delText xml:space="preserve">3</w:delText>
        </w:r>
        <w:r>
          <w:delText xml:space="preserve">)</w:delText>
        </w:r>
        <w:r>
          <w:delText xml:space="preserve">,</w:delText>
        </w:r>
        <w:r>
          <w:delText xml:space="preserve"> </w:delText>
        </w:r>
        <w:r>
          <w:delText xml:space="preserve">which</w:delText>
        </w:r>
        <w:r>
          <w:delText xml:space="preserve"> </w:delText>
        </w:r>
        <w:r>
          <w:delText xml:space="preserve">is</w:delText>
        </w:r>
        <w:r>
          <w:delText xml:space="preserve"> </w:delText>
        </w:r>
        <w:r>
          <w:delText xml:space="preserve">consistent</w:delText>
        </w:r>
        <w:r>
          <w:delText xml:space="preserve"> </w:delText>
        </w:r>
        <w:r>
          <w:delText xml:space="preserve">with</w:delText>
        </w:r>
        <w:r>
          <w:delText xml:space="preserve"> </w:delText>
        </w:r>
        <w:r>
          <w:delText xml:space="preserve">greater</w:delText>
        </w:r>
        <w:r>
          <w:delText xml:space="preserve"> </w:delText>
        </w:r>
        <w:r>
          <w:delText xml:space="preserve">spatial</w:delText>
        </w:r>
        <w:r>
          <w:delText xml:space="preserve"> </w:delText>
        </w:r>
        <w:r>
          <w:delText xml:space="preserve">heterogeneity</w:delText>
        </w:r>
        <w:r>
          <w:delText xml:space="preserve"> </w:delText>
        </w:r>
        <w:r>
          <w:delText xml:space="preserve">in</w:delText>
        </w:r>
        <w:r>
          <w:delText xml:space="preserve"> </w:delText>
        </w:r>
        <w:r>
          <w:delText xml:space="preserve">surface</w:delText>
        </w:r>
        <w:r>
          <w:delText xml:space="preserve"> </w:delText>
        </w:r>
        <w:r>
          <w:delText xml:space="preserve">waters</w:delText>
        </w:r>
        <w:r>
          <w:delText xml:space="preserve"> </w:delText>
        </w:r>
        <w:r>
          <w:delText xml:space="preserve">driven</w:delText>
        </w:r>
        <w:r>
          <w:delText xml:space="preserve"> </w:delText>
        </w:r>
        <w:r>
          <w:delText xml:space="preserve">by</w:delText>
        </w:r>
        <w:r>
          <w:delText xml:space="preserve"> </w:delText>
        </w:r>
        <w:r>
          <w:delText xml:space="preserve">stronger</w:delText>
        </w:r>
        <w:r>
          <w:delText xml:space="preserve"> </w:delText>
        </w:r>
        <w:r>
          <w:delText xml:space="preserve">horizontal</w:delText>
        </w:r>
        <w:r>
          <w:delText xml:space="preserve"> </w:delText>
        </w:r>
        <w:r>
          <w:delText xml:space="preserve">gradients</w:delText>
        </w:r>
        <w:r>
          <w:delText xml:space="preserve">,</w:delText>
        </w:r>
        <w:r>
          <w:delText xml:space="preserve"> </w:delText>
        </w:r>
        <w:r>
          <w:delText xml:space="preserve">mixing</w:delText>
        </w:r>
        <w:r>
          <w:delText xml:space="preserve">,</w:delText>
        </w:r>
        <w:r>
          <w:delText xml:space="preserve"> </w:delText>
        </w:r>
        <w:r>
          <w:delText xml:space="preserve">productivity</w:delText>
        </w:r>
        <w:r>
          <w:delText xml:space="preserve"> </w:delText>
        </w:r>
        <w:r>
          <w:delText xml:space="preserve">hotspots</w:delText>
        </w:r>
        <w:r>
          <w:delText xml:space="preserve">,</w:delText>
        </w:r>
        <w:r>
          <w:delText xml:space="preserve"> </w:delText>
        </w:r>
        <w:r>
          <w:delText xml:space="preserve">and</w:delText>
        </w:r>
        <w:r>
          <w:delText xml:space="preserve"> </w:delText>
        </w:r>
        <w:r>
          <w:delText xml:space="preserve">advective</w:delText>
        </w:r>
        <w:r>
          <w:delText xml:space="preserve"> </w:delText>
        </w:r>
        <w:r>
          <w:delText xml:space="preserve">transport</w:delText>
        </w:r>
        <w:r>
          <w:delText xml:space="preserve">,</w:delText>
        </w:r>
        <w:r>
          <w:delText xml:space="preserve"> </w:delText>
        </w:r>
        <w:r>
          <w:delText xml:space="preserve">while</w:delText>
        </w:r>
        <w:r>
          <w:delText xml:space="preserve"> </w:delText>
        </w:r>
        <w:r>
          <w:delText xml:space="preserve">deeper</w:delText>
        </w:r>
        <w:r>
          <w:delText xml:space="preserve"> </w:delText>
        </w:r>
        <w:r>
          <w:delText xml:space="preserve">layers</w:delText>
        </w:r>
        <w:r>
          <w:delText xml:space="preserve"> </w:delText>
        </w:r>
        <w:r>
          <w:delText xml:space="preserve">may</w:delText>
        </w:r>
        <w:r>
          <w:delText xml:space="preserve"> </w:delText>
        </w:r>
        <w:r>
          <w:delText xml:space="preserve">be</w:delText>
        </w:r>
        <w:r>
          <w:delText xml:space="preserve"> </w:delText>
        </w:r>
        <w:r>
          <w:delText xml:space="preserve">more</w:delText>
        </w:r>
        <w:r>
          <w:delText xml:space="preserve"> </w:delText>
        </w:r>
        <w:r>
          <w:delText xml:space="preserve">spatially</w:delText>
        </w:r>
        <w:r>
          <w:delText xml:space="preserve"> </w:delText>
        </w:r>
        <w:r>
          <w:delText xml:space="preserve">structured</w:delText>
        </w:r>
        <w:r>
          <w:delText xml:space="preserve"> </w:delText>
        </w:r>
        <w:r>
          <w:delText xml:space="preserve">and</w:delText>
        </w:r>
        <w:r>
          <w:delText xml:space="preserve"> </w:delText>
        </w:r>
        <w:r>
          <w:delText xml:space="preserve">comparatively</w:delText>
        </w:r>
        <w:r>
          <w:delText xml:space="preserve"> </w:delText>
        </w:r>
        <w:r>
          <w:delText xml:space="preserve">homogeneous</w:delText>
        </w:r>
        <w:r>
          <w:delText xml:space="preserve"> </w:delText>
        </w:r>
        <w:r>
          <w:delText xml:space="preserve">at</w:delText>
        </w:r>
        <w:r>
          <w:delText xml:space="preserve"> </w:delText>
        </w:r>
        <w:r>
          <w:delText xml:space="preserve">the</w:delText>
        </w:r>
        <w:r>
          <w:delText xml:space="preserve"> </w:delText>
        </w:r>
        <w:r>
          <w:delText xml:space="preserve">regional</w:delText>
        </w:r>
        <w:r>
          <w:delText xml:space="preserve"> </w:delText>
        </w:r>
        <w:r>
          <w:delText xml:space="preserve">scale</w:delText>
        </w:r>
        <w:r>
          <w:delText xml:space="preserve"> </w:delText>
        </w:r>
        <w:r w:rsidR="004306D0">
          <w:fldChar w:fldCharType="begin"/>
        </w:r>
        <w:r w:rsidR="000B632F">
          <w:del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delInstrText>
        </w:r>
        <w:r w:rsidR="004306D0">
          <w:fldChar w:fldCharType="separate"/>
        </w:r>
        <w:r w:rsidR="000B632F">
          <w:rPr>
            <w:noProof/>
          </w:rPr>
          <w:delText>(Guri et al., 2023)</w:delText>
        </w:r>
        <w:r w:rsidR="004306D0">
          <w:fldChar w:fldCharType="end"/>
        </w:r>
        <w:r>
          <w:delText xml:space="preserve">.</w:delText>
        </w:r>
        <w:r>
          <w:delText xml:space="preserve"> </w:delText>
        </w:r>
        <w:r>
          <w:delText xml:space="preserve">From</w:delText>
        </w:r>
        <w:r>
          <w:delText xml:space="preserve"> </w:delText>
        </w:r>
        <w:r>
          <w:delText xml:space="preserve">a</w:delText>
        </w:r>
        <w:r>
          <w:delText xml:space="preserve"> </w:delText>
        </w:r>
        <w:r>
          <w:delText xml:space="preserve">sampling</w:delText>
        </w:r>
        <w:r>
          <w:delText xml:space="preserve">-</w:delText>
        </w:r>
        <w:r>
          <w:delText xml:space="preserve">efficiency</w:delText>
        </w:r>
        <w:r>
          <w:delText xml:space="preserve"> </w:delText>
        </w:r>
        <w:r>
          <w:delText xml:space="preserve">perspective</w:delText>
        </w:r>
        <w:r>
          <w:delText xml:space="preserve">,</w:delText>
        </w:r>
        <w:r>
          <w:delText xml:space="preserve"> </w:delText>
        </w:r>
        <w:r>
          <w:delText xml:space="preserve">this</w:delText>
        </w:r>
        <w:r>
          <w:delText xml:space="preserve"> </w:delText>
        </w:r>
        <w:r>
          <w:delText xml:space="preserve">implies</w:delText>
        </w:r>
        <w:r>
          <w:delText xml:space="preserve"> </w:delText>
        </w:r>
        <w:r>
          <w:delText xml:space="preserve">that</w:delText>
        </w:r>
        <w:r>
          <w:delText xml:space="preserve"> </w:delText>
        </w:r>
        <w:r>
          <w:delText xml:space="preserve">surface</w:delText>
        </w:r>
        <w:r>
          <w:delText xml:space="preserve">-</w:delText>
        </w:r>
        <w:r>
          <w:delText xml:space="preserve">focused</w:delText>
        </w:r>
        <w:r>
          <w:delText xml:space="preserve"> </w:delText>
        </w:r>
        <w:r>
          <w:delText xml:space="preserve">monitoring</w:delText>
        </w:r>
        <w:r>
          <w:delText xml:space="preserve"> </w:delText>
        </w:r>
        <w:r>
          <w:delText xml:space="preserve">may</w:delText>
        </w:r>
        <w:r>
          <w:delText xml:space="preserve"> </w:delText>
        </w:r>
        <w:r>
          <w:delText xml:space="preserve">require</w:delText>
        </w:r>
        <w:r>
          <w:delText xml:space="preserve"> </w:delText>
        </w:r>
        <w:r>
          <w:delText xml:space="preserve">denser</w:delText>
        </w:r>
        <w:r>
          <w:delText xml:space="preserve"> </w:delText>
        </w:r>
        <w:r>
          <w:delText xml:space="preserve">spatial</w:delText>
        </w:r>
        <w:r>
          <w:delText xml:space="preserve"> </w:delText>
        </w:r>
        <w:r>
          <w:delText xml:space="preserve">sampling</w:delText>
        </w:r>
        <w:r>
          <w:delText xml:space="preserve"> </w:delText>
        </w:r>
        <w:r>
          <w:delText xml:space="preserve">to</w:delText>
        </w:r>
        <w:r>
          <w:delText xml:space="preserve"> </w:delText>
        </w:r>
        <w:r>
          <w:delText xml:space="preserve">reconstruct</w:delText>
        </w:r>
        <w:r>
          <w:delText xml:space="preserve"> </w:delText>
        </w:r>
        <w:r>
          <w:delText xml:space="preserve">patchy</w:delText>
        </w:r>
        <w:r>
          <w:delText xml:space="preserve"> </w:delText>
        </w:r>
        <w:r>
          <w:delText xml:space="preserve">distributions</w:delText>
        </w:r>
        <w:r>
          <w:delText xml:space="preserve">,</w:delText>
        </w:r>
        <w:r>
          <w:delText xml:space="preserve"> </w:delText>
        </w:r>
        <w:r>
          <w:delText xml:space="preserve">whereas</w:delText>
        </w:r>
        <w:r>
          <w:delText xml:space="preserve"> </w:delText>
        </w:r>
        <w:r>
          <w:delText xml:space="preserve">deep</w:delText>
        </w:r>
        <w:r>
          <w:delText xml:space="preserve">-</w:delText>
        </w:r>
        <w:r>
          <w:delText xml:space="preserve">layer</w:delText>
        </w:r>
        <w:r>
          <w:delText xml:space="preserve"> </w:delText>
        </w:r>
        <w:r>
          <w:delText xml:space="preserve">monitoring</w:delText>
        </w:r>
        <w:r>
          <w:delText xml:space="preserve"> </w:delText>
        </w:r>
        <w:r>
          <w:delText xml:space="preserve">may</w:delText>
        </w:r>
        <w:r>
          <w:delText xml:space="preserve"> </w:delText>
        </w:r>
        <w:r>
          <w:delText xml:space="preserve">allow</w:delText>
        </w:r>
        <w:r>
          <w:delText xml:space="preserve"> </w:delText>
        </w:r>
        <w:r>
          <w:delText xml:space="preserve">coarser</w:delText>
        </w:r>
        <w:r>
          <w:delText xml:space="preserve"> </w:delText>
        </w:r>
        <w:r>
          <w:delText xml:space="preserve">sampling</w:delText>
        </w:r>
        <w:r>
          <w:delText xml:space="preserve"> </w:delText>
        </w:r>
        <w:r>
          <w:delText xml:space="preserve">grids</w:delText>
        </w:r>
        <w:r>
          <w:delText xml:space="preserve"> </w:delText>
        </w:r>
        <w:r>
          <w:delText xml:space="preserve">while</w:delText>
        </w:r>
        <w:r>
          <w:delText xml:space="preserve"> </w:delText>
        </w:r>
        <w:r>
          <w:delText xml:space="preserve">retaining</w:delText>
        </w:r>
        <w:r>
          <w:delText xml:space="preserve"> </w:delText>
        </w:r>
        <w:r>
          <w:delText xml:space="preserve">predictive</w:delText>
        </w:r>
        <w:r>
          <w:delText xml:space="preserve"> </w:delText>
        </w:r>
        <w:r>
          <w:delText xml:space="preserve">fidelity</w:delText>
        </w:r>
        <w:r>
          <w:delText xml:space="preserve">-</w:delText>
        </w:r>
        <w:r>
          <w:delText xml:space="preserve">provided</w:delText>
        </w:r>
        <w:r>
          <w:delText xml:space="preserve"> </w:delText>
        </w:r>
        <w:r>
          <w:delText xml:space="preserve">that</w:delText>
        </w:r>
        <w:r>
          <w:delText xml:space="preserve"> </w:delText>
        </w:r>
        <w:r>
          <w:delText xml:space="preserve">the</w:delText>
        </w:r>
        <w:r>
          <w:delText xml:space="preserve"> </w:delText>
        </w:r>
        <w:r>
          <w:delText xml:space="preserve">eDNA</w:delText>
        </w:r>
        <w:r>
          <w:delText xml:space="preserve"> </w:delText>
        </w:r>
        <w:r>
          <w:delText xml:space="preserve">field</w:delText>
        </w:r>
        <w:r>
          <w:delText xml:space="preserve"> </w:delText>
        </w:r>
        <w:r>
          <w:delText xml:space="preserve">at</w:delText>
        </w:r>
        <w:r>
          <w:delText xml:space="preserve"> </w:delText>
        </w:r>
        <w:r>
          <w:delText xml:space="preserve">depth</w:delText>
        </w:r>
        <w:r>
          <w:delText xml:space="preserve"> </w:delText>
        </w:r>
        <w:r>
          <w:delText xml:space="preserve">remains</w:delText>
        </w:r>
        <w:r>
          <w:delText xml:space="preserve"> </w:delText>
        </w:r>
        <w:r>
          <w:delText xml:space="preserve">spatially</w:delText>
        </w:r>
        <w:r>
          <w:delText xml:space="preserve"> </w:delText>
        </w:r>
        <w:r>
          <w:delText xml:space="preserve">coherent</w:delText>
        </w:r>
        <w:r>
          <w:delText xml:space="preserve"> </w:delText>
        </w:r>
        <w:r>
          <w:delText xml:space="preserve">and</w:delText>
        </w:r>
        <w:r>
          <w:delText xml:space="preserve"> </w:delText>
        </w:r>
        <w:r>
          <w:delText xml:space="preserve">that</w:delText>
        </w:r>
        <w:r>
          <w:delText xml:space="preserve"> </w:delText>
        </w:r>
        <w:r>
          <w:delText xml:space="preserve">vertical</w:delText>
        </w:r>
        <w:r>
          <w:delText xml:space="preserve"> </w:delText>
        </w:r>
        <w:r>
          <w:delText xml:space="preserve">transport</w:delText>
        </w:r>
        <w:r>
          <w:delText xml:space="preserve"> </w:delText>
        </w:r>
        <w:r>
          <w:delText xml:space="preserve">does</w:delText>
        </w:r>
        <w:r>
          <w:delText xml:space="preserve"> </w:delText>
        </w:r>
        <w:r>
          <w:delText xml:space="preserve">not</w:delText>
        </w:r>
        <w:r>
          <w:delText xml:space="preserve"> </w:delText>
        </w:r>
        <w:r>
          <w:delText xml:space="preserve">dominate</w:delText>
        </w:r>
        <w:r>
          <w:delText xml:space="preserve"> </w:delText>
        </w:r>
        <w:r>
          <w:delText xml:space="preserve">the</w:delText>
        </w:r>
        <w:r>
          <w:delText xml:space="preserve"> </w:delText>
        </w:r>
        <w:r>
          <w:delText xml:space="preserve">observed</w:delText>
        </w:r>
        <w:r>
          <w:delText xml:space="preserve"> </w:delText>
        </w:r>
        <w:r>
          <w:delText xml:space="preserve">signal</w:delText>
        </w:r>
        <w:r>
          <w:delText xml:space="preserve">.</w:delText>
        </w:r>
      </w:del>
    </w:p>
    <w:p w14:paraId="5939FF5B" w14:textId="77777777" w:rsidR="00E86F83" w:rsidRDefault="00E86F83" w:rsidP="001643E6">
      <w:pPr>
        <w:pStyle w:val="p3"/>
        <w:spacing w:before="0" w:beforeAutospacing="0" w:after="0" w:afterAutospacing="0" w:line="480" w:lineRule="auto"/>
        <w:jc w:val="left"/>
        <w:rPr>
          <w:del w:id="9422" w:author="Gledis Guri" w:date="2026-09-25T00:00:00Z"/>
        </w:rPr>
      </w:pPr>
    </w:p>
    <w:p w14:paraId="73E94A9C" w14:textId="7AC20DB9" w:rsidR="00DB1B7A" w:rsidRDefault="0029719D" w:rsidP="001643E6">
      <w:pPr>
        <w:pStyle w:val="p3"/>
        <w:spacing w:before="0" w:beforeAutospacing="0" w:after="0" w:afterAutospacing="0" w:line="480" w:lineRule="auto"/>
        <w:jc w:val="left"/>
        <w:rPr>
          <w:del w:id="9424" w:author="Gledis Guri" w:date="2026-09-25T00:00:00Z"/>
        </w:rPr>
      </w:pPr>
      <w:del w:id="9423" w:author="Gledis Guri" w:date="2026-09-25T00:00:00Z">
        <w:r>
          <w:rPr>
            <w:b/>
            <w:bCs/>
          </w:rPr>
          <w:delText xml:space="preserve">Estimating</w:delText>
        </w:r>
        <w:r>
          <w:rPr>
            <w:b/>
            <w:bCs/>
          </w:rPr>
          <w:delText xml:space="preserve"> </w:delText>
        </w:r>
        <w:r>
          <w:rPr>
            <w:b/>
            <w:bCs/>
          </w:rPr>
          <w:delText xml:space="preserve">GP</w:delText>
        </w:r>
        <w:r>
          <w:rPr>
            <w:b/>
            <w:bCs/>
          </w:rPr>
          <w:delText xml:space="preserve"> </w:delText>
        </w:r>
        <w:r>
          <w:rPr>
            <w:b/>
            <w:bCs/>
          </w:rPr>
          <w:delText xml:space="preserve">parameters</w:delText>
        </w:r>
        <w:r>
          <w:rPr>
            <w:b/>
            <w:bCs/>
          </w:rPr>
          <w:delText xml:space="preserve"> </w:delText>
        </w:r>
        <w:r>
          <w:rPr>
            <w:b/>
            <w:bCs/>
          </w:rPr>
          <w:delText xml:space="preserve">from</w:delText>
        </w:r>
        <w:r>
          <w:rPr>
            <w:b/>
            <w:bCs/>
          </w:rPr>
          <w:delText xml:space="preserve"> </w:delText>
        </w:r>
        <w:r>
          <w:rPr>
            <w:b/>
            <w:bCs/>
          </w:rPr>
          <w:delText xml:space="preserve">reduced</w:delText>
        </w:r>
        <w:r>
          <w:rPr>
            <w:b/>
            <w:bCs/>
          </w:rPr>
          <w:delText xml:space="preserve">-</w:delText>
        </w:r>
        <w:r>
          <w:rPr>
            <w:b/>
            <w:bCs/>
          </w:rPr>
          <w:delText xml:space="preserve">effort</w:delText>
        </w:r>
        <w:r>
          <w:rPr>
            <w:b/>
            <w:bCs/>
          </w:rPr>
          <w:delText xml:space="preserve"> </w:delText>
        </w:r>
        <w:r>
          <w:rPr>
            <w:b/>
            <w:bCs/>
          </w:rPr>
          <w:delText xml:space="preserve">simulations</w:delText>
        </w:r>
      </w:del>
    </w:p>
    <w:p w14:paraId="7F4322C0" w14:textId="32057F66" w:rsidR="00E6092D" w:rsidRDefault="00180FAF" w:rsidP="001643E6">
      <w:pPr>
        <w:pStyle w:val="p3"/>
        <w:spacing w:before="0" w:beforeAutospacing="0" w:after="0" w:afterAutospacing="0" w:line="480" w:lineRule="auto"/>
        <w:jc w:val="left"/>
        <w:rPr>
          <w:del w:id="9426" w:author="Gledis Guri" w:date="2026-09-25T00:00:00Z"/>
        </w:rPr>
      </w:pPr>
      <w:del w:id="9425" w:author="Gledis Guri" w:date="2026-09-25T00:00:00Z">
        <w:r>
          <w:delText xml:space="preserve">E</w:delText>
        </w:r>
        <w:r>
          <w:delText xml:space="preserve">stimation</w:delText>
        </w:r>
        <w:r>
          <w:delText xml:space="preserve"> </w:delText>
        </w:r>
        <w:r>
          <w:delText xml:space="preserve">of</w:delText>
        </w:r>
        <w:r>
          <w:delText xml:space="preserve"> </w:delText>
        </w:r>
        <w:r>
          <w:rPr>
            <w:i/>
            <w:iCs/>
            <w:lang w:val="el-GR"/>
          </w:rPr>
          <w:delText xml:space="preserve">μ</w:delText>
        </w:r>
        <w:r>
          <w:rPr>
            <w:i/>
            <w:iCs/>
            <w:vertAlign w:val="subscript"/>
          </w:rPr>
          <w:delText xml:space="preserve">d</w:delText>
        </w:r>
        <w:r>
          <w:delText xml:space="preserve"> </w:delText>
        </w:r>
        <w:r>
          <w:delText xml:space="preserve">improved</w:delText>
        </w:r>
        <w:r>
          <w:delText xml:space="preserve"> </w:delText>
        </w:r>
        <w:r>
          <w:delText xml:space="preserve">with</w:delText>
        </w:r>
        <w:r>
          <w:delText xml:space="preserve"> </w:delText>
        </w:r>
        <w:r>
          <w:delText xml:space="preserve">increasing</w:delText>
        </w:r>
        <w:r>
          <w:delText xml:space="preserve"> </w:delText>
        </w:r>
        <w:r>
          <w:delText xml:space="preserve">effort</w:delText>
        </w:r>
        <w:r>
          <w:delText xml:space="preserve"> </w:delText>
        </w:r>
        <w:r>
          <w:delText xml:space="preserve">when</w:delText>
        </w:r>
        <w:r>
          <w:delText xml:space="preserve"> </w:delText>
        </w:r>
        <w:r>
          <w:delText xml:space="preserve">scenarios</w:delText>
        </w:r>
        <w:r>
          <w:delText xml:space="preserve"> </w:delText>
        </w:r>
        <w:r>
          <w:delText xml:space="preserve">had</w:delText>
        </w:r>
        <w:r>
          <w:delText xml:space="preserve"> </w:delText>
        </w:r>
        <w:r>
          <w:delText xml:space="preserve">small</w:delText>
        </w:r>
        <w:r>
          <w:delText xml:space="preserve"> </w:delText>
        </w:r>
        <w:r>
          <w:delText xml:space="preserve">spatial</w:delText>
        </w:r>
        <w:r>
          <w:delText xml:space="preserve"> </w:delText>
        </w:r>
        <w:r>
          <w:delText xml:space="preserve">autocorrelations</w:delText>
        </w:r>
        <w:r>
          <w:delText xml:space="preserve">,</w:delText>
        </w:r>
        <w:r>
          <w:delText xml:space="preserve"> </w:delText>
        </w:r>
        <w:r>
          <w:delText xml:space="preserve">but</w:delText>
        </w:r>
        <w:r>
          <w:delText xml:space="preserve"> </w:delText>
        </w:r>
        <w:r>
          <w:delText xml:space="preserve">for</w:delText>
        </w:r>
        <w:r>
          <w:delText xml:space="preserve"> </w:delText>
        </w:r>
        <w:r>
          <w:delText xml:space="preserve">highly</w:delText>
        </w:r>
        <w:r>
          <w:delText xml:space="preserve"> </w:delText>
        </w:r>
        <w:r>
          <w:delText xml:space="preserve">autocorrelated</w:delText>
        </w:r>
        <w:r>
          <w:delText xml:space="preserve"> </w:delText>
        </w:r>
        <w:r>
          <w:delText xml:space="preserve">scenarios</w:delText>
        </w:r>
        <w:r>
          <w:delText xml:space="preserve"> </w:delText>
        </w:r>
        <w:r>
          <w:delText xml:space="preserve">(</w:delText>
        </w:r>
        <w:r>
          <w:delText xml:space="preserve">especially</w:delText>
        </w:r>
        <w:r>
          <w:delText xml:space="preserve"> </w:delText>
        </w:r>
        <w:r>
          <w:delText xml:space="preserve">above</w:delText>
        </w:r>
        <w:r>
          <w:delText xml:space="preserve"> </w:delText>
        </w:r>
        <w:r>
          <w:delText xml:space="preserve">400</w:delText>
        </w:r>
        <w:r>
          <w:delText xml:space="preserve"> </w:delText>
        </w:r>
        <w:r>
          <w:delText xml:space="preserve">km</w:delText>
        </w:r>
        <w:r>
          <w:delText xml:space="preserve">)</w:delText>
        </w:r>
        <w:r>
          <w:delText xml:space="preserve"> </w:delText>
        </w:r>
        <w:r>
          <w:delText xml:space="preserve">error</w:delText>
        </w:r>
        <w:r>
          <w:delText xml:space="preserve"> </w:delText>
        </w:r>
        <w:r>
          <w:delText xml:space="preserve">(</w:delText>
        </w:r>
        <w:r>
          <w:rPr>
            <w:i/>
            <w:iCs/>
            <w:lang w:val="el-GR"/>
          </w:rPr>
          <w:delText xml:space="preserve">τ</w:delText>
        </w:r>
        <w:r>
          <w:delText xml:space="preserve">)</w:delText>
        </w:r>
        <w:r>
          <w:delText xml:space="preserve"> </w:delText>
        </w:r>
        <w:r>
          <w:delText xml:space="preserve">in</w:delText>
        </w:r>
        <w:r>
          <w:delText xml:space="preserve"> </w:delText>
        </w:r>
        <w:r>
          <w:delText xml:space="preserve">estimating</w:delText>
        </w:r>
        <w:r>
          <w:delText xml:space="preserve"> </w:delText>
        </w:r>
        <w:r>
          <w:rPr>
            <w:i/>
            <w:iCs/>
          </w:rPr>
          <w:delText xml:space="preserve">μ</w:delText>
        </w:r>
        <w:r>
          <w:delText xml:space="preserve"> </w:delText>
        </w:r>
        <w:r>
          <w:delText xml:space="preserve">increased</w:delText>
        </w:r>
        <w:r>
          <w:delText xml:space="preserve"> </w:delText>
        </w:r>
        <w:r>
          <w:delText xml:space="preserve">rather</w:delText>
        </w:r>
        <w:r>
          <w:delText xml:space="preserve"> </w:delText>
        </w:r>
        <w:r>
          <w:delText xml:space="preserve">than</w:delText>
        </w:r>
        <w:r>
          <w:delText xml:space="preserve"> </w:delText>
        </w:r>
        <w:r>
          <w:delText xml:space="preserve">declined</w:delText>
        </w:r>
        <w:r>
          <w:delText xml:space="preserve">.</w:delText>
        </w:r>
        <w:r>
          <w:delText xml:space="preserve"> </w:delText>
        </w:r>
        <w:r>
          <w:delText xml:space="preserve">One</w:delText>
        </w:r>
        <w:r>
          <w:delText xml:space="preserve"> </w:delText>
        </w:r>
        <w:r>
          <w:delText xml:space="preserve">likely</w:delText>
        </w:r>
        <w:r>
          <w:delText xml:space="preserve"> </w:delText>
        </w:r>
        <w:r>
          <w:delText xml:space="preserve">explanation</w:delText>
        </w:r>
        <w:r>
          <w:delText xml:space="preserve"> </w:delText>
        </w:r>
        <w:r>
          <w:delText xml:space="preserve">is</w:delText>
        </w:r>
        <w:r>
          <w:delText xml:space="preserve"> </w:delText>
        </w:r>
        <w:r>
          <w:delText xml:space="preserve">that</w:delText>
        </w:r>
        <w:r>
          <w:delText xml:space="preserve">,</w:delText>
        </w:r>
        <w:r>
          <w:delText xml:space="preserve"> </w:delText>
        </w:r>
        <w:r>
          <w:delText xml:space="preserve">when</w:delText>
        </w:r>
        <w:r>
          <w:delText xml:space="preserve"> </w:delText>
        </w:r>
        <w:r>
          <w:delText xml:space="preserve">the</w:delText>
        </w:r>
        <w:r>
          <w:delText xml:space="preserve"> </w:delText>
        </w:r>
        <w:r>
          <w:delText xml:space="preserve">spatial</w:delText>
        </w:r>
        <w:r>
          <w:delText xml:space="preserve"> </w:delText>
        </w:r>
        <w:r>
          <w:delText xml:space="preserve">autocorrelation</w:delText>
        </w:r>
        <w:r>
          <w:delText xml:space="preserve"> </w:delText>
        </w:r>
        <w:r>
          <w:delText xml:space="preserve">parameter</w:delText>
        </w:r>
        <w:r>
          <w:delText xml:space="preserve"> </w:delText>
        </w:r>
        <w:r>
          <w:delText xml:space="preserve">approaches</w:delText>
        </w:r>
        <w:r>
          <w:delText xml:space="preserve"> </w:delText>
        </w:r>
        <w:r>
          <w:delText xml:space="preserve">or</w:delText>
        </w:r>
        <w:r>
          <w:delText xml:space="preserve"> </w:delText>
        </w:r>
        <w:r>
          <w:delText xml:space="preserve">exceeds</w:delText>
        </w:r>
        <w:r>
          <w:delText xml:space="preserve"> </w:delText>
        </w:r>
        <w:r>
          <w:delText xml:space="preserve">the</w:delText>
        </w:r>
        <w:r>
          <w:delText xml:space="preserve"> </w:delText>
        </w:r>
        <w:r>
          <w:delText xml:space="preserve">spatial</w:delText>
        </w:r>
        <w:r>
          <w:delText xml:space="preserve"> </w:delText>
        </w:r>
        <w:r>
          <w:delText xml:space="preserve">extent</w:delText>
        </w:r>
        <w:r>
          <w:delText xml:space="preserve"> </w:delText>
        </w:r>
        <w:r>
          <w:delText xml:space="preserve">of</w:delText>
        </w:r>
        <w:r>
          <w:delText xml:space="preserve"> </w:delText>
        </w:r>
        <w:r>
          <w:delText xml:space="preserve">the</w:delText>
        </w:r>
        <w:r>
          <w:delText xml:space="preserve"> </w:delText>
        </w:r>
        <w:r>
          <w:delText xml:space="preserve">study</w:delText>
        </w:r>
        <w:r>
          <w:delText xml:space="preserve"> </w:delText>
        </w:r>
        <w:r>
          <w:delText xml:space="preserve">area</w:delText>
        </w:r>
        <w:r>
          <w:delText xml:space="preserve"> </w:delText>
        </w:r>
        <w:r>
          <w:delText xml:space="preserve">(</w:delText>
        </w:r>
        <w:r>
          <w:delText xml:space="preserve">200</w:delText>
        </w:r>
        <w:r>
          <w:delText xml:space="preserve"> </w:delText>
        </w:r>
        <w:r>
          <w:delText xml:space="preserve">km</w:delText>
        </w:r>
        <w:r>
          <w:delText xml:space="preserve"> </w:delText>
        </w:r>
        <w:r>
          <w:delText xml:space="preserve">longitudinal</w:delText>
        </w:r>
        <w:r>
          <w:delText xml:space="preserve"> </w:delText>
        </w:r>
        <w:r>
          <w:delText xml:space="preserve">here</w:delText>
        </w:r>
        <w:r>
          <w:delText xml:space="preserve">)</w:delText>
        </w:r>
        <w:r>
          <w:delText xml:space="preserve">,</w:delText>
        </w:r>
        <w:r>
          <w:delText xml:space="preserve"> </w:delText>
        </w:r>
        <w:r>
          <w:delText xml:space="preserve">the</w:delText>
        </w:r>
        <w:r>
          <w:delText xml:space="preserve"> </w:delText>
        </w:r>
        <w:r>
          <w:delText xml:space="preserve">data</w:delText>
        </w:r>
        <w:r>
          <w:delText xml:space="preserve"> </w:delText>
        </w:r>
        <w:r>
          <w:delText xml:space="preserve">provide</w:delText>
        </w:r>
        <w:r>
          <w:delText xml:space="preserve"> </w:delText>
        </w:r>
        <w:r>
          <w:delText xml:space="preserve">only</w:delText>
        </w:r>
        <w:r>
          <w:delText xml:space="preserve"> </w:delText>
        </w:r>
        <w:r>
          <w:delText xml:space="preserve">weak</w:delText>
        </w:r>
        <w:r>
          <w:delText xml:space="preserve"> </w:delText>
        </w:r>
        <w:r>
          <w:delText xml:space="preserve">information</w:delText>
        </w:r>
        <w:r>
          <w:delText xml:space="preserve"> </w:delText>
        </w:r>
        <w:r>
          <w:delText xml:space="preserve">about</w:delText>
        </w:r>
        <w:r>
          <w:delText xml:space="preserve"> </w:delText>
        </w:r>
        <w:r>
          <w:delText xml:space="preserve">the</w:delText>
        </w:r>
        <w:r>
          <w:delText xml:space="preserve"> </w:delText>
        </w:r>
        <w:r>
          <w:delText xml:space="preserve">parameter</w:delText>
        </w:r>
        <w:r>
          <w:delText xml:space="preserve">,</w:delText>
        </w:r>
        <w:r>
          <w:delText xml:space="preserve"> </w:delText>
        </w:r>
        <w:r>
          <w:delText xml:space="preserve">leaving</w:delText>
        </w:r>
        <w:r>
          <w:delText xml:space="preserve"> </w:delText>
        </w:r>
        <w:r>
          <w:delText xml:space="preserve">the</w:delText>
        </w:r>
        <w:r>
          <w:delText xml:space="preserve"> </w:delText>
        </w:r>
        <w:r>
          <w:delText xml:space="preserve">posterior</w:delText>
        </w:r>
        <w:r>
          <w:delText xml:space="preserve"> </w:delText>
        </w:r>
        <w:r>
          <w:delText xml:space="preserve">estimates</w:delText>
        </w:r>
        <w:r>
          <w:delText xml:space="preserve"> </w:delText>
        </w:r>
        <w:r>
          <w:delText xml:space="preserve">heavily</w:delText>
        </w:r>
        <w:r>
          <w:delText xml:space="preserve"> </w:delText>
        </w:r>
        <w:r>
          <w:delText xml:space="preserve">dependent</w:delText>
        </w:r>
        <w:r>
          <w:delText xml:space="preserve"> </w:delText>
        </w:r>
        <w:r>
          <w:delText xml:space="preserve">on</w:delText>
        </w:r>
        <w:r>
          <w:delText xml:space="preserve"> </w:delText>
        </w:r>
        <w:r>
          <w:delText xml:space="preserve">the</w:delText>
        </w:r>
        <w:r>
          <w:delText xml:space="preserve"> </w:delText>
        </w:r>
        <w:r>
          <w:delText xml:space="preserve">Bayesian</w:delText>
        </w:r>
        <w:r>
          <w:delText xml:space="preserve"> </w:delText>
        </w:r>
        <w:r>
          <w:delText xml:space="preserve">prior</w:delText>
        </w:r>
        <w:r>
          <w:delText xml:space="preserve">.</w:delText>
        </w:r>
        <w:r>
          <w:delText xml:space="preserve"> </w:delText>
        </w:r>
      </w:del>
    </w:p>
    <w:p w14:paraId="070060E8" w14:textId="77777777" w:rsidR="00286ADA" w:rsidRPr="00BC5CC1" w:rsidRDefault="00286ADA" w:rsidP="001643E6">
      <w:pPr>
        <w:pStyle w:val="p3"/>
        <w:spacing w:before="0" w:beforeAutospacing="0" w:after="0" w:afterAutospacing="0" w:line="480" w:lineRule="auto"/>
        <w:jc w:val="left"/>
        <w:rPr>
          <w:del w:id="9427" w:author="Gledis Guri" w:date="2026-09-25T00:00:00Z"/>
        </w:rPr>
      </w:pPr>
    </w:p>
    <w:p w14:paraId="25AAB611" w14:textId="624A3AC5" w:rsidR="002B45C6" w:rsidRDefault="001414C4" w:rsidP="001643E6">
      <w:pPr>
        <w:pStyle w:val="p3"/>
        <w:spacing w:before="0" w:beforeAutospacing="0" w:after="0" w:afterAutospacing="0" w:line="480" w:lineRule="auto"/>
        <w:jc w:val="left"/>
        <w:rPr>
          <w:del w:id="9431" w:author="Gledis Guri" w:date="2026-09-25T00:00:00Z"/>
        </w:rPr>
      </w:pPr>
      <w:del w:id="9428" w:author="Gledis Guri" w:date="2026-09-25T00:00:00Z">
        <w:r>
          <w:delText xml:space="preserve">By</w:delText>
        </w:r>
        <w:r>
          <w:delText xml:space="preserve"> </w:delText>
        </w:r>
        <w:r>
          <w:delText xml:space="preserve">contrast</w:delText>
        </w:r>
        <w:r>
          <w:delText xml:space="preserve">,</w:delText>
        </w:r>
        <w:r>
          <w:delText xml:space="preserve"> </w:delText>
        </w:r>
        <w:r>
          <w:delText xml:space="preserve">estimation</w:delText>
        </w:r>
        <w:r>
          <w:delText xml:space="preserve"> </w:delText>
        </w:r>
        <w:r>
          <w:delText xml:space="preserve">of</w:delText>
        </w:r>
        <w:r>
          <w:delText xml:space="preserve"> </w:delText>
        </w:r>
        <w:r>
          <w:delText xml:space="preserve">the</w:delText>
        </w:r>
        <w:r>
          <w:delText xml:space="preserve"> </w:delText>
        </w:r>
        <w:r>
          <w:delText xml:space="preserve">spatial</w:delText>
        </w:r>
        <w:r>
          <w:delText xml:space="preserve"> </w:delText>
        </w:r>
        <w:r>
          <w:delText xml:space="preserve">autocorrelation</w:delText>
        </w:r>
        <w:r>
          <w:delText xml:space="preserve"> </w:delText>
        </w:r>
        <w:r>
          <w:delText xml:space="preserve">parameter</w:delText>
        </w:r>
        <w:r>
          <w:delText xml:space="preserve"> </w:delText>
        </w:r>
        <w:r>
          <w:rPr>
            <w:i/>
            <w:iCs/>
            <w:lang w:val="el-GR"/>
          </w:rPr>
          <w:delText xml:space="preserve">ρ</w:delText>
        </w:r>
        <w:r>
          <w:delText xml:space="preserve"> </w:delText>
        </w:r>
        <w:r>
          <w:delText xml:space="preserve">was</w:delText>
        </w:r>
        <w:r>
          <w:delText xml:space="preserve"> </w:delText>
        </w:r>
        <w:r>
          <w:delText xml:space="preserve">substantially</w:delText>
        </w:r>
        <w:r>
          <w:delText xml:space="preserve"> </w:delText>
        </w:r>
        <w:r>
          <w:delText xml:space="preserve">more</w:delText>
        </w:r>
        <w:r>
          <w:delText xml:space="preserve"> </w:delText>
        </w:r>
        <w:r>
          <w:delText xml:space="preserve">sensitive</w:delText>
        </w:r>
        <w:r>
          <w:delText xml:space="preserve"> </w:delText>
        </w:r>
        <w:r>
          <w:delText xml:space="preserve">to</w:delText>
        </w:r>
        <w:r>
          <w:delText xml:space="preserve"> </w:delText>
        </w:r>
        <w:r>
          <w:delText xml:space="preserve">reduced</w:delText>
        </w:r>
        <w:r>
          <w:delText xml:space="preserve"> </w:delText>
        </w:r>
        <w:r>
          <w:delText xml:space="preserve">sampling</w:delText>
        </w:r>
        <w:r>
          <w:delText xml:space="preserve"> </w:delText>
        </w:r>
        <w:r>
          <w:delText xml:space="preserve">effort</w:delText>
        </w:r>
        <w:r>
          <w:delText xml:space="preserve">,</w:delText>
        </w:r>
        <w:r>
          <w:delText xml:space="preserve"> </w:delText>
        </w:r>
        <w:r>
          <w:delText xml:space="preserve">particularly</w:delText>
        </w:r>
        <w:r>
          <w:delText xml:space="preserve"> </w:delText>
        </w:r>
        <w:r>
          <w:delText xml:space="preserve">in</w:delText>
        </w:r>
        <w:r>
          <w:delText xml:space="preserve"> </w:delText>
        </w:r>
        <w:r>
          <w:delText xml:space="preserve">scenarios</w:delText>
        </w:r>
        <w:r>
          <w:delText xml:space="preserve"> </w:delText>
        </w:r>
        <w:r>
          <w:delText xml:space="preserve">with</w:delText>
        </w:r>
        <w:r>
          <w:delText xml:space="preserve"> </w:delText>
        </w:r>
        <w:r>
          <w:delText xml:space="preserve">low</w:delText>
        </w:r>
        <w:r>
          <w:delText xml:space="preserve"> </w:delText>
        </w:r>
        <w:r>
          <w:delText xml:space="preserve">spatial</w:delText>
        </w:r>
        <w:r>
          <w:delText xml:space="preserve"> </w:delText>
        </w:r>
        <w:r>
          <w:delText xml:space="preserve">autocorrelation</w:delText>
        </w:r>
        <w:r>
          <w:delText xml:space="preserve">.</w:delText>
        </w:r>
        <w:r>
          <w:delText xml:space="preserve"> </w:delText>
        </w:r>
        <w:r>
          <w:delText xml:space="preserve">Estimating</w:delText>
        </w:r>
        <w:r>
          <w:delText xml:space="preserve"> </w:delText>
        </w:r>
        <w:r>
          <w:delText xml:space="preserve">the</w:delText>
        </w:r>
        <w:r>
          <w:delText xml:space="preserve"> </w:delText>
        </w:r>
        <w:r>
          <w:delText xml:space="preserve">mean</w:delText>
        </w:r>
        <w:r>
          <w:delText xml:space="preserve"> </w:delText>
        </w:r>
        <w:r>
          <w:delText xml:space="preserve">mainly</w:delText>
        </w:r>
        <w:r>
          <w:delText xml:space="preserve"> </w:delText>
        </w:r>
        <w:r>
          <w:delText xml:space="preserve">requires</w:delText>
        </w:r>
        <w:r>
          <w:delText xml:space="preserve"> </w:delText>
        </w:r>
        <w:r>
          <w:delText xml:space="preserve">observations</w:delText>
        </w:r>
        <w:r>
          <w:delText xml:space="preserve"> </w:delText>
        </w:r>
        <w:r>
          <w:delText xml:space="preserve">that</w:delText>
        </w:r>
        <w:r>
          <w:delText xml:space="preserve"> </w:delText>
        </w:r>
        <w:r>
          <w:delText xml:space="preserve">broadly</w:delText>
        </w:r>
        <w:r>
          <w:delText xml:space="preserve"> </w:delText>
        </w:r>
        <w:r>
          <w:delText xml:space="preserve">represent</w:delText>
        </w:r>
        <w:r>
          <w:delText xml:space="preserve"> </w:delText>
        </w:r>
        <w:r>
          <w:delText xml:space="preserve">the</w:delText>
        </w:r>
        <w:r>
          <w:delText xml:space="preserve"> </w:delText>
        </w:r>
        <w:r>
          <w:delText xml:space="preserve">range</w:delText>
        </w:r>
        <w:r>
          <w:delText xml:space="preserve"> </w:delText>
        </w:r>
        <w:r>
          <w:delText xml:space="preserve">of</w:delText>
        </w:r>
        <w:r>
          <w:delText xml:space="preserve"> </w:delText>
        </w:r>
        <w:r>
          <w:delText xml:space="preserve">values</w:delText>
        </w:r>
        <w:r>
          <w:delText xml:space="preserve"> </w:delText>
        </w:r>
        <w:r>
          <w:delText xml:space="preserve">across</w:delText>
        </w:r>
        <w:r>
          <w:delText xml:space="preserve"> </w:delText>
        </w:r>
        <w:r>
          <w:delText xml:space="preserve">the</w:delText>
        </w:r>
        <w:r>
          <w:delText xml:space="preserve"> </w:delText>
        </w:r>
        <w:r>
          <w:delText xml:space="preserve">study</w:delText>
        </w:r>
        <w:r>
          <w:delText xml:space="preserve"> </w:delText>
        </w:r>
        <w:r>
          <w:delText xml:space="preserve">area</w:delText>
        </w:r>
        <w:r>
          <w:delText xml:space="preserve">,</w:delText>
        </w:r>
        <w:r>
          <w:delText xml:space="preserve"> </w:delText>
        </w:r>
        <w:r>
          <w:delText xml:space="preserve">whereas</w:delText>
        </w:r>
        <w:r>
          <w:delText xml:space="preserve"> </w:delText>
        </w:r>
        <w:r>
          <w:delText xml:space="preserve">estimating</w:delText>
        </w:r>
        <w:r>
          <w:delText xml:space="preserve"> </w:delText>
        </w:r>
        <w:r>
          <w:delText xml:space="preserve">spatial</w:delText>
        </w:r>
        <w:r>
          <w:delText xml:space="preserve"> </w:delText>
        </w:r>
        <w:r>
          <w:delText xml:space="preserve">autocorrelation</w:delText>
        </w:r>
        <w:r>
          <w:delText xml:space="preserve"> </w:delText>
        </w:r>
        <w:r>
          <w:delText xml:space="preserve">requires</w:delText>
        </w:r>
        <w:r>
          <w:delText xml:space="preserve"> </w:delText>
        </w:r>
        <w:r>
          <w:delText xml:space="preserve">information</w:delText>
        </w:r>
        <w:r>
          <w:delText xml:space="preserve"> </w:delText>
        </w:r>
        <w:r>
          <w:delText xml:space="preserve">on</w:delText>
        </w:r>
        <w:r>
          <w:delText xml:space="preserve"> </w:delText>
        </w:r>
        <w:r>
          <w:delText xml:space="preserve">how</w:delText>
        </w:r>
        <w:r>
          <w:delText xml:space="preserve"> </w:delText>
        </w:r>
        <w:r>
          <w:delText xml:space="preserve">similarity</w:delText>
        </w:r>
        <w:r>
          <w:delText xml:space="preserve"> </w:delText>
        </w:r>
        <w:r>
          <w:delText xml:space="preserve">between</w:delText>
        </w:r>
        <w:r>
          <w:delText xml:space="preserve"> </w:delText>
        </w:r>
        <w:r>
          <w:delText xml:space="preserve">samples</w:delText>
        </w:r>
        <w:r>
          <w:delText xml:space="preserve"> </w:delText>
        </w:r>
        <w:r>
          <w:delText xml:space="preserve">changes</w:delText>
        </w:r>
        <w:r>
          <w:delText xml:space="preserve"> </w:delText>
        </w:r>
        <w:r>
          <w:delText xml:space="preserve">with</w:delText>
        </w:r>
        <w:r>
          <w:delText xml:space="preserve"> </w:delText>
        </w:r>
        <w:r>
          <w:delText xml:space="preserve">distance</w:delText>
        </w:r>
        <w:r>
          <w:delText xml:space="preserve"> </w:delText>
        </w:r>
        <w:r w:rsidR="00D77684">
          <w:fldChar w:fldCharType="begin"/>
        </w:r>
        <w:r w:rsidR="00AA6C90">
          <w:del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delInstrText>
        </w:r>
        <w:r w:rsidR="00D77684">
          <w:fldChar w:fldCharType="separate"/>
        </w:r>
        <w:r w:rsidR="000F31EB">
          <w:rPr>
            <w:noProof/>
          </w:rPr>
          <w:delText>(Paciorek, 2010; Rocha et al., 2021)</w:delText>
        </w:r>
        <w:r w:rsidR="00D77684">
          <w:fldChar w:fldCharType="end"/>
        </w:r>
        <w:r>
          <w:delText xml:space="preserve">.</w:delText>
        </w:r>
        <w:r>
          <w:delText xml:space="preserve"> </w:delText>
        </w:r>
        <w:r>
          <w:delText xml:space="preserve">In</w:delText>
        </w:r>
        <w:r>
          <w:delText xml:space="preserve"> </w:delText>
        </w:r>
        <w:r>
          <w:delText xml:space="preserve">practical</w:delText>
        </w:r>
        <w:r>
          <w:delText xml:space="preserve"> </w:delText>
        </w:r>
        <w:r>
          <w:delText xml:space="preserve">terms</w:delText>
        </w:r>
        <w:r>
          <w:delText xml:space="preserve">,</w:delText>
        </w:r>
        <w:r>
          <w:delText xml:space="preserve"> </w:delText>
        </w:r>
      </w:del>
      <w:proofErr w:type="spellStart"/>
      <w:del w:id="9429" w:author="Gledis Guri" w:date="2026-09-25T00:00:00Z">
        <w:r>
          <w:rPr>
            <w:i/>
            <w:iCs/>
          </w:rPr>
          <w:delText xml:space="preserve">μ</w:delText>
        </w:r>
        <w:r>
          <w:rPr>
            <w:i/>
            <w:iCs/>
            <w:vertAlign w:val="subscript"/>
          </w:rPr>
          <w:delText xml:space="preserve">d</w:delText>
        </w:r>
      </w:del>
      <w:proofErr w:type="spellEnd"/>
      <w:del w:id="9430" w:author="Gledis Guri" w:date="2026-09-25T00:00:00Z">
        <w:r>
          <w:delText xml:space="preserve"> </w:delText>
        </w:r>
        <w:r>
          <w:delText xml:space="preserve">can</w:delText>
        </w:r>
        <w:r>
          <w:delText xml:space="preserve"> </w:delText>
        </w:r>
        <w:r>
          <w:delText xml:space="preserve">remain</w:delText>
        </w:r>
        <w:r>
          <w:delText xml:space="preserve"> </w:delText>
        </w:r>
        <w:r>
          <w:delText xml:space="preserve">relatively</w:delText>
        </w:r>
        <w:r>
          <w:delText xml:space="preserve"> </w:delText>
        </w:r>
        <w:r>
          <w:delText xml:space="preserve">robust</w:delText>
        </w:r>
        <w:r>
          <w:delText xml:space="preserve"> </w:delText>
        </w:r>
        <w:r>
          <w:delText xml:space="preserve">under</w:delText>
        </w:r>
        <w:r>
          <w:delText xml:space="preserve"> </w:delText>
        </w:r>
        <w:r>
          <w:delText xml:space="preserve">reduced</w:delText>
        </w:r>
        <w:r>
          <w:delText xml:space="preserve"> </w:delText>
        </w:r>
        <w:r>
          <w:delText xml:space="preserve">sampling</w:delText>
        </w:r>
        <w:r>
          <w:delText xml:space="preserve"> </w:delText>
        </w:r>
        <w:r>
          <w:delText xml:space="preserve">effort</w:delText>
        </w:r>
        <w:r>
          <w:delText xml:space="preserve">,</w:delText>
        </w:r>
        <w:r>
          <w:delText xml:space="preserve"> </w:delText>
        </w:r>
        <w:r>
          <w:delText xml:space="preserve">provided</w:delText>
        </w:r>
        <w:r>
          <w:delText xml:space="preserve"> </w:delText>
        </w:r>
        <w:r>
          <w:delText xml:space="preserve">that</w:delText>
        </w:r>
        <w:r>
          <w:delText xml:space="preserve"> </w:delText>
        </w:r>
        <w:r>
          <w:delText xml:space="preserve">the</w:delText>
        </w:r>
        <w:r>
          <w:delText xml:space="preserve"> </w:delText>
        </w:r>
        <w:r>
          <w:delText xml:space="preserve">spatial</w:delText>
        </w:r>
        <w:r>
          <w:delText xml:space="preserve"> </w:delText>
        </w:r>
        <w:r>
          <w:delText xml:space="preserve">structure</w:delText>
        </w:r>
        <w:r>
          <w:delText xml:space="preserve"> </w:delText>
        </w:r>
        <w:r>
          <w:delText xml:space="preserve">is</w:delText>
        </w:r>
        <w:r>
          <w:delText xml:space="preserve"> </w:delText>
        </w:r>
        <w:r>
          <w:delText xml:space="preserve">still</w:delText>
        </w:r>
        <w:r>
          <w:delText xml:space="preserve"> </w:delText>
        </w:r>
        <w:r>
          <w:delText xml:space="preserve">contained</w:delText>
        </w:r>
        <w:r>
          <w:delText xml:space="preserve"> </w:delText>
        </w:r>
        <w:r>
          <w:delText xml:space="preserve">within</w:delText>
        </w:r>
        <w:r>
          <w:delText xml:space="preserve"> </w:delText>
        </w:r>
        <w:r>
          <w:delText xml:space="preserve">the</w:delText>
        </w:r>
        <w:r>
          <w:delText xml:space="preserve"> </w:delText>
        </w:r>
        <w:r>
          <w:delText xml:space="preserve">extent</w:delText>
        </w:r>
        <w:r>
          <w:delText xml:space="preserve"> </w:delText>
        </w:r>
        <w:r>
          <w:delText xml:space="preserve">of</w:delText>
        </w:r>
        <w:r>
          <w:delText xml:space="preserve"> </w:delText>
        </w:r>
        <w:r>
          <w:delText xml:space="preserve">the</w:delText>
        </w:r>
        <w:r>
          <w:delText xml:space="preserve"> </w:delText>
        </w:r>
        <w:r>
          <w:delText xml:space="preserve">survey</w:delText>
        </w:r>
        <w:r>
          <w:delText xml:space="preserve">.</w:delText>
        </w:r>
        <w:r>
          <w:delText xml:space="preserve"> </w:delText>
        </w:r>
        <w:r>
          <w:delText xml:space="preserve">By</w:delText>
        </w:r>
        <w:r>
          <w:delText xml:space="preserve"> </w:delText>
        </w:r>
        <w:r>
          <w:delText xml:space="preserve">contrast</w:delText>
        </w:r>
        <w:r>
          <w:delText xml:space="preserve">,</w:delText>
        </w:r>
        <w:r>
          <w:delText xml:space="preserve"> </w:delText>
        </w:r>
        <w:r>
          <w:delText xml:space="preserve">estimating</w:delText>
        </w:r>
        <w:r>
          <w:delText xml:space="preserve"> </w:delText>
        </w:r>
        <w:r>
          <w:rPr>
            <w:lang w:val="el-GR"/>
          </w:rPr>
          <w:delText xml:space="preserve">ρ</w:delText>
        </w:r>
        <w:r>
          <w:delText xml:space="preserve"> </w:delText>
        </w:r>
        <w:r>
          <w:delText xml:space="preserve">depends</w:delText>
        </w:r>
        <w:r>
          <w:delText xml:space="preserve"> </w:delText>
        </w:r>
        <w:r>
          <w:delText xml:space="preserve">much</w:delText>
        </w:r>
        <w:r>
          <w:delText xml:space="preserve"> </w:delText>
        </w:r>
        <w:r>
          <w:delText xml:space="preserve">more</w:delText>
        </w:r>
        <w:r>
          <w:delText xml:space="preserve"> </w:delText>
        </w:r>
        <w:r>
          <w:delText xml:space="preserve">strongly</w:delText>
        </w:r>
        <w:r>
          <w:delText xml:space="preserve"> </w:delText>
        </w:r>
        <w:r>
          <w:delText xml:space="preserve">on</w:delText>
        </w:r>
        <w:r>
          <w:delText xml:space="preserve"> </w:delText>
        </w:r>
        <w:r>
          <w:delText xml:space="preserve">the</w:delText>
        </w:r>
        <w:r>
          <w:delText xml:space="preserve"> </w:delText>
        </w:r>
        <w:r>
          <w:delText xml:space="preserve">distances</w:delText>
        </w:r>
        <w:r>
          <w:delText xml:space="preserve"> </w:delText>
        </w:r>
        <w:r>
          <w:delText xml:space="preserve">among</w:delText>
        </w:r>
        <w:r>
          <w:delText xml:space="preserve"> </w:delText>
        </w:r>
        <w:r>
          <w:delText xml:space="preserve">sampling</w:delText>
        </w:r>
        <w:r>
          <w:delText xml:space="preserve"> </w:delText>
        </w:r>
        <w:r>
          <w:delText xml:space="preserve">points</w:delText>
        </w:r>
        <w:r>
          <w:delText xml:space="preserve">,</w:delText>
        </w:r>
        <w:r>
          <w:delText xml:space="preserve"> </w:delText>
        </w:r>
        <w:r>
          <w:delText xml:space="preserve">because</w:delText>
        </w:r>
        <w:r>
          <w:delText xml:space="preserve"> </w:delText>
        </w:r>
        <w:r>
          <w:delText xml:space="preserve">resolving</w:delText>
        </w:r>
        <w:r>
          <w:delText xml:space="preserve"> </w:delText>
        </w:r>
        <w:r>
          <w:delText xml:space="preserve">spatial</w:delText>
        </w:r>
        <w:r>
          <w:delText xml:space="preserve"> </w:delText>
        </w:r>
        <w:r>
          <w:delText xml:space="preserve">autocorrelation</w:delText>
        </w:r>
        <w:r>
          <w:delText xml:space="preserve"> </w:delText>
        </w:r>
        <w:r>
          <w:delText xml:space="preserve">requires</w:delText>
        </w:r>
        <w:r>
          <w:delText xml:space="preserve"> </w:delText>
        </w:r>
        <w:r>
          <w:delText xml:space="preserve">enough</w:delText>
        </w:r>
        <w:r>
          <w:delText xml:space="preserve"> </w:delText>
        </w:r>
        <w:r>
          <w:delText xml:space="preserve">closely</w:delText>
        </w:r>
        <w:r>
          <w:delText xml:space="preserve"> </w:delText>
        </w:r>
        <w:r>
          <w:delText xml:space="preserve">and</w:delText>
        </w:r>
        <w:r>
          <w:delText xml:space="preserve"> </w:delText>
        </w:r>
        <w:r>
          <w:delText xml:space="preserve">broadly</w:delText>
        </w:r>
        <w:r>
          <w:delText xml:space="preserve"> </w:delText>
        </w:r>
        <w:r>
          <w:delText xml:space="preserve">spaced</w:delText>
        </w:r>
        <w:r>
          <w:delText xml:space="preserve"> </w:delText>
        </w:r>
        <w:r>
          <w:delText xml:space="preserve">pairs</w:delText>
        </w:r>
        <w:r>
          <w:delText xml:space="preserve"> </w:delText>
        </w:r>
        <w:r>
          <w:delText xml:space="preserve">to</w:delText>
        </w:r>
        <w:r>
          <w:delText xml:space="preserve"> </w:delText>
        </w:r>
        <w:r>
          <w:delText xml:space="preserve">detect</w:delText>
        </w:r>
        <w:r>
          <w:delText xml:space="preserve"> </w:delText>
        </w:r>
        <w:r>
          <w:delText xml:space="preserve">how</w:delText>
        </w:r>
        <w:r>
          <w:delText xml:space="preserve"> </w:delText>
        </w:r>
        <w:r>
          <w:delText xml:space="preserve">similarity</w:delText>
        </w:r>
        <w:r>
          <w:delText xml:space="preserve"> </w:delText>
        </w:r>
        <w:r>
          <w:delText xml:space="preserve">declines</w:delText>
        </w:r>
        <w:r>
          <w:delText xml:space="preserve"> </w:delText>
        </w:r>
        <w:r>
          <w:delText xml:space="preserve">with</w:delText>
        </w:r>
        <w:r>
          <w:delText xml:space="preserve"> </w:delText>
        </w:r>
        <w:r>
          <w:delText xml:space="preserve">distance</w:delText>
        </w:r>
        <w:r>
          <w:delText xml:space="preserve"> </w:delText>
        </w:r>
        <w:r w:rsidR="000F31EB">
          <w:fldChar w:fldCharType="begin"/>
        </w:r>
        <w:r w:rsidR="00AA6C90">
          <w:del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delInstrText>
        </w:r>
        <w:r w:rsidR="000F31EB">
          <w:fldChar w:fldCharType="separate"/>
        </w:r>
        <w:r>
          <w:rPr>
            <w:noProof/>
          </w:rPr>
          <w:delText>(Paciorek, 2010)</w:delText>
        </w:r>
        <w:r w:rsidR="000F31EB">
          <w:fldChar w:fldCharType="end"/>
        </w:r>
        <w:r>
          <w:delText xml:space="preserve">.</w:delText>
        </w:r>
      </w:del>
    </w:p>
    <w:p w14:paraId="25031E9E" w14:textId="77777777" w:rsidR="00286ADA" w:rsidRPr="00BC5CC1" w:rsidRDefault="00286ADA" w:rsidP="001643E6">
      <w:pPr>
        <w:pStyle w:val="p3"/>
        <w:spacing w:before="0" w:beforeAutospacing="0" w:after="0" w:afterAutospacing="0" w:line="480" w:lineRule="auto"/>
        <w:jc w:val="left"/>
        <w:rPr>
          <w:del w:id="9547" w:author="Gledis Guri" w:date="2026-09-25T00:00:00Z"/>
        </w:rPr>
      </w:pPr>
    </w:p>
    <w:p w14:paraId="7A4F82FF" w14:textId="7921113D" w:rsidR="003D5CCB" w:rsidRDefault="009C61C5" w:rsidP="001643E6">
      <w:pPr>
        <w:pStyle w:val="p3"/>
        <w:spacing w:before="0" w:beforeAutospacing="0" w:after="0" w:afterAutospacing="0" w:line="480" w:lineRule="auto"/>
        <w:jc w:val="left"/>
        <w:rPr>
          <w:del w:id="9435" w:author="Gledis Guri" w:date="2026-09-25T00:00:00Z"/>
        </w:rPr>
      </w:pPr>
      <w:del w:id="9432" w:author="Gledis Guri" w:date="2026-09-25T00:00:00Z">
        <w:r>
          <w:delText xml:space="preserve">Overall</w:delText>
        </w:r>
        <w:r>
          <w:delText xml:space="preserve">,</w:delText>
        </w:r>
        <w:r>
          <w:delText xml:space="preserve"> </w:delText>
        </w:r>
        <w:r>
          <w:delText xml:space="preserve">this</w:delText>
        </w:r>
        <w:r>
          <w:delText xml:space="preserve"> </w:delText>
        </w:r>
        <w:r>
          <w:delText xml:space="preserve">behavior</w:delText>
        </w:r>
        <w:r>
          <w:delText xml:space="preserve"> </w:delText>
        </w:r>
        <w:r>
          <w:delText xml:space="preserve">is</w:delText>
        </w:r>
        <w:r>
          <w:delText xml:space="preserve"> </w:delText>
        </w:r>
        <w:r>
          <w:delText xml:space="preserve">expected</w:delText>
        </w:r>
        <w:r>
          <w:delText xml:space="preserve"> </w:delText>
        </w:r>
        <w:r>
          <w:delText xml:space="preserve">when</w:delText>
        </w:r>
        <w:r>
          <w:delText xml:space="preserve"> </w:delText>
        </w:r>
        <w:r>
          <w:delText xml:space="preserve">the</w:delText>
        </w:r>
        <w:r>
          <w:delText xml:space="preserve"> </w:delText>
        </w:r>
        <w:r>
          <w:delText xml:space="preserve">underlying</w:delText>
        </w:r>
        <w:r>
          <w:delText xml:space="preserve"> </w:delText>
        </w:r>
        <w:r>
          <w:delText xml:space="preserve">process</w:delText>
        </w:r>
        <w:r>
          <w:delText xml:space="preserve"> </w:delText>
        </w:r>
        <w:r>
          <w:delText xml:space="preserve">varies</w:delText>
        </w:r>
        <w:r>
          <w:delText xml:space="preserve"> </w:delText>
        </w:r>
        <w:r>
          <w:delText xml:space="preserve">at</w:delText>
        </w:r>
        <w:r>
          <w:delText xml:space="preserve"> </w:delText>
        </w:r>
        <w:r>
          <w:delText xml:space="preserve">a</w:delText>
        </w:r>
        <w:r>
          <w:delText xml:space="preserve"> </w:delText>
        </w:r>
        <w:r>
          <w:delText xml:space="preserve">finer</w:delText>
        </w:r>
        <w:r>
          <w:delText xml:space="preserve"> </w:delText>
        </w:r>
        <w:r>
          <w:delText xml:space="preserve">spatial</w:delText>
        </w:r>
        <w:r>
          <w:delText xml:space="preserve"> </w:delText>
        </w:r>
        <w:r>
          <w:delText xml:space="preserve">scale</w:delText>
        </w:r>
        <w:r>
          <w:delText xml:space="preserve"> </w:delText>
        </w:r>
        <w:r>
          <w:delText xml:space="preserve">than</w:delText>
        </w:r>
        <w:r>
          <w:delText xml:space="preserve"> </w:delText>
        </w:r>
        <w:r>
          <w:delText xml:space="preserve">the</w:delText>
        </w:r>
        <w:r>
          <w:delText xml:space="preserve"> </w:delText>
        </w:r>
        <w:r>
          <w:delText xml:space="preserve">sampling</w:delText>
        </w:r>
        <w:r>
          <w:delText xml:space="preserve"> </w:delText>
        </w:r>
        <w:r>
          <w:delText xml:space="preserve">design</w:delText>
        </w:r>
        <w:r>
          <w:delText xml:space="preserve"> </w:delText>
        </w:r>
        <w:r>
          <w:delText xml:space="preserve">can</w:delText>
        </w:r>
        <w:r>
          <w:delText xml:space="preserve"> </w:delText>
        </w:r>
        <w:r>
          <w:delText xml:space="preserve">resolve</w:delText>
        </w:r>
        <w:r>
          <w:delText xml:space="preserve">.</w:delText>
        </w:r>
        <w:r>
          <w:delText xml:space="preserve"> </w:delText>
        </w:r>
        <w:r>
          <w:delText xml:space="preserve">Once</w:delText>
        </w:r>
        <w:r>
          <w:delText xml:space="preserve"> </w:delText>
        </w:r>
        <w:r>
          <w:delText xml:space="preserve">the</w:delText>
        </w:r>
        <w:r>
          <w:delText xml:space="preserve"> </w:delText>
        </w:r>
        <w:r>
          <w:delText xml:space="preserve">true</w:delText>
        </w:r>
        <w:r>
          <w:delText xml:space="preserve"> </w:delText>
        </w:r>
        <w:r>
          <w:rPr>
            <w:i/>
            <w:iCs/>
            <w:lang w:val="el-GR"/>
          </w:rPr>
          <w:delText xml:space="preserve">ρ</w:delText>
        </w:r>
        <w:r>
          <w:delText xml:space="preserve"> </w:delText>
        </w:r>
        <w:r>
          <w:delText xml:space="preserve">is</w:delText>
        </w:r>
        <w:r>
          <w:delText xml:space="preserve"> </w:delText>
        </w:r>
        <w:r>
          <w:delText xml:space="preserve">small</w:delText>
        </w:r>
        <w:r>
          <w:delText xml:space="preserve">er</w:delText>
        </w:r>
        <w:r>
          <w:delText xml:space="preserve"> </w:delText>
        </w:r>
        <w:r>
          <w:delText xml:space="preserve">than</w:delText>
        </w:r>
        <w:r>
          <w:delText xml:space="preserve"> </w:delText>
        </w:r>
        <w:r>
          <w:delText xml:space="preserve">the</w:delText>
        </w:r>
        <w:r>
          <w:delText xml:space="preserve"> </w:delText>
        </w:r>
        <w:r>
          <w:delText xml:space="preserve">spatial</w:delText>
        </w:r>
        <w:r>
          <w:delText xml:space="preserve"> </w:delText>
        </w:r>
        <w:r>
          <w:delText xml:space="preserve">resolution</w:delText>
        </w:r>
        <w:r>
          <w:delText xml:space="preserve"> </w:delText>
        </w:r>
        <w:r>
          <w:delText xml:space="preserve">of</w:delText>
        </w:r>
        <w:r>
          <w:delText xml:space="preserve"> </w:delText>
        </w:r>
        <w:r>
          <w:delText xml:space="preserve">the</w:delText>
        </w:r>
        <w:r>
          <w:delText xml:space="preserve"> </w:delText>
        </w:r>
        <w:r>
          <w:delText xml:space="preserve">sampling</w:delText>
        </w:r>
        <w:r>
          <w:delText xml:space="preserve"> </w:delText>
        </w:r>
        <w:r>
          <w:delText xml:space="preserve">grid</w:delText>
        </w:r>
        <w:r>
          <w:delText xml:space="preserve"> </w:delText>
        </w:r>
        <w:r>
          <w:delText xml:space="preserve">(</w:delText>
        </w:r>
        <w:r>
          <w:delText xml:space="preserve">e</w:delText>
        </w:r>
        <w:r>
          <w:delText xml:space="preserve">.</w:delText>
        </w:r>
        <w:r>
          <w:delText xml:space="preserve">g</w:delText>
        </w:r>
        <w:r>
          <w:delText xml:space="preserve">.</w:delText>
        </w:r>
        <w:r>
          <w:delText xml:space="preserve">,</w:delText>
        </w:r>
        <w:r>
          <w:delText xml:space="preserve"> </w:delText>
        </w:r>
        <w:r>
          <w:delText xml:space="preserve">a</w:delText>
        </w:r>
        <w:r>
          <w:delText xml:space="preserve"> </w:delText>
        </w:r>
        <w:r>
          <w:delText xml:space="preserve">grid</w:delText>
        </w:r>
        <w:r>
          <w:delText xml:space="preserve"> </w:delText>
        </w:r>
        <w:r>
          <w:delText xml:space="preserve">spaced</w:delText>
        </w:r>
        <w:r>
          <w:delText xml:space="preserve"> </w:delText>
        </w:r>
        <w:r>
          <w:delText xml:space="preserve">at</w:delText>
        </w:r>
        <w:r>
          <w:delText xml:space="preserve"> </w:delText>
        </w:r>
        <w:r>
          <w:delText xml:space="preserve">5</w:delText>
        </w:r>
        <w:r>
          <w:delText xml:space="preserve"> </w:delText>
        </w:r>
        <w:r>
          <w:delText xml:space="preserve">km</w:delText>
        </w:r>
        <w:r>
          <w:delText xml:space="preserve"> </w:delText>
        </w:r>
        <w:r>
          <w:delText xml:space="preserve">cannot</w:delText>
        </w:r>
        <w:r>
          <w:delText xml:space="preserve"> </w:delText>
        </w:r>
        <w:r>
          <w:delText xml:space="preserve">resolve</w:delText>
        </w:r>
        <w:r>
          <w:delText xml:space="preserve"> </w:delText>
        </w:r>
        <w:r>
          <w:delText xml:space="preserve">patchiness</w:delText>
        </w:r>
        <w:r>
          <w:delText xml:space="preserve"> </w:delText>
        </w:r>
        <w:r>
          <w:delText xml:space="preserve">occurring</w:delText>
        </w:r>
        <w:r>
          <w:delText xml:space="preserve"> </w:delText>
        </w:r>
        <w:r>
          <w:delText xml:space="preserve">at</w:delText>
        </w:r>
        <w:r>
          <w:delText xml:space="preserve"> </w:delText>
        </w:r>
        <w:r>
          <w:delText xml:space="preserve">a</w:delText>
        </w:r>
        <w:r>
          <w:delText xml:space="preserve"> </w:delText>
        </w:r>
        <w:r>
          <w:delText xml:space="preserve">1</w:delText>
        </w:r>
        <w:r>
          <w:delText xml:space="preserve"> </w:delText>
        </w:r>
        <w:r>
          <w:delText xml:space="preserve">km</w:delText>
        </w:r>
        <w:r>
          <w:delText xml:space="preserve"> </w:delText>
        </w:r>
        <w:r>
          <w:delText xml:space="preserve">scale</w:delText>
        </w:r>
        <w:r>
          <w:delText xml:space="preserve">)</w:delText>
        </w:r>
        <w:r>
          <w:delText xml:space="preserve"> </w:delText>
        </w:r>
        <w:r>
          <w:delText xml:space="preserve">the</w:delText>
        </w:r>
        <w:r>
          <w:delText xml:space="preserve"> </w:delText>
        </w:r>
        <w:r>
          <w:delText xml:space="preserve">model</w:delText>
        </w:r>
        <w:r>
          <w:delText xml:space="preserve"> </w:delText>
        </w:r>
        <w:r>
          <w:delText xml:space="preserve">has</w:delText>
        </w:r>
        <w:r>
          <w:delText xml:space="preserve"> </w:delText>
        </w:r>
        <w:r>
          <w:delText xml:space="preserve">no</w:delText>
        </w:r>
        <w:r>
          <w:delText xml:space="preserve"> </w:delText>
        </w:r>
        <w:r>
          <w:delText xml:space="preserve">way</w:delText>
        </w:r>
        <w:r>
          <w:delText xml:space="preserve"> </w:delText>
        </w:r>
        <w:r>
          <w:delText xml:space="preserve">to</w:delText>
        </w:r>
        <w:r>
          <w:delText xml:space="preserve"> </w:delText>
        </w:r>
        <w:r>
          <w:delText xml:space="preserve">detect</w:delText>
        </w:r>
        <w:r>
          <w:delText xml:space="preserve"> </w:delText>
        </w:r>
        <w:r>
          <w:delText xml:space="preserve">the</w:delText>
        </w:r>
        <w:r>
          <w:delText xml:space="preserve"> </w:delText>
        </w:r>
        <w:r>
          <w:delText xml:space="preserve">pattern</w:delText>
        </w:r>
        <w:r>
          <w:delText xml:space="preserve">,</w:delText>
        </w:r>
        <w:r>
          <w:delText xml:space="preserve"> </w:delText>
        </w:r>
        <w:r>
          <w:delText xml:space="preserve">and</w:delText>
        </w:r>
        <w:r>
          <w:delText xml:space="preserve"> </w:delText>
        </w:r>
        <w:r>
          <w:delText xml:space="preserve">predictions</w:delText>
        </w:r>
        <w:r>
          <w:delText xml:space="preserve"> </w:delText>
        </w:r>
        <w:r>
          <w:delText xml:space="preserve">default</w:delText>
        </w:r>
        <w:r>
          <w:delText xml:space="preserve"> </w:delText>
        </w:r>
        <w:r>
          <w:delText xml:space="preserve">to</w:delText>
        </w:r>
        <w:r>
          <w:delText xml:space="preserve"> </w:delText>
        </w:r>
        <w:r>
          <w:delText xml:space="preserve">the</w:delText>
        </w:r>
        <w:r>
          <w:delText xml:space="preserve"> </w:delText>
        </w:r>
        <w:r>
          <w:delText xml:space="preserve">priors</w:delText>
        </w:r>
        <w:r>
          <w:delText xml:space="preserve"> </w:delText>
        </w:r>
        <w:r>
          <w:delText xml:space="preserve">with</w:delText>
        </w:r>
        <w:r>
          <w:delText xml:space="preserve"> </w:delText>
        </w:r>
        <w:r>
          <w:delText xml:space="preserve">large</w:delText>
        </w:r>
        <w:r>
          <w:delText xml:space="preserve"> </w:delText>
        </w:r>
        <w:r>
          <w:delText xml:space="preserve">residual</w:delText>
        </w:r>
        <w:r>
          <w:delText xml:space="preserve"> </w:delText>
        </w:r>
        <w:r>
          <w:delText xml:space="preserve">uncertainty</w:delText>
        </w:r>
        <w:r>
          <w:delText xml:space="preserve"> </w:delText>
        </w:r>
        <w:r w:rsidR="00333361">
          <w:fldChar w:fldCharType="begin"/>
        </w:r>
        <w:r w:rsidR="00333361">
          <w:del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delInstrText>
        </w:r>
        <w:r w:rsidR="00333361">
          <w:fldChar w:fldCharType="separate"/>
        </w:r>
        <w:r w:rsidR="00333361">
          <w:rPr>
            <w:noProof/>
          </w:rPr>
          <w:delText>(Kaufman &amp; Shaby, 2013)</w:delText>
        </w:r>
        <w:r w:rsidR="00333361">
          <w:fldChar w:fldCharType="end"/>
        </w:r>
        <w:r>
          <w:delText xml:space="preserve">.</w:delText>
        </w:r>
        <w:r>
          <w:delText xml:space="preserve"> </w:delText>
        </w:r>
        <w:r>
          <w:delText xml:space="preserve">Under</w:delText>
        </w:r>
        <w:r>
          <w:delText xml:space="preserve"> </w:delText>
        </w:r>
        <w:r>
          <w:delText xml:space="preserve">these</w:delText>
        </w:r>
        <w:r>
          <w:delText xml:space="preserve"> </w:delText>
        </w:r>
        <w:r>
          <w:delText xml:space="preserve">conditions</w:delText>
        </w:r>
        <w:r>
          <w:delText xml:space="preserve">,</w:delText>
        </w:r>
        <w:r>
          <w:delText xml:space="preserve"> </w:delText>
        </w:r>
        <w:r>
          <w:delText xml:space="preserve">the</w:delText>
        </w:r>
        <w:r>
          <w:delText xml:space="preserve"> </w:delText>
        </w:r>
        <w:r>
          <w:delText xml:space="preserve">model</w:delText>
        </w:r>
        <w:r>
          <w:delText xml:space="preserve"> </w:delText>
        </w:r>
        <w:r>
          <w:delText xml:space="preserve">is</w:delText>
        </w:r>
        <w:r>
          <w:delText xml:space="preserve"> </w:delText>
        </w:r>
        <w:r>
          <w:delText xml:space="preserve">operating</w:delText>
        </w:r>
        <w:r>
          <w:delText xml:space="preserve"> </w:delText>
        </w:r>
        <w:r>
          <w:delText xml:space="preserve">close</w:delText>
        </w:r>
        <w:r>
          <w:delText xml:space="preserve"> </w:delText>
        </w:r>
        <w:r>
          <w:delText xml:space="preserve">to</w:delText>
        </w:r>
        <w:r>
          <w:delText xml:space="preserve"> </w:delText>
        </w:r>
        <w:r>
          <w:delText xml:space="preserve">the</w:delText>
        </w:r>
        <w:r>
          <w:delText xml:space="preserve"> </w:delText>
        </w:r>
        <w:r>
          <w:delText xml:space="preserve">limit</w:delText>
        </w:r>
        <w:r>
          <w:delText xml:space="preserve"> </w:delText>
        </w:r>
        <w:r>
          <w:delText xml:space="preserve">of</w:delText>
        </w:r>
        <w:r>
          <w:delText xml:space="preserve"> </w:delText>
        </w:r>
        <w:r>
          <w:delText xml:space="preserve">what</w:delText>
        </w:r>
        <w:r>
          <w:delText xml:space="preserve"> </w:delText>
        </w:r>
        <w:r>
          <w:delText xml:space="preserve">can</w:delText>
        </w:r>
        <w:r>
          <w:delText xml:space="preserve"> </w:delText>
        </w:r>
        <w:r>
          <w:delText xml:space="preserve">be</w:delText>
        </w:r>
        <w:r>
          <w:delText xml:space="preserve"> </w:delText>
        </w:r>
        <w:r>
          <w:delText xml:space="preserve">learned</w:delText>
        </w:r>
        <w:r>
          <w:delText xml:space="preserve"> </w:delText>
        </w:r>
        <w:r>
          <w:delText xml:space="preserve">from</w:delText>
        </w:r>
        <w:r>
          <w:delText xml:space="preserve"> </w:delText>
        </w:r>
        <w:r>
          <w:delText xml:space="preserve">the</w:delText>
        </w:r>
        <w:r>
          <w:delText xml:space="preserve"> </w:delText>
        </w:r>
        <w:r>
          <w:delText xml:space="preserve">sampling</w:delText>
        </w:r>
        <w:r>
          <w:delText xml:space="preserve"> </w:delText>
        </w:r>
        <w:r>
          <w:delText xml:space="preserve">design</w:delText>
        </w:r>
        <w:r>
          <w:delText xml:space="preserve">,</w:delText>
        </w:r>
        <w:r>
          <w:delText xml:space="preserve"> </w:delText>
        </w:r>
        <w:r>
          <w:delText xml:space="preserve">and</w:delText>
        </w:r>
        <w:r>
          <w:delText xml:space="preserve"> </w:delText>
        </w:r>
        <w:r>
          <w:delText xml:space="preserve">additional</w:delText>
        </w:r>
        <w:r>
          <w:delText xml:space="preserve"> </w:delText>
        </w:r>
        <w:r>
          <w:delText xml:space="preserve">changes</w:delText>
        </w:r>
        <w:r>
          <w:delText xml:space="preserve"> </w:delText>
        </w:r>
        <w:r>
          <w:delText xml:space="preserve">in</w:delText>
        </w:r>
        <w:r>
          <w:delText xml:space="preserve"> </w:delText>
        </w:r>
        <w:r>
          <w:delText xml:space="preserve">true</w:delText>
        </w:r>
        <w:r>
          <w:delText xml:space="preserve"> </w:delText>
        </w:r>
        <w:r>
          <w:delText xml:space="preserve">ρ</w:delText>
        </w:r>
        <w:r>
          <w:delText xml:space="preserve"> </w:delText>
        </w:r>
        <w:r>
          <w:delText xml:space="preserve">may</w:delText>
        </w:r>
        <w:r>
          <w:delText xml:space="preserve"> </w:delText>
        </w:r>
        <w:r>
          <w:delText xml:space="preserve">not</w:delText>
        </w:r>
        <w:r>
          <w:delText xml:space="preserve"> </w:delText>
        </w:r>
        <w:r>
          <w:delText xml:space="preserve">translate</w:delText>
        </w:r>
        <w:r>
          <w:delText xml:space="preserve"> </w:delText>
        </w:r>
        <w:r>
          <w:delText xml:space="preserve">into</w:delText>
        </w:r>
        <w:r>
          <w:delText xml:space="preserve"> </w:delText>
        </w:r>
        <w:r>
          <w:delText xml:space="preserve">detectable</w:delText>
        </w:r>
        <w:r>
          <w:delText xml:space="preserve"> </w:delText>
        </w:r>
        <w:r>
          <w:delText xml:space="preserve">changes</w:delText>
        </w:r>
        <w:r>
          <w:delText xml:space="preserve"> </w:delText>
        </w:r>
        <w:r>
          <w:delText xml:space="preserve">in</w:delText>
        </w:r>
        <w:r>
          <w:delText xml:space="preserve"> </w:delText>
        </w:r>
        <w:r>
          <w:delText xml:space="preserve">map</w:delText>
        </w:r>
        <w:r>
          <w:delText xml:space="preserve">-</w:delText>
        </w:r>
        <w:r>
          <w:delText xml:space="preserve">level</w:delText>
        </w:r>
        <w:r>
          <w:delText xml:space="preserve"> </w:delText>
        </w:r>
        <w:r>
          <w:delText xml:space="preserve">accuracy</w:delText>
        </w:r>
        <w:r>
          <w:delText xml:space="preserve">.</w:delText>
        </w:r>
        <w:r>
          <w:delText xml:space="preserve"> </w:delText>
        </w:r>
        <w:r>
          <w:delText xml:space="preserve">Practically</w:delText>
        </w:r>
        <w:r>
          <w:delText xml:space="preserve">,</w:delText>
        </w:r>
        <w:r>
          <w:delText xml:space="preserve"> </w:delText>
        </w:r>
        <w:r>
          <w:delText xml:space="preserve">this</w:delText>
        </w:r>
        <w:r>
          <w:delText xml:space="preserve"> </w:delText>
        </w:r>
        <w:r>
          <w:delText xml:space="preserve">implies</w:delText>
        </w:r>
        <w:r>
          <w:delText xml:space="preserve"> </w:delText>
        </w:r>
        <w:r>
          <w:delText xml:space="preserve">that</w:delText>
        </w:r>
        <w:r>
          <w:delText xml:space="preserve"> </w:delText>
        </w:r>
        <w:r>
          <w:delText xml:space="preserve">sample</w:delText>
        </w:r>
        <w:r>
          <w:delText xml:space="preserve">-</w:delText>
        </w:r>
        <w:r>
          <w:delText xml:space="preserve">removal</w:delText>
        </w:r>
        <w:r>
          <w:delText xml:space="preserve"> </w:delText>
        </w:r>
        <w:r>
          <w:delText xml:space="preserve">diagnostics</w:delText>
        </w:r>
        <w:r>
          <w:delText xml:space="preserve"> </w:delText>
        </w:r>
        <w:r>
          <w:delText xml:space="preserve">(</w:delText>
        </w:r>
        <w:r>
          <w:delText xml:space="preserve">or</w:delText>
        </w:r>
        <w:r>
          <w:delText xml:space="preserve"> </w:delText>
        </w:r>
        <w:r>
          <w:delText xml:space="preserve">any</w:delText>
        </w:r>
        <w:r>
          <w:delText xml:space="preserve"> </w:delText>
        </w:r>
        <w:r>
          <w:delText xml:space="preserve">assessment</w:delText>
        </w:r>
        <w:r>
          <w:delText xml:space="preserve"> </w:delText>
        </w:r>
        <w:r>
          <w:delText xml:space="preserve">that</w:delText>
        </w:r>
        <w:r>
          <w:delText xml:space="preserve"> </w:delText>
        </w:r>
        <w:r>
          <w:delText xml:space="preserve">treats</w:delText>
        </w:r>
        <w:r>
          <w:delText xml:space="preserve"> </w:delText>
        </w:r>
        <w:r>
          <w:delText xml:space="preserve">an</w:delText>
        </w:r>
        <w:r>
          <w:delText xml:space="preserve"> </w:delText>
        </w:r>
      </w:del>
      <w:proofErr w:type="spellStart"/>
      <w:del w:id="9433" w:author="Gledis Guri" w:date="2026-09-25T00:00:00Z">
        <w:r>
          <w:delText xml:space="preserve">undersampled</w:delText>
        </w:r>
      </w:del>
      <w:proofErr w:type="spellEnd"/>
      <w:del w:id="9434" w:author="Gledis Guri" w:date="2026-09-25T00:00:00Z">
        <w:r>
          <w:delText xml:space="preserve"> </w:delText>
        </w:r>
        <w:r>
          <w:delText xml:space="preserve">reference</w:delText>
        </w:r>
        <w:r>
          <w:delText xml:space="preserve"> </w:delText>
        </w:r>
        <w:r>
          <w:delText xml:space="preserve">as</w:delText>
        </w:r>
        <w:r>
          <w:delText xml:space="preserve"> </w:delText>
        </w:r>
        <w:r>
          <w:delText xml:space="preserve">truth</w:delText>
        </w:r>
        <w:r>
          <w:delText xml:space="preserve">)</w:delText>
        </w:r>
        <w:r>
          <w:delText xml:space="preserve"> </w:delText>
        </w:r>
        <w:r>
          <w:delText xml:space="preserve">can</w:delText>
        </w:r>
        <w:r>
          <w:delText xml:space="preserve"> </w:delText>
        </w:r>
        <w:r>
          <w:delText xml:space="preserve">become</w:delText>
        </w:r>
        <w:r>
          <w:delText xml:space="preserve"> </w:delText>
        </w:r>
        <w:r>
          <w:delText xml:space="preserve">uninformative</w:delText>
        </w:r>
        <w:r>
          <w:delText xml:space="preserve"> </w:delText>
        </w:r>
        <w:r>
          <w:delText xml:space="preserve">for</w:delText>
        </w:r>
        <w:r>
          <w:delText xml:space="preserve"> </w:delText>
        </w:r>
        <w:r>
          <w:delText xml:space="preserve">very</w:delText>
        </w:r>
        <w:r>
          <w:delText xml:space="preserve"> </w:delText>
        </w:r>
        <w:r>
          <w:delText xml:space="preserve">patchy</w:delText>
        </w:r>
        <w:r>
          <w:delText xml:space="preserve"> </w:delText>
        </w:r>
        <w:r>
          <w:delText xml:space="preserve">species</w:delText>
        </w:r>
        <w:r>
          <w:delText xml:space="preserve">,</w:delText>
        </w:r>
        <w:r>
          <w:delText xml:space="preserve"> </w:delText>
        </w:r>
        <w:r>
          <w:delText xml:space="preserve">because</w:delText>
        </w:r>
        <w:r>
          <w:delText xml:space="preserve"> </w:delText>
        </w:r>
        <w:r>
          <w:delText xml:space="preserve">the</w:delText>
        </w:r>
        <w:r>
          <w:delText xml:space="preserve"> </w:delText>
        </w:r>
        <w:r>
          <w:delText xml:space="preserve">benchmark</w:delText>
        </w:r>
        <w:r>
          <w:delText xml:space="preserve"> </w:delText>
        </w:r>
        <w:r>
          <w:delText xml:space="preserve">surface</w:delText>
        </w:r>
        <w:r>
          <w:delText xml:space="preserve"> </w:delText>
        </w:r>
        <w:r>
          <w:delText xml:space="preserve">itself</w:delText>
        </w:r>
        <w:r>
          <w:delText xml:space="preserve"> </w:delText>
        </w:r>
        <w:r>
          <w:delText xml:space="preserve">is</w:delText>
        </w:r>
        <w:r>
          <w:delText xml:space="preserve"> </w:delText>
        </w:r>
        <w:r>
          <w:delText xml:space="preserve">not</w:delText>
        </w:r>
        <w:r>
          <w:delText xml:space="preserve"> </w:delText>
        </w:r>
        <w:r>
          <w:delText xml:space="preserve">resolved</w:delText>
        </w:r>
        <w:r>
          <w:delText xml:space="preserve"> </w:delText>
        </w:r>
        <w:r>
          <w:delText xml:space="preserve">well</w:delText>
        </w:r>
        <w:r>
          <w:delText xml:space="preserve"> </w:delText>
        </w:r>
        <w:r>
          <w:delText xml:space="preserve">enough</w:delText>
        </w:r>
        <w:r>
          <w:delText xml:space="preserve"> </w:delText>
        </w:r>
        <w:r>
          <w:delText xml:space="preserve">to</w:delText>
        </w:r>
        <w:r>
          <w:delText xml:space="preserve"> </w:delText>
        </w:r>
        <w:r>
          <w:delText xml:space="preserve">support</w:delText>
        </w:r>
        <w:r>
          <w:delText xml:space="preserve"> </w:delText>
        </w:r>
        <w:r>
          <w:delText xml:space="preserve">fine</w:delText>
        </w:r>
        <w:r>
          <w:delText xml:space="preserve">-</w:delText>
        </w:r>
        <w:r>
          <w:delText xml:space="preserve">scale</w:delText>
        </w:r>
        <w:r>
          <w:delText xml:space="preserve"> </w:delText>
        </w:r>
        <w:r>
          <w:delText xml:space="preserve">comparisons</w:delText>
        </w:r>
        <w:r>
          <w:delText xml:space="preserve"> </w:delText>
        </w:r>
        <w:r w:rsidR="00333361">
          <w:fldChar w:fldCharType="begin"/>
        </w:r>
        <w:r w:rsidR="00333361">
          <w:del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delInstrText>
        </w:r>
        <w:r w:rsidR="00333361">
          <w:fldChar w:fldCharType="separate"/>
        </w:r>
        <w:r w:rsidR="00333361">
          <w:rPr>
            <w:noProof/>
          </w:rPr>
          <w:delText>(Kaufman &amp; Shaby, 2013)</w:delText>
        </w:r>
        <w:r w:rsidR="00333361">
          <w:fldChar w:fldCharType="end"/>
        </w:r>
        <w:r>
          <w:delText xml:space="preserve">.</w:delText>
        </w:r>
        <w:r>
          <w:delText xml:space="preserve"> </w:delText>
        </w:r>
        <w:r>
          <w:delText xml:space="preserve">This</w:delText>
        </w:r>
        <w:r>
          <w:delText xml:space="preserve">,</w:delText>
        </w:r>
        <w:r>
          <w:delText xml:space="preserve"> </w:delText>
        </w:r>
        <w:r>
          <w:delText xml:space="preserve">in</w:delText>
        </w:r>
        <w:r>
          <w:delText xml:space="preserve"> </w:delText>
        </w:r>
        <w:r>
          <w:delText xml:space="preserve">turn</w:delText>
        </w:r>
        <w:r>
          <w:delText xml:space="preserve">,</w:delText>
        </w:r>
        <w:r>
          <w:delText xml:space="preserve"> </w:delText>
        </w:r>
        <w:r>
          <w:delText xml:space="preserve">motivates</w:delText>
        </w:r>
        <w:r>
          <w:delText xml:space="preserve"> </w:delText>
        </w:r>
        <w:r>
          <w:delText xml:space="preserve">our</w:delText>
        </w:r>
        <w:r>
          <w:delText xml:space="preserve"> </w:delText>
        </w:r>
        <w:r>
          <w:delText xml:space="preserve">reliance</w:delText>
        </w:r>
        <w:r>
          <w:delText xml:space="preserve"> </w:delText>
        </w:r>
        <w:r>
          <w:delText xml:space="preserve">on</w:delText>
        </w:r>
        <w:r>
          <w:delText xml:space="preserve"> </w:delText>
        </w:r>
        <w:r>
          <w:delText xml:space="preserve">simulations</w:delText>
        </w:r>
        <w:r>
          <w:delText xml:space="preserve"> </w:delText>
        </w:r>
        <w:r>
          <w:delText xml:space="preserve">with</w:delText>
        </w:r>
        <w:r>
          <w:delText xml:space="preserve"> </w:delText>
        </w:r>
        <w:r>
          <w:delText xml:space="preserve">much</w:delText>
        </w:r>
        <w:r>
          <w:delText xml:space="preserve"> </w:delText>
        </w:r>
        <w:r>
          <w:delText xml:space="preserve">higher</w:delText>
        </w:r>
        <w:r>
          <w:delText xml:space="preserve"> </w:delText>
        </w:r>
        <w:r>
          <w:delText xml:space="preserve">spatial</w:delText>
        </w:r>
        <w:r>
          <w:delText xml:space="preserve"> </w:delText>
        </w:r>
        <w:r>
          <w:delText xml:space="preserve">resolution</w:delText>
        </w:r>
        <w:r>
          <w:delText xml:space="preserve"> </w:delText>
        </w:r>
        <w:r>
          <w:delText xml:space="preserve">to</w:delText>
        </w:r>
        <w:r>
          <w:delText xml:space="preserve"> </w:delText>
        </w:r>
        <w:r>
          <w:delText xml:space="preserve">characterize</w:delText>
        </w:r>
        <w:r>
          <w:delText xml:space="preserve"> </w:delText>
        </w:r>
        <w:r>
          <w:delText xml:space="preserve">how</w:delText>
        </w:r>
        <w:r>
          <w:delText xml:space="preserve"> </w:delText>
        </w:r>
        <w:r>
          <w:delText xml:space="preserve">sampling</w:delText>
        </w:r>
        <w:r>
          <w:delText xml:space="preserve"> </w:delText>
        </w:r>
        <w:r>
          <w:delText xml:space="preserve">effort</w:delText>
        </w:r>
        <w:r>
          <w:delText xml:space="preserve"> </w:delText>
        </w:r>
        <w:r>
          <w:delText xml:space="preserve">should</w:delText>
        </w:r>
        <w:r>
          <w:delText xml:space="preserve"> </w:delText>
        </w:r>
        <w:r>
          <w:delText xml:space="preserve">scale</w:delText>
        </w:r>
        <w:r>
          <w:delText xml:space="preserve"> </w:delText>
        </w:r>
        <w:r>
          <w:delText xml:space="preserve">with</w:delText>
        </w:r>
        <w:r>
          <w:delText xml:space="preserve"> </w:delText>
        </w:r>
        <w:r>
          <w:delText xml:space="preserve">spatial</w:delText>
        </w:r>
        <w:r>
          <w:delText xml:space="preserve"> </w:delText>
        </w:r>
        <w:r>
          <w:delText xml:space="preserve">autocorrelation</w:delText>
        </w:r>
        <w:r>
          <w:delText xml:space="preserve">.</w:delText>
        </w:r>
        <w:r>
          <w:delText xml:space="preserve"> </w:delText>
        </w:r>
      </w:del>
    </w:p>
    <w:p w14:paraId="3F04921D" w14:textId="77777777" w:rsidR="00286ADA" w:rsidRPr="00BC5CC1" w:rsidRDefault="00286ADA" w:rsidP="001643E6">
      <w:pPr>
        <w:pStyle w:val="p3"/>
        <w:spacing w:before="0" w:beforeAutospacing="0" w:after="0" w:afterAutospacing="0" w:line="480" w:lineRule="auto"/>
        <w:jc w:val="left"/>
        <w:rPr>
          <w:del w:id="9436" w:author="Gledis Guri" w:date="2026-09-25T00:00:00Z"/>
        </w:rPr>
      </w:pPr>
    </w:p>
    <w:bookmarkEnd w:id="19"/>
    <w:p w14:paraId="656787B2" w14:textId="6D101A06" w:rsidR="00194686" w:rsidRDefault="00BC5CC1" w:rsidP="001643E6">
      <w:pPr>
        <w:spacing w:after="0" w:line="480" w:lineRule="auto"/>
        <w:jc w:val="left"/>
        <w:rPr>
          <w:del w:id="9438" w:author="Gledis Guri" w:date="2026-09-25T00:00:00Z"/>
          <w:rFonts w:ascii="Times New Roman" w:eastAsia="Times New Roman" w:hAnsi="Times New Roman" w:cs="Times New Roman"/>
        </w:rPr>
      </w:pPr>
      <w:del w:id="9437" w:author="Gledis Guri" w:date="2026-09-25T00:00:00Z">
        <w:r>
          <w:rPr>
            <w:rFonts w:ascii="Times New Roman" w:eastAsia="Times New Roman" w:hAnsi="Times New Roman" w:cs="Times New Roman"/>
          </w:rPr>
          <w:delText xml:space="preserve">Overall</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parameter</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estimates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indicate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that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most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gains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in</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estimation</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of</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GP</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parameters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occurred</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low</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sampling</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effort</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with</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little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additional</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improvement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once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effort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exceeded</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roughly</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6</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samples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per</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10</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000</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km</w:delText>
        </w:r>
        <w:r>
          <w:rPr>
            <w:rFonts w:ascii="Times New Roman" w:eastAsia="Times New Roman" w:hAnsi="Times New Roman" w:cs="Times New Roman"/>
            <w:vertAlign w:val="superscript"/>
          </w:rPr>
          <w:delText xml:space="preserve">2</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per</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depth</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layer</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This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consistent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leveling</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off</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across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GP</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parameters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estimation</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Figure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5</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suggests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clear</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point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of</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diminishing</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returns</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beyond</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which</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further</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increases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in</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sampling</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effort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are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unlikely</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to</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substantially</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improve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inference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under</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spatial</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scales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considered</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here</w:delText>
        </w:r>
        <w:r>
          <w:rPr>
            <w:rFonts w:ascii="Times New Roman" w:eastAsia="Times New Roman" w:hAnsi="Times New Roman" w:cs="Times New Roman"/>
          </w:rPr>
          <w:delText xml:space="preserve">.</w:delText>
        </w:r>
      </w:del>
    </w:p>
    <w:p w14:paraId="68A04B1A" w14:textId="77777777" w:rsidR="00921324" w:rsidRPr="00BC5CC1" w:rsidRDefault="00921324" w:rsidP="001643E6">
      <w:pPr>
        <w:spacing w:after="0" w:line="480" w:lineRule="auto"/>
        <w:jc w:val="left"/>
        <w:rPr>
          <w:del w:id="9548" w:author="Gledis Guri" w:date="2026-09-25T00:00:00Z"/>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left"/>
        <w:rPr>
          <w:i w:val="0"/>
          <w:iCs/>
        </w:rPr>
      </w:pPr>
      <w:del w:id="9443" w:author="Gledis Guri" w:date="2026-09-25T00:00:00Z">
        <w:r>
          <w:rPr>
            <w:i w:val="0"/>
            <w:iCs/>
          </w:rPr>
          <w:delText xml:space="preserve">Limitations</w:delText>
        </w:r>
        <w:r>
          <w:rPr>
            <w:i w:val="0"/>
            <w:iCs/>
          </w:rPr>
          <w:delText xml:space="preserve"> </w:delText>
        </w:r>
        <w:r>
          <w:rPr>
            <w:i w:val="0"/>
            <w:iCs/>
          </w:rPr>
          <w:delText xml:space="preserve">on</w:delText>
        </w:r>
        <w:r>
          <w:rPr>
            <w:i w:val="0"/>
            <w:iCs/>
          </w:rPr>
          <w:delText xml:space="preserve"> </w:delText>
        </w:r>
        <w:r>
          <w:rPr>
            <w:i w:val="0"/>
            <w:iCs/>
          </w:rPr>
          <w:delText xml:space="preserve">extrapolating</w:delText>
        </w:r>
        <w:r>
          <w:rPr>
            <w:i w:val="0"/>
            <w:iCs/>
          </w:rPr>
          <w:delText xml:space="preserve"> </w:delText>
        </w:r>
        <w:r>
          <w:rPr>
            <w:i w:val="0"/>
            <w:iCs/>
          </w:rPr>
          <w:delText xml:space="preserve">simulations</w:delText>
        </w:r>
        <w:r>
          <w:rPr>
            <w:i w:val="0"/>
            <w:iCs/>
          </w:rPr>
          <w:delText xml:space="preserve"> </w:delText>
        </w:r>
        <w:r>
          <w:rPr>
            <w:i w:val="0"/>
            <w:iCs/>
          </w:rPr>
          <w:delText xml:space="preserve">on</w:delText>
        </w:r>
        <w:r>
          <w:rPr>
            <w:i w:val="0"/>
            <w:iCs/>
          </w:rPr>
          <w:delText xml:space="preserve"> </w:delText>
        </w:r>
        <w:r>
          <w:rPr>
            <w:i w:val="0"/>
            <w:iCs/>
          </w:rPr>
          <w:delText xml:space="preserve">real</w:delText>
        </w:r>
        <w:r>
          <w:rPr>
            <w:i w:val="0"/>
            <w:iCs/>
          </w:rPr>
          <w:delText xml:space="preserve">-</w:delText>
        </w:r>
        <w:r>
          <w:rPr>
            <w:i w:val="0"/>
            <w:iCs/>
          </w:rPr>
          <w:delText xml:space="preserve">world</w:delText>
        </w:r>
        <w:r>
          <w:rPr>
            <w:i w:val="0"/>
            <w:iCs/>
          </w:rPr>
          <w:delText xml:space="preserve"> </w:delText>
        </w:r>
        <w:r>
          <w:rPr>
            <w:i w:val="0"/>
            <w:iCs/>
          </w:rPr>
          <w:delText xml:space="preserve">scenarios</w:delText>
        </w:r>
      </w:del>
      <w:ins w:id="9444" w:author="Gledis Guri" w:date="2026-09-25T00:00:00Z">
        <w:r>
          <w:t xml:space="preserve">Assumptions and limitations of the method</w:t>
        </w:r>
      </w:ins>
    </w:p>
    <w:p w14:paraId="026C8C6A" w14:textId="5983753F" w:rsidR="0092112F" w:rsidRDefault="00275178" w:rsidP="0092112F">
      <w:pPr>
        <w:pStyle w:val="p3"/>
        <w:spacing w:before="0" w:beforeAutospacing="0" w:after="0" w:afterAutospacing="0" w:line="480" w:lineRule="auto"/>
        <w:ind w:firstLine="720"/>
        <w:jc w:val="left"/>
      </w:pPr>
      <w:del w:id="9439" w:author="Gledis Guri" w:date="2026-09-25T00:00:00Z">
        <w:r>
          <w:delText xml:space="preserve">The</w:delText>
        </w:r>
        <w:r>
          <w:delText xml:space="preserve"> </w:delText>
        </w:r>
        <w:r>
          <w:delText xml:space="preserve">simulated</w:delText>
        </w:r>
        <w:r>
          <w:delText xml:space="preserve"> </w:delText>
        </w:r>
        <w:r>
          <w:delText xml:space="preserve">and</w:delText>
        </w:r>
        <w:r>
          <w:delText xml:space="preserve"> </w:delText>
        </w:r>
        <w:r>
          <w:delText xml:space="preserve">empirical</w:delText>
        </w:r>
        <w:r>
          <w:delText xml:space="preserve"> </w:delText>
        </w:r>
        <w:r>
          <w:delText xml:space="preserve">reduced</w:delText>
        </w:r>
        <w:r>
          <w:delText xml:space="preserve"> </w:delText>
        </w:r>
        <w:r>
          <w:delText xml:space="preserve">effort</w:delText>
        </w:r>
        <w:r>
          <w:delText xml:space="preserve"> </w:delText>
        </w:r>
        <w:r>
          <w:delText xml:space="preserve">analysis</w:delText>
        </w:r>
        <w:r>
          <w:delText xml:space="preserve"> </w:delText>
        </w:r>
        <w:r>
          <w:delText xml:space="preserve">showed</w:delText>
        </w:r>
        <w:r>
          <w:delText xml:space="preserve"> </w:delText>
        </w:r>
        <w:r>
          <w:delText xml:space="preserve">strong</w:delText>
        </w:r>
        <w:r>
          <w:delText xml:space="preserve"> </w:delText>
        </w:r>
        <w:r>
          <w:delText xml:space="preserve">agreement</w:delText>
        </w:r>
        <w:r>
          <w:delText xml:space="preserve">.</w:delText>
        </w:r>
        <w:r>
          <w:delText xml:space="preserve"> </w:delText>
        </w:r>
        <w:r>
          <w:delText xml:space="preserve">This</w:delText>
        </w:r>
        <w:r>
          <w:delText xml:space="preserve"> </w:delText>
        </w:r>
        <w:r>
          <w:delText xml:space="preserve">concordance</w:delText>
        </w:r>
        <w:r>
          <w:delText xml:space="preserve"> </w:delText>
        </w:r>
        <w:r>
          <w:delText xml:space="preserve">suggests</w:delText>
        </w:r>
        <w:r>
          <w:delText xml:space="preserve"> </w:delText>
        </w:r>
        <w:r>
          <w:delText xml:space="preserve">that</w:delText>
        </w:r>
        <w:r>
          <w:delText xml:space="preserve"> </w:delText>
        </w:r>
        <w:r>
          <w:delText xml:space="preserve">our</w:delText>
        </w:r>
        <w:r>
          <w:delText xml:space="preserve"> </w:delText>
        </w:r>
        <w:r>
          <w:delText xml:space="preserve">simulation</w:delText>
        </w:r>
        <w:r>
          <w:delText xml:space="preserve"> </w:delText>
        </w:r>
        <w:r>
          <w:delText xml:space="preserve">framework</w:delText>
        </w:r>
        <w:r>
          <w:delText xml:space="preserve"> </w:delText>
        </w:r>
        <w:r>
          <w:delText xml:space="preserve">captured</w:delText>
        </w:r>
        <w:r>
          <w:delText xml:space="preserve"> </w:delText>
        </w:r>
        <w:r>
          <w:delText xml:space="preserve">important</w:delText>
        </w:r>
        <w:r>
          <w:delText xml:space="preserve"> </w:delText>
        </w:r>
        <w:r>
          <w:delText xml:space="preserve">features</w:delText>
        </w:r>
        <w:r>
          <w:delText xml:space="preserve"> </w:delText>
        </w:r>
        <w:r>
          <w:delText xml:space="preserve">of</w:delText>
        </w:r>
        <w:r>
          <w:delText xml:space="preserve"> </w:delText>
        </w:r>
        <w:r>
          <w:delText xml:space="preserve">eDNA</w:delText>
        </w:r>
        <w:r>
          <w:delText xml:space="preserve"> </w:delText>
        </w:r>
        <w:r>
          <w:delText xml:space="preserve">spatial</w:delText>
        </w:r>
        <w:r>
          <w:delText xml:space="preserve"> </w:delText>
        </w:r>
        <w:r>
          <w:delText xml:space="preserve">structure</w:delText>
        </w:r>
        <w:r>
          <w:delText xml:space="preserve"> </w:delText>
        </w:r>
        <w:r>
          <w:delText xml:space="preserve">at</w:delText>
        </w:r>
        <w:r>
          <w:delText xml:space="preserve"> </w:delText>
        </w:r>
        <w:r>
          <w:delText xml:space="preserve">the</w:delText>
        </w:r>
        <w:r>
          <w:delText xml:space="preserve"> </w:delText>
        </w:r>
        <w:r>
          <w:delText xml:space="preserve">scale</w:delText>
        </w:r>
        <w:r>
          <w:delText xml:space="preserve"> </w:delText>
        </w:r>
        <w:r>
          <w:delText xml:space="preserve">of</w:delText>
        </w:r>
        <w:r>
          <w:delText xml:space="preserve"> </w:delText>
        </w:r>
        <w:r>
          <w:delText xml:space="preserve">ten</w:delText>
        </w:r>
        <w:r>
          <w:delText xml:space="preserve">-</w:delText>
        </w:r>
        <w:r>
          <w:delText xml:space="preserve">degree</w:delText>
        </w:r>
        <w:r>
          <w:delText xml:space="preserve"> </w:delText>
        </w:r>
        <w:r>
          <w:delText xml:space="preserve">latitude</w:delText>
        </w:r>
        <w:r>
          <w:delText xml:space="preserve">.</w:delText>
        </w:r>
        <w:r>
          <w:delText xml:space="preserve"> </w:delText>
        </w:r>
        <w:r>
          <w:delText xml:space="preserve">At</w:delText>
        </w:r>
        <w:r>
          <w:delText xml:space="preserve"> </w:delText>
        </w:r>
        <w:r>
          <w:delText xml:space="preserve">the</w:delText>
        </w:r>
        <w:r>
          <w:delText xml:space="preserve"> </w:delText>
        </w:r>
        <w:r>
          <w:delText xml:space="preserve">same</w:delText>
        </w:r>
        <w:r>
          <w:delText xml:space="preserve"> </w:delText>
        </w:r>
        <w:r>
          <w:delText xml:space="preserve">time</w:delText>
        </w:r>
        <w:r>
          <w:delText xml:space="preserve">,</w:delText>
        </w:r>
        <w:r>
          <w:delText xml:space="preserve"> </w:delText>
        </w:r>
        <w:r>
          <w:delText xml:space="preserve">extrapolating</w:delText>
        </w:r>
      </w:del>
      <w:ins w:id="9440" w:author="Gledis Guri" w:date="2026-09-25T00:00:00Z">
        <w:r>
          <w:t xml:space="preserve">Extrapolating</w:t>
        </w:r>
      </w:ins>
      <w:r>
        <w:t xml:space="preserve"> </w:t>
      </w:r>
      <w:r>
        <w:t xml:space="preserve">directly</w:t>
      </w:r>
      <w:r>
        <w:t xml:space="preserve"> </w:t>
      </w:r>
      <w:r>
        <w:t xml:space="preserve">from</w:t>
      </w:r>
      <w:r>
        <w:t xml:space="preserve"> </w:t>
      </w:r>
      <w:r>
        <w:t xml:space="preserve">simulations</w:t>
      </w:r>
      <w:r>
        <w:t xml:space="preserve"> </w:t>
      </w:r>
      <w:r>
        <w:t xml:space="preserve">to</w:t>
      </w:r>
      <w:r>
        <w:t xml:space="preserve"> </w:t>
      </w:r>
      <w:r>
        <w:t xml:space="preserve">natural</w:t>
      </w:r>
      <w:r>
        <w:t xml:space="preserve"> </w:t>
      </w:r>
      <w:r>
        <w:t xml:space="preserve">systems</w:t>
      </w:r>
      <w:r>
        <w:t xml:space="preserve"> </w:t>
      </w:r>
      <w:r>
        <w:t xml:space="preserve">requires</w:t>
      </w:r>
      <w:r>
        <w:t xml:space="preserve"> </w:t>
      </w:r>
      <w:r>
        <w:t xml:space="preserve">care</w:t>
      </w:r>
      <w:r>
        <w:t xml:space="preserve"> </w:t>
      </w:r>
      <w:r>
        <w:t xml:space="preserve">because</w:t>
      </w:r>
      <w:r>
        <w:t xml:space="preserve"> </w:t>
      </w:r>
      <w:r>
        <w:t xml:space="preserve">real</w:t>
      </w:r>
      <w:r>
        <w:t xml:space="preserve"> </w:t>
      </w:r>
      <w:r>
        <w:t xml:space="preserve">eDNA</w:t>
      </w:r>
      <w:r>
        <w:t xml:space="preserve"> </w:t>
      </w:r>
      <w:r>
        <w:t xml:space="preserve">fields</w:t>
      </w:r>
      <w:r>
        <w:t xml:space="preserve"> </w:t>
      </w:r>
      <w:r>
        <w:t xml:space="preserve">may</w:t>
      </w:r>
      <w:r>
        <w:t xml:space="preserve"> </w:t>
      </w:r>
      <w:r>
        <w:t xml:space="preserve">violate</w:t>
      </w:r>
      <w:r>
        <w:t xml:space="preserve"> </w:t>
      </w:r>
      <w:r>
        <w:t xml:space="preserve">the</w:t>
      </w:r>
      <w:r>
        <w:t xml:space="preserve"> </w:t>
      </w:r>
      <w:r>
        <w:t xml:space="preserve">simplifying</w:t>
      </w:r>
      <w:r>
        <w:t xml:space="preserve"> </w:t>
      </w:r>
      <w:r>
        <w:t xml:space="preserve">assumptions</w:t>
      </w:r>
      <w:r>
        <w:t xml:space="preserve"> </w:t>
      </w:r>
      <w:r>
        <w:t xml:space="preserve">of</w:t>
      </w:r>
      <w:r>
        <w:t xml:space="preserve"> </w:t>
      </w:r>
      <w:r>
        <w:t xml:space="preserve">the</w:t>
      </w:r>
      <w:r>
        <w:t xml:space="preserve"> </w:t>
      </w:r>
      <w:r>
        <w:t xml:space="preserve">stationary</w:t>
      </w:r>
      <w:r>
        <w:t xml:space="preserve">,</w:t>
      </w:r>
      <w:r>
        <w:t xml:space="preserve"> </w:t>
      </w:r>
      <w:r>
        <w:t xml:space="preserve">isotropic</w:t>
      </w:r>
      <w:r>
        <w:t xml:space="preserve"> </w:t>
      </w:r>
      <w:r>
        <w:t xml:space="preserve">squared</w:t>
      </w:r>
      <w:r>
        <w:t xml:space="preserve"> </w:t>
      </w:r>
      <w:r>
        <w:t xml:space="preserve">exponential</w:t>
      </w:r>
      <w:r>
        <w:t xml:space="preserve"> </w:t>
      </w:r>
      <w:r>
        <w:t xml:space="preserve">kernel</w:t>
      </w:r>
      <w:r>
        <w:t xml:space="preserve">.</w:t>
      </w:r>
      <w:r>
        <w:t xml:space="preserve"> </w:t>
      </w:r>
      <w:r>
        <w:t xml:space="preserve">Spatial</w:t>
      </w:r>
      <w:r>
        <w:t xml:space="preserve"> </w:t>
      </w:r>
      <w:r>
        <w:t xml:space="preserve">structure</w:t>
      </w:r>
      <w:r>
        <w:t xml:space="preserve"> </w:t>
      </w:r>
      <w:r>
        <w:t xml:space="preserve">may</w:t>
      </w:r>
      <w:r>
        <w:t xml:space="preserve"> </w:t>
      </w:r>
      <w:r>
        <w:t xml:space="preserve">vary</w:t>
      </w:r>
      <w:r>
        <w:t xml:space="preserve"> </w:t>
      </w:r>
      <w:r>
        <w:t xml:space="preserve">across</w:t>
      </w:r>
      <w:r>
        <w:t xml:space="preserve"> </w:t>
      </w:r>
      <w:r>
        <w:t xml:space="preserve">the</w:t>
      </w:r>
      <w:r>
        <w:t xml:space="preserve"> </w:t>
      </w:r>
      <w:r>
        <w:t xml:space="preserve">domain</w:t>
      </w:r>
      <w:r>
        <w:t xml:space="preserve"> </w:t>
      </w:r>
      <w:r>
        <w:t xml:space="preserve">(</w:t>
      </w:r>
      <w:r>
        <w:t xml:space="preserve">non</w:t>
      </w:r>
      <w:r>
        <w:t xml:space="preserve">-</w:t>
      </w:r>
      <w:r>
        <w:t xml:space="preserve">stationarity</w:t>
      </w:r>
      <w:r>
        <w:t xml:space="preserve">)</w:t>
      </w:r>
      <w:r>
        <w:t xml:space="preserve">,</w:t>
      </w:r>
      <w:r>
        <w:t xml:space="preserve"> </w:t>
      </w:r>
      <w:r>
        <w:t xml:space="preserve">differ</w:t>
      </w:r>
      <w:r>
        <w:t xml:space="preserve"> </w:t>
      </w:r>
      <w:r>
        <w:t xml:space="preserve">by</w:t>
      </w:r>
      <w:r>
        <w:t xml:space="preserve"> </w:t>
      </w:r>
      <w:r>
        <w:t xml:space="preserve">direction</w:t>
      </w:r>
      <w:r>
        <w:t xml:space="preserve"> </w:t>
      </w:r>
      <w:r>
        <w:t xml:space="preserve">(</w:t>
      </w:r>
      <w:r>
        <w:t xml:space="preserve">anisotropy</w:t>
      </w:r>
      <w:r>
        <w:t xml:space="preserve">)</w:t>
      </w:r>
      <w:r>
        <w:t xml:space="preserve">,</w:t>
      </w:r>
      <w:r>
        <w:t xml:space="preserve"> </w:t>
      </w:r>
      <w:r>
        <w:t xml:space="preserve">or</w:t>
      </w:r>
      <w:r>
        <w:t xml:space="preserve"> </w:t>
      </w:r>
      <w:r>
        <w:t xml:space="preserve">include</w:t>
      </w:r>
      <w:r>
        <w:t xml:space="preserve"> </w:t>
      </w:r>
      <w:r>
        <w:t xml:space="preserve">sharp</w:t>
      </w:r>
      <w:r>
        <w:t xml:space="preserve"> </w:t>
      </w:r>
      <w:r>
        <w:t xml:space="preserve">transitions</w:t>
      </w:r>
      <w:r>
        <w:t xml:space="preserve"> </w:t>
      </w:r>
      <w:r>
        <w:t xml:space="preserve">(</w:t>
      </w:r>
      <w:r>
        <w:t xml:space="preserve">fronts</w:t>
      </w:r>
      <w:r>
        <w:t xml:space="preserve">,</w:t>
      </w:r>
      <w:r>
        <w:t xml:space="preserve"> </w:t>
      </w:r>
      <w:r>
        <w:t xml:space="preserve">plume</w:t>
      </w:r>
      <w:r>
        <w:t xml:space="preserve"> </w:t>
      </w:r>
      <w:r>
        <w:t xml:space="preserve">boundaries</w:t>
      </w:r>
      <w:r>
        <w:t xml:space="preserve">,</w:t>
      </w:r>
      <w:r>
        <w:t xml:space="preserve"> </w:t>
      </w:r>
      <w:r>
        <w:t xml:space="preserve">shelf</w:t>
      </w:r>
      <w:r>
        <w:t xml:space="preserve">-</w:t>
      </w:r>
      <w:r>
        <w:t xml:space="preserve">break</w:t>
      </w:r>
      <w:r>
        <w:t xml:space="preserve"> </w:t>
      </w:r>
      <w:r>
        <w:t xml:space="preserve">structure</w:t>
      </w:r>
      <w:r>
        <w:t xml:space="preserve">)</w:t>
      </w:r>
      <w:r>
        <w:t xml:space="preserve"> </w:t>
      </w:r>
      <w:r>
        <w:t xml:space="preserve">that</w:t>
      </w:r>
      <w:r>
        <w:t xml:space="preserve"> </w:t>
      </w:r>
      <w:r>
        <w:t xml:space="preserve">are</w:t>
      </w:r>
      <w:r>
        <w:t xml:space="preserve"> </w:t>
      </w:r>
      <w:r>
        <w:t xml:space="preserve">not</w:t>
      </w:r>
      <w:r>
        <w:t xml:space="preserve"> </w:t>
      </w:r>
      <w:r>
        <w:t xml:space="preserve">well</w:t>
      </w:r>
      <w:r>
        <w:t xml:space="preserve"> </w:t>
      </w:r>
      <w:r>
        <w:t xml:space="preserve">represented</w:t>
      </w:r>
      <w:r>
        <w:t xml:space="preserve"> </w:t>
      </w:r>
      <w:r>
        <w:t xml:space="preserve">by</w:t>
      </w:r>
      <w:r>
        <w:t xml:space="preserve"> </w:t>
      </w:r>
      <w:r>
        <w:t xml:space="preserve">a</w:t>
      </w:r>
      <w:r>
        <w:t xml:space="preserve"> </w:t>
      </w:r>
      <w:r>
        <w:t xml:space="preserve">globally</w:t>
      </w:r>
      <w:r>
        <w:t xml:space="preserve"> </w:t>
      </w:r>
      <w:r>
        <w:t xml:space="preserve">smooth</w:t>
      </w:r>
      <w:r>
        <w:t xml:space="preserve"> </w:t>
      </w:r>
      <w:r>
        <w:t xml:space="preserve">covariance</w:t>
      </w:r>
      <w:r>
        <w:t xml:space="preserve"> </w:t>
      </w:r>
      <w:r>
        <w:t xml:space="preserve">function</w:t>
      </w:r>
      <w:r>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w:t>
      </w:r>
      <w:r>
        <w:t xml:space="preserve"> </w:t>
      </w:r>
      <w:r>
        <w:t xml:space="preserve">In</w:t>
      </w:r>
      <w:r>
        <w:t xml:space="preserve"> </w:t>
      </w:r>
      <w:r>
        <w:t xml:space="preserve">addition</w:t>
      </w:r>
      <w:r>
        <w:t xml:space="preserve">,</w:t>
      </w:r>
      <w:r>
        <w:t xml:space="preserve"> </w:t>
      </w:r>
      <w:r>
        <w:t xml:space="preserve">eDNA</w:t>
      </w:r>
      <w:r>
        <w:t xml:space="preserve"> </w:t>
      </w:r>
      <w:r>
        <w:t xml:space="preserve">observation</w:t>
      </w:r>
      <w:r>
        <w:t xml:space="preserve"> </w:t>
      </w:r>
      <w:r>
        <w:t xml:space="preserve">error</w:t>
      </w:r>
      <w:r>
        <w:t xml:space="preserve"> </w:t>
      </w:r>
      <w:r>
        <w:t xml:space="preserve">is</w:t>
      </w:r>
      <w:r>
        <w:t xml:space="preserve"> </w:t>
      </w:r>
      <w:r>
        <w:t xml:space="preserve">unlikely</w:t>
      </w:r>
      <w:r>
        <w:t xml:space="preserve"> </w:t>
      </w:r>
      <w:r>
        <w:t xml:space="preserve">to</w:t>
      </w:r>
      <w:r>
        <w:t xml:space="preserve"> </w:t>
      </w:r>
      <w:r>
        <w:t xml:space="preserve">be</w:t>
      </w:r>
      <w:r>
        <w:t xml:space="preserve"> </w:t>
      </w:r>
      <w:r>
        <w:t xml:space="preserve">purely</w:t>
      </w:r>
      <w:r>
        <w:t xml:space="preserve"> </w:t>
      </w:r>
      <w:r>
        <w:t xml:space="preserve">Gaussian</w:t>
      </w:r>
      <w:r>
        <w:t xml:space="preserve">,</w:t>
      </w:r>
      <w:r>
        <w:t xml:space="preserve"> </w:t>
      </w:r>
      <w:r>
        <w:t xml:space="preserve">with</w:t>
      </w:r>
      <w:r>
        <w:t xml:space="preserve"> </w:t>
      </w:r>
      <w:r>
        <w:t xml:space="preserve">variability</w:t>
      </w:r>
      <w:r>
        <w:t xml:space="preserve"> </w:t>
      </w:r>
      <w:r>
        <w:t xml:space="preserve">arising</w:t>
      </w:r>
      <w:r>
        <w:t xml:space="preserve"> </w:t>
      </w:r>
      <w:r>
        <w:t xml:space="preserve">from</w:t>
      </w:r>
      <w:r>
        <w:t xml:space="preserve"> </w:t>
      </w:r>
      <w:r>
        <w:t xml:space="preserve">sources</w:t>
      </w:r>
      <w:r>
        <w:t xml:space="preserve"> </w:t>
      </w:r>
      <w:r>
        <w:t xml:space="preserve">such</w:t>
      </w:r>
      <w:r>
        <w:t xml:space="preserve"> </w:t>
      </w:r>
      <w:r>
        <w:t xml:space="preserve">as</w:t>
      </w:r>
      <w:r>
        <w:t xml:space="preserve"> </w:t>
      </w:r>
      <w:r>
        <w:t xml:space="preserve">PCR</w:t>
      </w:r>
      <w:r>
        <w:t xml:space="preserve"> </w:t>
      </w:r>
      <w:r>
        <w:t xml:space="preserve">bias</w:t>
      </w:r>
      <w:r>
        <w:t xml:space="preserve">,</w:t>
      </w:r>
      <w:r>
        <w:t xml:space="preserve"> </w:t>
      </w:r>
      <w:r>
        <w:t xml:space="preserve">compositional</w:t>
      </w:r>
      <w:r>
        <w:t xml:space="preserve"> </w:t>
      </w:r>
      <w:r>
        <w:t xml:space="preserve">constraints</w:t>
      </w:r>
      <w:r>
        <w:t xml:space="preserve">,</w:t>
      </w:r>
      <w:r>
        <w:t xml:space="preserve"> </w:t>
      </w:r>
      <w:r>
        <w:t xml:space="preserve">incomplete</w:t>
      </w:r>
      <w:r>
        <w:t xml:space="preserve"> </w:t>
      </w:r>
      <w:r>
        <w:t xml:space="preserve">calibration</w:t>
      </w:r>
      <w:r>
        <w:t xml:space="preserve">,</w:t>
      </w:r>
      <w:r>
        <w:t xml:space="preserve"> </w:t>
      </w:r>
      <w:r>
        <w:t xml:space="preserve">and</w:t>
      </w:r>
      <w:r>
        <w:t xml:space="preserve"> </w:t>
      </w:r>
      <w:r>
        <w:t xml:space="preserve">heterogeneity</w:t>
      </w:r>
      <w:r>
        <w:t xml:space="preserve"> </w:t>
      </w:r>
      <w:r>
        <w:t xml:space="preserve">in</w:t>
      </w:r>
      <w:r>
        <w:t xml:space="preserve"> </w:t>
      </w:r>
      <w:r>
        <w:t xml:space="preserve">filtration</w:t>
      </w:r>
      <w:r>
        <w:t xml:space="preserve"> </w:t>
      </w:r>
      <w:r>
        <w:t xml:space="preserve">or</w:t>
      </w:r>
      <w:r>
        <w:t xml:space="preserve"> </w:t>
      </w:r>
      <w:r>
        <w:t xml:space="preserve">extraction</w:t>
      </w:r>
      <w:r>
        <w:t xml:space="preserve"> </w:t>
      </w:r>
      <w:r>
        <w:t xml:space="preserve">efficiency</w:t>
      </w:r>
      <w:r>
        <w:t xml:space="preserve">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w:t>
      </w:r>
      <w:r>
        <w:t xml:space="preserve"> </w:t>
      </w:r>
      <w:r>
        <w:t xml:space="preserve">The</w:t>
      </w:r>
      <w:r>
        <w:t xml:space="preserve"> </w:t>
      </w:r>
      <w:r>
        <w:t xml:space="preserve">modelling</w:t>
      </w:r>
      <w:r>
        <w:t xml:space="preserve"> </w:t>
      </w:r>
      <w:r>
        <w:t xml:space="preserve">framework</w:t>
      </w:r>
      <w:r>
        <w:t xml:space="preserve"> </w:t>
      </w:r>
      <w:r>
        <w:t xml:space="preserve">used</w:t>
      </w:r>
      <w:r>
        <w:t xml:space="preserve"> </w:t>
      </w:r>
      <w:r>
        <w:t xml:space="preserve">here</w:t>
      </w:r>
      <w:r>
        <w:t xml:space="preserve"> </w:t>
      </w:r>
      <w:r>
        <w:t xml:space="preserve">accounts</w:t>
      </w:r>
      <w:r>
        <w:t xml:space="preserve"> </w:t>
      </w:r>
      <w:r>
        <w:t xml:space="preserve">for</w:t>
      </w:r>
      <w:r>
        <w:t xml:space="preserve"> </w:t>
      </w:r>
      <w:r>
        <w:t xml:space="preserve">these</w:t>
      </w:r>
      <w:r>
        <w:t xml:space="preserve"> </w:t>
      </w:r>
      <w:r>
        <w:t xml:space="preserve">sources</w:t>
      </w:r>
      <w:r>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xml:space="preserve">,</w:t>
      </w:r>
      <w:r>
        <w:t xml:space="preserve"> </w:t>
      </w:r>
      <w:r>
        <w:t xml:space="preserve">so</w:t>
      </w:r>
      <w:r>
        <w:t xml:space="preserve"> </w:t>
      </w:r>
      <w:r>
        <w:t xml:space="preserve">they</w:t>
      </w:r>
      <w:r>
        <w:t xml:space="preserve"> </w:t>
      </w:r>
      <w:r>
        <w:t xml:space="preserve">are</w:t>
      </w:r>
      <w:r>
        <w:t xml:space="preserve"> </w:t>
      </w:r>
      <w:r>
        <w:t xml:space="preserve">unlikely</w:t>
      </w:r>
      <w:r>
        <w:t xml:space="preserve"> </w:t>
      </w:r>
      <w:r>
        <w:t xml:space="preserve">to</w:t>
      </w:r>
      <w:r>
        <w:t xml:space="preserve"> </w:t>
      </w:r>
      <w:r>
        <w:t xml:space="preserve">bias</w:t>
      </w:r>
      <w:r>
        <w:t xml:space="preserve"> </w:t>
      </w:r>
      <w:r>
        <w:t xml:space="preserve">the</w:t>
      </w:r>
      <w:r>
        <w:t xml:space="preserve"> </w:t>
      </w:r>
      <w:r>
        <w:t xml:space="preserve">results</w:t>
      </w:r>
      <w:r>
        <w:t xml:space="preserve"> </w:t>
      </w:r>
      <w:r>
        <w:t xml:space="preserve">presented</w:t>
      </w:r>
      <w:r>
        <w:t xml:space="preserve"> </w:t>
      </w:r>
      <w:r>
        <w:t xml:space="preserve">here</w:t>
      </w:r>
      <w:r>
        <w:t xml:space="preserve">.</w:t>
      </w:r>
      <w:r>
        <w:t xml:space="preserve"> </w:t>
      </w:r>
      <w:r>
        <w:t xml:space="preserve">Finally</w:t>
      </w:r>
      <w:r>
        <w:t xml:space="preserve">,</w:t>
      </w:r>
      <w:r>
        <w:t xml:space="preserve"> </w:t>
      </w:r>
      <w:r>
        <w:t xml:space="preserve">ecological</w:t>
      </w:r>
      <w:r>
        <w:t xml:space="preserve"> </w:t>
      </w:r>
      <w:r>
        <w:t xml:space="preserve">processes</w:t>
      </w:r>
      <w:r>
        <w:t xml:space="preserve"> </w:t>
      </w:r>
      <w:r>
        <w:t xml:space="preserve">such</w:t>
      </w:r>
      <w:r>
        <w:t xml:space="preserve"> </w:t>
      </w:r>
      <w:r>
        <w:t xml:space="preserve">as</w:t>
      </w:r>
      <w:r>
        <w:t xml:space="preserve"> </w:t>
      </w:r>
      <w:r>
        <w:t xml:space="preserve">migration</w:t>
      </w:r>
      <w:r>
        <w:t xml:space="preserve">,</w:t>
      </w:r>
      <w:r>
        <w:t xml:space="preserve"> </w:t>
      </w:r>
      <w:r>
        <w:t xml:space="preserve">schooling</w:t>
      </w:r>
      <w:r>
        <w:t xml:space="preserve">,</w:t>
      </w:r>
      <w:r>
        <w:t xml:space="preserve"> </w:t>
      </w:r>
      <w:r>
        <w:t xml:space="preserve">habitat</w:t>
      </w:r>
      <w:r>
        <w:t xml:space="preserve"> </w:t>
      </w:r>
      <w:r>
        <w:t xml:space="preserve">discontinuities</w:t>
      </w:r>
      <w:r>
        <w:t xml:space="preserve">,</w:t>
      </w:r>
      <w:r>
        <w:t xml:space="preserve"> </w:t>
      </w:r>
      <w:r>
        <w:t xml:space="preserve">or</w:t>
      </w:r>
      <w:r>
        <w:t xml:space="preserve"> </w:t>
      </w:r>
      <w:r>
        <w:t xml:space="preserve">patchy</w:t>
      </w:r>
      <w:r>
        <w:t xml:space="preserve"> </w:t>
      </w:r>
      <w:r>
        <w:t xml:space="preserve">prey</w:t>
      </w:r>
      <w:r>
        <w:t xml:space="preserve"> </w:t>
      </w:r>
      <w:r>
        <w:t xml:space="preserve">fields</w:t>
      </w:r>
      <w:r>
        <w:t xml:space="preserve"> </w:t>
      </w:r>
      <w:r>
        <w:t xml:space="preserve">can</w:t>
      </w:r>
      <w:r>
        <w:t xml:space="preserve"> </w:t>
      </w:r>
      <w:r>
        <w:t xml:space="preserve">generate</w:t>
      </w:r>
      <w:r>
        <w:t xml:space="preserve"> </w:t>
      </w:r>
      <w:r>
        <w:t xml:space="preserve">multi</w:t>
      </w:r>
      <w:r>
        <w:t xml:space="preserve">-</w:t>
      </w:r>
      <w:r>
        <w:t xml:space="preserve">scale</w:t>
      </w:r>
      <w:r>
        <w:t xml:space="preserve"> </w:t>
      </w:r>
      <w:r>
        <w:t xml:space="preserve">patterns</w:t>
      </w:r>
      <w:r>
        <w:t xml:space="preserve"> </w:t>
      </w:r>
      <w:r>
        <w:t xml:space="preserve">that</w:t>
      </w:r>
      <w:r>
        <w:t xml:space="preserve"> </w:t>
      </w:r>
      <w:r>
        <w:t xml:space="preserve">depart</w:t>
      </w:r>
      <w:r>
        <w:t xml:space="preserve"> </w:t>
      </w:r>
      <w:r>
        <w:t xml:space="preserve">from</w:t>
      </w:r>
      <w:r>
        <w:t xml:space="preserve"> </w:t>
      </w:r>
      <w:r>
        <w:t xml:space="preserve">a</w:t>
      </w:r>
      <w:r>
        <w:t xml:space="preserve"> </w:t>
      </w:r>
      <w:r>
        <w:t xml:space="preserve">single</w:t>
      </w:r>
      <w:r>
        <w:t xml:space="preserve"> </w:t>
      </w:r>
      <w:r>
        <w:t xml:space="preserve">characteristic</w:t>
      </w:r>
      <w:r>
        <w:t xml:space="preserve"> </w:t>
      </w:r>
      <w:r>
        <w:t xml:space="preserve">length</w:t>
      </w:r>
      <w:r>
        <w:t xml:space="preserve">-</w:t>
      </w:r>
      <w:r>
        <w:t xml:space="preserve">scale</w:t>
      </w:r>
      <w:r>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xml:space="preserve">.</w:t>
      </w:r>
      <w:r>
        <w:t xml:space="preserve"> </w:t>
      </w:r>
      <w:r>
        <w:t xml:space="preserve">These</w:t>
      </w:r>
      <w:r>
        <w:t xml:space="preserve"> </w:t>
      </w:r>
      <w:r>
        <w:t xml:space="preserve">features</w:t>
      </w:r>
      <w:r>
        <w:t xml:space="preserve"> </w:t>
      </w:r>
      <w:r>
        <w:t xml:space="preserve">may</w:t>
      </w:r>
      <w:r>
        <w:t xml:space="preserve"> </w:t>
      </w:r>
      <w:r>
        <w:t xml:space="preserve">help</w:t>
      </w:r>
      <w:r>
        <w:t xml:space="preserve"> </w:t>
      </w:r>
      <w:r>
        <w:t xml:space="preserve">explain</w:t>
      </w:r>
      <w:r>
        <w:t xml:space="preserve"> </w:t>
      </w:r>
      <w:r>
        <w:t xml:space="preserve">elevated</w:t>
      </w:r>
      <w:r>
        <w:t xml:space="preserve"> </w:t>
      </w:r>
      <w:r>
        <w:t xml:space="preserve">prediction</w:t>
      </w:r>
      <w:r>
        <w:t xml:space="preserve"> </w:t>
      </w:r>
      <w:r>
        <w:t xml:space="preserve">error</w:t>
      </w:r>
      <w:r>
        <w:t xml:space="preserve"> </w:t>
      </w:r>
      <w:r>
        <w:t xml:space="preserve">at</w:t>
      </w:r>
      <w:r>
        <w:t xml:space="preserve"> </w:t>
      </w:r>
      <w:r>
        <w:t xml:space="preserve">intermediate</w:t>
      </w:r>
      <w:r>
        <w:t xml:space="preserve"> </w:t>
      </w:r>
      <w:r>
        <w:t xml:space="preserve">autocorrelation</w:t>
      </w:r>
      <w:r>
        <w:t xml:space="preserve"> </w:t>
      </w:r>
      <w:r>
        <w:t xml:space="preserve">levels</w:t>
      </w:r>
      <w:r>
        <w:t xml:space="preserve"> </w:t>
      </w:r>
      <w:r>
        <w:t xml:space="preserve">in</w:t>
      </w:r>
      <w:r>
        <w:t xml:space="preserve"> </w:t>
      </w:r>
      <w:r>
        <w:t xml:space="preserve">the</w:t>
      </w:r>
      <w:r>
        <w:t xml:space="preserve"> </w:t>
      </w:r>
      <w:r>
        <w:t xml:space="preserve">empirical</w:t>
      </w:r>
      <w:r>
        <w:t xml:space="preserve"> </w:t>
      </w:r>
      <w:r>
        <w:t xml:space="preserve">data</w:t>
      </w:r>
      <w:r>
        <w:t xml:space="preserve"> </w:t>
      </w:r>
      <w:r>
        <w:t xml:space="preserve">relative</w:t>
      </w:r>
      <w:r>
        <w:t xml:space="preserve"> </w:t>
      </w:r>
      <w:r>
        <w:t xml:space="preserve">to</w:t>
      </w:r>
      <w:r>
        <w:t xml:space="preserve"> </w:t>
      </w:r>
      <w:r>
        <w:t xml:space="preserve">simulations</w:t>
      </w:r>
      <w:r>
        <w:t xml:space="preserve">,</w:t>
      </w:r>
      <w:r>
        <w:t xml:space="preserve"> </w:t>
      </w:r>
      <w:r>
        <w:t xml:space="preserve">where</w:t>
      </w:r>
      <w:r>
        <w:t xml:space="preserve"> </w:t>
      </w:r>
      <w:r>
        <w:t xml:space="preserve">additional</w:t>
      </w:r>
      <w:r>
        <w:t xml:space="preserve"> </w:t>
      </w:r>
      <w:r>
        <w:t xml:space="preserve">sources</w:t>
      </w:r>
      <w:r>
        <w:t xml:space="preserve"> </w:t>
      </w:r>
      <w:r>
        <w:t xml:space="preserve">of</w:t>
      </w:r>
      <w:r>
        <w:t xml:space="preserve"> </w:t>
      </w:r>
      <w:r>
        <w:t xml:space="preserve">spatial</w:t>
      </w:r>
      <w:r>
        <w:t xml:space="preserve"> </w:t>
      </w:r>
      <w:r>
        <w:t xml:space="preserve">complexity</w:t>
      </w:r>
      <w:r>
        <w:t xml:space="preserve"> </w:t>
      </w:r>
      <w:r>
        <w:t xml:space="preserve">are</w:t>
      </w:r>
      <w:r>
        <w:t xml:space="preserve"> </w:t>
      </w:r>
      <w:r>
        <w:t xml:space="preserve">not</w:t>
      </w:r>
      <w:r>
        <w:t xml:space="preserve"> </w:t>
      </w:r>
      <w:r>
        <w:t xml:space="preserve">represented</w:t>
      </w:r>
      <w:r>
        <w:t xml:space="preserve">.</w:t>
      </w:r>
      <w:del w:id="9441" w:author="Gledis Guri" w:date="2026-09-25T00:00:00Z">
        <w:r>
          <w:delText xml:space="preserve"> </w:delText>
        </w:r>
        <w:r>
          <w:delText xml:space="preserve">Despite</w:delText>
        </w:r>
        <w:r>
          <w:delText xml:space="preserve"> </w:delText>
        </w:r>
        <w:r>
          <w:delText xml:space="preserve">these</w:delText>
        </w:r>
        <w:r>
          <w:delText xml:space="preserve"> </w:delText>
        </w:r>
        <w:r>
          <w:delText xml:space="preserve">real</w:delText>
        </w:r>
        <w:r>
          <w:delText xml:space="preserve">-</w:delText>
        </w:r>
        <w:r>
          <w:delText xml:space="preserve">world</w:delText>
        </w:r>
        <w:r>
          <w:delText xml:space="preserve"> </w:delText>
        </w:r>
        <w:r>
          <w:delText xml:space="preserve">complexities</w:delText>
        </w:r>
        <w:r>
          <w:delText xml:space="preserve">,</w:delText>
        </w:r>
        <w:r>
          <w:delText xml:space="preserve"> </w:delText>
        </w:r>
        <w:r>
          <w:delText xml:space="preserve">the</w:delText>
        </w:r>
        <w:r>
          <w:delText xml:space="preserve"> </w:delText>
        </w:r>
        <w:r>
          <w:delText xml:space="preserve">strong</w:delText>
        </w:r>
        <w:r>
          <w:delText xml:space="preserve"> </w:delText>
        </w:r>
        <w:r>
          <w:delText xml:space="preserve">concordance</w:delText>
        </w:r>
        <w:r>
          <w:delText xml:space="preserve"> </w:delText>
        </w:r>
        <w:r>
          <w:delText xml:space="preserve">between</w:delText>
        </w:r>
        <w:r>
          <w:delText xml:space="preserve"> </w:delText>
        </w:r>
        <w:r>
          <w:delText xml:space="preserve">empirical</w:delText>
        </w:r>
        <w:r>
          <w:delText xml:space="preserve"> </w:delText>
        </w:r>
        <w:r>
          <w:delText xml:space="preserve">and</w:delText>
        </w:r>
        <w:r>
          <w:delText xml:space="preserve"> </w:delText>
        </w:r>
        <w:r>
          <w:delText xml:space="preserve">simulated</w:delText>
        </w:r>
        <w:r>
          <w:delText xml:space="preserve"> </w:delText>
        </w:r>
        <w:r>
          <w:delText xml:space="preserve">results</w:delText>
        </w:r>
        <w:r>
          <w:delText xml:space="preserve"> </w:delText>
        </w:r>
        <w:r>
          <w:delText xml:space="preserve">indicates</w:delText>
        </w:r>
        <w:r>
          <w:delText xml:space="preserve"> </w:delText>
        </w:r>
        <w:r>
          <w:delText xml:space="preserve">that</w:delText>
        </w:r>
        <w:r>
          <w:delText xml:space="preserve"> </w:delText>
        </w:r>
        <w:r>
          <w:delText xml:space="preserve">our</w:delText>
        </w:r>
        <w:r>
          <w:delText xml:space="preserve"> </w:delText>
        </w:r>
        <w:r>
          <w:delText xml:space="preserve">framework</w:delText>
        </w:r>
        <w:r>
          <w:delText xml:space="preserve"> </w:delText>
        </w:r>
        <w:r>
          <w:delText xml:space="preserve">captures</w:delText>
        </w:r>
        <w:r>
          <w:delText xml:space="preserve"> </w:delText>
        </w:r>
        <w:r>
          <w:delText xml:space="preserve">a</w:delText>
        </w:r>
        <w:r>
          <w:delText xml:space="preserve"> </w:delText>
        </w:r>
        <w:r>
          <w:delText xml:space="preserve">robust</w:delText>
        </w:r>
        <w:r>
          <w:delText xml:space="preserve"> </w:delText>
        </w:r>
        <w:r>
          <w:delText xml:space="preserve">and</w:delText>
        </w:r>
        <w:r>
          <w:delText xml:space="preserve"> </w:delText>
        </w:r>
        <w:r>
          <w:delText xml:space="preserve">ecologically</w:delText>
        </w:r>
        <w:r>
          <w:delText xml:space="preserve"> </w:delText>
        </w:r>
        <w:r>
          <w:delText xml:space="preserve">meaningful</w:delText>
        </w:r>
        <w:r>
          <w:delText xml:space="preserve"> </w:delText>
        </w:r>
        <w:r>
          <w:delText xml:space="preserve">relationship</w:delText>
        </w:r>
        <w:r>
          <w:delText xml:space="preserve"> </w:delText>
        </w:r>
        <w:r>
          <w:delText xml:space="preserve">between</w:delText>
        </w:r>
        <w:r>
          <w:delText xml:space="preserve"> </w:delText>
        </w:r>
        <w:r>
          <w:delText xml:space="preserve">spatial</w:delText>
        </w:r>
        <w:r>
          <w:delText xml:space="preserve"> </w:delText>
        </w:r>
        <w:r>
          <w:delText xml:space="preserve">autocorrelation</w:delText>
        </w:r>
        <w:r>
          <w:delText xml:space="preserve"> </w:delText>
        </w:r>
        <w:r>
          <w:delText xml:space="preserve">and</w:delText>
        </w:r>
        <w:r>
          <w:delText xml:space="preserve"> </w:delText>
        </w:r>
        <w:r>
          <w:delText xml:space="preserve">the</w:delText>
        </w:r>
        <w:r>
          <w:delText xml:space="preserve"> </w:delText>
        </w:r>
        <w:r>
          <w:delText xml:space="preserve">sampling</w:delText>
        </w:r>
        <w:r>
          <w:delText xml:space="preserve"> </w:delText>
        </w:r>
        <w:r>
          <w:delText xml:space="preserve">effort</w:delText>
        </w:r>
        <w:r>
          <w:delText xml:space="preserve"> </w:delText>
        </w:r>
        <w:r>
          <w:delText xml:space="preserve">required</w:delText>
        </w:r>
        <w:r>
          <w:delText xml:space="preserve"> </w:delText>
        </w:r>
        <w:r>
          <w:delText xml:space="preserve">to</w:delText>
        </w:r>
        <w:r>
          <w:delText xml:space="preserve"> </w:delText>
        </w:r>
        <w:r>
          <w:delText xml:space="preserve">estimate</w:delText>
        </w:r>
        <w:r>
          <w:delText xml:space="preserve"> </w:delText>
        </w:r>
        <w:r>
          <w:delText xml:space="preserve">it</w:delText>
        </w:r>
        <w:r>
          <w:delText xml:space="preserve"> </w:delText>
        </w:r>
        <w:r>
          <w:delText xml:space="preserve">reliably</w:delText>
        </w:r>
        <w:r>
          <w:delText xml:space="preserve">.</w:delText>
        </w:r>
      </w:del>
    </w:p>
    <w:p w14:paraId="30854AE1" w14:textId="77777777" w:rsidR="00587753" w:rsidRPr="00CC24BD" w:rsidRDefault="00587753" w:rsidP="001643E6">
      <w:pPr>
        <w:pStyle w:val="p3"/>
        <w:spacing w:before="0" w:beforeAutospacing="0" w:after="0" w:afterAutospacing="0" w:line="480" w:lineRule="auto"/>
        <w:jc w:val="left"/>
        <w:rPr>
          <w:del w:id="9549" w:author="Gledis Guri" w:date="2026-09-25T00:00:00Z"/>
        </w:rPr>
      </w:pPr>
    </w:p>
    <w:p w14:paraId="5B85BEC3" w14:textId="76ECFAC7" w:rsidR="00D62DEA" w:rsidRDefault="00D62DEA" w:rsidP="001643E6">
      <w:pPr>
        <w:pStyle w:val="p2"/>
        <w:spacing w:before="0" w:beforeAutospacing="0" w:after="0" w:afterAutospacing="0" w:line="480" w:lineRule="auto"/>
        <w:ind w:firstLine="720"/>
        <w:jc w:val="left"/>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 xml:space="preserve">Our prediction error (ε2) is also computed </w:t>
      </w:r>
      <w:r w:rsidRPr="00D62DEA">
        <w:lastRenderedPageBreak/>
        <w:t>against a "complete" prediction from a 4,000-point subset (Z) rather than the full grid, a limitation most visible in the secondary thinning comparison, where the reference field is constrained to N = 358 samples, making prediction error higher and more stochastic.</w:t>
      </w:r>
    </w:p>
    <w:p w14:paraId="52158B6E" w14:textId="77777777" w:rsidR="00D62DEA" w:rsidRDefault="00D62DEA" w:rsidP="001643E6">
      <w:pPr>
        <w:pStyle w:val="p2"/>
        <w:spacing w:before="0" w:beforeAutospacing="0" w:after="0" w:afterAutospacing="0" w:line="480" w:lineRule="auto"/>
        <w:jc w:val="left"/>
        <w:rPr>
          <w:del w:id="9550" w:author="Gledis Guri" w:date="2026-09-25T00:00:00Z"/>
        </w:rPr>
      </w:pPr>
    </w:p>
    <w:p w14:paraId="551C9684" w14:textId="125728D5" w:rsidR="00A318B1" w:rsidRDefault="00C74135" w:rsidP="001643E6">
      <w:pPr>
        <w:pStyle w:val="p2"/>
        <w:spacing w:before="0" w:beforeAutospacing="0" w:after="0" w:afterAutospacing="0" w:line="480" w:lineRule="auto"/>
        <w:ind w:firstLine="720"/>
        <w:jc w:val="left"/>
      </w:pPr>
      <w:r>
        <w:t xml:space="preserve">Intrinsically</w:t>
      </w:r>
      <w:r>
        <w:t xml:space="preserve">,</w:t>
      </w:r>
      <w:r>
        <w:t xml:space="preserve"> </w:t>
      </w:r>
      <w:r>
        <w:t xml:space="preserve">eDNA</w:t>
      </w:r>
      <w:r>
        <w:t xml:space="preserve"> </w:t>
      </w:r>
      <w:r>
        <w:t xml:space="preserve">integrates</w:t>
      </w:r>
      <w:r>
        <w:t xml:space="preserve"> </w:t>
      </w:r>
      <w:r>
        <w:t xml:space="preserve">ecological</w:t>
      </w:r>
      <w:r>
        <w:t xml:space="preserve"> </w:t>
      </w:r>
      <w:r>
        <w:t xml:space="preserve">information</w:t>
      </w:r>
      <w:r>
        <w:t xml:space="preserve"> </w:t>
      </w:r>
      <w:r>
        <w:t xml:space="preserve">through</w:t>
      </w:r>
      <w:r>
        <w:t xml:space="preserve"> </w:t>
      </w:r>
      <w:r>
        <w:t xml:space="preserve">space</w:t>
      </w:r>
      <w:r>
        <w:t xml:space="preserve"> </w:t>
      </w:r>
      <w:r>
        <w:t xml:space="preserve">and</w:t>
      </w:r>
      <w:r>
        <w:t xml:space="preserve"> </w:t>
      </w:r>
      <w:r>
        <w:t xml:space="preserve">across</w:t>
      </w:r>
      <w:r>
        <w:t xml:space="preserve"> </w:t>
      </w:r>
      <w:r>
        <w:t xml:space="preserve">time</w:t>
      </w:r>
      <w:r>
        <w:t xml:space="preserve"> </w:t>
      </w:r>
      <w:r>
        <w:t xml:space="preserve">via</w:t>
      </w:r>
      <w:r>
        <w:t xml:space="preserve"> </w:t>
      </w:r>
      <w:r>
        <w:t xml:space="preserve">transport</w:t>
      </w:r>
      <w:r>
        <w:t xml:space="preserve"> </w:t>
      </w:r>
      <w:r>
        <w:t xml:space="preserve">and</w:t>
      </w:r>
      <w:r>
        <w:t xml:space="preserve"> </w:t>
      </w:r>
      <w:r>
        <w:t xml:space="preserve">decay</w:t>
      </w:r>
      <w:r>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w:t>
      </w:r>
      <w:r>
        <w:t xml:space="preserve"> </w:t>
      </w:r>
      <w:r>
        <w:t xml:space="preserve">This</w:t>
      </w:r>
      <w:r>
        <w:t xml:space="preserve"> </w:t>
      </w:r>
      <w:r>
        <w:t xml:space="preserve">means</w:t>
      </w:r>
      <w:r>
        <w:t xml:space="preserve"> </w:t>
      </w:r>
      <w:r>
        <w:t xml:space="preserve">that</w:t>
      </w:r>
      <w:r>
        <w:t xml:space="preserve"> </w:t>
      </w:r>
      <w:r>
        <w:t xml:space="preserve">even</w:t>
      </w:r>
      <w:r>
        <w:t xml:space="preserve"> </w:t>
      </w:r>
      <w:r>
        <w:t xml:space="preserve">if</w:t>
      </w:r>
      <w:r>
        <w:t xml:space="preserve"> </w:t>
      </w:r>
      <w:r>
        <w:t xml:space="preserve">organisms</w:t>
      </w:r>
      <w:r>
        <w:t xml:space="preserve"> </w:t>
      </w:r>
      <w:r>
        <w:t xml:space="preserve">are</w:t>
      </w:r>
      <w:r>
        <w:t xml:space="preserve"> </w:t>
      </w:r>
      <w:r>
        <w:t xml:space="preserve">locally</w:t>
      </w:r>
      <w:r>
        <w:t xml:space="preserve"> </w:t>
      </w:r>
      <w:r>
        <w:t xml:space="preserve">patchy</w:t>
      </w:r>
      <w:r>
        <w:t xml:space="preserve">,</w:t>
      </w:r>
      <w:r>
        <w:t xml:space="preserve"> </w:t>
      </w:r>
      <w:r>
        <w:t xml:space="preserve">the</w:t>
      </w:r>
      <w:r>
        <w:t xml:space="preserve"> </w:t>
      </w:r>
      <w:r>
        <w:t xml:space="preserve">observed</w:t>
      </w:r>
      <w:r>
        <w:t xml:space="preserve"> </w:t>
      </w:r>
      <w:r>
        <w:t xml:space="preserve">eDNA</w:t>
      </w:r>
      <w:r>
        <w:t xml:space="preserve"> </w:t>
      </w:r>
      <w:r>
        <w:t xml:space="preserve">field</w:t>
      </w:r>
      <w:r>
        <w:t xml:space="preserve"> </w:t>
      </w:r>
      <w:r>
        <w:t xml:space="preserve">may</w:t>
      </w:r>
      <w:r>
        <w:t xml:space="preserve"> </w:t>
      </w:r>
      <w:r>
        <w:t xml:space="preserve">be</w:t>
      </w:r>
      <w:r>
        <w:t xml:space="preserve"> </w:t>
      </w:r>
      <w:r>
        <w:t xml:space="preserve">smoother</w:t>
      </w:r>
      <w:r>
        <w:t xml:space="preserve"> </w:t>
      </w:r>
      <w:r>
        <w:t xml:space="preserve">than</w:t>
      </w:r>
      <w:r>
        <w:t xml:space="preserve"> </w:t>
      </w:r>
      <w:r>
        <w:t xml:space="preserve">the</w:t>
      </w:r>
      <w:r>
        <w:t xml:space="preserve"> </w:t>
      </w:r>
      <w:r>
        <w:t xml:space="preserve">organism</w:t>
      </w:r>
      <w:r>
        <w:t xml:space="preserve"> </w:t>
      </w:r>
      <w:r>
        <w:t xml:space="preserve">field</w:t>
      </w:r>
      <w:r>
        <w:t xml:space="preserve">,</w:t>
      </w:r>
      <w:r>
        <w:t xml:space="preserve"> </w:t>
      </w:r>
      <w:r>
        <w:t xml:space="preserve">depending</w:t>
      </w:r>
      <w:r>
        <w:t xml:space="preserve"> </w:t>
      </w:r>
      <w:r>
        <w:t xml:space="preserve">on</w:t>
      </w:r>
      <w:r>
        <w:t xml:space="preserve"> </w:t>
      </w:r>
      <w:r>
        <w:t xml:space="preserve">hydrodynamic</w:t>
      </w:r>
      <w:r>
        <w:t xml:space="preserve"> </w:t>
      </w:r>
      <w:r>
        <w:t xml:space="preserve">conditions</w:t>
      </w:r>
      <w:r>
        <w:t xml:space="preserve"> </w:t>
      </w:r>
      <w:r>
        <w:t xml:space="preserve">and</w:t>
      </w:r>
      <w:r>
        <w:t xml:space="preserve"> </w:t>
      </w:r>
      <w:r>
        <w:t xml:space="preserve">degradation</w:t>
      </w:r>
      <w:r>
        <w:t xml:space="preserve"> </w:t>
      </w:r>
      <w:r>
        <w:t xml:space="preserve">rates</w:t>
      </w:r>
      <w:r>
        <w:t xml:space="preserve">.</w:t>
      </w:r>
      <w:r>
        <w:t xml:space="preserve"> </w:t>
      </w:r>
      <w:r>
        <w:t xml:space="preserve">In</w:t>
      </w:r>
      <w:r>
        <w:t xml:space="preserve"> </w:t>
      </w:r>
      <w:r>
        <w:t xml:space="preserve">our</w:t>
      </w:r>
      <w:r>
        <w:t xml:space="preserve"> </w:t>
      </w:r>
      <w:r>
        <w:t xml:space="preserve">framework</w:t>
      </w:r>
      <w:r>
        <w:t xml:space="preserve">,</w:t>
      </w:r>
      <w:r>
        <w:t xml:space="preserve"> </w:t>
      </w:r>
      <w:r>
        <w:t xml:space="preserve">such</w:t>
      </w:r>
      <w:r>
        <w:t xml:space="preserve"> </w:t>
      </w:r>
      <w:r>
        <w:t xml:space="preserve">integration</w:t>
      </w:r>
      <w:r>
        <w:t xml:space="preserve"> </w:t>
      </w:r>
      <w:r>
        <w:t xml:space="preserve">is</w:t>
      </w:r>
      <w:r>
        <w:t xml:space="preserve"> </w:t>
      </w:r>
      <w:r>
        <w:t xml:space="preserve">embedded</w:t>
      </w:r>
      <w:r>
        <w:t xml:space="preserve"> </w:t>
      </w:r>
      <w:r>
        <w:t xml:space="preserve">within</w:t>
      </w:r>
      <w:r>
        <w:t xml:space="preserve"> </w:t>
      </w:r>
      <w:r>
        <w:t xml:space="preserve">the</w:t>
      </w:r>
      <w:r>
        <w:t xml:space="preserve"> </w:t>
      </w:r>
      <w:r>
        <w:t xml:space="preserve">inferred</w:t>
      </w:r>
      <w:r>
        <w:t xml:space="preserve"> </w:t>
      </w:r>
      <w:r>
        <w:t xml:space="preserve">length</w:t>
      </w:r>
      <w:r>
        <w:t xml:space="preserve">-</w:t>
      </w:r>
      <w:r>
        <w:t xml:space="preserve">scale</w:t>
      </w:r>
      <w:r>
        <w:t xml:space="preserve">,</w:t>
      </w:r>
      <w:r>
        <w:t xml:space="preserve"> </w:t>
      </w:r>
      <w:r>
        <w:t xml:space="preserve">reinforcing</w:t>
      </w:r>
      <w:r>
        <w:t xml:space="preserve"> </w:t>
      </w:r>
      <w:r>
        <w:t xml:space="preserve">that</w:t>
      </w:r>
      <w:r>
        <w:t xml:space="preserve"> </w:t>
      </w:r>
      <w:r>
        <w:rPr>
          <w:i/>
          <w:iCs/>
          <w:lang w:val="el-GR"/>
        </w:rPr>
        <w:t xml:space="preserve">ρ</w:t>
      </w:r>
      <w:r>
        <w:t xml:space="preserve"> </w:t>
      </w:r>
      <w:r>
        <w:t xml:space="preserve">should</w:t>
      </w:r>
      <w:r>
        <w:t xml:space="preserve"> </w:t>
      </w:r>
      <w:r>
        <w:t xml:space="preserve">be</w:t>
      </w:r>
      <w:r>
        <w:t xml:space="preserve"> </w:t>
      </w:r>
      <w:r>
        <w:t xml:space="preserve">interpreted</w:t>
      </w:r>
      <w:r>
        <w:t xml:space="preserve"> </w:t>
      </w:r>
      <w:r>
        <w:t xml:space="preserve">as</w:t>
      </w:r>
      <w:r>
        <w:t xml:space="preserve"> </w:t>
      </w:r>
      <w:r>
        <w:t xml:space="preserve">an</w:t>
      </w:r>
      <w:r>
        <w:t xml:space="preserve"> </w:t>
      </w:r>
      <w:r>
        <w:t xml:space="preserve">effective</w:t>
      </w:r>
      <w:r>
        <w:t xml:space="preserve"> </w:t>
      </w:r>
      <w:r>
        <w:t xml:space="preserve">length</w:t>
      </w:r>
      <w:r>
        <w:t xml:space="preserve"> </w:t>
      </w:r>
      <w:r>
        <w:t xml:space="preserve">scale</w:t>
      </w:r>
      <w:r>
        <w:t xml:space="preserve"> </w:t>
      </w:r>
      <w:r>
        <w:t xml:space="preserve">of</w:t>
      </w:r>
      <w:r>
        <w:t xml:space="preserve"> </w:t>
      </w:r>
      <w:r>
        <w:t xml:space="preserve">the</w:t>
      </w:r>
      <w:r>
        <w:t xml:space="preserve"> </w:t>
      </w:r>
      <w:r>
        <w:t xml:space="preserve">observed</w:t>
      </w:r>
      <w:r>
        <w:t xml:space="preserve"> </w:t>
      </w:r>
      <w:r>
        <w:t xml:space="preserve">eDNA</w:t>
      </w:r>
      <w:r>
        <w:t xml:space="preserve"> </w:t>
      </w:r>
      <w:r>
        <w:t xml:space="preserve">field</w:t>
      </w:r>
      <w:r>
        <w:t xml:space="preserve"> </w:t>
      </w:r>
      <w:r>
        <w:t xml:space="preserve">rather</w:t>
      </w:r>
      <w:r>
        <w:t xml:space="preserve"> </w:t>
      </w:r>
      <w:r>
        <w:t xml:space="preserve">than</w:t>
      </w:r>
      <w:r>
        <w:t xml:space="preserve"> </w:t>
      </w:r>
      <w:r>
        <w:t xml:space="preserve">a</w:t>
      </w:r>
      <w:r>
        <w:t xml:space="preserve"> </w:t>
      </w:r>
      <w:r>
        <w:t xml:space="preserve">purely</w:t>
      </w:r>
      <w:r>
        <w:t xml:space="preserve"> </w:t>
      </w:r>
      <w:r>
        <w:t xml:space="preserve">ecological</w:t>
      </w:r>
      <w:r>
        <w:t xml:space="preserve"> </w:t>
      </w:r>
      <w:r>
        <w:t xml:space="preserve">niche</w:t>
      </w:r>
      <w:r>
        <w:t xml:space="preserve"> </w:t>
      </w:r>
      <w:r>
        <w:t xml:space="preserve">parameter</w:t>
      </w:r>
      <w:r>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w:t>
      </w:r>
      <w:r>
        <w:t xml:space="preserve"> </w:t>
      </w:r>
      <w:del w:id="9442" w:author="Gledis Guri" w:date="2026-09-25T00:00:00Z">
        <w:r>
          <w:delText xml:space="preserve">Importantly</w:delText>
        </w:r>
        <w:r>
          <w:delText xml:space="preserve">,</w:delText>
        </w:r>
        <w:r>
          <w:delText xml:space="preserve"> </w:delText>
        </w:r>
        <w:r>
          <w:delText xml:space="preserve">because</w:delText>
        </w:r>
        <w:r>
          <w:delText xml:space="preserve"> </w:delText>
        </w:r>
        <w:r>
          <w:delText xml:space="preserve">the</w:delText>
        </w:r>
        <w:r>
          <w:delText xml:space="preserve"> </w:delText>
        </w:r>
        <w:r>
          <w:delText xml:space="preserve">length</w:delText>
        </w:r>
        <w:r>
          <w:delText xml:space="preserve">-</w:delText>
        </w:r>
        <w:r>
          <w:delText xml:space="preserve">scale</w:delText>
        </w:r>
        <w:r>
          <w:delText xml:space="preserve"> </w:delText>
        </w:r>
        <w:r>
          <w:delText xml:space="preserve">parameter</w:delText>
        </w:r>
        <w:r>
          <w:delText xml:space="preserve"> </w:delText>
        </w:r>
        <w:r>
          <w:delText xml:space="preserve">here</w:delText>
        </w:r>
        <w:r>
          <w:delText xml:space="preserve"> </w:delText>
        </w:r>
        <w:r>
          <w:delText xml:space="preserve">reflects</w:delText>
        </w:r>
        <w:r>
          <w:delText xml:space="preserve"> </w:delText>
        </w:r>
        <w:r>
          <w:delText xml:space="preserve">the</w:delText>
        </w:r>
        <w:r>
          <w:delText xml:space="preserve"> </w:delText>
        </w:r>
        <w:r>
          <w:delText xml:space="preserve">integrated</w:delText>
        </w:r>
        <w:r>
          <w:delText xml:space="preserve"> </w:delText>
        </w:r>
        <w:r>
          <w:delText xml:space="preserve">effects</w:delText>
        </w:r>
        <w:r>
          <w:delText xml:space="preserve"> </w:delText>
        </w:r>
        <w:r>
          <w:delText xml:space="preserve">of</w:delText>
        </w:r>
        <w:r>
          <w:delText xml:space="preserve"> </w:delText>
        </w:r>
        <w:r>
          <w:delText xml:space="preserve">organism</w:delText>
        </w:r>
        <w:r>
          <w:delText xml:space="preserve"> </w:delText>
        </w:r>
        <w:r>
          <w:delText xml:space="preserve">distribution</w:delText>
        </w:r>
        <w:r>
          <w:delText xml:space="preserve"> </w:delText>
        </w:r>
        <w:r>
          <w:delText xml:space="preserve">together</w:delText>
        </w:r>
        <w:r>
          <w:delText xml:space="preserve"> </w:delText>
        </w:r>
        <w:r>
          <w:delText xml:space="preserve">with</w:delText>
        </w:r>
        <w:r>
          <w:delText xml:space="preserve"> </w:delText>
        </w:r>
        <w:r>
          <w:delText xml:space="preserve">eDNA</w:delText>
        </w:r>
        <w:r>
          <w:delText xml:space="preserve"> </w:delText>
        </w:r>
        <w:r>
          <w:delText xml:space="preserve">transport</w:delText>
        </w:r>
        <w:r>
          <w:delText xml:space="preserve"> </w:delText>
        </w:r>
        <w:r>
          <w:delText xml:space="preserve">and</w:delText>
        </w:r>
        <w:r>
          <w:delText xml:space="preserve"> </w:delText>
        </w:r>
        <w:r>
          <w:delText xml:space="preserve">decay</w:delText>
        </w:r>
        <w:r>
          <w:delText xml:space="preserve">,</w:delText>
        </w:r>
        <w:r>
          <w:delText xml:space="preserve"> </w:delText>
        </w:r>
        <w:r>
          <w:delText xml:space="preserve">the</w:delText>
        </w:r>
        <w:r>
          <w:delText xml:space="preserve"> </w:delText>
        </w:r>
        <w:r>
          <w:delText xml:space="preserve">depth</w:delText>
        </w:r>
        <w:r>
          <w:delText xml:space="preserve"> </w:delText>
        </w:r>
        <w:r>
          <w:delText xml:space="preserve">patterns</w:delText>
        </w:r>
        <w:r>
          <w:delText xml:space="preserve"> </w:delText>
        </w:r>
        <w:r>
          <w:delText xml:space="preserve">observed</w:delText>
        </w:r>
        <w:r>
          <w:delText xml:space="preserve"> </w:delText>
        </w:r>
        <w:r>
          <w:delText xml:space="preserve">in</w:delText>
        </w:r>
        <w:r>
          <w:delText xml:space="preserve"> </w:delText>
        </w:r>
        <w:r>
          <w:delText xml:space="preserve">this</w:delText>
        </w:r>
        <w:r>
          <w:delText xml:space="preserve"> </w:delText>
        </w:r>
        <w:r>
          <w:delText xml:space="preserve">study</w:delText>
        </w:r>
        <w:r>
          <w:delText xml:space="preserve"> </w:delText>
        </w:r>
        <w:r>
          <w:delText xml:space="preserve">may</w:delText>
        </w:r>
        <w:r>
          <w:delText xml:space="preserve"> </w:delText>
        </w:r>
        <w:r>
          <w:delText xml:space="preserve">also</w:delText>
        </w:r>
        <w:r>
          <w:delText xml:space="preserve"> </w:delText>
        </w:r>
        <w:r>
          <w:delText xml:space="preserve">reflect</w:delText>
        </w:r>
        <w:r>
          <w:delText xml:space="preserve"> </w:delText>
        </w:r>
        <w:r>
          <w:delText xml:space="preserve">depth</w:delText>
        </w:r>
        <w:r>
          <w:delText xml:space="preserve">-</w:delText>
        </w:r>
        <w:r>
          <w:delText xml:space="preserve">dependent</w:delText>
        </w:r>
        <w:r>
          <w:delText xml:space="preserve"> </w:delText>
        </w:r>
        <w:r>
          <w:delText xml:space="preserve">physical</w:delText>
        </w:r>
        <w:r>
          <w:delText xml:space="preserve"> </w:delText>
        </w:r>
        <w:r>
          <w:delText xml:space="preserve">processes</w:delText>
        </w:r>
        <w:r>
          <w:delText xml:space="preserve"> </w:delText>
        </w:r>
        <w:r w:rsidR="006170C4">
          <w:fldChar w:fldCharType="begin"/>
        </w:r>
        <w:r w:rsidR="006170C4">
          <w:del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delInstrText>
        </w:r>
        <w:r w:rsidR="006170C4">
          <w:fldChar w:fldCharType="separate"/>
        </w:r>
        <w:r w:rsidR="006170C4" w:rsidRPr="006170C4">
          <w:delText>(Brandão‐Dias et al., 2023)</w:delText>
        </w:r>
        <w:r w:rsidR="006170C4">
          <w:fldChar w:fldCharType="end"/>
        </w:r>
        <w:r>
          <w:delText xml:space="preserve">.</w:delText>
        </w:r>
        <w:r>
          <w:delText xml:space="preserve"> </w:delText>
        </w:r>
      </w:del>
      <w:r>
        <w:t xml:space="preserve">I</w:t>
      </w:r>
      <w:r>
        <w:t xml:space="preserve">ntegrating</w:t>
      </w:r>
      <w:r>
        <w:t xml:space="preserve"> </w:t>
      </w:r>
      <w:r>
        <w:t xml:space="preserve">eDNA</w:t>
      </w:r>
      <w:r>
        <w:t xml:space="preserve"> </w:t>
      </w:r>
      <w:r>
        <w:t xml:space="preserve">observations</w:t>
      </w:r>
      <w:r>
        <w:t xml:space="preserve"> </w:t>
      </w:r>
      <w:r>
        <w:t xml:space="preserve">with</w:t>
      </w:r>
      <w:r>
        <w:t xml:space="preserve"> </w:t>
      </w:r>
      <w:r>
        <w:t xml:space="preserve">independent</w:t>
      </w:r>
      <w:r>
        <w:t xml:space="preserve"> </w:t>
      </w:r>
      <w:r>
        <w:t xml:space="preserve">abundance</w:t>
      </w:r>
      <w:r>
        <w:t xml:space="preserve"> </w:t>
      </w:r>
      <w:r>
        <w:t xml:space="preserve">data</w:t>
      </w:r>
      <w:r>
        <w:t xml:space="preserve"> </w:t>
      </w:r>
      <w:r>
        <w:t xml:space="preserve">(</w:t>
      </w:r>
      <w:r>
        <w:t xml:space="preserve">trawl</w:t>
      </w:r>
      <w:r>
        <w:t xml:space="preserve">,</w:t>
      </w:r>
      <w:r>
        <w:t xml:space="preserve"> </w:t>
      </w:r>
      <w:r>
        <w:t xml:space="preserve">acoustics</w:t>
      </w:r>
      <w:r>
        <w:t xml:space="preserve">)</w:t>
      </w:r>
      <w:r>
        <w:t xml:space="preserve"> </w:t>
      </w:r>
      <w:r>
        <w:t xml:space="preserve">would</w:t>
      </w:r>
      <w:r>
        <w:t xml:space="preserve"> </w:t>
      </w:r>
      <w:r>
        <w:t xml:space="preserve">allow</w:t>
      </w:r>
      <w:r>
        <w:t xml:space="preserve"> </w:t>
      </w:r>
      <w:r>
        <w:t xml:space="preserve">some</w:t>
      </w:r>
      <w:r>
        <w:t xml:space="preserve"> </w:t>
      </w:r>
      <w:r>
        <w:t xml:space="preserve">degree</w:t>
      </w:r>
      <w:r>
        <w:t xml:space="preserve"> </w:t>
      </w:r>
      <w:r>
        <w:t xml:space="preserve">of</w:t>
      </w:r>
      <w:r>
        <w:t xml:space="preserve"> </w:t>
      </w:r>
      <w:r>
        <w:t xml:space="preserve">separation</w:t>
      </w:r>
      <w:r>
        <w:t xml:space="preserve"> </w:t>
      </w:r>
      <w:r>
        <w:t xml:space="preserve">of</w:t>
      </w:r>
      <w:r>
        <w:t xml:space="preserve"> </w:t>
      </w:r>
      <w:r>
        <w:t xml:space="preserve">the</w:t>
      </w:r>
      <w:r>
        <w:t xml:space="preserve"> </w:t>
      </w:r>
      <w:r>
        <w:t xml:space="preserve">spatial</w:t>
      </w:r>
      <w:r>
        <w:t xml:space="preserve"> </w:t>
      </w:r>
      <w:r>
        <w:t xml:space="preserve">autocorrelation</w:t>
      </w:r>
      <w:r>
        <w:t xml:space="preserve"> </w:t>
      </w:r>
      <w:r>
        <w:t xml:space="preserve">parameter</w:t>
      </w:r>
      <w:r>
        <w:t xml:space="preserve">,</w:t>
      </w:r>
      <w:r>
        <w:t xml:space="preserve"> </w:t>
      </w:r>
      <w:r>
        <w:t xml:space="preserve">enabling</w:t>
      </w:r>
      <w:r>
        <w:t xml:space="preserve"> </w:t>
      </w:r>
      <w:r>
        <w:t xml:space="preserve">clearer</w:t>
      </w:r>
      <w:r>
        <w:t xml:space="preserve"> </w:t>
      </w:r>
      <w:r>
        <w:t xml:space="preserve">ecological</w:t>
      </w:r>
      <w:r>
        <w:t xml:space="preserve"> </w:t>
      </w:r>
      <w:r>
        <w:t xml:space="preserve">interpretation</w:t>
      </w:r>
      <w:r>
        <w:t xml:space="preserve"> </w:t>
      </w:r>
      <w:r>
        <w:t xml:space="preserve">of</w:t>
      </w:r>
      <w:r>
        <w:t xml:space="preserve"> </w:t>
      </w:r>
      <w:r>
        <w:rPr>
          <w:i/>
          <w:iCs/>
          <w:lang w:val="el-GR"/>
        </w:rPr>
        <w:t xml:space="preserve">ρ</w:t>
      </w:r>
      <w:r>
        <w:t xml:space="preserve"> </w:t>
      </w:r>
      <w:r>
        <w:t xml:space="preserve">and</w:t>
      </w:r>
      <w:r>
        <w:t xml:space="preserve"> </w:t>
      </w:r>
      <w:r>
        <w:t xml:space="preserve">improving</w:t>
      </w:r>
      <w:r>
        <w:t xml:space="preserve"> </w:t>
      </w:r>
      <w:r>
        <w:t xml:space="preserve">the</w:t>
      </w:r>
      <w:r>
        <w:t xml:space="preserve"> </w:t>
      </w:r>
      <w:r>
        <w:t xml:space="preserve">transferability</w:t>
      </w:r>
      <w:r>
        <w:t xml:space="preserve"> </w:t>
      </w:r>
      <w:r>
        <w:t xml:space="preserve">of</w:t>
      </w:r>
      <w:r>
        <w:t xml:space="preserve"> </w:t>
      </w:r>
      <w:r>
        <w:t xml:space="preserve">sampling</w:t>
      </w:r>
      <w:r>
        <w:t xml:space="preserve">-</w:t>
      </w:r>
      <w:r>
        <w:t xml:space="preserve">effort</w:t>
      </w:r>
      <w:r>
        <w:t xml:space="preserve"> </w:t>
      </w:r>
      <w:r>
        <w:t xml:space="preserve">recommendations</w:t>
      </w:r>
      <w:r>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 xml:space="preserve">.</w:t>
      </w:r>
    </w:p>
    <w:p w14:paraId="01B1111E" w14:textId="77777777" w:rsidR="00286ADA" w:rsidRDefault="00286ADA" w:rsidP="001643E6">
      <w:pPr>
        <w:pStyle w:val="p2"/>
        <w:spacing w:before="0" w:beforeAutospacing="0" w:after="0" w:afterAutospacing="0" w:line="480" w:lineRule="auto"/>
        <w:jc w:val="left"/>
        <w:rPr>
          <w:del w:id="9551" w:author="Gledis Guri" w:date="2026-09-25T00:00:00Z"/>
        </w:rPr>
      </w:pPr>
    </w:p>
    <w:p w14:paraId="5EF3F690" w14:textId="02E94553" w:rsidR="00D34C42" w:rsidRDefault="005A5E64" w:rsidP="001643E6">
      <w:pPr>
        <w:pStyle w:val="p2"/>
        <w:spacing w:before="0" w:beforeAutospacing="0" w:after="0" w:afterAutospacing="0" w:line="480" w:lineRule="auto"/>
        <w:ind w:firstLine="720"/>
        <w:jc w:val="left"/>
      </w:pPr>
      <w:bookmarkStart w:id="21"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6A427720" w14:textId="77777777" w:rsidR="00F95A68" w:rsidRDefault="00F95A68" w:rsidP="001643E6">
      <w:pPr>
        <w:pStyle w:val="p2"/>
        <w:spacing w:before="0" w:beforeAutospacing="0" w:after="0" w:afterAutospacing="0" w:line="480" w:lineRule="auto"/>
        <w:jc w:val="left"/>
        <w:rPr>
          <w:del w:id="9552" w:author="Gledis Guri" w:date="2026-09-25T00:00:00Z"/>
        </w:rPr>
      </w:pPr>
    </w:p>
    <w:p>
      <w:pPr>
        <w:pStyle w:val="Heading1"/>
        <w:spacing w:before="0" w:after="0" w:line="480" w:lineRule="auto"/>
        <w:rPr>
          <w:ins w:id="9445" w:author="Gledis Guri" w:date="2026-09-25T00:00:00Z"/>
        </w:rPr>
      </w:pPr>
      <w:ins w:id="9446" w:author="Gledis Guri" w:date="2026-09-25T00:00:00Z">
        <w:r>
          <w:t xml:space="preserve">Perspectives and applications</w:t>
        </w:r>
      </w:ins>
    </w:p>
    <w:p>
      <w:pPr>
        <w:pStyle w:val="BodyText"/>
        <w:spacing w:line="480" w:lineRule="auto"/>
        <w:ind w:firstLine="720"/>
        <w:rPr>
          <w:ins w:id="9447" w:author="Gledis Guri" w:date="2026-09-25T00:00:00Z"/>
        </w:rPr>
      </w:pPr>
      <w:ins w:id="9448" w:author="Gledis Guri" w:date="2026-09-25T00:00:00Z">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 xml:space="preserve">ρ</w:t>
        </w:r>
        <w:r>
          <w:t xml:space="preserve"> with the precision a program requires, converting a fixed budget of ship time into a station count or identifying the effort needed to reach a target precision. For monitoring and management, the same inversion shows where existing programs are over- or under-sampled relative to their objectives. For policy and reporting, the planner documents the assumptions (</w:t>
        </w:r>
        <w:r>
          <w:rPr>
            <w:i/>
          </w:rPr>
          <w:t xml:space="preserve">ρ</w:t>
        </w:r>
        <w:r>
          <w:t xml:space="preserve">, </w:t>
        </w:r>
        <w:r>
          <w:rPr>
            <w:i/>
          </w:rPr>
          <w:t xml:space="preserve">ε</w:t>
        </w:r>
        <w:r>
          <w:t xml:space="preserve"> and calibration) behind a chosen effort, so that sampling requirements in monitoring plans, survey proposals and emerging eDNA reporting standards can be stated transparently and revisited as new data accumulate.</w:t>
        </w:r>
      </w:ins>
    </w:p>
    <w:p w14:paraId="030F2BF6" w14:textId="77777777" w:rsidR="002E285D" w:rsidRDefault="002E285D" w:rsidP="001643E6">
      <w:pPr>
        <w:spacing w:after="0" w:line="480" w:lineRule="auto"/>
        <w:rPr>
          <w:del w:id="9450" w:author="Gledis Guri" w:date="2026-09-25T00:00:00Z"/>
          <w:rFonts w:ascii="Times New Roman" w:eastAsia="Times New Roman" w:hAnsi="Times New Roman" w:cs="Times New Roman"/>
          <w:b/>
          <w:bCs/>
        </w:rPr>
      </w:pPr>
      <w:bookmarkStart w:id="22" w:name="OLE_LINK1"/>
      <w:bookmarkEnd w:id="21"/>
      <w:del w:id="9449" w:author="Gledis Guri" w:date="2026-09-25T00:00:00Z">
        <w:r>
          <w:rPr>
            <w:rFonts w:ascii="Times New Roman" w:eastAsia="Times New Roman" w:hAnsi="Times New Roman" w:cs="Times New Roman"/>
            <w:b/>
            <w:bCs/>
          </w:rPr>
          <w:delText xml:space="preserve">Implications</w:delText>
        </w:r>
        <w:r>
          <w:rPr>
            <w:rFonts w:ascii="Times New Roman" w:eastAsia="Times New Roman" w:hAnsi="Times New Roman" w:cs="Times New Roman"/>
            <w:b/>
            <w:bCs/>
          </w:rPr>
          <w:delText xml:space="preserve"> </w:delText>
        </w:r>
        <w:r>
          <w:rPr>
            <w:rFonts w:ascii="Times New Roman" w:eastAsia="Times New Roman" w:hAnsi="Times New Roman" w:cs="Times New Roman"/>
            <w:b/>
            <w:bCs/>
          </w:rPr>
          <w:delText xml:space="preserve">for</w:delText>
        </w:r>
        <w:r>
          <w:rPr>
            <w:rFonts w:ascii="Times New Roman" w:eastAsia="Times New Roman" w:hAnsi="Times New Roman" w:cs="Times New Roman"/>
            <w:b/>
            <w:bCs/>
          </w:rPr>
          <w:delText xml:space="preserve"> </w:delText>
        </w:r>
        <w:r>
          <w:rPr>
            <w:rFonts w:ascii="Times New Roman" w:eastAsia="Times New Roman" w:hAnsi="Times New Roman" w:cs="Times New Roman"/>
            <w:b/>
            <w:bCs/>
          </w:rPr>
          <w:delText xml:space="preserve">survey</w:delText>
        </w:r>
        <w:r>
          <w:rPr>
            <w:rFonts w:ascii="Times New Roman" w:eastAsia="Times New Roman" w:hAnsi="Times New Roman" w:cs="Times New Roman"/>
            <w:b/>
            <w:bCs/>
          </w:rPr>
          <w:delText xml:space="preserve"> </w:delText>
        </w:r>
        <w:r>
          <w:rPr>
            <w:rFonts w:ascii="Times New Roman" w:eastAsia="Times New Roman" w:hAnsi="Times New Roman" w:cs="Times New Roman"/>
            <w:b/>
            <w:bCs/>
          </w:rPr>
          <w:delText xml:space="preserve">design</w:delText>
        </w:r>
        <w:r>
          <w:rPr>
            <w:rFonts w:ascii="Times New Roman" w:eastAsia="Times New Roman" w:hAnsi="Times New Roman" w:cs="Times New Roman"/>
            <w:b/>
            <w:bCs/>
          </w:rPr>
          <w:delText xml:space="preserve"> </w:delText>
        </w:r>
        <w:r>
          <w:rPr>
            <w:rFonts w:ascii="Times New Roman" w:eastAsia="Times New Roman" w:hAnsi="Times New Roman" w:cs="Times New Roman"/>
            <w:b/>
            <w:bCs/>
          </w:rPr>
          <w:delText xml:space="preserve">and</w:delText>
        </w:r>
        <w:r>
          <w:rPr>
            <w:rFonts w:ascii="Times New Roman" w:eastAsia="Times New Roman" w:hAnsi="Times New Roman" w:cs="Times New Roman"/>
            <w:b/>
            <w:bCs/>
          </w:rPr>
          <w:delText xml:space="preserve"> </w:delText>
        </w:r>
        <w:r>
          <w:rPr>
            <w:rFonts w:ascii="Times New Roman" w:eastAsia="Times New Roman" w:hAnsi="Times New Roman" w:cs="Times New Roman"/>
            <w:b/>
            <w:bCs/>
          </w:rPr>
          <w:delText xml:space="preserve">management</w:delText>
        </w:r>
        <w:r>
          <w:rPr>
            <w:rFonts w:ascii="Times New Roman" w:eastAsia="Times New Roman" w:hAnsi="Times New Roman" w:cs="Times New Roman"/>
            <w:b/>
            <w:bCs/>
          </w:rPr>
          <w:delText xml:space="preserve"> </w:delText>
        </w:r>
        <w:r>
          <w:rPr>
            <w:rFonts w:ascii="Times New Roman" w:eastAsia="Times New Roman" w:hAnsi="Times New Roman" w:cs="Times New Roman"/>
            <w:b/>
            <w:bCs/>
          </w:rPr>
          <w:delText xml:space="preserve">applications</w:delText>
        </w:r>
        <w:r>
          <w:rPr>
            <w:rFonts w:ascii="Times New Roman" w:eastAsia="Times New Roman" w:hAnsi="Times New Roman" w:cs="Times New Roman"/>
            <w:b/>
            <w:bCs/>
          </w:rPr>
          <w:delText xml:space="preserve"> </w:delText>
        </w:r>
      </w:del>
    </w:p>
    <w:p w14:paraId="10721492" w14:textId="7D7BC227" w:rsidR="00F04F50" w:rsidRPr="00D12FC8" w:rsidRDefault="009A110E" w:rsidP="001643E6">
      <w:pPr>
        <w:spacing w:after="0" w:line="480" w:lineRule="auto"/>
        <w:ind w:firstLine="720"/>
        <w:jc w:val="left"/>
        <w:rPr>
          <w:rFonts w:ascii="Times New Roman" w:eastAsia="Times New Roman" w:hAnsi="Times New Roman" w:cs="Times New Roman"/>
        </w:rPr>
      </w:pPr>
      <w:bookmarkStart w:id="23" w:name="OLE_LINK4"/>
      <w:bookmarkEnd w:id="22"/>
      <w:r>
        <w:rPr>
          <w:rFonts w:ascii="Times New Roman" w:eastAsia="Times New Roman" w:hAnsi="Times New Roman" w:cs="Times New Roman"/>
        </w:rPr>
        <w:t xml:space="preserve">S</w:t>
      </w:r>
      <w:r>
        <w:rPr>
          <w:rFonts w:ascii="Times New Roman" w:eastAsia="Times New Roman" w:hAnsi="Times New Roman" w:cs="Times New Roman"/>
        </w:rPr>
        <w:t xml:space="preserve">ampling</w:t>
      </w:r>
      <w:r>
        <w:rPr>
          <w:rFonts w:ascii="Times New Roman" w:eastAsia="Times New Roman" w:hAnsi="Times New Roman" w:cs="Times New Roman"/>
        </w:rPr>
        <w:t xml:space="preserve"> </w:t>
      </w:r>
      <w:r>
        <w:rPr>
          <w:rFonts w:ascii="Times New Roman" w:eastAsia="Times New Roman" w:hAnsi="Times New Roman" w:cs="Times New Roman"/>
        </w:rPr>
        <w:t xml:space="preserve">effort</w:t>
      </w:r>
      <w:r>
        <w:rPr>
          <w:rFonts w:ascii="Times New Roman" w:eastAsia="Times New Roman" w:hAnsi="Times New Roman" w:cs="Times New Roman"/>
        </w:rPr>
        <w:t xml:space="preserve"> </w:t>
      </w:r>
      <w:r>
        <w:rPr>
          <w:rFonts w:ascii="Times New Roman" w:eastAsia="Times New Roman" w:hAnsi="Times New Roman" w:cs="Times New Roman"/>
        </w:rPr>
        <w:t xml:space="preserve">required</w:t>
      </w:r>
      <w:r>
        <w:rPr>
          <w:rFonts w:ascii="Times New Roman" w:eastAsia="Times New Roman" w:hAnsi="Times New Roman" w:cs="Times New Roman"/>
        </w:rPr>
        <w:t xml:space="preserve"> </w:t>
      </w:r>
      <w:r>
        <w:rPr>
          <w:rFonts w:ascii="Times New Roman" w:eastAsia="Times New Roman" w:hAnsi="Times New Roman" w:cs="Times New Roman"/>
        </w:rPr>
        <w:t xml:space="preserve">for</w:t>
      </w:r>
      <w:r>
        <w:rPr>
          <w:rFonts w:ascii="Times New Roman" w:eastAsia="Times New Roman" w:hAnsi="Times New Roman" w:cs="Times New Roman"/>
        </w:rPr>
        <w:t xml:space="preserve"> </w:t>
      </w:r>
      <w:r>
        <w:rPr>
          <w:rFonts w:ascii="Times New Roman" w:eastAsia="Times New Roman" w:hAnsi="Times New Roman" w:cs="Times New Roman"/>
        </w:rPr>
        <w:t xml:space="preserve">eDNA</w:t>
      </w:r>
      <w:r>
        <w:rPr>
          <w:rFonts w:ascii="Times New Roman" w:eastAsia="Times New Roman" w:hAnsi="Times New Roman" w:cs="Times New Roman"/>
        </w:rPr>
        <w:t xml:space="preserve"> </w:t>
      </w:r>
      <w:r>
        <w:rPr>
          <w:rFonts w:ascii="Times New Roman" w:eastAsia="Times New Roman" w:hAnsi="Times New Roman" w:cs="Times New Roman"/>
        </w:rPr>
        <w:t xml:space="preserve">surveys</w:t>
      </w:r>
      <w:r>
        <w:rPr>
          <w:rFonts w:ascii="Times New Roman" w:eastAsia="Times New Roman" w:hAnsi="Times New Roman" w:cs="Times New Roman"/>
        </w:rPr>
        <w:t xml:space="preserve"> </w:t>
      </w:r>
      <w:r>
        <w:rPr>
          <w:rFonts w:ascii="Times New Roman" w:eastAsia="Times New Roman" w:hAnsi="Times New Roman" w:cs="Times New Roman"/>
        </w:rPr>
        <w:t xml:space="preserve">should</w:t>
      </w:r>
      <w:r>
        <w:rPr>
          <w:rFonts w:ascii="Times New Roman" w:eastAsia="Times New Roman" w:hAnsi="Times New Roman" w:cs="Times New Roman"/>
        </w:rPr>
        <w:t xml:space="preserve"> </w:t>
      </w:r>
      <w:r>
        <w:rPr>
          <w:rFonts w:ascii="Times New Roman" w:eastAsia="Times New Roman" w:hAnsi="Times New Roman" w:cs="Times New Roman"/>
        </w:rPr>
        <w:t xml:space="preserve">be</w:t>
      </w:r>
      <w:r>
        <w:rPr>
          <w:rFonts w:ascii="Times New Roman" w:eastAsia="Times New Roman" w:hAnsi="Times New Roman" w:cs="Times New Roman"/>
        </w:rPr>
        <w:t xml:space="preserve"> </w:t>
      </w:r>
      <w:r>
        <w:rPr>
          <w:rFonts w:ascii="Times New Roman" w:eastAsia="Times New Roman" w:hAnsi="Times New Roman" w:cs="Times New Roman"/>
        </w:rPr>
        <w:t xml:space="preserve">matched</w:t>
      </w:r>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intended</w:t>
      </w:r>
      <w:r>
        <w:rPr>
          <w:rFonts w:ascii="Times New Roman" w:eastAsia="Times New Roman" w:hAnsi="Times New Roman" w:cs="Times New Roman"/>
        </w:rPr>
        <w:t xml:space="preserve"> </w:t>
      </w:r>
      <w:r>
        <w:rPr>
          <w:rFonts w:ascii="Times New Roman" w:eastAsia="Times New Roman" w:hAnsi="Times New Roman" w:cs="Times New Roman"/>
        </w:rPr>
        <w:t xml:space="preserve">inferential</w:t>
      </w:r>
      <w:r>
        <w:rPr>
          <w:rFonts w:ascii="Times New Roman" w:eastAsia="Times New Roman" w:hAnsi="Times New Roman" w:cs="Times New Roman"/>
        </w:rPr>
        <w:t xml:space="preserve"> </w:t>
      </w:r>
      <w:r>
        <w:rPr>
          <w:rFonts w:ascii="Times New Roman" w:eastAsia="Times New Roman" w:hAnsi="Times New Roman" w:cs="Times New Roman"/>
        </w:rPr>
        <w:t xml:space="preserve">goal</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When</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objective</w:t>
      </w:r>
      <w:r>
        <w:rPr>
          <w:rFonts w:ascii="Times New Roman" w:eastAsia="Times New Roman" w:hAnsi="Times New Roman" w:cs="Times New Roman"/>
        </w:rPr>
        <w:t xml:space="preserve"> </w:t>
      </w:r>
      <w:r>
        <w:rPr>
          <w:rFonts w:ascii="Times New Roman" w:eastAsia="Times New Roman" w:hAnsi="Times New Roman" w:cs="Times New Roman"/>
        </w:rPr>
        <w:t xml:space="preserve">is</w:t>
      </w:r>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estimate</w:t>
      </w:r>
      <w:r>
        <w:rPr>
          <w:rFonts w:ascii="Times New Roman" w:eastAsia="Times New Roman" w:hAnsi="Times New Roman" w:cs="Times New Roman"/>
        </w:rPr>
        <w:t xml:space="preserve"> </w:t>
      </w:r>
      <w:r>
        <w:rPr>
          <w:rFonts w:ascii="Times New Roman" w:eastAsia="Times New Roman" w:hAnsi="Times New Roman" w:cs="Times New Roman"/>
        </w:rPr>
        <w:t xml:space="preserve">GP</w:t>
      </w:r>
      <w:r>
        <w:rPr>
          <w:rFonts w:ascii="Times New Roman" w:eastAsia="Times New Roman" w:hAnsi="Times New Roman" w:cs="Times New Roman"/>
        </w:rPr>
        <w:t xml:space="preserve"> </w:t>
      </w:r>
      <w:r>
        <w:rPr>
          <w:rFonts w:ascii="Times New Roman" w:eastAsia="Times New Roman" w:hAnsi="Times New Roman" w:cs="Times New Roman"/>
        </w:rPr>
        <w:t xml:space="preserve">parameters</w:t>
      </w:r>
      <w:r>
        <w:rPr>
          <w:rFonts w:ascii="Times New Roman" w:eastAsia="Times New Roman" w:hAnsi="Times New Roman" w:cs="Times New Roman"/>
        </w:rPr>
        <w:t xml:space="preserve"> </w:t>
      </w:r>
      <w:r>
        <w:rPr>
          <w:rFonts w:ascii="Times New Roman" w:eastAsia="Times New Roman" w:hAnsi="Times New Roman" w:cs="Times New Roman"/>
        </w:rPr>
        <w:t xml:space="preserve">such</w:t>
      </w:r>
      <w:r>
        <w:rPr>
          <w:rFonts w:ascii="Times New Roman" w:eastAsia="Times New Roman" w:hAnsi="Times New Roman" w:cs="Times New Roman"/>
        </w:rPr>
        <w:t xml:space="preserve"> </w:t>
      </w:r>
      <w:r>
        <w:rPr>
          <w:rFonts w:ascii="Times New Roman" w:eastAsia="Times New Roman" w:hAnsi="Times New Roman" w:cs="Times New Roman"/>
        </w:rPr>
        <w:t xml:space="preserve">as</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mean</w:t>
      </w:r>
      <w:r>
        <w:rPr>
          <w:rFonts w:ascii="Times New Roman" w:eastAsia="Times New Roman" w:hAnsi="Times New Roman" w:cs="Times New Roman"/>
        </w:rPr>
        <w:t xml:space="preserve"> </w:t>
      </w:r>
      <w:r>
        <w:rPr>
          <w:rFonts w:ascii="Times New Roman" w:eastAsia="Times New Roman" w:hAnsi="Times New Roman" w:cs="Times New Roman"/>
        </w:rPr>
        <w:t xml:space="preserve">(</w:t>
      </w:r>
      <w:proofErr w:type="spellStart"/>
      <w:r>
        <w:rPr>
          <w:rFonts w:ascii="Times New Roman" w:eastAsia="Times New Roman" w:hAnsi="Times New Roman" w:cs="Times New Roman"/>
          <w:i/>
          <w:iCs/>
        </w:rPr>
        <w:t xml:space="preserve">μ</w:t>
      </w:r>
      <w:r>
        <w:rPr>
          <w:rFonts w:ascii="Times New Roman" w:eastAsia="Times New Roman" w:hAnsi="Times New Roman" w:cs="Times New Roman"/>
          <w:i/>
          <w:iCs/>
          <w:vertAlign w:val="subscript"/>
        </w:rPr>
        <w:t xml:space="preserve">d</w:t>
      </w:r>
      <w:proofErr w:type="spellEnd"/>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for</w:t>
      </w:r>
      <w:r>
        <w:rPr>
          <w:rFonts w:ascii="Times New Roman" w:eastAsia="Times New Roman" w:hAnsi="Times New Roman" w:cs="Times New Roman"/>
        </w:rPr>
        <w:t xml:space="preserve"> </w:t>
      </w:r>
      <w:r>
        <w:rPr>
          <w:rFonts w:ascii="Times New Roman" w:eastAsia="Times New Roman" w:hAnsi="Times New Roman" w:cs="Times New Roman"/>
        </w:rPr>
        <w:t xml:space="preserve">deriv</w:t>
      </w:r>
      <w:r>
        <w:rPr>
          <w:rFonts w:ascii="Times New Roman" w:eastAsia="Times New Roman" w:hAnsi="Times New Roman" w:cs="Times New Roman"/>
        </w:rPr>
        <w:t xml:space="preserve">ing</w:t>
      </w:r>
      <w:r>
        <w:rPr>
          <w:rFonts w:ascii="Times New Roman" w:eastAsia="Times New Roman" w:hAnsi="Times New Roman" w:cs="Times New Roman"/>
        </w:rPr>
        <w:t xml:space="preserve"> </w:t>
      </w:r>
      <w:r>
        <w:rPr>
          <w:rFonts w:ascii="Times New Roman" w:eastAsia="Times New Roman" w:hAnsi="Times New Roman" w:cs="Times New Roman"/>
        </w:rPr>
        <w:t xml:space="preserve">depth</w:t>
      </w:r>
      <w:r>
        <w:rPr>
          <w:rFonts w:ascii="Times New Roman" w:eastAsia="Times New Roman" w:hAnsi="Times New Roman" w:cs="Times New Roman"/>
        </w:rPr>
        <w:t xml:space="preserve">-</w:t>
      </w:r>
      <w:r>
        <w:rPr>
          <w:rFonts w:ascii="Times New Roman" w:eastAsia="Times New Roman" w:hAnsi="Times New Roman" w:cs="Times New Roman"/>
        </w:rPr>
        <w:t xml:space="preserve">specific</w:t>
      </w:r>
      <w:r>
        <w:rPr>
          <w:rFonts w:ascii="Times New Roman" w:eastAsia="Times New Roman" w:hAnsi="Times New Roman" w:cs="Times New Roman"/>
        </w:rPr>
        <w:t xml:space="preserve"> </w:t>
      </w:r>
      <w:r>
        <w:rPr>
          <w:rFonts w:ascii="Times New Roman" w:eastAsia="Times New Roman" w:hAnsi="Times New Roman" w:cs="Times New Roman"/>
        </w:rPr>
        <w:t xml:space="preserve">or</w:t>
      </w:r>
      <w:r>
        <w:rPr>
          <w:rFonts w:ascii="Times New Roman" w:eastAsia="Times New Roman" w:hAnsi="Times New Roman" w:cs="Times New Roman"/>
        </w:rPr>
        <w:t xml:space="preserve"> </w:t>
      </w:r>
      <w:r>
        <w:rPr>
          <w:rFonts w:ascii="Times New Roman" w:eastAsia="Times New Roman" w:hAnsi="Times New Roman" w:cs="Times New Roman"/>
        </w:rPr>
        <w:t xml:space="preserve">region</w:t>
      </w:r>
      <w:r>
        <w:rPr>
          <w:rFonts w:ascii="Times New Roman" w:eastAsia="Times New Roman" w:hAnsi="Times New Roman" w:cs="Times New Roman"/>
        </w:rPr>
        <w:t xml:space="preserve">-</w:t>
      </w:r>
      <w:r>
        <w:rPr>
          <w:rFonts w:ascii="Times New Roman" w:eastAsia="Times New Roman" w:hAnsi="Times New Roman" w:cs="Times New Roman"/>
        </w:rPr>
        <w:t xml:space="preserve">specific</w:t>
      </w:r>
      <w:r>
        <w:rPr>
          <w:rFonts w:ascii="Times New Roman" w:eastAsia="Times New Roman" w:hAnsi="Times New Roman" w:cs="Times New Roman"/>
        </w:rPr>
        <w:t xml:space="preserve"> </w:t>
      </w:r>
      <w:r>
        <w:rPr>
          <w:rFonts w:ascii="Times New Roman" w:eastAsia="Times New Roman" w:hAnsi="Times New Roman" w:cs="Times New Roman"/>
        </w:rPr>
        <w:t xml:space="preserve">abundance</w:t>
      </w:r>
      <w:r>
        <w:rPr>
          <w:rFonts w:ascii="Times New Roman" w:eastAsia="Times New Roman" w:hAnsi="Times New Roman" w:cs="Times New Roman"/>
        </w:rPr>
        <w:t xml:space="preserve"> </w:t>
      </w:r>
      <w:r>
        <w:rPr>
          <w:rFonts w:ascii="Times New Roman" w:eastAsia="Times New Roman" w:hAnsi="Times New Roman" w:cs="Times New Roman"/>
        </w:rPr>
        <w:t xml:space="preserve">indices</w:t>
      </w:r>
      <w:r>
        <w:rPr>
          <w:rFonts w:ascii="Times New Roman" w:eastAsia="Times New Roman" w:hAnsi="Times New Roman" w:cs="Times New Roman"/>
        </w:rPr>
        <w:t xml:space="preserve"> </w:t>
      </w:r>
      <w:r>
        <w:rPr>
          <w:rFonts w:ascii="Times New Roman" w:eastAsia="Times New Roman" w:hAnsi="Times New Roman" w:cs="Times New Roman"/>
        </w:rPr>
        <w:t xml:space="preserve">typically</w:t>
      </w:r>
      <w:r>
        <w:rPr>
          <w:rFonts w:ascii="Times New Roman" w:eastAsia="Times New Roman" w:hAnsi="Times New Roman" w:cs="Times New Roman"/>
        </w:rPr>
        <w:t xml:space="preserve"> </w:t>
      </w:r>
      <w:r>
        <w:rPr>
          <w:rFonts w:ascii="Times New Roman" w:eastAsia="Times New Roman" w:hAnsi="Times New Roman" w:cs="Times New Roman"/>
        </w:rPr>
        <w:t xml:space="preserve">used</w:t>
      </w:r>
      <w:r>
        <w:rPr>
          <w:rFonts w:ascii="Times New Roman" w:eastAsia="Times New Roman" w:hAnsi="Times New Roman" w:cs="Times New Roman"/>
        </w:rPr>
        <w:t xml:space="preserve"> </w:t>
      </w:r>
      <w:r>
        <w:rPr>
          <w:rFonts w:ascii="Times New Roman" w:eastAsia="Times New Roman" w:hAnsi="Times New Roman" w:cs="Times New Roman"/>
        </w:rPr>
        <w:t xml:space="preserve">in</w:t>
      </w:r>
      <w:r>
        <w:rPr>
          <w:rFonts w:ascii="Times New Roman" w:eastAsia="Times New Roman" w:hAnsi="Times New Roman" w:cs="Times New Roman"/>
        </w:rPr>
        <w:t xml:space="preserve"> </w:t>
      </w:r>
      <w:r>
        <w:rPr>
          <w:rFonts w:ascii="Times New Roman" w:eastAsia="Times New Roman" w:hAnsi="Times New Roman" w:cs="Times New Roman"/>
        </w:rPr>
        <w:t xml:space="preserve">stock</w:t>
      </w:r>
      <w:r>
        <w:rPr>
          <w:rFonts w:ascii="Times New Roman" w:eastAsia="Times New Roman" w:hAnsi="Times New Roman" w:cs="Times New Roman"/>
        </w:rPr>
        <w:t xml:space="preserve"> </w:t>
      </w:r>
      <w:r>
        <w:rPr>
          <w:rFonts w:ascii="Times New Roman" w:eastAsia="Times New Roman" w:hAnsi="Times New Roman" w:cs="Times New Roman"/>
        </w:rPr>
        <w:t xml:space="preserve">assessment</w:t>
      </w:r>
      <w:r>
        <w:rPr>
          <w:rFonts w:ascii="Times New Roman" w:eastAsia="Times New Roman" w:hAnsi="Times New Roman" w:cs="Times New Roman"/>
        </w:rPr>
        <w:t xml:space="preserve"> </w:t>
      </w:r>
      <w:r>
        <w:rPr>
          <w:rFonts w:ascii="Times New Roman" w:eastAsia="Times New Roman" w:hAnsi="Times New Roman" w:cs="Times New Roman"/>
        </w:rPr>
        <w:t xml:space="preserve">indices</w:t>
      </w:r>
      <w:r>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autoc</w:t>
      </w:r>
      <w:r>
        <w:rPr>
          <w:rFonts w:ascii="Times New Roman" w:eastAsia="Times New Roman" w:hAnsi="Times New Roman" w:cs="Times New Roman"/>
        </w:rPr>
        <w:t xml:space="preserve">orrelation</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i/>
          <w:iCs/>
          <w:lang w:val="el-GR"/>
        </w:rPr>
        <w:t xml:space="preserve">ρ</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for</w:t>
      </w:r>
      <w:r>
        <w:rPr>
          <w:rFonts w:ascii="Times New Roman" w:eastAsia="Times New Roman" w:hAnsi="Times New Roman" w:cs="Times New Roman"/>
        </w:rPr>
        <w:t xml:space="preserve"> </w:t>
      </w:r>
      <w:r>
        <w:rPr>
          <w:rFonts w:ascii="Times New Roman" w:eastAsia="Times New Roman" w:hAnsi="Times New Roman" w:cs="Times New Roman"/>
        </w:rPr>
        <w:t xml:space="preserve">applied</w:t>
      </w:r>
      <w:r>
        <w:rPr>
          <w:rFonts w:ascii="Times New Roman" w:eastAsia="Times New Roman" w:hAnsi="Times New Roman" w:cs="Times New Roman"/>
        </w:rPr>
        <w:t xml:space="preserve"> </w:t>
      </w:r>
      <w:r>
        <w:rPr>
          <w:rFonts w:ascii="Times New Roman" w:eastAsia="Times New Roman" w:hAnsi="Times New Roman" w:cs="Times New Roman"/>
        </w:rPr>
        <w:t xml:space="preserve">ecological</w:t>
      </w:r>
      <w:r>
        <w:rPr>
          <w:rFonts w:ascii="Times New Roman" w:eastAsia="Times New Roman" w:hAnsi="Times New Roman" w:cs="Times New Roman"/>
        </w:rPr>
        <w:t xml:space="preserve"> </w:t>
      </w:r>
      <w:r>
        <w:rPr>
          <w:rFonts w:ascii="Times New Roman" w:eastAsia="Times New Roman" w:hAnsi="Times New Roman" w:cs="Times New Roman"/>
        </w:rPr>
        <w:t xml:space="preserve">questions</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like</w:t>
      </w:r>
      <w:r>
        <w:rPr>
          <w:rFonts w:ascii="Times New Roman" w:eastAsia="Times New Roman" w:hAnsi="Times New Roman" w:cs="Times New Roman"/>
        </w:rPr>
        <w:t xml:space="preserve"> </w:t>
      </w:r>
      <w:r>
        <w:rPr>
          <w:rFonts w:ascii="Times New Roman" w:eastAsia="Times New Roman" w:hAnsi="Times New Roman" w:cs="Times New Roman"/>
        </w:rPr>
        <w:t xml:space="preserve">implementing</w:t>
      </w:r>
      <w:r>
        <w:rPr>
          <w:rFonts w:ascii="Times New Roman" w:eastAsia="Times New Roman" w:hAnsi="Times New Roman" w:cs="Times New Roman"/>
        </w:rPr>
        <w:t xml:space="preserve"> </w:t>
      </w:r>
      <w:r>
        <w:rPr>
          <w:rFonts w:ascii="Times New Roman" w:eastAsia="Times New Roman" w:hAnsi="Times New Roman" w:cs="Times New Roman"/>
        </w:rPr>
        <w:t xml:space="preserve">protected</w:t>
      </w:r>
      <w:r>
        <w:rPr>
          <w:rFonts w:ascii="Times New Roman" w:eastAsia="Times New Roman" w:hAnsi="Times New Roman" w:cs="Times New Roman"/>
        </w:rPr>
        <w:t xml:space="preserve"> </w:t>
      </w:r>
      <w:r>
        <w:rPr>
          <w:rFonts w:ascii="Times New Roman" w:eastAsia="Times New Roman" w:hAnsi="Times New Roman" w:cs="Times New Roman"/>
        </w:rPr>
        <w:t xml:space="preserve">area</w:t>
      </w:r>
      <w:r>
        <w:rPr>
          <w:rFonts w:ascii="Times New Roman" w:eastAsia="Times New Roman" w:hAnsi="Times New Roman" w:cs="Times New Roman"/>
        </w:rPr>
        <w:t xml:space="preserve"> </w:t>
      </w:r>
      <w:r>
        <w:rPr>
          <w:rFonts w:ascii="Times New Roman" w:eastAsia="Times New Roman" w:hAnsi="Times New Roman" w:cs="Times New Roman"/>
        </w:rPr>
        <w:t xml:space="preserve">networks</w:t>
      </w:r>
      <w:r>
        <w:rPr>
          <w:rFonts w:ascii="Times New Roman" w:eastAsia="Times New Roman" w:hAnsi="Times New Roman" w:cs="Times New Roman"/>
        </w:rPr>
        <w:t xml:space="preserve"> </w:t>
      </w:r>
      <w:r>
        <w:rPr>
          <w:rFonts w:ascii="Times New Roman" w:eastAsia="Times New Roman" w:hAnsi="Times New Roman" w:cs="Times New Roman"/>
        </w:rPr>
        <w:t xml:space="preserve">or</w:t>
      </w:r>
      <w:r>
        <w:rPr>
          <w:rFonts w:ascii="Times New Roman" w:eastAsia="Times New Roman" w:hAnsi="Times New Roman" w:cs="Times New Roman"/>
        </w:rPr>
        <w:t xml:space="preserve"> </w:t>
      </w:r>
      <w:r>
        <w:rPr>
          <w:rFonts w:ascii="Times New Roman" w:eastAsia="Times New Roman" w:hAnsi="Times New Roman" w:cs="Times New Roman"/>
        </w:rPr>
        <w:t xml:space="preserve">monitoring</w:t>
      </w:r>
      <w:r>
        <w:rPr>
          <w:rFonts w:ascii="Times New Roman" w:eastAsia="Times New Roman" w:hAnsi="Times New Roman" w:cs="Times New Roman"/>
        </w:rPr>
        <w:t xml:space="preserve"> </w:t>
      </w:r>
      <w:r>
        <w:rPr>
          <w:rFonts w:ascii="Times New Roman" w:eastAsia="Times New Roman" w:hAnsi="Times New Roman" w:cs="Times New Roman"/>
        </w:rPr>
        <w:t xml:space="preserve">programs</w:t>
      </w:r>
      <w:r>
        <w:rPr>
          <w:rFonts w:ascii="Times New Roman" w:eastAsia="Times New Roman" w:hAnsi="Times New Roman" w:cs="Times New Roman"/>
        </w:rPr>
        <w:t xml:space="preserve">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or</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variance</w:t>
      </w:r>
      <w:r>
        <w:rPr>
          <w:rFonts w:ascii="Times New Roman" w:eastAsia="Times New Roman" w:hAnsi="Times New Roman" w:cs="Times New Roman"/>
        </w:rPr>
        <w:t xml:space="preserve"> </w:t>
      </w:r>
      <w:r>
        <w:rPr>
          <w:rFonts w:ascii="Times New Roman" w:eastAsia="Times New Roman" w:hAnsi="Times New Roman" w:cs="Times New Roman"/>
        </w:rPr>
        <w:t xml:space="preserve">parameter</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i/>
          <w:iCs/>
        </w:rPr>
        <w:t xml:space="preserve">α</w:t>
      </w:r>
      <w:r>
        <w:rPr>
          <w:rFonts w:ascii="Times New Roman" w:eastAsia="Times New Roman" w:hAnsi="Times New Roman" w:cs="Times New Roman"/>
          <w:i/>
          <w:iCs/>
          <w:vertAlign w:val="superscript"/>
        </w:rPr>
        <w:t xml:space="preserve">2</w:t>
      </w:r>
      <w:r>
        <w:rPr>
          <w:rFonts w:ascii="Times New Roman" w:eastAsia="Times New Roman" w:hAnsi="Times New Roman" w:cs="Times New Roman"/>
        </w:rPr>
        <w:t xml:space="preserve">)</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random</w:t>
      </w:r>
      <w:r>
        <w:rPr>
          <w:rFonts w:ascii="Times New Roman" w:eastAsia="Times New Roman" w:hAnsi="Times New Roman" w:cs="Times New Roman"/>
        </w:rPr>
        <w:t xml:space="preserve"> </w:t>
      </w:r>
      <w:r>
        <w:rPr>
          <w:rFonts w:ascii="Times New Roman" w:eastAsia="Times New Roman" w:hAnsi="Times New Roman" w:cs="Times New Roman"/>
        </w:rPr>
        <w:t xml:space="preserve">sampling</w:t>
      </w:r>
      <w:r>
        <w:rPr>
          <w:rFonts w:ascii="Times New Roman" w:eastAsia="Times New Roman" w:hAnsi="Times New Roman" w:cs="Times New Roman"/>
        </w:rPr>
        <w:t xml:space="preserve"> </w:t>
      </w:r>
      <w:r>
        <w:rPr>
          <w:rFonts w:ascii="Times New Roman" w:eastAsia="Times New Roman" w:hAnsi="Times New Roman" w:cs="Times New Roman"/>
        </w:rPr>
        <w:t xml:space="preserve">designs</w:t>
      </w:r>
      <w:r>
        <w:rPr>
          <w:rFonts w:ascii="Times New Roman" w:eastAsia="Times New Roman" w:hAnsi="Times New Roman" w:cs="Times New Roman"/>
        </w:rPr>
        <w:t xml:space="preserve"> </w:t>
      </w:r>
      <w:r>
        <w:rPr>
          <w:rFonts w:ascii="Times New Roman" w:eastAsia="Times New Roman" w:hAnsi="Times New Roman" w:cs="Times New Roman"/>
        </w:rPr>
        <w:t xml:space="preserve">that</w:t>
      </w:r>
      <w:r>
        <w:rPr>
          <w:rFonts w:ascii="Times New Roman" w:eastAsia="Times New Roman" w:hAnsi="Times New Roman" w:cs="Times New Roman"/>
        </w:rPr>
        <w:t xml:space="preserve"> </w:t>
      </w:r>
      <w:r>
        <w:rPr>
          <w:rFonts w:ascii="Times New Roman" w:eastAsia="Times New Roman" w:hAnsi="Times New Roman" w:cs="Times New Roman"/>
        </w:rPr>
        <w:t xml:space="preserve">adequately</w:t>
      </w:r>
      <w:r>
        <w:rPr>
          <w:rFonts w:ascii="Times New Roman" w:eastAsia="Times New Roman" w:hAnsi="Times New Roman" w:cs="Times New Roman"/>
        </w:rPr>
        <w:t xml:space="preserve"> </w:t>
      </w:r>
      <w:r>
        <w:rPr>
          <w:rFonts w:ascii="Times New Roman" w:eastAsia="Times New Roman" w:hAnsi="Times New Roman" w:cs="Times New Roman"/>
        </w:rPr>
        <w:t xml:space="preserve">cover</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full</w:t>
      </w:r>
      <w:r>
        <w:rPr>
          <w:rFonts w:ascii="Times New Roman" w:eastAsia="Times New Roman" w:hAnsi="Times New Roman" w:cs="Times New Roman"/>
        </w:rPr>
        <w:t xml:space="preserve"> </w:t>
      </w:r>
      <w:r>
        <w:rPr>
          <w:rFonts w:ascii="Times New Roman" w:eastAsia="Times New Roman" w:hAnsi="Times New Roman" w:cs="Times New Roman"/>
        </w:rPr>
        <w:t xml:space="preserve">spatial</w:t>
      </w:r>
      <w:r>
        <w:rPr>
          <w:rFonts w:ascii="Times New Roman" w:eastAsia="Times New Roman" w:hAnsi="Times New Roman" w:cs="Times New Roman"/>
        </w:rPr>
        <w:t xml:space="preserve"> </w:t>
      </w:r>
      <w:r>
        <w:rPr>
          <w:rFonts w:ascii="Times New Roman" w:eastAsia="Times New Roman" w:hAnsi="Times New Roman" w:cs="Times New Roman"/>
        </w:rPr>
        <w:t xml:space="preserve">domain</w:t>
      </w:r>
      <w:r>
        <w:rPr>
          <w:rFonts w:ascii="Times New Roman" w:eastAsia="Times New Roman" w:hAnsi="Times New Roman" w:cs="Times New Roman"/>
        </w:rPr>
        <w:t xml:space="preserve"> </w:t>
      </w:r>
      <w:r>
        <w:rPr>
          <w:rFonts w:ascii="Times New Roman" w:eastAsia="Times New Roman" w:hAnsi="Times New Roman" w:cs="Times New Roman"/>
        </w:rPr>
        <w:t xml:space="preserve">of</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species</w:t>
      </w:r>
      <w:r>
        <w:rPr>
          <w:rFonts w:ascii="Times New Roman" w:eastAsia="Times New Roman" w:hAnsi="Times New Roman" w:cs="Times New Roman"/>
        </w:rPr>
        <w:t xml:space="preserve"> </w:t>
      </w:r>
      <w:r>
        <w:rPr>
          <w:rFonts w:ascii="Times New Roman" w:eastAsia="Times New Roman" w:hAnsi="Times New Roman" w:cs="Times New Roman"/>
        </w:rPr>
        <w:t xml:space="preserve">spatial</w:t>
      </w:r>
      <w:r>
        <w:rPr>
          <w:rFonts w:ascii="Times New Roman" w:eastAsia="Times New Roman" w:hAnsi="Times New Roman" w:cs="Times New Roman"/>
        </w:rPr>
        <w:t xml:space="preserve"> </w:t>
      </w:r>
      <w:r>
        <w:rPr>
          <w:rFonts w:ascii="Times New Roman" w:eastAsia="Times New Roman" w:hAnsi="Times New Roman" w:cs="Times New Roman"/>
        </w:rPr>
        <w:t xml:space="preserve">autocorrelation</w:t>
      </w:r>
      <w:r>
        <w:rPr>
          <w:rFonts w:ascii="Times New Roman" w:eastAsia="Times New Roman" w:hAnsi="Times New Roman" w:cs="Times New Roman"/>
        </w:rPr>
        <w:t xml:space="preserve"> </w:t>
      </w:r>
      <w:r>
        <w:rPr>
          <w:rFonts w:ascii="Times New Roman" w:eastAsia="Times New Roman" w:hAnsi="Times New Roman" w:cs="Times New Roman"/>
        </w:rPr>
        <w:t xml:space="preserve">are</w:t>
      </w:r>
      <w:r>
        <w:rPr>
          <w:rFonts w:ascii="Times New Roman" w:eastAsia="Times New Roman" w:hAnsi="Times New Roman" w:cs="Times New Roman"/>
        </w:rPr>
        <w:t xml:space="preserve"> </w:t>
      </w:r>
      <w:r>
        <w:rPr>
          <w:rFonts w:ascii="Times New Roman" w:eastAsia="Times New Roman" w:hAnsi="Times New Roman" w:cs="Times New Roman"/>
        </w:rPr>
        <w:t xml:space="preserve">likely</w:t>
      </w:r>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be</w:t>
      </w:r>
      <w:r>
        <w:rPr>
          <w:rFonts w:ascii="Times New Roman" w:eastAsia="Times New Roman" w:hAnsi="Times New Roman" w:cs="Times New Roman"/>
        </w:rPr>
        <w:t xml:space="preserve"> </w:t>
      </w:r>
      <w:r>
        <w:rPr>
          <w:rFonts w:ascii="Times New Roman" w:eastAsia="Times New Roman" w:hAnsi="Times New Roman" w:cs="Times New Roman"/>
        </w:rPr>
        <w:t xml:space="preserve">sufficient</w:t>
      </w:r>
      <w:r>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as</w:t>
      </w:r>
      <w:r>
        <w:rPr>
          <w:rFonts w:ascii="Times New Roman" w:eastAsia="Times New Roman" w:hAnsi="Times New Roman" w:cs="Times New Roman"/>
        </w:rPr>
        <w:t xml:space="preserve"> </w:t>
      </w:r>
      <w:r>
        <w:rPr>
          <w:rFonts w:ascii="Times New Roman" w:eastAsia="Times New Roman" w:hAnsi="Times New Roman" w:cs="Times New Roman"/>
        </w:rPr>
        <w:t xml:space="preserve">sampling</w:t>
      </w:r>
      <w:r>
        <w:rPr>
          <w:rFonts w:ascii="Times New Roman" w:eastAsia="Times New Roman" w:hAnsi="Times New Roman" w:cs="Times New Roman"/>
        </w:rPr>
        <w:t xml:space="preserve"> </w:t>
      </w:r>
      <w:r>
        <w:rPr>
          <w:rFonts w:ascii="Times New Roman" w:eastAsia="Times New Roman" w:hAnsi="Times New Roman" w:cs="Times New Roman"/>
        </w:rPr>
        <w:t xml:space="preserve">effort</w:t>
      </w:r>
      <w:r>
        <w:rPr>
          <w:rFonts w:ascii="Times New Roman" w:eastAsia="Times New Roman" w:hAnsi="Times New Roman" w:cs="Times New Roman"/>
        </w:rPr>
        <w:t xml:space="preserve"> </w:t>
      </w:r>
      <w:r>
        <w:rPr>
          <w:rFonts w:ascii="Times New Roman" w:eastAsia="Times New Roman" w:hAnsi="Times New Roman" w:cs="Times New Roman"/>
        </w:rPr>
        <w:t xml:space="preserve">appears</w:t>
      </w:r>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have</w:t>
      </w:r>
      <w:r>
        <w:rPr>
          <w:rFonts w:ascii="Times New Roman" w:eastAsia="Times New Roman" w:hAnsi="Times New Roman" w:cs="Times New Roman"/>
        </w:rPr>
        <w:t xml:space="preserve"> </w:t>
      </w:r>
      <w:r>
        <w:rPr>
          <w:rFonts w:ascii="Times New Roman" w:eastAsia="Times New Roman" w:hAnsi="Times New Roman" w:cs="Times New Roman"/>
        </w:rPr>
        <w:t xml:space="preserve">relatively</w:t>
      </w:r>
      <w:r>
        <w:rPr>
          <w:rFonts w:ascii="Times New Roman" w:eastAsia="Times New Roman" w:hAnsi="Times New Roman" w:cs="Times New Roman"/>
        </w:rPr>
        <w:t xml:space="preserve"> </w:t>
      </w:r>
      <w:r>
        <w:rPr>
          <w:rFonts w:ascii="Times New Roman" w:eastAsia="Times New Roman" w:hAnsi="Times New Roman" w:cs="Times New Roman"/>
        </w:rPr>
        <w:t xml:space="preserve">limited</w:t>
      </w:r>
      <w:r>
        <w:rPr>
          <w:rFonts w:ascii="Times New Roman" w:eastAsia="Times New Roman" w:hAnsi="Times New Roman" w:cs="Times New Roman"/>
        </w:rPr>
        <w:t xml:space="preserve"> </w:t>
      </w:r>
      <w:r>
        <w:rPr>
          <w:rFonts w:ascii="Times New Roman" w:eastAsia="Times New Roman" w:hAnsi="Times New Roman" w:cs="Times New Roman"/>
        </w:rPr>
        <w:t xml:space="preserve">influence</w:t>
      </w:r>
      <w:r>
        <w:rPr>
          <w:rFonts w:ascii="Times New Roman" w:eastAsia="Times New Roman" w:hAnsi="Times New Roman" w:cs="Times New Roman"/>
        </w:rPr>
        <w:t xml:space="preserve"> </w:t>
      </w:r>
      <w:r>
        <w:rPr>
          <w:rFonts w:ascii="Times New Roman" w:eastAsia="Times New Roman" w:hAnsi="Times New Roman" w:cs="Times New Roman"/>
        </w:rPr>
        <w:t xml:space="preserve">on</w:t>
      </w:r>
      <w:r>
        <w:rPr>
          <w:rFonts w:ascii="Times New Roman" w:eastAsia="Times New Roman" w:hAnsi="Times New Roman" w:cs="Times New Roman"/>
        </w:rPr>
        <w:t xml:space="preserve"> </w:t>
      </w:r>
      <w:r>
        <w:rPr>
          <w:rFonts w:ascii="Times New Roman" w:eastAsia="Times New Roman" w:hAnsi="Times New Roman" w:cs="Times New Roman"/>
        </w:rPr>
        <w:t xml:space="preserve">parameter</w:t>
      </w:r>
      <w:r>
        <w:rPr>
          <w:rFonts w:ascii="Times New Roman" w:eastAsia="Times New Roman" w:hAnsi="Times New Roman" w:cs="Times New Roman"/>
        </w:rPr>
        <w:t xml:space="preserve"> </w:t>
      </w:r>
      <w:r>
        <w:rPr>
          <w:rFonts w:ascii="Times New Roman" w:eastAsia="Times New Roman" w:hAnsi="Times New Roman" w:cs="Times New Roman"/>
        </w:rPr>
        <w:t xml:space="preserve">estimation</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rPr>
        <w:t xml:space="preserve">Figure</w:t>
      </w:r>
      <w:r>
        <w:rPr>
          <w:rFonts w:ascii="Times New Roman" w:eastAsia="Times New Roman" w:hAnsi="Times New Roman" w:cs="Times New Roman"/>
        </w:rPr>
        <w:t xml:space="preserve"> </w:t>
      </w:r>
      <w:r>
        <w:rPr>
          <w:rFonts w:ascii="Times New Roman" w:eastAsia="Times New Roman" w:hAnsi="Times New Roman" w:cs="Times New Roman"/>
        </w:rPr>
        <w:t xml:space="preserve">5</w:t>
      </w:r>
      <w:ins w:id="9451" w:author="Gledis Guri" w:date="2026-09-25T00:00:00Z">
        <w:r>
          <w:rPr>
            <w:rFonts w:ascii="Times New Roman" w:eastAsia="Times New Roman" w:hAnsi="Times New Roman" w:cs="Times New Roman"/>
          </w:rPr>
          <w:t xml:space="preserve">; Appendix S1: Section S4</w:t>
        </w:r>
      </w:ins>
      <w:r>
        <w:rPr>
          <w:rFonts w:ascii="Times New Roman" w:eastAsia="Times New Roman" w:hAnsi="Times New Roman" w:cs="Times New Roman"/>
        </w:rPr>
        <w:t xml:space="preserve">)</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I</w:t>
      </w:r>
      <w:r>
        <w:rPr>
          <w:rFonts w:ascii="Times New Roman" w:eastAsia="Times New Roman" w:hAnsi="Times New Roman" w:cs="Times New Roman"/>
        </w:rPr>
        <w:t xml:space="preserve">n</w:t>
      </w:r>
      <w:r>
        <w:rPr>
          <w:rFonts w:ascii="Times New Roman" w:eastAsia="Times New Roman" w:hAnsi="Times New Roman" w:cs="Times New Roman"/>
        </w:rPr>
        <w:t xml:space="preserve"> </w:t>
      </w:r>
      <w:r>
        <w:rPr>
          <w:rFonts w:ascii="Times New Roman" w:eastAsia="Times New Roman" w:hAnsi="Times New Roman" w:cs="Times New Roman"/>
        </w:rPr>
        <w:t xml:space="preserve">contrast</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when</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objective</w:t>
      </w:r>
      <w:r>
        <w:rPr>
          <w:rFonts w:ascii="Times New Roman" w:eastAsia="Times New Roman" w:hAnsi="Times New Roman" w:cs="Times New Roman"/>
        </w:rPr>
        <w:t xml:space="preserve"> </w:t>
      </w:r>
      <w:r>
        <w:rPr>
          <w:rFonts w:ascii="Times New Roman" w:eastAsia="Times New Roman" w:hAnsi="Times New Roman" w:cs="Times New Roman"/>
        </w:rPr>
        <w:t xml:space="preserve">shifts</w:t>
      </w:r>
      <w:r>
        <w:rPr>
          <w:rFonts w:ascii="Times New Roman" w:eastAsia="Times New Roman" w:hAnsi="Times New Roman" w:cs="Times New Roman"/>
        </w:rPr>
        <w:t xml:space="preserve"> </w:t>
      </w:r>
      <w:r>
        <w:rPr>
          <w:rFonts w:ascii="Times New Roman" w:eastAsia="Times New Roman" w:hAnsi="Times New Roman" w:cs="Times New Roman"/>
        </w:rPr>
        <w:t xml:space="preserve">toward</w:t>
      </w:r>
      <w:r>
        <w:rPr>
          <w:rFonts w:ascii="Times New Roman" w:eastAsia="Times New Roman" w:hAnsi="Times New Roman" w:cs="Times New Roman"/>
        </w:rPr>
        <w:t xml:space="preserve"> </w:t>
      </w:r>
      <w:r>
        <w:rPr>
          <w:rFonts w:ascii="Times New Roman" w:eastAsia="Times New Roman" w:hAnsi="Times New Roman" w:cs="Times New Roman"/>
        </w:rPr>
        <w:t xml:space="preserve">predicting</w:t>
      </w:r>
      <w:r>
        <w:rPr>
          <w:rFonts w:ascii="Times New Roman" w:eastAsia="Times New Roman" w:hAnsi="Times New Roman" w:cs="Times New Roman"/>
        </w:rPr>
        <w:t xml:space="preserve"> </w:t>
      </w:r>
      <w:r>
        <w:rPr>
          <w:rFonts w:ascii="Times New Roman" w:eastAsia="Times New Roman" w:hAnsi="Times New Roman" w:cs="Times New Roman"/>
        </w:rPr>
        <w:t xml:space="preserve">spatial</w:t>
      </w:r>
      <w:r>
        <w:rPr>
          <w:rFonts w:ascii="Times New Roman" w:eastAsia="Times New Roman" w:hAnsi="Times New Roman" w:cs="Times New Roman"/>
        </w:rPr>
        <w:t xml:space="preserve"> </w:t>
      </w:r>
      <w:r>
        <w:rPr>
          <w:rFonts w:ascii="Times New Roman" w:eastAsia="Times New Roman" w:hAnsi="Times New Roman" w:cs="Times New Roman"/>
        </w:rPr>
        <w:t xml:space="preserve">distributions</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such</w:t>
      </w:r>
      <w:r>
        <w:rPr>
          <w:rFonts w:ascii="Times New Roman" w:eastAsia="Times New Roman" w:hAnsi="Times New Roman" w:cs="Times New Roman"/>
        </w:rPr>
        <w:t xml:space="preserve"> </w:t>
      </w:r>
      <w:r>
        <w:rPr>
          <w:rFonts w:ascii="Times New Roman" w:eastAsia="Times New Roman" w:hAnsi="Times New Roman" w:cs="Times New Roman"/>
        </w:rPr>
        <w:t xml:space="preserve">as</w:t>
      </w:r>
      <w:r>
        <w:rPr>
          <w:rFonts w:ascii="Times New Roman" w:eastAsia="Times New Roman" w:hAnsi="Times New Roman" w:cs="Times New Roman"/>
        </w:rPr>
        <w:t xml:space="preserve"> </w:t>
      </w:r>
      <w:r>
        <w:rPr>
          <w:rFonts w:ascii="Times New Roman" w:eastAsia="Times New Roman" w:hAnsi="Times New Roman" w:cs="Times New Roman"/>
        </w:rPr>
        <w:t xml:space="preserve">identifying</w:t>
      </w:r>
      <w:r>
        <w:rPr>
          <w:rFonts w:ascii="Times New Roman" w:eastAsia="Times New Roman" w:hAnsi="Times New Roman" w:cs="Times New Roman"/>
        </w:rPr>
        <w:t xml:space="preserve"> </w:t>
      </w:r>
      <w:r>
        <w:rPr>
          <w:rFonts w:ascii="Times New Roman" w:eastAsia="Times New Roman" w:hAnsi="Times New Roman" w:cs="Times New Roman"/>
        </w:rPr>
        <w:t xml:space="preserve">hotspots</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mapping</w:t>
      </w:r>
      <w:r>
        <w:rPr>
          <w:rFonts w:ascii="Times New Roman" w:eastAsia="Times New Roman" w:hAnsi="Times New Roman" w:cs="Times New Roman"/>
        </w:rPr>
        <w:t xml:space="preserve"> </w:t>
      </w:r>
      <w:r>
        <w:rPr>
          <w:rFonts w:ascii="Times New Roman" w:eastAsia="Times New Roman" w:hAnsi="Times New Roman" w:cs="Times New Roman"/>
        </w:rPr>
        <w:t xml:space="preserve">species</w:t>
      </w:r>
      <w:r>
        <w:rPr>
          <w:rFonts w:ascii="Times New Roman" w:eastAsia="Times New Roman" w:hAnsi="Times New Roman" w:cs="Times New Roman"/>
        </w:rPr>
        <w:t xml:space="preserve"> </w:t>
      </w:r>
      <w:r>
        <w:rPr>
          <w:rFonts w:ascii="Times New Roman" w:eastAsia="Times New Roman" w:hAnsi="Times New Roman" w:cs="Times New Roman"/>
        </w:rPr>
        <w:t xml:space="preserve">occurrence</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or</w:t>
      </w:r>
      <w:r>
        <w:rPr>
          <w:rFonts w:ascii="Times New Roman" w:eastAsia="Times New Roman" w:hAnsi="Times New Roman" w:cs="Times New Roman"/>
        </w:rPr>
        <w:t xml:space="preserve"> </w:t>
      </w:r>
      <w:r>
        <w:rPr>
          <w:rFonts w:ascii="Times New Roman" w:eastAsia="Times New Roman" w:hAnsi="Times New Roman" w:cs="Times New Roman"/>
        </w:rPr>
        <w:t xml:space="preserve">quantifying</w:t>
      </w:r>
      <w:r>
        <w:rPr>
          <w:rFonts w:ascii="Times New Roman" w:eastAsia="Times New Roman" w:hAnsi="Times New Roman" w:cs="Times New Roman"/>
        </w:rPr>
        <w:t xml:space="preserve"> </w:t>
      </w:r>
      <w:r>
        <w:rPr>
          <w:rFonts w:ascii="Times New Roman" w:eastAsia="Times New Roman" w:hAnsi="Times New Roman" w:cs="Times New Roman"/>
        </w:rPr>
        <w:t xml:space="preserve">spatial</w:t>
      </w:r>
      <w:r>
        <w:rPr>
          <w:rFonts w:ascii="Times New Roman" w:eastAsia="Times New Roman" w:hAnsi="Times New Roman" w:cs="Times New Roman"/>
        </w:rPr>
        <w:t xml:space="preserve"> </w:t>
      </w:r>
      <w:r>
        <w:rPr>
          <w:rFonts w:ascii="Times New Roman" w:eastAsia="Times New Roman" w:hAnsi="Times New Roman" w:cs="Times New Roman"/>
        </w:rPr>
        <w:t xml:space="preserve">niche</w:t>
      </w:r>
      <w:r>
        <w:rPr>
          <w:rFonts w:ascii="Times New Roman" w:eastAsia="Times New Roman" w:hAnsi="Times New Roman" w:cs="Times New Roman"/>
        </w:rPr>
        <w:t xml:space="preserve"> </w:t>
      </w:r>
      <w:r>
        <w:rPr>
          <w:rFonts w:ascii="Times New Roman" w:eastAsia="Times New Roman" w:hAnsi="Times New Roman" w:cs="Times New Roman"/>
        </w:rPr>
        <w:t xml:space="preserve">breadth</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accuracy</w:t>
      </w:r>
      <w:r>
        <w:rPr>
          <w:rFonts w:ascii="Times New Roman" w:eastAsia="Times New Roman" w:hAnsi="Times New Roman" w:cs="Times New Roman"/>
        </w:rPr>
        <w:t xml:space="preserve"> </w:t>
      </w:r>
      <w:r>
        <w:rPr>
          <w:rFonts w:ascii="Times New Roman" w:eastAsia="Times New Roman" w:hAnsi="Times New Roman" w:cs="Times New Roman"/>
        </w:rPr>
        <w:t xml:space="preserve">of</w:t>
      </w:r>
      <w:r>
        <w:rPr>
          <w:rFonts w:ascii="Times New Roman" w:eastAsia="Times New Roman" w:hAnsi="Times New Roman" w:cs="Times New Roman"/>
        </w:rPr>
        <w:t xml:space="preserve"> </w:t>
      </w:r>
      <w:r>
        <w:rPr>
          <w:rFonts w:ascii="Times New Roman" w:eastAsia="Times New Roman" w:hAnsi="Times New Roman" w:cs="Times New Roman"/>
        </w:rPr>
        <w:t xml:space="preserve">these</w:t>
      </w:r>
      <w:r>
        <w:rPr>
          <w:rFonts w:ascii="Times New Roman" w:eastAsia="Times New Roman" w:hAnsi="Times New Roman" w:cs="Times New Roman"/>
        </w:rPr>
        <w:t xml:space="preserve"> </w:t>
      </w:r>
      <w:r>
        <w:rPr>
          <w:rFonts w:ascii="Times New Roman" w:eastAsia="Times New Roman" w:hAnsi="Times New Roman" w:cs="Times New Roman"/>
        </w:rPr>
        <w:t xml:space="preserve">predictions</w:t>
      </w:r>
      <w:r>
        <w:rPr>
          <w:rFonts w:ascii="Times New Roman" w:eastAsia="Times New Roman" w:hAnsi="Times New Roman" w:cs="Times New Roman"/>
        </w:rPr>
        <w:t xml:space="preserve"> </w:t>
      </w:r>
      <w:r>
        <w:rPr>
          <w:rFonts w:ascii="Times New Roman" w:eastAsia="Times New Roman" w:hAnsi="Times New Roman" w:cs="Times New Roman"/>
        </w:rPr>
        <w:t xml:space="preserve">is</w:t>
      </w:r>
      <w:r>
        <w:rPr>
          <w:rFonts w:ascii="Times New Roman" w:eastAsia="Times New Roman" w:hAnsi="Times New Roman" w:cs="Times New Roman"/>
        </w:rPr>
        <w:t xml:space="preserve"> </w:t>
      </w:r>
      <w:r>
        <w:rPr>
          <w:rFonts w:ascii="Times New Roman" w:eastAsia="Times New Roman" w:hAnsi="Times New Roman" w:cs="Times New Roman"/>
        </w:rPr>
        <w:t xml:space="preserve">much</w:t>
      </w:r>
      <w:r>
        <w:rPr>
          <w:rFonts w:ascii="Times New Roman" w:eastAsia="Times New Roman" w:hAnsi="Times New Roman" w:cs="Times New Roman"/>
        </w:rPr>
        <w:t xml:space="preserve"> </w:t>
      </w:r>
      <w:r>
        <w:rPr>
          <w:rFonts w:ascii="Times New Roman" w:eastAsia="Times New Roman" w:hAnsi="Times New Roman" w:cs="Times New Roman"/>
        </w:rPr>
        <w:t xml:space="preserve">more</w:t>
      </w:r>
      <w:r>
        <w:rPr>
          <w:rFonts w:ascii="Times New Roman" w:eastAsia="Times New Roman" w:hAnsi="Times New Roman" w:cs="Times New Roman"/>
        </w:rPr>
        <w:t xml:space="preserve"> </w:t>
      </w:r>
      <w:r>
        <w:rPr>
          <w:rFonts w:ascii="Times New Roman" w:eastAsia="Times New Roman" w:hAnsi="Times New Roman" w:cs="Times New Roman"/>
        </w:rPr>
        <w:t xml:space="preserve">sensitive</w:t>
      </w:r>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both</w:t>
      </w:r>
      <w:r>
        <w:rPr>
          <w:rFonts w:ascii="Times New Roman" w:eastAsia="Times New Roman" w:hAnsi="Times New Roman" w:cs="Times New Roman"/>
        </w:rPr>
        <w:t xml:space="preserve"> </w:t>
      </w:r>
      <w:r>
        <w:rPr>
          <w:rFonts w:ascii="Times New Roman" w:eastAsia="Times New Roman" w:hAnsi="Times New Roman" w:cs="Times New Roman"/>
        </w:rPr>
        <w:t xml:space="preserve">sampling</w:t>
      </w:r>
      <w:r>
        <w:rPr>
          <w:rFonts w:ascii="Times New Roman" w:eastAsia="Times New Roman" w:hAnsi="Times New Roman" w:cs="Times New Roman"/>
        </w:rPr>
        <w:t xml:space="preserve"> </w:t>
      </w:r>
      <w:r>
        <w:rPr>
          <w:rFonts w:ascii="Times New Roman" w:eastAsia="Times New Roman" w:hAnsi="Times New Roman" w:cs="Times New Roman"/>
        </w:rPr>
        <w:t xml:space="preserve">effort</w:t>
      </w:r>
      <w:r>
        <w:rPr>
          <w:rFonts w:ascii="Times New Roman" w:eastAsia="Times New Roman" w:hAnsi="Times New Roman" w:cs="Times New Roman"/>
        </w:rPr>
        <w:t xml:space="preserve"> </w:t>
      </w:r>
      <w:r>
        <w:rPr>
          <w:rFonts w:ascii="Times New Roman" w:eastAsia="Times New Roman" w:hAnsi="Times New Roman" w:cs="Times New Roman"/>
        </w:rPr>
        <w:t xml:space="preserve">and</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underlying</w:t>
      </w:r>
      <w:r>
        <w:rPr>
          <w:rFonts w:ascii="Times New Roman" w:eastAsia="Times New Roman" w:hAnsi="Times New Roman" w:cs="Times New Roman"/>
        </w:rPr>
        <w:t xml:space="preserve"> </w:t>
      </w:r>
      <w:r>
        <w:rPr>
          <w:rFonts w:ascii="Times New Roman" w:eastAsia="Times New Roman" w:hAnsi="Times New Roman" w:cs="Times New Roman"/>
        </w:rPr>
        <w:t xml:space="preserve">spatial</w:t>
      </w:r>
      <w:r>
        <w:rPr>
          <w:rFonts w:ascii="Times New Roman" w:eastAsia="Times New Roman" w:hAnsi="Times New Roman" w:cs="Times New Roman"/>
        </w:rPr>
        <w:t xml:space="preserve"> </w:t>
      </w:r>
      <w:r>
        <w:rPr>
          <w:rFonts w:ascii="Times New Roman" w:eastAsia="Times New Roman" w:hAnsi="Times New Roman" w:cs="Times New Roman"/>
        </w:rPr>
        <w:t xml:space="preserve">autocorrelation</w:t>
      </w:r>
      <w:r>
        <w:rPr>
          <w:rFonts w:ascii="Times New Roman" w:eastAsia="Times New Roman" w:hAnsi="Times New Roman" w:cs="Times New Roman"/>
        </w:rPr>
        <w:t xml:space="preserve"> </w:t>
      </w:r>
      <w:r>
        <w:rPr>
          <w:rFonts w:ascii="Times New Roman" w:eastAsia="Times New Roman" w:hAnsi="Times New Roman" w:cs="Times New Roman"/>
        </w:rPr>
        <w:t xml:space="preserve">of</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species</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rPr>
        <w:t xml:space="preserve">Figure</w:t>
      </w:r>
      <w:r>
        <w:rPr>
          <w:rFonts w:ascii="Times New Roman" w:eastAsia="Times New Roman" w:hAnsi="Times New Roman" w:cs="Times New Roman"/>
        </w:rPr>
        <w:t xml:space="preserve"> </w:t>
      </w:r>
      <w:r>
        <w:rPr>
          <w:rFonts w:ascii="Times New Roman" w:eastAsia="Times New Roman" w:hAnsi="Times New Roman" w:cs="Times New Roman"/>
        </w:rPr>
        <w:t xml:space="preserve">4</w:t>
      </w:r>
      <w:r>
        <w:rPr>
          <w:rFonts w:ascii="Times New Roman" w:eastAsia="Times New Roman" w:hAnsi="Times New Roman" w:cs="Times New Roman"/>
        </w:rPr>
        <w:t xml:space="preserve">A</w:t>
      </w:r>
      <w:r>
        <w:rPr>
          <w:rFonts w:ascii="Times New Roman" w:eastAsia="Times New Roman" w:hAnsi="Times New Roman" w:cs="Times New Roman"/>
        </w:rPr>
        <w:t xml:space="preserve">)</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Prediction</w:t>
      </w:r>
      <w:r>
        <w:rPr>
          <w:rFonts w:ascii="Times New Roman" w:eastAsia="Times New Roman" w:hAnsi="Times New Roman" w:cs="Times New Roman"/>
        </w:rPr>
        <w:t xml:space="preserve"> </w:t>
      </w:r>
      <w:r>
        <w:rPr>
          <w:rFonts w:ascii="Times New Roman" w:eastAsia="Times New Roman" w:hAnsi="Times New Roman" w:cs="Times New Roman"/>
        </w:rPr>
        <w:t xml:space="preserve">is</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more</w:t>
      </w:r>
      <w:r>
        <w:rPr>
          <w:rFonts w:ascii="Times New Roman" w:eastAsia="Times New Roman" w:hAnsi="Times New Roman" w:cs="Times New Roman"/>
        </w:rPr>
        <w:t xml:space="preserve"> </w:t>
      </w:r>
      <w:r>
        <w:rPr>
          <w:rFonts w:ascii="Times New Roman" w:eastAsia="Times New Roman" w:hAnsi="Times New Roman" w:cs="Times New Roman"/>
        </w:rPr>
        <w:t xml:space="preserve">demanding</w:t>
      </w:r>
      <w:r>
        <w:rPr>
          <w:rFonts w:ascii="Times New Roman" w:eastAsia="Times New Roman" w:hAnsi="Times New Roman" w:cs="Times New Roman"/>
        </w:rPr>
        <w:t xml:space="preserve"> </w:t>
      </w:r>
      <w:r>
        <w:rPr>
          <w:rFonts w:ascii="Times New Roman" w:eastAsia="Times New Roman" w:hAnsi="Times New Roman" w:cs="Times New Roman"/>
        </w:rPr>
        <w:t xml:space="preserve">of</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two</w:t>
      </w:r>
      <w:r>
        <w:rPr>
          <w:rFonts w:ascii="Times New Roman" w:eastAsia="Times New Roman" w:hAnsi="Times New Roman" w:cs="Times New Roman"/>
        </w:rPr>
        <w:t xml:space="preserve"> </w:t>
      </w:r>
      <w:r>
        <w:rPr>
          <w:rFonts w:ascii="Times New Roman" w:eastAsia="Times New Roman" w:hAnsi="Times New Roman" w:cs="Times New Roman"/>
        </w:rPr>
        <w:t xml:space="preserve">because</w:t>
      </w:r>
      <w:r>
        <w:rPr>
          <w:rFonts w:ascii="Times New Roman" w:eastAsia="Times New Roman" w:hAnsi="Times New Roman" w:cs="Times New Roman"/>
        </w:rPr>
        <w:t xml:space="preserve"> </w:t>
      </w:r>
      <w:r>
        <w:rPr>
          <w:rFonts w:ascii="Times New Roman" w:eastAsia="Times New Roman" w:hAnsi="Times New Roman" w:cs="Times New Roman"/>
        </w:rPr>
        <w:t xml:space="preserve">it</w:t>
      </w:r>
      <w:r>
        <w:rPr>
          <w:rFonts w:ascii="Times New Roman" w:eastAsia="Times New Roman" w:hAnsi="Times New Roman" w:cs="Times New Roman"/>
        </w:rPr>
        <w:t xml:space="preserve"> </w:t>
      </w:r>
      <w:r>
        <w:rPr>
          <w:rFonts w:ascii="Times New Roman" w:eastAsia="Times New Roman" w:hAnsi="Times New Roman" w:cs="Times New Roman"/>
        </w:rPr>
        <w:t xml:space="preserve">requires</w:t>
      </w:r>
      <w:r>
        <w:rPr>
          <w:rFonts w:ascii="Times New Roman" w:eastAsia="Times New Roman" w:hAnsi="Times New Roman" w:cs="Times New Roman"/>
        </w:rPr>
        <w:t xml:space="preserve"> </w:t>
      </w:r>
      <w:r>
        <w:rPr>
          <w:rFonts w:ascii="Times New Roman" w:eastAsia="Times New Roman" w:hAnsi="Times New Roman" w:cs="Times New Roman"/>
        </w:rPr>
        <w:t xml:space="preserve">both</w:t>
      </w:r>
      <w:r>
        <w:rPr>
          <w:rFonts w:ascii="Times New Roman" w:eastAsia="Times New Roman" w:hAnsi="Times New Roman" w:cs="Times New Roman"/>
        </w:rPr>
        <w:t xml:space="preserve"> </w:t>
      </w:r>
      <w:r>
        <w:rPr>
          <w:rFonts w:ascii="Times New Roman" w:eastAsia="Times New Roman" w:hAnsi="Times New Roman" w:cs="Times New Roman"/>
        </w:rPr>
        <w:t xml:space="preserve">accurate</w:t>
      </w:r>
      <w:r>
        <w:rPr>
          <w:rFonts w:ascii="Times New Roman" w:eastAsia="Times New Roman" w:hAnsi="Times New Roman" w:cs="Times New Roman"/>
        </w:rPr>
        <w:t xml:space="preserve"> </w:t>
      </w:r>
      <w:r>
        <w:rPr>
          <w:rFonts w:ascii="Times New Roman" w:eastAsia="Times New Roman" w:hAnsi="Times New Roman" w:cs="Times New Roman"/>
        </w:rPr>
        <w:t xml:space="preserve">covariance</w:t>
      </w:r>
      <w:r>
        <w:rPr>
          <w:rFonts w:ascii="Times New Roman" w:eastAsia="Times New Roman" w:hAnsi="Times New Roman" w:cs="Times New Roman"/>
        </w:rPr>
        <w:t xml:space="preserve"> </w:t>
      </w:r>
      <w:r>
        <w:rPr>
          <w:rFonts w:ascii="Times New Roman" w:eastAsia="Times New Roman" w:hAnsi="Times New Roman" w:cs="Times New Roman"/>
        </w:rPr>
        <w:t xml:space="preserve">parameters</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rPr>
        <w:t xml:space="preserve">Eq</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1</w:t>
      </w:r>
      <w:r>
        <w:rPr>
          <w:rFonts w:ascii="Times New Roman" w:eastAsia="Times New Roman" w:hAnsi="Times New Roman" w:cs="Times New Roman"/>
        </w:rPr>
        <w:t xml:space="preserve">–</w:t>
      </w:r>
      <w:r>
        <w:rPr>
          <w:rFonts w:ascii="Times New Roman" w:eastAsia="Times New Roman" w:hAnsi="Times New Roman" w:cs="Times New Roman"/>
        </w:rPr>
        <w:t xml:space="preserve">2</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and</w:t>
      </w:r>
      <w:r>
        <w:rPr>
          <w:rFonts w:ascii="Times New Roman" w:eastAsia="Times New Roman" w:hAnsi="Times New Roman" w:cs="Times New Roman"/>
        </w:rPr>
        <w:t xml:space="preserve"> </w:t>
      </w:r>
      <w:r>
        <w:rPr>
          <w:rFonts w:ascii="Times New Roman" w:eastAsia="Times New Roman" w:hAnsi="Times New Roman" w:cs="Times New Roman"/>
        </w:rPr>
        <w:t xml:space="preserve">observed</w:t>
      </w:r>
      <w:r>
        <w:rPr>
          <w:rFonts w:ascii="Times New Roman" w:eastAsia="Times New Roman" w:hAnsi="Times New Roman" w:cs="Times New Roman"/>
        </w:rPr>
        <w:t xml:space="preserve"> </w:t>
      </w:r>
      <w:r>
        <w:rPr>
          <w:rFonts w:ascii="Times New Roman" w:eastAsia="Times New Roman" w:hAnsi="Times New Roman" w:cs="Times New Roman"/>
        </w:rPr>
        <w:t xml:space="preserve">points</w:t>
      </w:r>
      <w:r>
        <w:rPr>
          <w:rFonts w:ascii="Times New Roman" w:eastAsia="Times New Roman" w:hAnsi="Times New Roman" w:cs="Times New Roman"/>
        </w:rPr>
        <w:t xml:space="preserve"> </w:t>
      </w:r>
      <w:r>
        <w:rPr>
          <w:rFonts w:ascii="Times New Roman" w:eastAsia="Times New Roman" w:hAnsi="Times New Roman" w:cs="Times New Roman"/>
        </w:rPr>
        <w:t xml:space="preserve">close</w:t>
      </w:r>
      <w:r>
        <w:rPr>
          <w:rFonts w:ascii="Times New Roman" w:eastAsia="Times New Roman" w:hAnsi="Times New Roman" w:cs="Times New Roman"/>
        </w:rPr>
        <w:t xml:space="preserve"> </w:t>
      </w:r>
      <w:r>
        <w:rPr>
          <w:rFonts w:ascii="Times New Roman" w:eastAsia="Times New Roman" w:hAnsi="Times New Roman" w:cs="Times New Roman"/>
        </w:rPr>
        <w:t xml:space="preserve">enough</w:t>
      </w:r>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location</w:t>
      </w:r>
      <w:r>
        <w:rPr>
          <w:rFonts w:ascii="Times New Roman" w:eastAsia="Times New Roman" w:hAnsi="Times New Roman" w:cs="Times New Roman"/>
        </w:rPr>
        <w:t xml:space="preserve"> </w:t>
      </w:r>
      <w:r>
        <w:rPr>
          <w:rFonts w:ascii="Times New Roman" w:eastAsia="Times New Roman" w:hAnsi="Times New Roman" w:cs="Times New Roman"/>
        </w:rPr>
        <w:t xml:space="preserve">being</w:t>
      </w:r>
      <w:r>
        <w:rPr>
          <w:rFonts w:ascii="Times New Roman" w:eastAsia="Times New Roman" w:hAnsi="Times New Roman" w:cs="Times New Roman"/>
        </w:rPr>
        <w:t xml:space="preserve"> </w:t>
      </w:r>
      <w:r>
        <w:rPr>
          <w:rFonts w:ascii="Times New Roman" w:eastAsia="Times New Roman" w:hAnsi="Times New Roman" w:cs="Times New Roman"/>
        </w:rPr>
        <w:t xml:space="preserve">predicted</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rPr>
        <w:t xml:space="preserve">Eq</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3</w:t>
      </w:r>
      <w:r>
        <w:rPr>
          <w:rFonts w:ascii="Times New Roman" w:eastAsia="Times New Roman" w:hAnsi="Times New Roman" w:cs="Times New Roman"/>
        </w:rPr>
        <w:t xml:space="preserve">)</w:t>
      </w:r>
      <w:r>
        <w:rPr>
          <w:rFonts w:ascii="Times New Roman" w:eastAsia="Times New Roman" w:hAnsi="Times New Roman" w:cs="Times New Roman"/>
        </w:rPr>
        <w:t xml:space="preserve">.</w:t>
      </w:r>
      <w:r>
        <w:rPr>
          <w:rFonts w:ascii="Times New Roman" w:eastAsia="Times New Roman" w:hAnsi="Times New Roman" w:cs="Times New Roman"/>
        </w:rPr>
        <w:t xml:space="preserve"> </w:t>
      </w:r>
    </w:p>
    <w:p w14:paraId="37656697" w14:textId="77777777" w:rsidR="00286ADA" w:rsidRDefault="00286ADA" w:rsidP="001643E6">
      <w:pPr>
        <w:spacing w:after="0" w:line="480" w:lineRule="auto"/>
        <w:jc w:val="left"/>
        <w:rPr>
          <w:del w:id="9553" w:author="Gledis Guri" w:date="2026-09-25T00:00:00Z"/>
          <w:rFonts w:ascii="Times New Roman" w:eastAsia="Times New Roman" w:hAnsi="Times New Roman" w:cs="Times New Roman"/>
        </w:rPr>
      </w:pPr>
    </w:p>
    <w:bookmarkEnd w:id="23"/>
    <w:p w14:paraId="0697FEC0" w14:textId="633DD506" w:rsidR="002E285D" w:rsidRDefault="002E285D" w:rsidP="001643E6">
      <w:pPr>
        <w:spacing w:after="0" w:line="480" w:lineRule="auto"/>
        <w:ind w:firstLine="720"/>
        <w:jc w:val="left"/>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3FB49D0F" w14:textId="77777777" w:rsidR="00DF52B6" w:rsidRDefault="00DF52B6" w:rsidP="001643E6">
      <w:pPr>
        <w:spacing w:after="0" w:line="480" w:lineRule="auto"/>
        <w:jc w:val="left"/>
        <w:rPr>
          <w:del w:id="9554" w:author="Gledis Guri" w:date="2026-09-25T00:00:00Z"/>
          <w:rFonts w:ascii="Times New Roman" w:eastAsia="Times New Roman" w:hAnsi="Times New Roman" w:cs="Times New Roman"/>
        </w:rPr>
      </w:pPr>
    </w:p>
    <w:p w14:paraId="34C4184A" w14:textId="67BC5924" w:rsidR="00CE2CA0" w:rsidRDefault="00CE2CA0" w:rsidP="001643E6">
      <w:pPr>
        <w:spacing w:after="0" w:line="480" w:lineRule="auto"/>
        <w:ind w:firstLine="720"/>
        <w:jc w:val="left"/>
        <w:rPr>
          <w:rFonts w:ascii="Times New Roman" w:eastAsia="Times New Roman" w:hAnsi="Times New Roman" w:cs="Times New Roman"/>
        </w:rPr>
      </w:pPr>
      <w:del w:id="9452" w:author="Gledis Guri" w:date="2026-09-25T00:00:00Z">
        <w:r>
          <w:rPr>
            <w:rFonts w:ascii="Times New Roman" w:eastAsia="Times New Roman" w:hAnsi="Times New Roman" w:cs="Times New Roman"/>
          </w:rPr>
          <w:delText xml:space="preserve">Taken</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together</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these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results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suggest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that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framework</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translates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into</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small</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set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of</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design</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considerations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that</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can</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be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resolved</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before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a</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cruise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is</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planned</w:delText>
        </w:r>
        <w:r>
          <w:rPr>
            <w:rFonts w:ascii="Times New Roman" w:eastAsia="Times New Roman" w:hAnsi="Times New Roman" w:cs="Times New Roman"/>
          </w:rPr>
          <w:delText xml:space="preserv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The</w:delText>
        </w:r>
      </w:del>
      <w:ins w:id="9453" w:author="Gledis Guri" w:date="2026-09-25T00:00:00Z">
        <w:r>
          <w:rPr>
            <w:rFonts w:ascii="Times New Roman" w:eastAsia="Times New Roman" w:hAnsi="Times New Roman" w:cs="Times New Roman"/>
          </w:rPr>
          <w:t xml:space="preserve">In practice, the</w:t>
        </w:r>
      </w:ins>
      <w:r>
        <w:rPr>
          <w:rFonts w:ascii="Times New Roman" w:eastAsia="Times New Roman" w:hAnsi="Times New Roman" w:cs="Times New Roman"/>
        </w:rPr>
        <w:t xml:space="preserve"> </w:t>
      </w:r>
      <w:r>
        <w:rPr>
          <w:rFonts w:ascii="Times New Roman" w:eastAsia="Times New Roman" w:hAnsi="Times New Roman" w:cs="Times New Roman"/>
        </w:rPr>
        <w:t xml:space="preserve">starting</w:t>
      </w:r>
      <w:r>
        <w:rPr>
          <w:rFonts w:ascii="Times New Roman" w:eastAsia="Times New Roman" w:hAnsi="Times New Roman" w:cs="Times New Roman"/>
        </w:rPr>
        <w:t xml:space="preserve"> </w:t>
      </w:r>
      <w:r>
        <w:rPr>
          <w:rFonts w:ascii="Times New Roman" w:eastAsia="Times New Roman" w:hAnsi="Times New Roman" w:cs="Times New Roman"/>
        </w:rPr>
        <w:t xml:space="preserve">point</w:t>
      </w:r>
      <w:r>
        <w:rPr>
          <w:rFonts w:ascii="Times New Roman" w:eastAsia="Times New Roman" w:hAnsi="Times New Roman" w:cs="Times New Roman"/>
        </w:rPr>
        <w:t xml:space="preserve"> </w:t>
      </w:r>
      <w:r>
        <w:rPr>
          <w:rFonts w:ascii="Times New Roman" w:eastAsia="Times New Roman" w:hAnsi="Times New Roman" w:cs="Times New Roman"/>
        </w:rPr>
        <w:t xml:space="preserve">is</w:t>
      </w:r>
      <w:r>
        <w:rPr>
          <w:rFonts w:ascii="Times New Roman" w:eastAsia="Times New Roman" w:hAnsi="Times New Roman" w:cs="Times New Roman"/>
        </w:rPr>
        <w:t xml:space="preserve"> </w:t>
      </w:r>
      <w:r>
        <w:rPr>
          <w:rFonts w:ascii="Times New Roman" w:eastAsia="Times New Roman" w:hAnsi="Times New Roman" w:cs="Times New Roman"/>
        </w:rPr>
        <w:t xml:space="preserve">a</w:t>
      </w:r>
      <w:r>
        <w:rPr>
          <w:rFonts w:ascii="Times New Roman" w:eastAsia="Times New Roman" w:hAnsi="Times New Roman" w:cs="Times New Roman"/>
        </w:rPr>
        <w:t xml:space="preserve"> </w:t>
      </w:r>
      <w:r>
        <w:rPr>
          <w:rFonts w:ascii="Times New Roman" w:eastAsia="Times New Roman" w:hAnsi="Times New Roman" w:cs="Times New Roman"/>
        </w:rPr>
        <w:t xml:space="preserve">clear</w:t>
      </w:r>
      <w:r>
        <w:rPr>
          <w:rFonts w:ascii="Times New Roman" w:eastAsia="Times New Roman" w:hAnsi="Times New Roman" w:cs="Times New Roman"/>
        </w:rPr>
        <w:t xml:space="preserve"> </w:t>
      </w:r>
      <w:r>
        <w:rPr>
          <w:rFonts w:ascii="Times New Roman" w:eastAsia="Times New Roman" w:hAnsi="Times New Roman" w:cs="Times New Roman"/>
        </w:rPr>
        <w:t xml:space="preserve">statement</w:t>
      </w:r>
      <w:r>
        <w:rPr>
          <w:rFonts w:ascii="Times New Roman" w:eastAsia="Times New Roman" w:hAnsi="Times New Roman" w:cs="Times New Roman"/>
        </w:rPr>
        <w:t xml:space="preserve"> </w:t>
      </w:r>
      <w:r>
        <w:rPr>
          <w:rFonts w:ascii="Times New Roman" w:eastAsia="Times New Roman" w:hAnsi="Times New Roman" w:cs="Times New Roman"/>
        </w:rPr>
        <w:t xml:space="preserve">of</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inferential</w:t>
      </w:r>
      <w:r>
        <w:rPr>
          <w:rFonts w:ascii="Times New Roman" w:eastAsia="Times New Roman" w:hAnsi="Times New Roman" w:cs="Times New Roman"/>
        </w:rPr>
        <w:t xml:space="preserve"> </w:t>
      </w:r>
      <w:r>
        <w:rPr>
          <w:rFonts w:ascii="Times New Roman" w:eastAsia="Times New Roman" w:hAnsi="Times New Roman" w:cs="Times New Roman"/>
        </w:rPr>
        <w:t xml:space="preserve">objective</w:t>
      </w:r>
      <w:r>
        <w:rPr>
          <w:rFonts w:ascii="Times New Roman" w:eastAsia="Times New Roman" w:hAnsi="Times New Roman" w:cs="Times New Roman"/>
        </w:rPr>
        <w:t xml:space="preserve"> </w:t>
      </w:r>
      <w:r>
        <w:rPr>
          <w:rFonts w:ascii="Times New Roman" w:eastAsia="Times New Roman" w:hAnsi="Times New Roman" w:cs="Times New Roman"/>
        </w:rPr>
        <w:t xml:space="preserve">and</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precision</w:t>
      </w:r>
      <w:r>
        <w:rPr>
          <w:rFonts w:ascii="Times New Roman" w:eastAsia="Times New Roman" w:hAnsi="Times New Roman" w:cs="Times New Roman"/>
        </w:rPr>
        <w:t xml:space="preserve"> </w:t>
      </w:r>
      <w:r>
        <w:rPr>
          <w:rFonts w:ascii="Times New Roman" w:eastAsia="Times New Roman" w:hAnsi="Times New Roman" w:cs="Times New Roman"/>
        </w:rPr>
        <w:t xml:space="preserve">it</w:t>
      </w:r>
      <w:r>
        <w:rPr>
          <w:rFonts w:ascii="Times New Roman" w:eastAsia="Times New Roman" w:hAnsi="Times New Roman" w:cs="Times New Roman"/>
        </w:rPr>
        <w:t xml:space="preserve"> </w:t>
      </w:r>
      <w:r>
        <w:rPr>
          <w:rFonts w:ascii="Times New Roman" w:eastAsia="Times New Roman" w:hAnsi="Times New Roman" w:cs="Times New Roman"/>
        </w:rPr>
        <w:t xml:space="preserve">demands</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since</w:t>
      </w:r>
      <w:r>
        <w:rPr>
          <w:rFonts w:ascii="Times New Roman" w:eastAsia="Times New Roman" w:hAnsi="Times New Roman" w:cs="Times New Roman"/>
        </w:rPr>
        <w:t xml:space="preserve"> </w:t>
      </w:r>
      <w:r>
        <w:rPr>
          <w:rFonts w:ascii="Times New Roman" w:eastAsia="Times New Roman" w:hAnsi="Times New Roman" w:cs="Times New Roman"/>
        </w:rPr>
        <w:t xml:space="preserve">this</w:t>
      </w:r>
      <w:r>
        <w:rPr>
          <w:rFonts w:ascii="Times New Roman" w:eastAsia="Times New Roman" w:hAnsi="Times New Roman" w:cs="Times New Roman"/>
        </w:rPr>
        <w:t xml:space="preserve"> </w:t>
      </w:r>
      <w:r>
        <w:rPr>
          <w:rFonts w:ascii="Times New Roman" w:eastAsia="Times New Roman" w:hAnsi="Times New Roman" w:cs="Times New Roman"/>
        </w:rPr>
        <w:t xml:space="preserve">determines</w:t>
      </w:r>
      <w:r>
        <w:rPr>
          <w:rFonts w:ascii="Times New Roman" w:eastAsia="Times New Roman" w:hAnsi="Times New Roman" w:cs="Times New Roman"/>
        </w:rPr>
        <w:t xml:space="preserve"> </w:t>
      </w:r>
      <w:r>
        <w:rPr>
          <w:rFonts w:ascii="Times New Roman" w:eastAsia="Times New Roman" w:hAnsi="Times New Roman" w:cs="Times New Roman"/>
        </w:rPr>
        <w:t xml:space="preserve">whether</w:t>
      </w:r>
      <w:r>
        <w:rPr>
          <w:rFonts w:ascii="Times New Roman" w:eastAsia="Times New Roman" w:hAnsi="Times New Roman" w:cs="Times New Roman"/>
        </w:rPr>
        <w:t xml:space="preserve"> </w:t>
      </w:r>
      <w:r>
        <w:rPr>
          <w:rFonts w:ascii="Times New Roman" w:eastAsia="Times New Roman" w:hAnsi="Times New Roman" w:cs="Times New Roman"/>
        </w:rPr>
        <w:t xml:space="preserve">effort</w:t>
      </w:r>
      <w:r>
        <w:rPr>
          <w:rFonts w:ascii="Times New Roman" w:eastAsia="Times New Roman" w:hAnsi="Times New Roman" w:cs="Times New Roman"/>
        </w:rPr>
        <w:t xml:space="preserve"> </w:t>
      </w:r>
      <w:r>
        <w:rPr>
          <w:rFonts w:ascii="Times New Roman" w:eastAsia="Times New Roman" w:hAnsi="Times New Roman" w:cs="Times New Roman"/>
        </w:rPr>
        <w:t xml:space="preserve">should</w:t>
      </w:r>
      <w:r>
        <w:rPr>
          <w:rFonts w:ascii="Times New Roman" w:eastAsia="Times New Roman" w:hAnsi="Times New Roman" w:cs="Times New Roman"/>
        </w:rPr>
        <w:t xml:space="preserve"> </w:t>
      </w:r>
      <w:r>
        <w:rPr>
          <w:rFonts w:ascii="Times New Roman" w:eastAsia="Times New Roman" w:hAnsi="Times New Roman" w:cs="Times New Roman"/>
        </w:rPr>
        <w:t xml:space="preserve">prioritize</w:t>
      </w:r>
      <w:r>
        <w:rPr>
          <w:rFonts w:ascii="Times New Roman" w:eastAsia="Times New Roman" w:hAnsi="Times New Roman" w:cs="Times New Roman"/>
        </w:rPr>
        <w:t xml:space="preserve"> </w:t>
      </w:r>
      <w:r>
        <w:rPr>
          <w:rFonts w:ascii="Times New Roman" w:eastAsia="Times New Roman" w:hAnsi="Times New Roman" w:cs="Times New Roman"/>
        </w:rPr>
        <w:t xml:space="preserve">spatial</w:t>
      </w:r>
      <w:r>
        <w:rPr>
          <w:rFonts w:ascii="Times New Roman" w:eastAsia="Times New Roman" w:hAnsi="Times New Roman" w:cs="Times New Roman"/>
        </w:rPr>
        <w:t xml:space="preserve"> </w:t>
      </w:r>
      <w:r>
        <w:rPr>
          <w:rFonts w:ascii="Times New Roman" w:eastAsia="Times New Roman" w:hAnsi="Times New Roman" w:cs="Times New Roman"/>
        </w:rPr>
        <w:t xml:space="preserve">coverage</w:t>
      </w:r>
      <w:r>
        <w:rPr>
          <w:rFonts w:ascii="Times New Roman" w:eastAsia="Times New Roman" w:hAnsi="Times New Roman" w:cs="Times New Roman"/>
        </w:rPr>
        <w:t xml:space="preserve"> </w:t>
      </w:r>
      <w:r>
        <w:rPr>
          <w:rFonts w:ascii="Times New Roman" w:eastAsia="Times New Roman" w:hAnsi="Times New Roman" w:cs="Times New Roman"/>
        </w:rPr>
        <w:t xml:space="preserve">or</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resolution</w:t>
      </w:r>
      <w:r>
        <w:rPr>
          <w:rFonts w:ascii="Times New Roman" w:eastAsia="Times New Roman" w:hAnsi="Times New Roman" w:cs="Times New Roman"/>
        </w:rPr>
        <w:t xml:space="preserve"> </w:t>
      </w:r>
      <w:r>
        <w:rPr>
          <w:rFonts w:ascii="Times New Roman" w:eastAsia="Times New Roman" w:hAnsi="Times New Roman" w:cs="Times New Roman"/>
        </w:rPr>
        <w:t xml:space="preserve">of</w:t>
      </w:r>
      <w:r>
        <w:rPr>
          <w:rFonts w:ascii="Times New Roman" w:eastAsia="Times New Roman" w:hAnsi="Times New Roman" w:cs="Times New Roman"/>
        </w:rPr>
        <w:t xml:space="preserve"> </w:t>
      </w:r>
      <w:r>
        <w:rPr>
          <w:rFonts w:ascii="Times New Roman" w:eastAsia="Times New Roman" w:hAnsi="Times New Roman" w:cs="Times New Roman"/>
        </w:rPr>
        <w:t xml:space="preserve">fine</w:t>
      </w:r>
      <w:r>
        <w:rPr>
          <w:rFonts w:ascii="Times New Roman" w:eastAsia="Times New Roman" w:hAnsi="Times New Roman" w:cs="Times New Roman"/>
        </w:rPr>
        <w:t xml:space="preserve">-</w:t>
      </w:r>
      <w:r>
        <w:rPr>
          <w:rFonts w:ascii="Times New Roman" w:eastAsia="Times New Roman" w:hAnsi="Times New Roman" w:cs="Times New Roman"/>
        </w:rPr>
        <w:t xml:space="preserve">scale</w:t>
      </w:r>
      <w:r>
        <w:rPr>
          <w:rFonts w:ascii="Times New Roman" w:eastAsia="Times New Roman" w:hAnsi="Times New Roman" w:cs="Times New Roman"/>
        </w:rPr>
        <w:t xml:space="preserve"> </w:t>
      </w:r>
      <w:r>
        <w:rPr>
          <w:rFonts w:ascii="Times New Roman" w:eastAsia="Times New Roman" w:hAnsi="Times New Roman" w:cs="Times New Roman"/>
        </w:rPr>
        <w:t xml:space="preserve">autocorrelation</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This</w:t>
      </w:r>
      <w:r>
        <w:rPr>
          <w:rFonts w:ascii="Times New Roman" w:eastAsia="Times New Roman" w:hAnsi="Times New Roman" w:cs="Times New Roman"/>
        </w:rPr>
        <w:t xml:space="preserve"> </w:t>
      </w:r>
      <w:r>
        <w:rPr>
          <w:rFonts w:ascii="Times New Roman" w:eastAsia="Times New Roman" w:hAnsi="Times New Roman" w:cs="Times New Roman"/>
        </w:rPr>
        <w:t xml:space="preserve">is</w:t>
      </w:r>
      <w:r>
        <w:rPr>
          <w:rFonts w:ascii="Times New Roman" w:eastAsia="Times New Roman" w:hAnsi="Times New Roman" w:cs="Times New Roman"/>
        </w:rPr>
        <w:t xml:space="preserve"> </w:t>
      </w:r>
      <w:r>
        <w:rPr>
          <w:rFonts w:ascii="Times New Roman" w:eastAsia="Times New Roman" w:hAnsi="Times New Roman" w:cs="Times New Roman"/>
        </w:rPr>
        <w:t xml:space="preserve">complemented</w:t>
      </w:r>
      <w:r>
        <w:rPr>
          <w:rFonts w:ascii="Times New Roman" w:eastAsia="Times New Roman" w:hAnsi="Times New Roman" w:cs="Times New Roman"/>
        </w:rPr>
        <w:t xml:space="preserve"> </w:t>
      </w:r>
      <w:r>
        <w:rPr>
          <w:rFonts w:ascii="Times New Roman" w:eastAsia="Times New Roman" w:hAnsi="Times New Roman" w:cs="Times New Roman"/>
        </w:rPr>
        <w:t xml:space="preserve">by</w:t>
      </w:r>
      <w:r>
        <w:rPr>
          <w:rFonts w:ascii="Times New Roman" w:eastAsia="Times New Roman" w:hAnsi="Times New Roman" w:cs="Times New Roman"/>
        </w:rPr>
        <w:t xml:space="preserve"> </w:t>
      </w:r>
      <w:r>
        <w:rPr>
          <w:rFonts w:ascii="Times New Roman" w:eastAsia="Times New Roman" w:hAnsi="Times New Roman" w:cs="Times New Roman"/>
        </w:rPr>
        <w:t xml:space="preserve">a</w:t>
      </w:r>
      <w:r>
        <w:rPr>
          <w:rFonts w:ascii="Times New Roman" w:eastAsia="Times New Roman" w:hAnsi="Times New Roman" w:cs="Times New Roman"/>
        </w:rPr>
        <w:t xml:space="preserve"> </w:t>
      </w:r>
      <w:r>
        <w:rPr>
          <w:rFonts w:ascii="Times New Roman" w:eastAsia="Times New Roman" w:hAnsi="Times New Roman" w:cs="Times New Roman"/>
        </w:rPr>
        <w:t xml:space="preserve">prior</w:t>
      </w:r>
      <w:r>
        <w:rPr>
          <w:rFonts w:ascii="Times New Roman" w:eastAsia="Times New Roman" w:hAnsi="Times New Roman" w:cs="Times New Roman"/>
        </w:rPr>
        <w:t xml:space="preserve"> </w:t>
      </w:r>
      <w:r>
        <w:rPr>
          <w:rFonts w:ascii="Times New Roman" w:eastAsia="Times New Roman" w:hAnsi="Times New Roman" w:cs="Times New Roman"/>
        </w:rPr>
        <w:t xml:space="preserve">estimate</w:t>
      </w:r>
      <w:r>
        <w:rPr>
          <w:rFonts w:ascii="Times New Roman" w:eastAsia="Times New Roman" w:hAnsi="Times New Roman" w:cs="Times New Roman"/>
        </w:rPr>
        <w:t xml:space="preserve"> </w:t>
      </w:r>
      <w:r>
        <w:rPr>
          <w:rFonts w:ascii="Times New Roman" w:eastAsia="Times New Roman" w:hAnsi="Times New Roman" w:cs="Times New Roman"/>
        </w:rPr>
        <w:t xml:space="preserve">of</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target</w:t>
      </w:r>
      <w:r>
        <w:rPr>
          <w:rFonts w:ascii="Times New Roman" w:eastAsia="Times New Roman" w:hAnsi="Times New Roman" w:cs="Times New Roman"/>
        </w:rPr>
        <w:t xml:space="preserve"> </w:t>
      </w:r>
      <w:r>
        <w:rPr>
          <w:rFonts w:ascii="Times New Roman" w:eastAsia="Times New Roman" w:hAnsi="Times New Roman" w:cs="Times New Roman"/>
        </w:rPr>
        <w:t xml:space="preserve">taxon</w:t>
      </w:r>
      <w:r>
        <w:rPr>
          <w:rFonts w:ascii="Times New Roman" w:eastAsia="Times New Roman" w:hAnsi="Times New Roman" w:cs="Times New Roman"/>
        </w:rPr>
        <w:t xml:space="preserve">'</w:t>
      </w:r>
      <w:r>
        <w:rPr>
          <w:rFonts w:ascii="Times New Roman" w:eastAsia="Times New Roman" w:hAnsi="Times New Roman" w:cs="Times New Roman"/>
        </w:rPr>
        <w:t xml:space="preserve">s</w:t>
      </w:r>
      <w:r>
        <w:rPr>
          <w:rFonts w:ascii="Times New Roman" w:eastAsia="Times New Roman" w:hAnsi="Times New Roman" w:cs="Times New Roman"/>
        </w:rPr>
        <w:t xml:space="preserve"> </w:t>
      </w:r>
      <w:r>
        <w:rPr>
          <w:rFonts w:ascii="Times New Roman" w:eastAsia="Times New Roman" w:hAnsi="Times New Roman" w:cs="Times New Roman"/>
        </w:rPr>
        <w:t xml:space="preserve">spatial</w:t>
      </w:r>
      <w:r>
        <w:rPr>
          <w:rFonts w:ascii="Times New Roman" w:eastAsia="Times New Roman" w:hAnsi="Times New Roman" w:cs="Times New Roman"/>
        </w:rPr>
        <w:t xml:space="preserve"> </w:t>
      </w:r>
      <w:r>
        <w:rPr>
          <w:rFonts w:ascii="Times New Roman" w:eastAsia="Times New Roman" w:hAnsi="Times New Roman" w:cs="Times New Roman"/>
        </w:rPr>
        <w:t xml:space="preserve">autocorrelation</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drawn</w:t>
      </w:r>
      <w:r>
        <w:rPr>
          <w:rFonts w:ascii="Times New Roman" w:eastAsia="Times New Roman" w:hAnsi="Times New Roman" w:cs="Times New Roman"/>
        </w:rPr>
        <w:t xml:space="preserve"> </w:t>
      </w:r>
      <w:r>
        <w:rPr>
          <w:rFonts w:ascii="Times New Roman" w:eastAsia="Times New Roman" w:hAnsi="Times New Roman" w:cs="Times New Roman"/>
        </w:rPr>
        <w:t xml:space="preserve">from</w:t>
      </w:r>
      <w:r>
        <w:rPr>
          <w:rFonts w:ascii="Times New Roman" w:eastAsia="Times New Roman" w:hAnsi="Times New Roman" w:cs="Times New Roman"/>
        </w:rPr>
        <w:t xml:space="preserve"> </w:t>
      </w:r>
      <w:r>
        <w:rPr>
          <w:rFonts w:ascii="Times New Roman" w:eastAsia="Times New Roman" w:hAnsi="Times New Roman" w:cs="Times New Roman"/>
        </w:rPr>
        <w:t xml:space="preserve">published</w:t>
      </w:r>
      <w:r>
        <w:rPr>
          <w:rFonts w:ascii="Times New Roman" w:eastAsia="Times New Roman" w:hAnsi="Times New Roman" w:cs="Times New Roman"/>
        </w:rPr>
        <w:t xml:space="preserve"> </w:t>
      </w:r>
      <w:r>
        <w:rPr>
          <w:rFonts w:ascii="Times New Roman" w:eastAsia="Times New Roman" w:hAnsi="Times New Roman" w:cs="Times New Roman"/>
        </w:rPr>
        <w:t xml:space="preserve">geostatistical</w:t>
      </w:r>
      <w:r>
        <w:rPr>
          <w:rFonts w:ascii="Times New Roman" w:eastAsia="Times New Roman" w:hAnsi="Times New Roman" w:cs="Times New Roman"/>
        </w:rPr>
        <w:t xml:space="preserve"> </w:t>
      </w:r>
      <w:r>
        <w:rPr>
          <w:rFonts w:ascii="Times New Roman" w:eastAsia="Times New Roman" w:hAnsi="Times New Roman" w:cs="Times New Roman"/>
        </w:rPr>
        <w:t xml:space="preserve">fits</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a</w:t>
      </w:r>
      <w:r>
        <w:rPr>
          <w:rFonts w:ascii="Times New Roman" w:eastAsia="Times New Roman" w:hAnsi="Times New Roman" w:cs="Times New Roman"/>
        </w:rPr>
        <w:t xml:space="preserve"> </w:t>
      </w:r>
      <w:r>
        <w:rPr>
          <w:rFonts w:ascii="Times New Roman" w:eastAsia="Times New Roman" w:hAnsi="Times New Roman" w:cs="Times New Roman"/>
        </w:rPr>
        <w:t xml:space="preserve">pilot</w:t>
      </w:r>
      <w:r>
        <w:rPr>
          <w:rFonts w:ascii="Times New Roman" w:eastAsia="Times New Roman" w:hAnsi="Times New Roman" w:cs="Times New Roman"/>
        </w:rPr>
        <w:t xml:space="preserve"> </w:t>
      </w:r>
      <w:r>
        <w:rPr>
          <w:rFonts w:ascii="Times New Roman" w:eastAsia="Times New Roman" w:hAnsi="Times New Roman" w:cs="Times New Roman"/>
        </w:rPr>
        <w:t xml:space="preserve">survey</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or</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depth</w:t>
      </w:r>
      <w:r>
        <w:rPr>
          <w:rFonts w:ascii="Times New Roman" w:eastAsia="Times New Roman" w:hAnsi="Times New Roman" w:cs="Times New Roman"/>
        </w:rPr>
        <w:t xml:space="preserve">-</w:t>
      </w:r>
      <w:r>
        <w:rPr>
          <w:rFonts w:ascii="Times New Roman" w:eastAsia="Times New Roman" w:hAnsi="Times New Roman" w:cs="Times New Roman"/>
        </w:rPr>
        <w:t xml:space="preserve">related</w:t>
      </w:r>
      <w:r>
        <w:rPr>
          <w:rFonts w:ascii="Times New Roman" w:eastAsia="Times New Roman" w:hAnsi="Times New Roman" w:cs="Times New Roman"/>
        </w:rPr>
        <w:t xml:space="preserve"> </w:t>
      </w:r>
      <w:r>
        <w:rPr>
          <w:rFonts w:ascii="Times New Roman" w:eastAsia="Times New Roman" w:hAnsi="Times New Roman" w:cs="Times New Roman"/>
        </w:rPr>
        <w:t xml:space="preserve">pattern</w:t>
      </w:r>
      <w:r>
        <w:rPr>
          <w:rFonts w:ascii="Times New Roman" w:eastAsia="Times New Roman" w:hAnsi="Times New Roman" w:cs="Times New Roman"/>
        </w:rPr>
        <w:t xml:space="preserve"> </w:t>
      </w:r>
      <w:r>
        <w:rPr>
          <w:rFonts w:ascii="Times New Roman" w:eastAsia="Times New Roman" w:hAnsi="Times New Roman" w:cs="Times New Roman"/>
        </w:rPr>
        <w:t xml:space="preserve">reported</w:t>
      </w:r>
      <w:r>
        <w:rPr>
          <w:rFonts w:ascii="Times New Roman" w:eastAsia="Times New Roman" w:hAnsi="Times New Roman" w:cs="Times New Roman"/>
        </w:rPr>
        <w:t xml:space="preserve"> </w:t>
      </w:r>
      <w:r>
        <w:rPr>
          <w:rFonts w:ascii="Times New Roman" w:eastAsia="Times New Roman" w:hAnsi="Times New Roman" w:cs="Times New Roman"/>
        </w:rPr>
        <w:t xml:space="preserve">here</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which</w:t>
      </w:r>
      <w:r>
        <w:rPr>
          <w:rFonts w:ascii="Times New Roman" w:eastAsia="Times New Roman" w:hAnsi="Times New Roman" w:cs="Times New Roman"/>
        </w:rPr>
        <w:t xml:space="preserve"> </w:t>
      </w:r>
      <w:del w:id="9454" w:author="Gledis Guri" w:date="2026-09-25T00:00:00Z">
        <w:r>
          <w:rPr>
            <w:rFonts w:ascii="Times New Roman" w:eastAsia="Times New Roman" w:hAnsi="Times New Roman" w:cs="Times New Roman"/>
          </w:rPr>
          <w:delText xml:space="preserve">allows</w:delText>
        </w:r>
        <w:r>
          <w:rPr>
            <w:rFonts w:ascii="Times New Roman" w:eastAsia="Times New Roman" w:hAnsi="Times New Roman" w:cs="Times New Roman"/>
          </w:rPr>
          <w:delText xml:space="preserve"> </w:delText>
        </w:r>
      </w:del>
      <w:ins w:id="9455" w:author="Gledis Guri" w:date="2026-09-25T00:00:00Z">
        <w:r>
          <w:rPr>
            <w:rFonts w:ascii="Times New Roman" w:eastAsia="Times New Roman" w:hAnsi="Times New Roman" w:cs="Times New Roman"/>
          </w:rPr>
          <w:t xml:space="preserve">the planner uses (</w:t>
        </w:r>
      </w:ins>
      <w:r>
        <w:rPr>
          <w:rFonts w:ascii="Times New Roman" w:eastAsia="Times New Roman" w:hAnsi="Times New Roman" w:cs="Times New Roman"/>
        </w:rPr>
        <w:t xml:space="preserve">Eq</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6</w:t>
      </w:r>
      <w:del w:id="9456" w:author="Gledis Guri" w:date="2026-09-25T00:00:00Z">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to</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be</w:delText>
        </w:r>
        <w:r>
          <w:rPr>
            <w:rFonts w:ascii="Times New Roman" w:eastAsia="Times New Roman" w:hAnsi="Times New Roman" w:cs="Times New Roman"/>
          </w:rPr>
          <w:delText xml:space="preserve"> </w:delText>
        </w:r>
        <w:r>
          <w:rPr>
            <w:rFonts w:ascii="Times New Roman" w:eastAsia="Times New Roman" w:hAnsi="Times New Roman" w:cs="Times New Roman"/>
          </w:rPr>
          <w:delText xml:space="preserve">used</w:delText>
        </w:r>
      </w:del>
      <w:ins w:id="9457" w:author="Gledis Guri" w:date="2026-09-25T00:00:00Z">
        <w:r>
          <w:rPr>
            <w:rFonts w:ascii="Times New Roman" w:eastAsia="Times New Roman" w:hAnsi="Times New Roman" w:cs="Times New Roman"/>
          </w:rPr>
          <w:t xml:space="preserve">–7)</w:t>
        </w:r>
      </w:ins>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characterize</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relationship</w:t>
      </w:r>
      <w:r>
        <w:rPr>
          <w:rFonts w:ascii="Times New Roman" w:eastAsia="Times New Roman" w:hAnsi="Times New Roman" w:cs="Times New Roman"/>
        </w:rPr>
        <w:t xml:space="preserve"> </w:t>
      </w:r>
      <w:r>
        <w:rPr>
          <w:rFonts w:ascii="Times New Roman" w:eastAsia="Times New Roman" w:hAnsi="Times New Roman" w:cs="Times New Roman"/>
        </w:rPr>
        <w:t xml:space="preserve">between</w:t>
      </w:r>
      <w:r>
        <w:rPr>
          <w:rFonts w:ascii="Times New Roman" w:eastAsia="Times New Roman" w:hAnsi="Times New Roman" w:cs="Times New Roman"/>
        </w:rPr>
        <w:t xml:space="preserve"> </w:t>
      </w:r>
      <w:r>
        <w:rPr>
          <w:rFonts w:ascii="Times New Roman" w:eastAsia="Times New Roman" w:hAnsi="Times New Roman" w:cs="Times New Roman"/>
        </w:rPr>
        <w:t xml:space="preserve">sampling</w:t>
      </w:r>
      <w:r>
        <w:rPr>
          <w:rFonts w:ascii="Times New Roman" w:eastAsia="Times New Roman" w:hAnsi="Times New Roman" w:cs="Times New Roman"/>
        </w:rPr>
        <w:t xml:space="preserve"> </w:t>
      </w:r>
      <w:r>
        <w:rPr>
          <w:rFonts w:ascii="Times New Roman" w:eastAsia="Times New Roman" w:hAnsi="Times New Roman" w:cs="Times New Roman"/>
        </w:rPr>
        <w:t xml:space="preserve">density</w:t>
      </w:r>
      <w:r>
        <w:rPr>
          <w:rFonts w:ascii="Times New Roman" w:eastAsia="Times New Roman" w:hAnsi="Times New Roman" w:cs="Times New Roman"/>
        </w:rPr>
        <w:t xml:space="preserve"> </w:t>
      </w:r>
      <w:r>
        <w:rPr>
          <w:rFonts w:ascii="Times New Roman" w:eastAsia="Times New Roman" w:hAnsi="Times New Roman" w:cs="Times New Roman"/>
        </w:rPr>
        <w:t xml:space="preserve">(</w:t>
      </w:r>
      <w:r>
        <w:rPr>
          <w:rFonts w:ascii="Times New Roman" w:eastAsia="Times New Roman" w:hAnsi="Times New Roman" w:cs="Times New Roman"/>
        </w:rPr>
        <w:t xml:space="preserve">E</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and</w:t>
      </w:r>
      <w:r>
        <w:rPr>
          <w:rFonts w:ascii="Times New Roman" w:eastAsia="Times New Roman" w:hAnsi="Times New Roman" w:cs="Times New Roman"/>
        </w:rPr>
        <w:t xml:space="preserve"> </w:t>
      </w:r>
      <w:r>
        <w:rPr>
          <w:rFonts w:ascii="Times New Roman" w:eastAsia="Times New Roman" w:hAnsi="Times New Roman" w:cs="Times New Roman"/>
        </w:rPr>
        <w:t xml:space="preserve">expected</w:t>
      </w:r>
      <w:r>
        <w:rPr>
          <w:rFonts w:ascii="Times New Roman" w:eastAsia="Times New Roman" w:hAnsi="Times New Roman" w:cs="Times New Roman"/>
        </w:rPr>
        <w:t xml:space="preserve"> </w:t>
      </w:r>
      <w:r>
        <w:rPr>
          <w:rFonts w:ascii="Times New Roman" w:eastAsia="Times New Roman" w:hAnsi="Times New Roman" w:cs="Times New Roman"/>
        </w:rPr>
        <w:t xml:space="preserve">accuracy</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From</w:t>
      </w:r>
      <w:r>
        <w:rPr>
          <w:rFonts w:ascii="Times New Roman" w:eastAsia="Times New Roman" w:hAnsi="Times New Roman" w:cs="Times New Roman"/>
        </w:rPr>
        <w:t xml:space="preserve"> </w:t>
      </w:r>
      <w:r>
        <w:rPr>
          <w:rFonts w:ascii="Times New Roman" w:eastAsia="Times New Roman" w:hAnsi="Times New Roman" w:cs="Times New Roman"/>
        </w:rPr>
        <w:t xml:space="preserve">this</w:t>
      </w:r>
      <w:r>
        <w:rPr>
          <w:rFonts w:ascii="Times New Roman" w:eastAsia="Times New Roman" w:hAnsi="Times New Roman" w:cs="Times New Roman"/>
        </w:rPr>
        <w:t xml:space="preserve"> </w:t>
      </w:r>
      <w:r>
        <w:rPr>
          <w:rFonts w:ascii="Times New Roman" w:eastAsia="Times New Roman" w:hAnsi="Times New Roman" w:cs="Times New Roman"/>
        </w:rPr>
        <w:t xml:space="preserve">relationship</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a</w:t>
      </w:r>
      <w:r>
        <w:rPr>
          <w:rFonts w:ascii="Times New Roman" w:eastAsia="Times New Roman" w:hAnsi="Times New Roman" w:cs="Times New Roman"/>
        </w:rPr>
        <w:t xml:space="preserve"> </w:t>
      </w:r>
      <w:r>
        <w:rPr>
          <w:rFonts w:ascii="Times New Roman" w:eastAsia="Times New Roman" w:hAnsi="Times New Roman" w:cs="Times New Roman"/>
        </w:rPr>
        <w:t xml:space="preserve">sampling</w:t>
      </w:r>
      <w:r>
        <w:rPr>
          <w:rFonts w:ascii="Times New Roman" w:eastAsia="Times New Roman" w:hAnsi="Times New Roman" w:cs="Times New Roman"/>
        </w:rPr>
        <w:t xml:space="preserve"> </w:t>
      </w:r>
      <w:r>
        <w:rPr>
          <w:rFonts w:ascii="Times New Roman" w:eastAsia="Times New Roman" w:hAnsi="Times New Roman" w:cs="Times New Roman"/>
        </w:rPr>
        <w:t xml:space="preserve">density</w:t>
      </w:r>
      <w:r>
        <w:rPr>
          <w:rFonts w:ascii="Times New Roman" w:eastAsia="Times New Roman" w:hAnsi="Times New Roman" w:cs="Times New Roman"/>
        </w:rPr>
        <w:t xml:space="preserve"> </w:t>
      </w:r>
      <w:r>
        <w:rPr>
          <w:rFonts w:ascii="Times New Roman" w:eastAsia="Times New Roman" w:hAnsi="Times New Roman" w:cs="Times New Roman"/>
        </w:rPr>
        <w:t xml:space="preserve">can</w:t>
      </w:r>
      <w:r>
        <w:rPr>
          <w:rFonts w:ascii="Times New Roman" w:eastAsia="Times New Roman" w:hAnsi="Times New Roman" w:cs="Times New Roman"/>
        </w:rPr>
        <w:t xml:space="preserve"> </w:t>
      </w:r>
      <w:r>
        <w:rPr>
          <w:rFonts w:ascii="Times New Roman" w:eastAsia="Times New Roman" w:hAnsi="Times New Roman" w:cs="Times New Roman"/>
        </w:rPr>
        <w:t xml:space="preserve">be</w:t>
      </w:r>
      <w:r>
        <w:rPr>
          <w:rFonts w:ascii="Times New Roman" w:eastAsia="Times New Roman" w:hAnsi="Times New Roman" w:cs="Times New Roman"/>
        </w:rPr>
        <w:t xml:space="preserve"> </w:t>
      </w:r>
      <w:r>
        <w:rPr>
          <w:rFonts w:ascii="Times New Roman" w:eastAsia="Times New Roman" w:hAnsi="Times New Roman" w:cs="Times New Roman"/>
        </w:rPr>
        <w:t xml:space="preserve">identified</w:t>
      </w:r>
      <w:r>
        <w:rPr>
          <w:rFonts w:ascii="Times New Roman" w:eastAsia="Times New Roman" w:hAnsi="Times New Roman" w:cs="Times New Roman"/>
        </w:rPr>
        <w:t xml:space="preserve"> </w:t>
      </w:r>
      <w:r>
        <w:rPr>
          <w:rFonts w:ascii="Times New Roman" w:eastAsia="Times New Roman" w:hAnsi="Times New Roman" w:cs="Times New Roman"/>
        </w:rPr>
        <w:t xml:space="preserve">beyond</w:t>
      </w:r>
      <w:r>
        <w:rPr>
          <w:rFonts w:ascii="Times New Roman" w:eastAsia="Times New Roman" w:hAnsi="Times New Roman" w:cs="Times New Roman"/>
        </w:rPr>
        <w:t xml:space="preserve"> </w:t>
      </w:r>
      <w:r>
        <w:rPr>
          <w:rFonts w:ascii="Times New Roman" w:eastAsia="Times New Roman" w:hAnsi="Times New Roman" w:cs="Times New Roman"/>
        </w:rPr>
        <w:t xml:space="preserve">which</w:t>
      </w:r>
      <w:r>
        <w:rPr>
          <w:rFonts w:ascii="Times New Roman" w:eastAsia="Times New Roman" w:hAnsi="Times New Roman" w:cs="Times New Roman"/>
        </w:rPr>
        <w:t xml:space="preserve"> </w:t>
      </w:r>
      <w:r>
        <w:rPr>
          <w:rFonts w:ascii="Times New Roman" w:eastAsia="Times New Roman" w:hAnsi="Times New Roman" w:cs="Times New Roman"/>
        </w:rPr>
        <w:t xml:space="preserve">additional</w:t>
      </w:r>
      <w:r>
        <w:rPr>
          <w:rFonts w:ascii="Times New Roman" w:eastAsia="Times New Roman" w:hAnsi="Times New Roman" w:cs="Times New Roman"/>
        </w:rPr>
        <w:t xml:space="preserve"> </w:t>
      </w:r>
      <w:r>
        <w:rPr>
          <w:rFonts w:ascii="Times New Roman" w:eastAsia="Times New Roman" w:hAnsi="Times New Roman" w:cs="Times New Roman"/>
        </w:rPr>
        <w:t xml:space="preserve">effort</w:t>
      </w:r>
      <w:r>
        <w:rPr>
          <w:rFonts w:ascii="Times New Roman" w:eastAsia="Times New Roman" w:hAnsi="Times New Roman" w:cs="Times New Roman"/>
        </w:rPr>
        <w:t xml:space="preserve"> </w:t>
      </w:r>
      <w:r>
        <w:rPr>
          <w:rFonts w:ascii="Times New Roman" w:eastAsia="Times New Roman" w:hAnsi="Times New Roman" w:cs="Times New Roman"/>
        </w:rPr>
        <w:t xml:space="preserve">yields</w:t>
      </w:r>
      <w:r>
        <w:rPr>
          <w:rFonts w:ascii="Times New Roman" w:eastAsia="Times New Roman" w:hAnsi="Times New Roman" w:cs="Times New Roman"/>
        </w:rPr>
        <w:t xml:space="preserve"> </w:t>
      </w:r>
      <w:r>
        <w:rPr>
          <w:rFonts w:ascii="Times New Roman" w:eastAsia="Times New Roman" w:hAnsi="Times New Roman" w:cs="Times New Roman"/>
        </w:rPr>
        <w:t xml:space="preserve">diminishing</w:t>
      </w:r>
      <w:r>
        <w:rPr>
          <w:rFonts w:ascii="Times New Roman" w:eastAsia="Times New Roman" w:hAnsi="Times New Roman" w:cs="Times New Roman"/>
        </w:rPr>
        <w:t xml:space="preserve"> </w:t>
      </w:r>
      <w:r>
        <w:rPr>
          <w:rFonts w:ascii="Times New Roman" w:eastAsia="Times New Roman" w:hAnsi="Times New Roman" w:cs="Times New Roman"/>
        </w:rPr>
        <w:t xml:space="preserve">returns</w:t>
      </w:r>
      <w:r>
        <w:rPr>
          <w:rFonts w:ascii="Times New Roman" w:eastAsia="Times New Roman" w:hAnsi="Times New Roman" w:cs="Times New Roman"/>
        </w:rPr>
        <w:t xml:space="preserve"> </w:t>
      </w:r>
      <w:r>
        <w:rPr>
          <w:rFonts w:ascii="Times New Roman" w:eastAsia="Times New Roman" w:hAnsi="Times New Roman" w:cs="Times New Roman"/>
        </w:rPr>
        <w:t xml:space="preserve">relative</w:t>
      </w:r>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precision</w:t>
      </w:r>
      <w:r>
        <w:rPr>
          <w:rFonts w:ascii="Times New Roman" w:eastAsia="Times New Roman" w:hAnsi="Times New Roman" w:cs="Times New Roman"/>
        </w:rPr>
        <w:t xml:space="preserve"> </w:t>
      </w:r>
      <w:r>
        <w:rPr>
          <w:rFonts w:ascii="Times New Roman" w:eastAsia="Times New Roman" w:hAnsi="Times New Roman" w:cs="Times New Roman"/>
        </w:rPr>
        <w:t xml:space="preserve">required</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Because</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length</w:t>
      </w:r>
      <w:r>
        <w:rPr>
          <w:rFonts w:ascii="Times New Roman" w:eastAsia="Times New Roman" w:hAnsi="Times New Roman" w:cs="Times New Roman"/>
        </w:rPr>
        <w:t xml:space="preserve">-</w:t>
      </w:r>
      <w:r>
        <w:rPr>
          <w:rFonts w:ascii="Times New Roman" w:eastAsia="Times New Roman" w:hAnsi="Times New Roman" w:cs="Times New Roman"/>
        </w:rPr>
        <w:t xml:space="preserve">scale</w:t>
      </w:r>
      <w:r>
        <w:rPr>
          <w:rFonts w:ascii="Times New Roman" w:eastAsia="Times New Roman" w:hAnsi="Times New Roman" w:cs="Times New Roman"/>
        </w:rPr>
        <w:t xml:space="preserve"> </w:t>
      </w:r>
      <w:r>
        <w:rPr>
          <w:rFonts w:ascii="Times New Roman" w:eastAsia="Times New Roman" w:hAnsi="Times New Roman" w:cs="Times New Roman"/>
        </w:rPr>
        <w:t xml:space="preserve">parameter</w:t>
      </w:r>
      <w:r>
        <w:rPr>
          <w:rFonts w:ascii="Times New Roman" w:eastAsia="Times New Roman" w:hAnsi="Times New Roman" w:cs="Times New Roman"/>
        </w:rPr>
        <w:t xml:space="preserve"> </w:t>
      </w:r>
      <w:r>
        <w:rPr>
          <w:rFonts w:ascii="Times New Roman" w:eastAsia="Times New Roman" w:hAnsi="Times New Roman" w:cs="Times New Roman"/>
        </w:rPr>
        <w:t xml:space="preserve">cannot</w:t>
      </w:r>
      <w:r>
        <w:rPr>
          <w:rFonts w:ascii="Times New Roman" w:eastAsia="Times New Roman" w:hAnsi="Times New Roman" w:cs="Times New Roman"/>
        </w:rPr>
        <w:t xml:space="preserve"> </w:t>
      </w:r>
      <w:r>
        <w:rPr>
          <w:rFonts w:ascii="Times New Roman" w:eastAsia="Times New Roman" w:hAnsi="Times New Roman" w:cs="Times New Roman"/>
        </w:rPr>
        <w:t xml:space="preserve">be</w:t>
      </w:r>
      <w:r>
        <w:rPr>
          <w:rFonts w:ascii="Times New Roman" w:eastAsia="Times New Roman" w:hAnsi="Times New Roman" w:cs="Times New Roman"/>
        </w:rPr>
        <w:t xml:space="preserve"> </w:t>
      </w:r>
      <w:r>
        <w:rPr>
          <w:rFonts w:ascii="Times New Roman" w:eastAsia="Times New Roman" w:hAnsi="Times New Roman" w:cs="Times New Roman"/>
        </w:rPr>
        <w:t xml:space="preserve">recovered</w:t>
      </w:r>
      <w:r>
        <w:rPr>
          <w:rFonts w:ascii="Times New Roman" w:eastAsia="Times New Roman" w:hAnsi="Times New Roman" w:cs="Times New Roman"/>
        </w:rPr>
        <w:t xml:space="preserve"> </w:t>
      </w:r>
      <w:r>
        <w:rPr>
          <w:rFonts w:ascii="Times New Roman" w:eastAsia="Times New Roman" w:hAnsi="Times New Roman" w:cs="Times New Roman"/>
        </w:rPr>
        <w:t xml:space="preserve">from</w:t>
      </w:r>
      <w:r>
        <w:rPr>
          <w:rFonts w:ascii="Times New Roman" w:eastAsia="Times New Roman" w:hAnsi="Times New Roman" w:cs="Times New Roman"/>
        </w:rPr>
        <w:t xml:space="preserve"> </w:t>
      </w:r>
      <w:r>
        <w:rPr>
          <w:rFonts w:ascii="Times New Roman" w:eastAsia="Times New Roman" w:hAnsi="Times New Roman" w:cs="Times New Roman"/>
        </w:rPr>
        <w:t xml:space="preserve">a</w:t>
      </w:r>
      <w:r>
        <w:rPr>
          <w:rFonts w:ascii="Times New Roman" w:eastAsia="Times New Roman" w:hAnsi="Times New Roman" w:cs="Times New Roman"/>
        </w:rPr>
        <w:t xml:space="preserve"> </w:t>
      </w:r>
      <w:r>
        <w:rPr>
          <w:rFonts w:ascii="Times New Roman" w:eastAsia="Times New Roman" w:hAnsi="Times New Roman" w:cs="Times New Roman"/>
        </w:rPr>
        <w:t xml:space="preserve">uniformly</w:t>
      </w:r>
      <w:r>
        <w:rPr>
          <w:rFonts w:ascii="Times New Roman" w:eastAsia="Times New Roman" w:hAnsi="Times New Roman" w:cs="Times New Roman"/>
        </w:rPr>
        <w:t xml:space="preserve"> </w:t>
      </w:r>
      <w:r>
        <w:rPr>
          <w:rFonts w:ascii="Times New Roman" w:eastAsia="Times New Roman" w:hAnsi="Times New Roman" w:cs="Times New Roman"/>
        </w:rPr>
        <w:t xml:space="preserve">thinned</w:t>
      </w:r>
      <w:r>
        <w:rPr>
          <w:rFonts w:ascii="Times New Roman" w:eastAsia="Times New Roman" w:hAnsi="Times New Roman" w:cs="Times New Roman"/>
        </w:rPr>
        <w:t xml:space="preserve"> </w:t>
      </w:r>
      <w:r>
        <w:rPr>
          <w:rFonts w:ascii="Times New Roman" w:eastAsia="Times New Roman" w:hAnsi="Times New Roman" w:cs="Times New Roman"/>
        </w:rPr>
        <w:t xml:space="preserve">grid</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resulting</w:t>
      </w:r>
      <w:r>
        <w:rPr>
          <w:rFonts w:ascii="Times New Roman" w:eastAsia="Times New Roman" w:hAnsi="Times New Roman" w:cs="Times New Roman"/>
        </w:rPr>
        <w:t xml:space="preserve"> </w:t>
      </w:r>
      <w:r>
        <w:rPr>
          <w:rFonts w:ascii="Times New Roman" w:eastAsia="Times New Roman" w:hAnsi="Times New Roman" w:cs="Times New Roman"/>
        </w:rPr>
        <w:t xml:space="preserve">design</w:t>
      </w:r>
      <w:r>
        <w:rPr>
          <w:rFonts w:ascii="Times New Roman" w:eastAsia="Times New Roman" w:hAnsi="Times New Roman" w:cs="Times New Roman"/>
        </w:rPr>
        <w:t xml:space="preserve"> </w:t>
      </w:r>
      <w:r>
        <w:rPr>
          <w:rFonts w:ascii="Times New Roman" w:eastAsia="Times New Roman" w:hAnsi="Times New Roman" w:cs="Times New Roman"/>
        </w:rPr>
        <w:t xml:space="preserve">should</w:t>
      </w:r>
      <w:r>
        <w:rPr>
          <w:rFonts w:ascii="Times New Roman" w:eastAsia="Times New Roman" w:hAnsi="Times New Roman" w:cs="Times New Roman"/>
        </w:rPr>
        <w:t xml:space="preserve"> </w:t>
      </w:r>
      <w:r>
        <w:rPr>
          <w:rFonts w:ascii="Times New Roman" w:eastAsia="Times New Roman" w:hAnsi="Times New Roman" w:cs="Times New Roman"/>
        </w:rPr>
        <w:t xml:space="preserve">also</w:t>
      </w:r>
      <w:r>
        <w:rPr>
          <w:rFonts w:ascii="Times New Roman" w:eastAsia="Times New Roman" w:hAnsi="Times New Roman" w:cs="Times New Roman"/>
        </w:rPr>
        <w:t xml:space="preserve"> </w:t>
      </w:r>
      <w:r>
        <w:rPr>
          <w:rFonts w:ascii="Times New Roman" w:eastAsia="Times New Roman" w:hAnsi="Times New Roman" w:cs="Times New Roman"/>
        </w:rPr>
        <w:t xml:space="preserve">be</w:t>
      </w:r>
      <w:r>
        <w:rPr>
          <w:rFonts w:ascii="Times New Roman" w:eastAsia="Times New Roman" w:hAnsi="Times New Roman" w:cs="Times New Roman"/>
        </w:rPr>
        <w:t xml:space="preserve"> </w:t>
      </w:r>
      <w:r>
        <w:rPr>
          <w:rFonts w:ascii="Times New Roman" w:eastAsia="Times New Roman" w:hAnsi="Times New Roman" w:cs="Times New Roman"/>
        </w:rPr>
        <w:t xml:space="preserve">assessed</w:t>
      </w:r>
      <w:r>
        <w:rPr>
          <w:rFonts w:ascii="Times New Roman" w:eastAsia="Times New Roman" w:hAnsi="Times New Roman" w:cs="Times New Roman"/>
        </w:rPr>
        <w:t xml:space="preserve"> </w:t>
      </w:r>
      <w:r>
        <w:rPr>
          <w:rFonts w:ascii="Times New Roman" w:eastAsia="Times New Roman" w:hAnsi="Times New Roman" w:cs="Times New Roman"/>
        </w:rPr>
        <w:t xml:space="preserve">for</w:t>
      </w:r>
      <w:r>
        <w:rPr>
          <w:rFonts w:ascii="Times New Roman" w:eastAsia="Times New Roman" w:hAnsi="Times New Roman" w:cs="Times New Roman"/>
        </w:rPr>
        <w:t xml:space="preserve"> </w:t>
      </w:r>
      <w:r>
        <w:rPr>
          <w:rFonts w:ascii="Times New Roman" w:eastAsia="Times New Roman" w:hAnsi="Times New Roman" w:cs="Times New Roman"/>
        </w:rPr>
        <w:t xml:space="preserve">its</w:t>
      </w:r>
      <w:r>
        <w:rPr>
          <w:rFonts w:ascii="Times New Roman" w:eastAsia="Times New Roman" w:hAnsi="Times New Roman" w:cs="Times New Roman"/>
        </w:rPr>
        <w:t xml:space="preserve"> </w:t>
      </w:r>
      <w:r>
        <w:rPr>
          <w:rFonts w:ascii="Times New Roman" w:eastAsia="Times New Roman" w:hAnsi="Times New Roman" w:cs="Times New Roman"/>
        </w:rPr>
        <w:t xml:space="preserve">inclusion</w:t>
      </w:r>
      <w:r>
        <w:rPr>
          <w:rFonts w:ascii="Times New Roman" w:eastAsia="Times New Roman" w:hAnsi="Times New Roman" w:cs="Times New Roman"/>
        </w:rPr>
        <w:t xml:space="preserve"> </w:t>
      </w:r>
      <w:r>
        <w:rPr>
          <w:rFonts w:ascii="Times New Roman" w:eastAsia="Times New Roman" w:hAnsi="Times New Roman" w:cs="Times New Roman"/>
        </w:rPr>
        <w:t xml:space="preserve">of</w:t>
      </w:r>
      <w:r>
        <w:rPr>
          <w:rFonts w:ascii="Times New Roman" w:eastAsia="Times New Roman" w:hAnsi="Times New Roman" w:cs="Times New Roman"/>
        </w:rPr>
        <w:t xml:space="preserve"> </w:t>
      </w:r>
      <w:r>
        <w:rPr>
          <w:rFonts w:ascii="Times New Roman" w:eastAsia="Times New Roman" w:hAnsi="Times New Roman" w:cs="Times New Roman"/>
        </w:rPr>
        <w:t xml:space="preserve">both</w:t>
      </w:r>
      <w:r>
        <w:rPr>
          <w:rFonts w:ascii="Times New Roman" w:eastAsia="Times New Roman" w:hAnsi="Times New Roman" w:cs="Times New Roman"/>
        </w:rPr>
        <w:t xml:space="preserve"> </w:t>
      </w:r>
      <w:r>
        <w:rPr>
          <w:rFonts w:ascii="Times New Roman" w:eastAsia="Times New Roman" w:hAnsi="Times New Roman" w:cs="Times New Roman"/>
        </w:rPr>
        <w:t xml:space="preserve">widely</w:t>
      </w:r>
      <w:r>
        <w:rPr>
          <w:rFonts w:ascii="Times New Roman" w:eastAsia="Times New Roman" w:hAnsi="Times New Roman" w:cs="Times New Roman"/>
        </w:rPr>
        <w:t xml:space="preserve"> </w:t>
      </w:r>
      <w:r>
        <w:rPr>
          <w:rFonts w:ascii="Times New Roman" w:eastAsia="Times New Roman" w:hAnsi="Times New Roman" w:cs="Times New Roman"/>
        </w:rPr>
        <w:t xml:space="preserve">and</w:t>
      </w:r>
      <w:r>
        <w:rPr>
          <w:rFonts w:ascii="Times New Roman" w:eastAsia="Times New Roman" w:hAnsi="Times New Roman" w:cs="Times New Roman"/>
        </w:rPr>
        <w:t xml:space="preserve"> </w:t>
      </w:r>
      <w:r>
        <w:rPr>
          <w:rFonts w:ascii="Times New Roman" w:eastAsia="Times New Roman" w:hAnsi="Times New Roman" w:cs="Times New Roman"/>
        </w:rPr>
        <w:t xml:space="preserve">closely</w:t>
      </w:r>
      <w:r>
        <w:rPr>
          <w:rFonts w:ascii="Times New Roman" w:eastAsia="Times New Roman" w:hAnsi="Times New Roman" w:cs="Times New Roman"/>
        </w:rPr>
        <w:t xml:space="preserve"> </w:t>
      </w:r>
      <w:r>
        <w:rPr>
          <w:rFonts w:ascii="Times New Roman" w:eastAsia="Times New Roman" w:hAnsi="Times New Roman" w:cs="Times New Roman"/>
        </w:rPr>
        <w:t xml:space="preserve">spaced</w:t>
      </w:r>
      <w:r>
        <w:rPr>
          <w:rFonts w:ascii="Times New Roman" w:eastAsia="Times New Roman" w:hAnsi="Times New Roman" w:cs="Times New Roman"/>
        </w:rPr>
        <w:t xml:space="preserve"> </w:t>
      </w:r>
      <w:r>
        <w:rPr>
          <w:rFonts w:ascii="Times New Roman" w:eastAsia="Times New Roman" w:hAnsi="Times New Roman" w:cs="Times New Roman"/>
        </w:rPr>
        <w:t xml:space="preserve">station</w:t>
      </w:r>
      <w:r>
        <w:rPr>
          <w:rFonts w:ascii="Times New Roman" w:eastAsia="Times New Roman" w:hAnsi="Times New Roman" w:cs="Times New Roman"/>
        </w:rPr>
        <w:t xml:space="preserve"> </w:t>
      </w:r>
      <w:r>
        <w:rPr>
          <w:rFonts w:ascii="Times New Roman" w:eastAsia="Times New Roman" w:hAnsi="Times New Roman" w:cs="Times New Roman"/>
        </w:rPr>
        <w:t xml:space="preserve">pairs</w:t>
      </w:r>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In</w:t>
      </w:r>
      <w:r>
        <w:rPr>
          <w:rFonts w:ascii="Times New Roman" w:eastAsia="Times New Roman" w:hAnsi="Times New Roman" w:cs="Times New Roman"/>
        </w:rPr>
        <w:t xml:space="preserve"> </w:t>
      </w:r>
      <w:r>
        <w:rPr>
          <w:rFonts w:ascii="Times New Roman" w:eastAsia="Times New Roman" w:hAnsi="Times New Roman" w:cs="Times New Roman"/>
        </w:rPr>
        <w:t xml:space="preserve">multispecies</w:t>
      </w:r>
      <w:r>
        <w:rPr>
          <w:rFonts w:ascii="Times New Roman" w:eastAsia="Times New Roman" w:hAnsi="Times New Roman" w:cs="Times New Roman"/>
        </w:rPr>
        <w:t xml:space="preserve"> </w:t>
      </w:r>
      <w:proofErr w:type="spellStart"/>
      <w:r>
        <w:rPr>
          <w:rFonts w:ascii="Times New Roman" w:eastAsia="Times New Roman" w:hAnsi="Times New Roman" w:cs="Times New Roman"/>
        </w:rPr>
        <w:t xml:space="preserve">programmes</w:t>
      </w:r>
      <w:proofErr w:type="spellEnd"/>
      <w:r>
        <w:rPr>
          <w:rFonts w:ascii="Times New Roman" w:eastAsia="Times New Roman" w:hAnsi="Times New Roman" w:cs="Times New Roman"/>
        </w:rPr>
        <w:t xml:space="preserve">,</w:t>
      </w:r>
      <w:r>
        <w:rPr>
          <w:rFonts w:ascii="Times New Roman" w:eastAsia="Times New Roman" w:hAnsi="Times New Roman" w:cs="Times New Roman"/>
        </w:rPr>
        <w:t xml:space="preserve"> </w:t>
      </w:r>
      <w:r>
        <w:rPr>
          <w:rFonts w:ascii="Times New Roman" w:eastAsia="Times New Roman" w:hAnsi="Times New Roman" w:cs="Times New Roman"/>
        </w:rPr>
        <w:t xml:space="preserve">these</w:t>
      </w:r>
      <w:r>
        <w:rPr>
          <w:rFonts w:ascii="Times New Roman" w:eastAsia="Times New Roman" w:hAnsi="Times New Roman" w:cs="Times New Roman"/>
        </w:rPr>
        <w:t xml:space="preserve"> </w:t>
      </w:r>
      <w:r>
        <w:rPr>
          <w:rFonts w:ascii="Times New Roman" w:eastAsia="Times New Roman" w:hAnsi="Times New Roman" w:cs="Times New Roman"/>
        </w:rPr>
        <w:t xml:space="preserve">considerations</w:t>
      </w:r>
      <w:r>
        <w:rPr>
          <w:rFonts w:ascii="Times New Roman" w:eastAsia="Times New Roman" w:hAnsi="Times New Roman" w:cs="Times New Roman"/>
        </w:rPr>
        <w:t xml:space="preserve"> </w:t>
      </w:r>
      <w:r>
        <w:rPr>
          <w:rFonts w:ascii="Times New Roman" w:eastAsia="Times New Roman" w:hAnsi="Times New Roman" w:cs="Times New Roman"/>
        </w:rPr>
        <w:t xml:space="preserve">are</w:t>
      </w:r>
      <w:r>
        <w:rPr>
          <w:rFonts w:ascii="Times New Roman" w:eastAsia="Times New Roman" w:hAnsi="Times New Roman" w:cs="Times New Roman"/>
        </w:rPr>
        <w:t xml:space="preserve"> </w:t>
      </w:r>
      <w:r>
        <w:rPr>
          <w:rFonts w:ascii="Times New Roman" w:eastAsia="Times New Roman" w:hAnsi="Times New Roman" w:cs="Times New Roman"/>
        </w:rPr>
        <w:t xml:space="preserve">most</w:t>
      </w:r>
      <w:r>
        <w:rPr>
          <w:rFonts w:ascii="Times New Roman" w:eastAsia="Times New Roman" w:hAnsi="Times New Roman" w:cs="Times New Roman"/>
        </w:rPr>
        <w:t xml:space="preserve"> </w:t>
      </w:r>
      <w:r>
        <w:rPr>
          <w:rFonts w:ascii="Times New Roman" w:eastAsia="Times New Roman" w:hAnsi="Times New Roman" w:cs="Times New Roman"/>
        </w:rPr>
        <w:t xml:space="preserve">appropriately</w:t>
      </w:r>
      <w:r>
        <w:rPr>
          <w:rFonts w:ascii="Times New Roman" w:eastAsia="Times New Roman" w:hAnsi="Times New Roman" w:cs="Times New Roman"/>
        </w:rPr>
        <w:t xml:space="preserve"> </w:t>
      </w:r>
      <w:r>
        <w:rPr>
          <w:rFonts w:ascii="Times New Roman" w:eastAsia="Times New Roman" w:hAnsi="Times New Roman" w:cs="Times New Roman"/>
        </w:rPr>
        <w:t xml:space="preserve">governed</w:t>
      </w:r>
      <w:r>
        <w:rPr>
          <w:rFonts w:ascii="Times New Roman" w:eastAsia="Times New Roman" w:hAnsi="Times New Roman" w:cs="Times New Roman"/>
        </w:rPr>
        <w:t xml:space="preserve"> </w:t>
      </w:r>
      <w:r>
        <w:rPr>
          <w:rFonts w:ascii="Times New Roman" w:eastAsia="Times New Roman" w:hAnsi="Times New Roman" w:cs="Times New Roman"/>
        </w:rPr>
        <w:t xml:space="preserve">by</w:t>
      </w:r>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patchiest</w:t>
      </w:r>
      <w:r>
        <w:rPr>
          <w:rFonts w:ascii="Times New Roman" w:eastAsia="Times New Roman" w:hAnsi="Times New Roman" w:cs="Times New Roman"/>
        </w:rPr>
        <w:t xml:space="preserve"> </w:t>
      </w:r>
      <w:proofErr w:type="spellStart"/>
      <w:r>
        <w:rPr>
          <w:rFonts w:ascii="Times New Roman" w:eastAsia="Times New Roman" w:hAnsi="Times New Roman" w:cs="Times New Roman"/>
        </w:rPr>
        <w:t xml:space="preserve">taxon</w:t>
      </w:r>
      <w:proofErr w:type="spellEnd"/>
      <w:r>
        <w:rPr>
          <w:rFonts w:ascii="Times New Roman" w:eastAsia="Times New Roman" w:hAnsi="Times New Roman" w:cs="Times New Roman"/>
        </w:rPr>
        <w:t xml:space="preserve"> </w:t>
      </w:r>
      <w:r>
        <w:rPr>
          <w:rFonts w:ascii="Times New Roman" w:eastAsia="Times New Roman" w:hAnsi="Times New Roman" w:cs="Times New Roman"/>
        </w:rPr>
        <w:t xml:space="preserve">the</w:t>
      </w:r>
      <w:r>
        <w:rPr>
          <w:rFonts w:ascii="Times New Roman" w:eastAsia="Times New Roman" w:hAnsi="Times New Roman" w:cs="Times New Roman"/>
        </w:rPr>
        <w:t xml:space="preserve"> </w:t>
      </w:r>
      <w:r>
        <w:rPr>
          <w:rFonts w:ascii="Times New Roman" w:eastAsia="Times New Roman" w:hAnsi="Times New Roman" w:cs="Times New Roman"/>
        </w:rPr>
        <w:t xml:space="preserve">survey</w:t>
      </w:r>
      <w:r>
        <w:rPr>
          <w:rFonts w:ascii="Times New Roman" w:eastAsia="Times New Roman" w:hAnsi="Times New Roman" w:cs="Times New Roman"/>
        </w:rPr>
        <w:t xml:space="preserve"> </w:t>
      </w:r>
      <w:r>
        <w:rPr>
          <w:rFonts w:ascii="Times New Roman" w:eastAsia="Times New Roman" w:hAnsi="Times New Roman" w:cs="Times New Roman"/>
        </w:rPr>
        <w:t xml:space="preserve">is</w:t>
      </w:r>
      <w:r>
        <w:rPr>
          <w:rFonts w:ascii="Times New Roman" w:eastAsia="Times New Roman" w:hAnsi="Times New Roman" w:cs="Times New Roman"/>
        </w:rPr>
        <w:t xml:space="preserve"> </w:t>
      </w:r>
      <w:r>
        <w:rPr>
          <w:rFonts w:ascii="Times New Roman" w:eastAsia="Times New Roman" w:hAnsi="Times New Roman" w:cs="Times New Roman"/>
        </w:rPr>
        <w:t xml:space="preserve">intended</w:t>
      </w:r>
      <w:r>
        <w:rPr>
          <w:rFonts w:ascii="Times New Roman" w:eastAsia="Times New Roman" w:hAnsi="Times New Roman" w:cs="Times New Roman"/>
        </w:rPr>
        <w:t xml:space="preserve"> </w:t>
      </w:r>
      <w:r>
        <w:rPr>
          <w:rFonts w:ascii="Times New Roman" w:eastAsia="Times New Roman" w:hAnsi="Times New Roman" w:cs="Times New Roman"/>
        </w:rPr>
        <w:t xml:space="preserve">to</w:t>
      </w:r>
      <w:r>
        <w:rPr>
          <w:rFonts w:ascii="Times New Roman" w:eastAsia="Times New Roman" w:hAnsi="Times New Roman" w:cs="Times New Roman"/>
        </w:rPr>
        <w:t xml:space="preserve"> </w:t>
      </w:r>
      <w:r>
        <w:rPr>
          <w:rFonts w:ascii="Times New Roman" w:eastAsia="Times New Roman" w:hAnsi="Times New Roman" w:cs="Times New Roman"/>
        </w:rPr>
        <w:t xml:space="preserve">resolve</w:t>
      </w:r>
      <w:r>
        <w:rPr>
          <w:rFonts w:ascii="Times New Roman" w:eastAsia="Times New Roman" w:hAnsi="Times New Roman" w:cs="Times New Roman"/>
        </w:rPr>
        <w:t xml:space="preserve">.</w:t>
      </w:r>
    </w:p>
    <w:p w14:paraId="78F5CE79" w14:textId="7327C70B" w:rsidR="00820F4B" w:rsidRDefault="00000000" w:rsidP="00CE2CA0">
      <w:pPr>
        <w:pStyle w:val="p3"/>
        <w:spacing w:line="480" w:lineRule="auto"/>
        <w:ind w:firstLine="720"/>
        <w:jc w:val="left"/>
      </w:pPr>
      <w:r>
        <w:t>Applied to existing programs this yields a concrete conclusion. The West Coast eDNA grid analy</w:t>
      </w:r>
      <w:r w:rsidR="00CE2CA0">
        <w:t>z</w:t>
      </w:r>
      <w:r>
        <w:t>ed here (3.6 samples per 10,000 km</w:t>
      </w:r>
      <w:r>
        <w:rPr>
          <w:vertAlign w:val="superscript"/>
        </w:rPr>
        <w:t>2</w:t>
      </w:r>
      <w:r>
        <w:t xml:space="preserve"> per depth layer) and the </w:t>
      </w:r>
      <w:proofErr w:type="spellStart"/>
      <w:r>
        <w:t>CalCOFI</w:t>
      </w:r>
      <w:proofErr w:type="spellEnd"/>
      <w:r>
        <w:t xml:space="preserve">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06972A25" w14:textId="5B210193" w:rsidR="002E285D" w:rsidRDefault="00CE2CA0" w:rsidP="00CE2CA0">
      <w:pPr>
        <w:pStyle w:val="p3"/>
        <w:spacing w:line="480" w:lineRule="auto"/>
        <w:ind w:firstLine="720"/>
        <w:jc w:val="left"/>
      </w:pPr>
      <w:r>
        <w:t xml:space="preserve">For</w:t>
      </w:r>
      <w:r>
        <w:t xml:space="preserve"> </w:t>
      </w:r>
      <w:r>
        <w:t xml:space="preserve">managers</w:t>
      </w:r>
      <w:r>
        <w:t xml:space="preserve"> </w:t>
      </w:r>
      <w:r>
        <w:t xml:space="preserve">and</w:t>
      </w:r>
      <w:r>
        <w:t xml:space="preserve"> </w:t>
      </w:r>
      <w:r>
        <w:t xml:space="preserve">survey</w:t>
      </w:r>
      <w:r>
        <w:t xml:space="preserve"> </w:t>
      </w:r>
      <w:r>
        <w:t xml:space="preserve">designers</w:t>
      </w:r>
      <w:r>
        <w:t xml:space="preserve"> </w:t>
      </w:r>
      <w:r>
        <w:t xml:space="preserve">the</w:t>
      </w:r>
      <w:r>
        <w:t xml:space="preserve"> </w:t>
      </w:r>
      <w:r>
        <w:t xml:space="preserve">practical</w:t>
      </w:r>
      <w:r>
        <w:t xml:space="preserve"> </w:t>
      </w:r>
      <w:r>
        <w:t xml:space="preserve">message</w:t>
      </w:r>
      <w:r>
        <w:t xml:space="preserve"> </w:t>
      </w:r>
      <w:r>
        <w:t xml:space="preserve">is</w:t>
      </w:r>
      <w:r>
        <w:t xml:space="preserve"> </w:t>
      </w:r>
      <w:r>
        <w:t xml:space="preserve">that</w:t>
      </w:r>
      <w:r>
        <w:t xml:space="preserve"> </w:t>
      </w:r>
      <w:r>
        <w:t xml:space="preserve">effort</w:t>
      </w:r>
      <w:r>
        <w:t xml:space="preserve"> </w:t>
      </w:r>
      <w:r>
        <w:t xml:space="preserve">should</w:t>
      </w:r>
      <w:r>
        <w:t xml:space="preserve"> </w:t>
      </w:r>
      <w:r>
        <w:t xml:space="preserve">be</w:t>
      </w:r>
      <w:r>
        <w:t xml:space="preserve"> </w:t>
      </w:r>
      <w:r>
        <w:t xml:space="preserve">set</w:t>
      </w:r>
      <w:r>
        <w:t xml:space="preserve"> </w:t>
      </w:r>
      <w:r>
        <w:t xml:space="preserve">by</w:t>
      </w:r>
      <w:r>
        <w:t xml:space="preserve"> </w:t>
      </w:r>
      <w:r>
        <w:t xml:space="preserve">the</w:t>
      </w:r>
      <w:r>
        <w:t xml:space="preserve"> </w:t>
      </w:r>
      <w:r>
        <w:t xml:space="preserve">patchiness</w:t>
      </w:r>
      <w:r>
        <w:t xml:space="preserve"> </w:t>
      </w:r>
      <w:r>
        <w:t xml:space="preserve">of</w:t>
      </w:r>
      <w:r>
        <w:t xml:space="preserve"> </w:t>
      </w:r>
      <w:r>
        <w:t xml:space="preserve">the</w:t>
      </w:r>
      <w:r>
        <w:t xml:space="preserve"> </w:t>
      </w:r>
      <w:r>
        <w:t xml:space="preserve">taxa</w:t>
      </w:r>
      <w:r>
        <w:t xml:space="preserve"> </w:t>
      </w:r>
      <w:r>
        <w:t xml:space="preserve">a</w:t>
      </w:r>
      <w:r>
        <w:t xml:space="preserve"> </w:t>
      </w:r>
      <w:proofErr w:type="spellStart"/>
      <w:r>
        <w:t xml:space="preserve">programme</w:t>
      </w:r>
      <w:proofErr w:type="spellEnd"/>
      <w:r>
        <w:t xml:space="preserve"> </w:t>
      </w:r>
      <w:r>
        <w:t xml:space="preserve">is</w:t>
      </w:r>
      <w:r>
        <w:t xml:space="preserve"> </w:t>
      </w:r>
      <w:r>
        <w:t xml:space="preserve">required</w:t>
      </w:r>
      <w:r>
        <w:t xml:space="preserve"> </w:t>
      </w:r>
      <w:r>
        <w:t xml:space="preserve">to</w:t>
      </w:r>
      <w:r>
        <w:t xml:space="preserve"> </w:t>
      </w:r>
      <w:r>
        <w:t xml:space="preserve">resolve</w:t>
      </w:r>
      <w:r>
        <w:t xml:space="preserve"> </w:t>
      </w:r>
      <w:r>
        <w:t xml:space="preserve">and</w:t>
      </w:r>
      <w:r>
        <w:t xml:space="preserve"> </w:t>
      </w:r>
      <w:r>
        <w:t xml:space="preserve">by</w:t>
      </w:r>
      <w:r>
        <w:t xml:space="preserve"> </w:t>
      </w:r>
      <w:r>
        <w:t xml:space="preserve">the</w:t>
      </w:r>
      <w:r>
        <w:t xml:space="preserve"> </w:t>
      </w:r>
      <w:r>
        <w:t xml:space="preserve">decision</w:t>
      </w:r>
      <w:r>
        <w:t xml:space="preserve"> </w:t>
      </w:r>
      <w:r>
        <w:t xml:space="preserve">the</w:t>
      </w:r>
      <w:r>
        <w:t xml:space="preserve"> </w:t>
      </w:r>
      <w:r>
        <w:t xml:space="preserve">data</w:t>
      </w:r>
      <w:r>
        <w:t xml:space="preserve"> </w:t>
      </w:r>
      <w:r>
        <w:t xml:space="preserve">must</w:t>
      </w:r>
      <w:r>
        <w:t xml:space="preserve"> </w:t>
      </w:r>
      <w:r>
        <w:t xml:space="preserve">support</w:t>
      </w:r>
      <w:r>
        <w:t xml:space="preserve">,</w:t>
      </w:r>
      <w:r>
        <w:t xml:space="preserve"> </w:t>
      </w:r>
      <w:r>
        <w:t xml:space="preserve">and</w:t>
      </w:r>
      <w:r>
        <w:t xml:space="preserve"> </w:t>
      </w:r>
      <w:r>
        <w:t xml:space="preserve">that</w:t>
      </w:r>
      <w:r>
        <w:t xml:space="preserve"> </w:t>
      </w:r>
      <w:r>
        <w:t xml:space="preserve">both</w:t>
      </w:r>
      <w:r>
        <w:t xml:space="preserve"> </w:t>
      </w:r>
      <w:r>
        <w:t xml:space="preserve">can</w:t>
      </w:r>
      <w:r>
        <w:t xml:space="preserve"> </w:t>
      </w:r>
      <w:r>
        <w:t xml:space="preserve">be</w:t>
      </w:r>
      <w:r>
        <w:t xml:space="preserve"> </w:t>
      </w:r>
      <w:r>
        <w:t xml:space="preserve">specified</w:t>
      </w:r>
      <w:r>
        <w:t xml:space="preserve"> </w:t>
      </w:r>
      <w:r>
        <w:t xml:space="preserve">in</w:t>
      </w:r>
      <w:r>
        <w:t xml:space="preserve"> </w:t>
      </w:r>
      <w:r>
        <w:t xml:space="preserve">advance</w:t>
      </w:r>
      <w:r>
        <w:t xml:space="preserve"> </w:t>
      </w:r>
      <w:r>
        <w:t xml:space="preserve">rather</w:t>
      </w:r>
      <w:r>
        <w:t xml:space="preserve"> </w:t>
      </w:r>
      <w:r>
        <w:t xml:space="preserve">than</w:t>
      </w:r>
      <w:r>
        <w:t xml:space="preserve"> </w:t>
      </w:r>
      <w:r>
        <w:t xml:space="preserve">discovered</w:t>
      </w:r>
      <w:r>
        <w:t xml:space="preserve"> </w:t>
      </w:r>
      <w:r>
        <w:t xml:space="preserve">afterwards</w:t>
      </w:r>
      <w:r>
        <w:t xml:space="preserve">.</w:t>
      </w:r>
      <w:r>
        <w:t xml:space="preserve"> </w:t>
      </w:r>
      <w:r>
        <w:t xml:space="preserve">Nevertheless</w:t>
      </w:r>
      <w:r>
        <w:t xml:space="preserve">,</w:t>
      </w:r>
      <w:r>
        <w:t xml:space="preserve"> </w:t>
      </w:r>
      <w:r>
        <w:t xml:space="preserve">across</w:t>
      </w:r>
      <w:r>
        <w:t xml:space="preserve"> </w:t>
      </w:r>
      <w:r>
        <w:t xml:space="preserve">the</w:t>
      </w:r>
      <w:r>
        <w:t xml:space="preserve"> </w:t>
      </w:r>
      <w:r>
        <w:t xml:space="preserve">scenarios</w:t>
      </w:r>
      <w:r>
        <w:t xml:space="preserve"> </w:t>
      </w:r>
      <w:r>
        <w:t xml:space="preserve">considered</w:t>
      </w:r>
      <w:r>
        <w:t xml:space="preserve"> </w:t>
      </w:r>
      <w:r>
        <w:t xml:space="preserve">here</w:t>
      </w:r>
      <w:r>
        <w:t xml:space="preserve"> </w:t>
      </w:r>
      <w:r>
        <w:t xml:space="preserve">and</w:t>
      </w:r>
      <w:r>
        <w:t xml:space="preserve"> </w:t>
      </w:r>
      <w:r>
        <w:t xml:space="preserve">the</w:t>
      </w:r>
      <w:r>
        <w:t xml:space="preserve"> </w:t>
      </w:r>
      <w:r>
        <w:t xml:space="preserve">spatial</w:t>
      </w:r>
      <w:r>
        <w:t xml:space="preserve"> </w:t>
      </w:r>
      <w:r>
        <w:t xml:space="preserve">domain</w:t>
      </w:r>
      <w:r>
        <w:t xml:space="preserve"> </w:t>
      </w:r>
      <w:r>
        <w:t xml:space="preserve">used</w:t>
      </w:r>
      <w:r>
        <w:t xml:space="preserve"> </w:t>
      </w:r>
      <w:r>
        <w:t xml:space="preserve">in</w:t>
      </w:r>
      <w:r>
        <w:t xml:space="preserve"> </w:t>
      </w:r>
      <w:r>
        <w:t xml:space="preserve">this</w:t>
      </w:r>
      <w:r>
        <w:t xml:space="preserve"> </w:t>
      </w:r>
      <w:r>
        <w:t xml:space="preserve">study</w:t>
      </w:r>
      <w:r>
        <w:t xml:space="preserve">,</w:t>
      </w:r>
      <w:r>
        <w:t xml:space="preserve"> </w:t>
      </w:r>
      <w:r>
        <w:t xml:space="preserve">sampling</w:t>
      </w:r>
      <w:r>
        <w:t xml:space="preserve"> </w:t>
      </w:r>
      <w:r>
        <w:t xml:space="preserve">effort</w:t>
      </w:r>
      <w:r>
        <w:t xml:space="preserve"> </w:t>
      </w:r>
      <w:r>
        <w:t xml:space="preserve">of</w:t>
      </w:r>
      <w:r>
        <w:t xml:space="preserve"> </w:t>
      </w:r>
      <w:r>
        <w:t xml:space="preserve">4</w:t>
      </w:r>
      <w:r>
        <w:t xml:space="preserve"> </w:t>
      </w:r>
      <w:r>
        <w:t xml:space="preserve">-</w:t>
      </w:r>
      <w:r>
        <w:t xml:space="preserve"> </w:t>
      </w:r>
      <w:r>
        <w:t xml:space="preserve">9</w:t>
      </w:r>
      <w:r>
        <w:t xml:space="preserve"> </w:t>
      </w:r>
      <w:r>
        <w:t xml:space="preserve">samples</w:t>
      </w:r>
      <w:r>
        <w:t xml:space="preserve"> </w:t>
      </w:r>
      <w:r>
        <w:t xml:space="preserve">per</w:t>
      </w:r>
      <w:r>
        <w:t xml:space="preserve"> </w:t>
      </w:r>
      <w:r>
        <w:t xml:space="preserve">10</w:t>
      </w:r>
      <w:r>
        <w:t xml:space="preserve">,</w:t>
      </w:r>
      <w:r>
        <w:t xml:space="preserve">000</w:t>
      </w:r>
      <w:r>
        <w:t xml:space="preserve"> </w:t>
      </w:r>
      <w:r>
        <w:t xml:space="preserve">km</w:t>
      </w:r>
      <w:r>
        <w:rPr>
          <w:vertAlign w:val="superscript"/>
        </w:rPr>
        <w:t xml:space="preserve">2</w:t>
      </w:r>
      <w:r>
        <w:t xml:space="preserve"> </w:t>
      </w:r>
      <w:r>
        <w:t xml:space="preserve">per</w:t>
      </w:r>
      <w:r>
        <w:t xml:space="preserve"> </w:t>
      </w:r>
      <w:r>
        <w:t xml:space="preserve">depth</w:t>
      </w:r>
      <w:r>
        <w:t xml:space="preserve"> </w:t>
      </w:r>
      <w:r>
        <w:t xml:space="preserve">layer</w:t>
      </w:r>
      <w:r>
        <w:t xml:space="preserve"> </w:t>
      </w:r>
      <w:r>
        <w:t xml:space="preserve">marked</w:t>
      </w:r>
      <w:r>
        <w:t xml:space="preserve"> </w:t>
      </w:r>
      <w:r>
        <w:t xml:space="preserve">the</w:t>
      </w:r>
      <w:r>
        <w:t xml:space="preserve"> </w:t>
      </w:r>
      <w:r>
        <w:t xml:space="preserve">point</w:t>
      </w:r>
      <w:r>
        <w:t xml:space="preserve"> </w:t>
      </w:r>
      <w:r>
        <w:t xml:space="preserve">at</w:t>
      </w:r>
      <w:r>
        <w:t xml:space="preserve"> </w:t>
      </w:r>
      <w:r>
        <w:t xml:space="preserve">which</w:t>
      </w:r>
      <w:r>
        <w:t xml:space="preserve"> </w:t>
      </w:r>
      <w:r>
        <w:t xml:space="preserve">diminishing</w:t>
      </w:r>
      <w:r>
        <w:t xml:space="preserve"> </w:t>
      </w:r>
      <w:r>
        <w:t xml:space="preserve">returns</w:t>
      </w:r>
      <w:r>
        <w:t xml:space="preserve"> </w:t>
      </w:r>
      <w:r>
        <w:t xml:space="preserve">became</w:t>
      </w:r>
      <w:r>
        <w:t xml:space="preserve"> </w:t>
      </w:r>
      <w:r>
        <w:t xml:space="preserve">apparent</w:t>
      </w:r>
      <w:r>
        <w:t xml:space="preserve"> </w:t>
      </w:r>
      <w:r>
        <w:t xml:space="preserve">given</w:t>
      </w:r>
      <w:r>
        <w:t xml:space="preserve"> </w:t>
      </w:r>
      <w:r>
        <w:t xml:space="preserve">species</w:t>
      </w:r>
      <w:r>
        <w:t xml:space="preserve">-</w:t>
      </w:r>
      <w:r>
        <w:t xml:space="preserve">specific</w:t>
      </w:r>
      <w:r>
        <w:t xml:space="preserve"> </w:t>
      </w:r>
      <w:r>
        <w:t xml:space="preserve">spatial</w:t>
      </w:r>
      <w:r>
        <w:t xml:space="preserve"> </w:t>
      </w:r>
      <w:r>
        <w:t xml:space="preserve">autocorrelation</w:t>
      </w:r>
      <w:r>
        <w:t xml:space="preserve">.</w:t>
      </w:r>
      <w:r>
        <w:t xml:space="preserve"> </w:t>
      </w:r>
      <w:ins w:id="9458" w:author="Gledis Guri" w:date="2026-09-25T00:00:00Z">
        <w:r>
          <w:t xml:space="preserve">We therefore recommend that eDNA surveys report estimated length-scales alongside detection or concentration results; as such estimates accumulate, taxon- and region-specific priors will make prospective design routine rather than bespoke, and recalibrated coefficients can be entered directly into the planner. </w:t>
        </w:r>
      </w:ins>
    </w:p>
    <w:p>
      <w:pPr>
        <w:pStyle w:val="Heading1"/>
        <w:spacing w:before="0" w:after="0" w:line="480" w:lineRule="auto"/>
        <w:rPr>
          <w:ins w:id="9461" w:author="Gledis Guri" w:date="2026-09-25T00:00:00Z"/>
        </w:rPr>
      </w:pPr>
      <w:ins w:id="9462" w:author="Gledis Guri" w:date="2026-09-25T00:00:00Z">
        <w:r>
          <w:t xml:space="preserve">Acknowledgments</w:t>
        </w:r>
      </w:ins>
    </w:p>
    <w:p>
      <w:pPr>
        <w:pStyle w:val="BodyText"/>
        <w:spacing w:line="480" w:lineRule="auto"/>
        <w:ind w:firstLine="720"/>
        <w:rPr>
          <w:ins w:id="9463" w:author="Gledis Guri" w:date="2026-09-25T00:00:00Z"/>
        </w:rPr>
      </w:pPr>
      <w:ins w:id="9464" w:author="Gledis Guri" w:date="2026-09-25T00:00:00Z">
        <w:r>
          <w:t xml:space="preserve">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ins>
    </w:p>
    <w:p>
      <w:pPr>
        <w:pStyle w:val="Heading1"/>
        <w:spacing w:before="0" w:after="0" w:line="480" w:lineRule="auto"/>
        <w:rPr>
          <w:ins w:id="9465" w:author="Gledis Guri" w:date="2026-09-25T00:00:00Z"/>
        </w:rPr>
      </w:pPr>
      <w:ins w:id="9466" w:author="Gledis Guri" w:date="2026-09-25T00:00:00Z">
        <w:r>
          <w:t xml:space="preserve">Author contributions</w:t>
        </w:r>
      </w:ins>
    </w:p>
    <w:p>
      <w:pPr>
        <w:pStyle w:val="BodyText"/>
        <w:spacing w:line="480" w:lineRule="auto"/>
        <w:ind w:firstLine="720"/>
        <w:rPr>
          <w:ins w:id="9467" w:author="Gledis Guri" w:date="2026-09-25T00:00:00Z"/>
        </w:rPr>
      </w:pPr>
      <w:ins w:id="9468" w:author="Gledis Guri" w:date="2026-09-25T00:00:00Z">
        <w:r>
          <w:t xml:space="preserve">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ins>
    </w:p>
    <w:p>
      <w:pPr>
        <w:pStyle w:val="Heading1"/>
        <w:spacing w:before="0" w:after="0" w:line="480" w:lineRule="auto"/>
        <w:rPr>
          <w:ins w:id="9469" w:author="Gledis Guri" w:date="2026-09-25T00:00:00Z"/>
        </w:rPr>
      </w:pPr>
      <w:ins w:id="9470" w:author="Gledis Guri" w:date="2026-09-25T00:00:00Z">
        <w:r>
          <w:t xml:space="preserve">Conflict of interest statement</w:t>
        </w:r>
      </w:ins>
    </w:p>
    <w:p>
      <w:pPr>
        <w:pStyle w:val="BodyText"/>
        <w:spacing w:line="480" w:lineRule="auto"/>
        <w:ind w:firstLine="720"/>
        <w:rPr>
          <w:ins w:id="9471" w:author="Gledis Guri" w:date="2026-09-25T00:00:00Z"/>
        </w:rPr>
      </w:pPr>
      <w:ins w:id="9472" w:author="Gledis Guri" w:date="2026-09-25T00:00:00Z">
        <w:r>
          <w:t xml:space="preserve">The authors declare no conflicts of interest.</w:t>
        </w:r>
      </w:ins>
    </w:p>
    <w:p w14:paraId="07D5FE49" w14:textId="77777777" w:rsidR="002877EE" w:rsidRDefault="003A4273" w:rsidP="001643E6">
      <w:pPr>
        <w:spacing w:after="0" w:line="480" w:lineRule="auto"/>
        <w:rPr>
          <w:del w:id="9460" w:author="Gledis Guri" w:date="2026-09-25T00:00:00Z"/>
        </w:rPr>
      </w:pPr>
      <w:del w:id="9459" w:author="Gledis Guri" w:date="2026-09-25T00:00:00Z">
        <w:r>
          <w:br w:type="page"/>
        </w:r>
      </w:del>
      <w:bookmarkStart w:id="24" w:name="fig:mu_rho_N"/>
      <w:bookmarkStart w:id="25" w:name="appendix"/>
      <w:bookmarkEnd w:id="17"/>
      <w:bookmarkEnd w:id="18"/>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lastRenderedPageBreak/>
        <w:t>Refere</w:t>
      </w:r>
      <w:r w:rsidR="00C10BA1">
        <w:rPr>
          <w:b/>
          <w:bCs/>
          <w:iCs/>
          <w:szCs w:val="28"/>
        </w:rPr>
        <w:t>n</w:t>
      </w:r>
      <w:r w:rsidRPr="00625110">
        <w:rPr>
          <w:b/>
          <w:bCs/>
          <w:iCs/>
          <w:szCs w:val="28"/>
        </w:rPr>
        <w:t>ces</w:t>
      </w:r>
    </w:p>
    <w:bookmarkEnd w:id="24"/>
    <w:bookmarkEnd w:id="25"/>
    <w:p w14:paraId="2D34DFAE" w14:textId="77777777" w:rsidR="0092112F" w:rsidRPr="0092112F" w:rsidRDefault="00F553D1" w:rsidP="00DF3B3E">
      <w:pPr>
        <w:pStyle w:val="Bibliography"/>
        <w:spacing w:line="480" w:lineRule="auto"/>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6075CE7B" w14:textId="77777777" w:rsidR="0092112F" w:rsidRPr="0092112F" w:rsidRDefault="0092112F" w:rsidP="00DF3B3E">
      <w:pPr>
        <w:pStyle w:val="Bibliography"/>
        <w:spacing w:line="480" w:lineRule="auto"/>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227F2E56" w14:textId="77777777" w:rsidR="0092112F" w:rsidRPr="0092112F" w:rsidRDefault="0092112F" w:rsidP="00DF3B3E">
      <w:pPr>
        <w:pStyle w:val="Bibliography"/>
        <w:spacing w:line="480" w:lineRule="auto"/>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04215111" w14:textId="77777777" w:rsidR="0092112F" w:rsidRPr="0092112F" w:rsidRDefault="0092112F" w:rsidP="00DF3B3E">
      <w:pPr>
        <w:pStyle w:val="Bibliography"/>
        <w:spacing w:line="480" w:lineRule="auto"/>
        <w:rPr>
          <w:del w:id="9474" w:author="Gledis Guri" w:date="2026-09-25T00:00:00Z"/>
          <w:rFonts w:cs="Times New Roman"/>
        </w:rPr>
      </w:pPr>
      <w:del w:id="9473" w:author="Gledis Guri" w:date="2026-09-25T00:00:00Z">
        <w:r>
          <w:rPr>
            <w:rFonts w:cs="Times New Roman"/>
          </w:rPr>
          <w:delText xml:space="preserve">Callahan</w:delText>
        </w:r>
        <w:r>
          <w:rPr>
            <w:rFonts w:cs="Times New Roman"/>
          </w:rPr>
          <w:delText xml:space="preserve">,</w:delText>
        </w:r>
        <w:r>
          <w:rPr>
            <w:rFonts w:cs="Times New Roman"/>
          </w:rPr>
          <w:delText xml:space="preserve"> </w:delText>
        </w:r>
        <w:r>
          <w:rPr>
            <w:rFonts w:cs="Times New Roman"/>
          </w:rPr>
          <w:delText xml:space="preserve">B</w:delText>
        </w:r>
        <w:r>
          <w:rPr>
            <w:rFonts w:cs="Times New Roman"/>
          </w:rPr>
          <w:delText xml:space="preserve">.</w:delText>
        </w:r>
        <w:r>
          <w:rPr>
            <w:rFonts w:cs="Times New Roman"/>
          </w:rPr>
          <w:delText xml:space="preserve"> </w:delText>
        </w:r>
        <w:r>
          <w:rPr>
            <w:rFonts w:cs="Times New Roman"/>
          </w:rPr>
          <w:delText xml:space="preserve">J</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McMurdie</w:delText>
        </w:r>
        <w:r>
          <w:rPr>
            <w:rFonts w:cs="Times New Roman"/>
          </w:rPr>
          <w:delText xml:space="preserve">,</w:delText>
        </w:r>
        <w:r>
          <w:rPr>
            <w:rFonts w:cs="Times New Roman"/>
          </w:rPr>
          <w:delText xml:space="preserve"> </w:delText>
        </w:r>
        <w:r>
          <w:rPr>
            <w:rFonts w:cs="Times New Roman"/>
          </w:rPr>
          <w:delText xml:space="preserve">P</w:delText>
        </w:r>
        <w:r>
          <w:rPr>
            <w:rFonts w:cs="Times New Roman"/>
          </w:rPr>
          <w:delText xml:space="preserve">.</w:delText>
        </w:r>
        <w:r>
          <w:rPr>
            <w:rFonts w:cs="Times New Roman"/>
          </w:rPr>
          <w:delText xml:space="preserve"> </w:delText>
        </w:r>
        <w:r>
          <w:rPr>
            <w:rFonts w:cs="Times New Roman"/>
          </w:rPr>
          <w:delText xml:space="preserve">J</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Rosen</w:delText>
        </w:r>
        <w:r>
          <w:rPr>
            <w:rFonts w:cs="Times New Roman"/>
          </w:rPr>
          <w:delText xml:space="preserve">,</w:delText>
        </w:r>
        <w:r>
          <w:rPr>
            <w:rFonts w:cs="Times New Roman"/>
          </w:rPr>
          <w:delText xml:space="preserve"> </w:delText>
        </w:r>
        <w:r>
          <w:rPr>
            <w:rFonts w:cs="Times New Roman"/>
          </w:rPr>
          <w:delText xml:space="preserve">M</w:delText>
        </w:r>
        <w:r>
          <w:rPr>
            <w:rFonts w:cs="Times New Roman"/>
          </w:rPr>
          <w:delText xml:space="preserve">.</w:delText>
        </w:r>
        <w:r>
          <w:rPr>
            <w:rFonts w:cs="Times New Roman"/>
          </w:rPr>
          <w:delText xml:space="preserve"> </w:delText>
        </w:r>
        <w:r>
          <w:rPr>
            <w:rFonts w:cs="Times New Roman"/>
          </w:rPr>
          <w:delText xml:space="preserve">J</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Han</w:delText>
        </w:r>
        <w:r>
          <w:rPr>
            <w:rFonts w:cs="Times New Roman"/>
          </w:rPr>
          <w:delText xml:space="preserve">,</w:delText>
        </w:r>
        <w:r>
          <w:rPr>
            <w:rFonts w:cs="Times New Roman"/>
          </w:rPr>
          <w:delText xml:space="preserve"> </w:delText>
        </w:r>
        <w:r>
          <w:rPr>
            <w:rFonts w:cs="Times New Roman"/>
          </w:rPr>
          <w:delText xml:space="preserve">A</w:delText>
        </w:r>
        <w:r>
          <w:rPr>
            <w:rFonts w:cs="Times New Roman"/>
          </w:rPr>
          <w:delText xml:space="preserve">.</w:delText>
        </w:r>
        <w:r>
          <w:rPr>
            <w:rFonts w:cs="Times New Roman"/>
          </w:rPr>
          <w:delText xml:space="preserve"> </w:delText>
        </w:r>
        <w:r>
          <w:rPr>
            <w:rFonts w:cs="Times New Roman"/>
          </w:rPr>
          <w:delText xml:space="preserve">W</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Johnson</w:delText>
        </w:r>
        <w:r>
          <w:rPr>
            <w:rFonts w:cs="Times New Roman"/>
          </w:rPr>
          <w:delText xml:space="preserve">,</w:delText>
        </w:r>
        <w:r>
          <w:rPr>
            <w:rFonts w:cs="Times New Roman"/>
          </w:rPr>
          <w:delText xml:space="preserve"> </w:delText>
        </w:r>
        <w:r>
          <w:rPr>
            <w:rFonts w:cs="Times New Roman"/>
          </w:rPr>
          <w:delText xml:space="preserve">A</w:delText>
        </w:r>
        <w:r>
          <w:rPr>
            <w:rFonts w:cs="Times New Roman"/>
          </w:rPr>
          <w:delText xml:space="preserve">.</w:delText>
        </w:r>
        <w:r>
          <w:rPr>
            <w:rFonts w:cs="Times New Roman"/>
          </w:rPr>
          <w:delText xml:space="preserve"> </w:delText>
        </w:r>
        <w:r>
          <w:rPr>
            <w:rFonts w:cs="Times New Roman"/>
          </w:rPr>
          <w:delText xml:space="preserve">J</w:delText>
        </w:r>
        <w:r>
          <w:rPr>
            <w:rFonts w:cs="Times New Roman"/>
          </w:rPr>
          <w:delText xml:space="preserve">.</w:delText>
        </w:r>
        <w:r>
          <w:rPr>
            <w:rFonts w:cs="Times New Roman"/>
          </w:rPr>
          <w:delText xml:space="preserve"> </w:delText>
        </w:r>
        <w:r>
          <w:rPr>
            <w:rFonts w:cs="Times New Roman"/>
          </w:rPr>
          <w:delText xml:space="preserve">A</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&amp;</w:delText>
        </w:r>
        <w:r>
          <w:rPr>
            <w:rFonts w:cs="Times New Roman"/>
          </w:rPr>
          <w:delText xml:space="preserve"> </w:delText>
        </w:r>
        <w:r>
          <w:rPr>
            <w:rFonts w:cs="Times New Roman"/>
          </w:rPr>
          <w:delText xml:space="preserve">Holmes</w:delText>
        </w:r>
        <w:r>
          <w:rPr>
            <w:rFonts w:cs="Times New Roman"/>
          </w:rPr>
          <w:delText xml:space="preserve">,</w:delText>
        </w:r>
        <w:r>
          <w:rPr>
            <w:rFonts w:cs="Times New Roman"/>
          </w:rPr>
          <w:delText xml:space="preserve"> </w:delText>
        </w:r>
        <w:r>
          <w:rPr>
            <w:rFonts w:cs="Times New Roman"/>
          </w:rPr>
          <w:delText xml:space="preserve">S</w:delText>
        </w:r>
        <w:r>
          <w:rPr>
            <w:rFonts w:cs="Times New Roman"/>
          </w:rPr>
          <w:delText xml:space="preserve">.</w:delText>
        </w:r>
        <w:r>
          <w:rPr>
            <w:rFonts w:cs="Times New Roman"/>
          </w:rPr>
          <w:delText xml:space="preserve"> </w:delText>
        </w:r>
        <w:r>
          <w:rPr>
            <w:rFonts w:cs="Times New Roman"/>
          </w:rPr>
          <w:delText xml:space="preserve">P</w:delText>
        </w:r>
        <w:r>
          <w:rPr>
            <w:rFonts w:cs="Times New Roman"/>
          </w:rPr>
          <w:delText xml:space="preserve">.</w:delText>
        </w:r>
        <w:r>
          <w:rPr>
            <w:rFonts w:cs="Times New Roman"/>
          </w:rPr>
          <w:delText xml:space="preserve"> </w:delText>
        </w:r>
        <w:r>
          <w:rPr>
            <w:rFonts w:cs="Times New Roman"/>
          </w:rPr>
          <w:delText xml:space="preserve">(</w:delText>
        </w:r>
        <w:r>
          <w:rPr>
            <w:rFonts w:cs="Times New Roman"/>
          </w:rPr>
          <w:delText xml:space="preserve">2016</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DADA2</w:delText>
        </w:r>
        <w:r>
          <w:rPr>
            <w:rFonts w:cs="Times New Roman"/>
          </w:rPr>
          <w:delText xml:space="preserve">:</w:delText>
        </w:r>
        <w:r>
          <w:rPr>
            <w:rFonts w:cs="Times New Roman"/>
          </w:rPr>
          <w:delText xml:space="preserve"> </w:delText>
        </w:r>
        <w:r>
          <w:rPr>
            <w:rFonts w:cs="Times New Roman"/>
          </w:rPr>
          <w:delText xml:space="preserve">High</w:delText>
        </w:r>
        <w:r>
          <w:rPr>
            <w:rFonts w:cs="Times New Roman"/>
          </w:rPr>
          <w:delText xml:space="preserve">-</w:delText>
        </w:r>
        <w:r>
          <w:rPr>
            <w:rFonts w:cs="Times New Roman"/>
          </w:rPr>
          <w:delText xml:space="preserve">resolution</w:delText>
        </w:r>
        <w:r>
          <w:rPr>
            <w:rFonts w:cs="Times New Roman"/>
          </w:rPr>
          <w:delText xml:space="preserve"> </w:delText>
        </w:r>
        <w:r>
          <w:rPr>
            <w:rFonts w:cs="Times New Roman"/>
          </w:rPr>
          <w:delText xml:space="preserve">sample</w:delText>
        </w:r>
        <w:r>
          <w:rPr>
            <w:rFonts w:cs="Times New Roman"/>
          </w:rPr>
          <w:delText xml:space="preserve"> </w:delText>
        </w:r>
        <w:r>
          <w:rPr>
            <w:rFonts w:cs="Times New Roman"/>
          </w:rPr>
          <w:delText xml:space="preserve">inference</w:delText>
        </w:r>
        <w:r>
          <w:rPr>
            <w:rFonts w:cs="Times New Roman"/>
          </w:rPr>
          <w:delText xml:space="preserve"> </w:delText>
        </w:r>
        <w:r>
          <w:rPr>
            <w:rFonts w:cs="Times New Roman"/>
          </w:rPr>
          <w:delText xml:space="preserve">from</w:delText>
        </w:r>
        <w:r>
          <w:rPr>
            <w:rFonts w:cs="Times New Roman"/>
          </w:rPr>
          <w:delText xml:space="preserve"> </w:delText>
        </w:r>
        <w:r>
          <w:rPr>
            <w:rFonts w:cs="Times New Roman"/>
          </w:rPr>
          <w:delText xml:space="preserve">Illumina</w:delText>
        </w:r>
        <w:r>
          <w:rPr>
            <w:rFonts w:cs="Times New Roman"/>
          </w:rPr>
          <w:delText xml:space="preserve"> </w:delText>
        </w:r>
        <w:r>
          <w:rPr>
            <w:rFonts w:cs="Times New Roman"/>
          </w:rPr>
          <w:delText xml:space="preserve">amplicon</w:delText>
        </w:r>
        <w:r>
          <w:rPr>
            <w:rFonts w:cs="Times New Roman"/>
          </w:rPr>
          <w:delText xml:space="preserve"> </w:delText>
        </w:r>
        <w:r>
          <w:rPr>
            <w:rFonts w:cs="Times New Roman"/>
          </w:rPr>
          <w:delText xml:space="preserve">data</w:delText>
        </w:r>
        <w:r>
          <w:rPr>
            <w:rFonts w:cs="Times New Roman"/>
          </w:rPr>
          <w:delText xml:space="preserve">.</w:delText>
        </w:r>
        <w:r>
          <w:rPr>
            <w:rFonts w:cs="Times New Roman"/>
          </w:rPr>
          <w:delText xml:space="preserve"> </w:delText>
        </w:r>
        <w:r>
          <w:rPr>
            <w:rFonts w:cs="Times New Roman"/>
            <w:i/>
            <w:iCs/>
          </w:rPr>
          <w:delText xml:space="preserve">Nature</w:delText>
        </w:r>
        <w:r>
          <w:rPr>
            <w:rFonts w:cs="Times New Roman"/>
            <w:i/>
            <w:iCs/>
          </w:rPr>
          <w:delText xml:space="preserve"> </w:delText>
        </w:r>
        <w:r>
          <w:rPr>
            <w:rFonts w:cs="Times New Roman"/>
            <w:i/>
            <w:iCs/>
          </w:rPr>
          <w:delText xml:space="preserve">Methods</w:delText>
        </w:r>
        <w:r>
          <w:rPr>
            <w:rFonts w:cs="Times New Roman"/>
          </w:rPr>
          <w:delText xml:space="preserve">,</w:delText>
        </w:r>
        <w:r>
          <w:rPr>
            <w:rFonts w:cs="Times New Roman"/>
          </w:rPr>
          <w:delText xml:space="preserve"> </w:delText>
        </w:r>
        <w:r>
          <w:rPr>
            <w:rFonts w:cs="Times New Roman"/>
            <w:i/>
            <w:iCs/>
          </w:rPr>
          <w:delText xml:space="preserve">13</w:delText>
        </w:r>
        <w:r>
          <w:rPr>
            <w:rFonts w:cs="Times New Roman"/>
          </w:rPr>
          <w:delText xml:space="preserve">(</w:delText>
        </w:r>
        <w:r>
          <w:rPr>
            <w:rFonts w:cs="Times New Roman"/>
          </w:rPr>
          <w:delText xml:space="preserve">7</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581</w:delText>
        </w:r>
        <w:r>
          <w:rPr>
            <w:rFonts w:cs="Times New Roman"/>
          </w:rPr>
          <w:delText xml:space="preserve">–</w:delText>
        </w:r>
        <w:r>
          <w:rPr>
            <w:rFonts w:cs="Times New Roman"/>
          </w:rPr>
          <w:delText xml:space="preserve">583</w:delText>
        </w:r>
        <w:r>
          <w:rPr>
            <w:rFonts w:cs="Times New Roman"/>
          </w:rPr>
          <w:delText xml:space="preserve">.</w:delText>
        </w:r>
        <w:r>
          <w:rPr>
            <w:rFonts w:cs="Times New Roman"/>
          </w:rPr>
          <w:delText xml:space="preserve"> </w:delText>
        </w:r>
        <w:r>
          <w:rPr>
            <w:rFonts w:cs="Times New Roman"/>
          </w:rPr>
          <w:delText xml:space="preserve">https</w:delText>
        </w:r>
        <w:r>
          <w:rPr>
            <w:rFonts w:cs="Times New Roman"/>
          </w:rPr>
          <w:delText xml:space="preserve">:</w:delText>
        </w:r>
        <w:r>
          <w:rPr>
            <w:rFonts w:cs="Times New Roman"/>
          </w:rPr>
          <w:delText xml:space="preserve">/</w:delText>
        </w:r>
        <w:r>
          <w:rPr>
            <w:rFonts w:cs="Times New Roman"/>
          </w:rPr>
          <w:delText xml:space="preserve">/</w:delText>
        </w:r>
        <w:r>
          <w:rPr>
            <w:rFonts w:cs="Times New Roman"/>
          </w:rPr>
          <w:delText xml:space="preserve">doi</w:delText>
        </w:r>
        <w:r>
          <w:rPr>
            <w:rFonts w:cs="Times New Roman"/>
          </w:rPr>
          <w:delText xml:space="preserve">.</w:delText>
        </w:r>
        <w:r>
          <w:rPr>
            <w:rFonts w:cs="Times New Roman"/>
          </w:rPr>
          <w:delText xml:space="preserve">org</w:delText>
        </w:r>
        <w:r>
          <w:rPr>
            <w:rFonts w:cs="Times New Roman"/>
          </w:rPr>
          <w:delText xml:space="preserve">/</w:delText>
        </w:r>
        <w:r>
          <w:rPr>
            <w:rFonts w:cs="Times New Roman"/>
          </w:rPr>
          <w:delText xml:space="preserve">10</w:delText>
        </w:r>
        <w:r>
          <w:rPr>
            <w:rFonts w:cs="Times New Roman"/>
          </w:rPr>
          <w:delText xml:space="preserve">.</w:delText>
        </w:r>
        <w:r>
          <w:rPr>
            <w:rFonts w:cs="Times New Roman"/>
          </w:rPr>
          <w:delText xml:space="preserve">1038</w:delText>
        </w:r>
        <w:r>
          <w:rPr>
            <w:rFonts w:cs="Times New Roman"/>
          </w:rPr>
          <w:delText xml:space="preserve">/</w:delText>
        </w:r>
        <w:r>
          <w:rPr>
            <w:rFonts w:cs="Times New Roman"/>
          </w:rPr>
          <w:delText xml:space="preserve">nmeth</w:delText>
        </w:r>
        <w:r>
          <w:rPr>
            <w:rFonts w:cs="Times New Roman"/>
          </w:rPr>
          <w:delText xml:space="preserve">.</w:delText>
        </w:r>
        <w:r>
          <w:rPr>
            <w:rFonts w:cs="Times New Roman"/>
          </w:rPr>
          <w:delText xml:space="preserve">3869</w:delText>
        </w:r>
      </w:del>
    </w:p>
    <w:p w14:paraId="0D2FB905" w14:textId="77777777" w:rsidR="0092112F" w:rsidRPr="0092112F" w:rsidRDefault="0092112F" w:rsidP="00DF3B3E">
      <w:pPr>
        <w:pStyle w:val="Bibliography"/>
        <w:spacing w:line="480" w:lineRule="auto"/>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AD99EFF" w14:textId="77777777" w:rsidR="0092112F" w:rsidRPr="0092112F" w:rsidRDefault="0092112F" w:rsidP="00DF3B3E">
      <w:pPr>
        <w:pStyle w:val="Bibliography"/>
        <w:spacing w:line="480" w:lineRule="auto"/>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09B5A6F5" w14:textId="77777777" w:rsidR="0092112F" w:rsidRPr="0092112F" w:rsidRDefault="0092112F" w:rsidP="00DF3B3E">
      <w:pPr>
        <w:pStyle w:val="Bibliography"/>
        <w:spacing w:line="480" w:lineRule="auto"/>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18D2C452" w14:textId="77777777" w:rsidR="0092112F" w:rsidRPr="0092112F" w:rsidRDefault="0092112F" w:rsidP="00DF3B3E">
      <w:pPr>
        <w:pStyle w:val="Bibliography"/>
        <w:spacing w:line="480" w:lineRule="auto"/>
        <w:rPr>
          <w:rFonts w:cs="Times New Roman"/>
        </w:rPr>
      </w:pPr>
      <w:r w:rsidRPr="0092112F">
        <w:rPr>
          <w:rFonts w:cs="Times New Roman"/>
        </w:rPr>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68C243EB" w14:textId="77777777" w:rsidR="0092112F" w:rsidRPr="0092112F" w:rsidRDefault="0092112F" w:rsidP="00DF3B3E">
      <w:pPr>
        <w:pStyle w:val="Bibliography"/>
        <w:spacing w:line="480" w:lineRule="auto"/>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7FB48F2B" w14:textId="77777777" w:rsidR="0092112F" w:rsidRPr="0092112F" w:rsidRDefault="0092112F" w:rsidP="00DF3B3E">
      <w:pPr>
        <w:pStyle w:val="Bibliography"/>
        <w:spacing w:line="480" w:lineRule="auto"/>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pPr>
        <w:pStyle w:val="Bibliography"/>
        <w:spacing w:line="480" w:lineRule="auto"/>
        <w:rPr>
          <w:ins w:id="9481" w:author="Gledis Guri" w:date="2026-09-25T00:00:00Z"/>
        </w:rPr>
      </w:pPr>
      <w:ins w:id="9482" w:author="Gledis Guri" w:date="2026-09-25T00:00:00Z">
        <w:r>
          <w:t xml:space="preserve">Guri, G. (2026). </w:t>
        </w:r>
        <w:r>
          <w:rPr>
            <w:i/>
          </w:rPr>
          <w:t xml:space="preserve">Smart eDNA sampling strategies: Spatial autocorrelation can guide efficient survey design</w:t>
        </w:r>
        <w:r>
          <w:t xml:space="preserve"> [Data set]. Zenodo. https://doi.org/10.5281/zenodo.21141367</w:t>
        </w:r>
      </w:ins>
    </w:p>
    <w:p w14:paraId="4CE56E0A" w14:textId="77777777" w:rsidR="0092112F" w:rsidRPr="0092112F" w:rsidRDefault="0092112F" w:rsidP="00DF3B3E">
      <w:pPr>
        <w:pStyle w:val="Bibliography"/>
        <w:spacing w:line="480" w:lineRule="auto"/>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8BB546B" w14:textId="77777777" w:rsidR="0092112F" w:rsidRPr="0092112F" w:rsidRDefault="0092112F" w:rsidP="00DF3B3E">
      <w:pPr>
        <w:pStyle w:val="Bibliography"/>
        <w:spacing w:line="480" w:lineRule="auto"/>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5A25E17" w14:textId="77777777" w:rsidR="0092112F" w:rsidRPr="0092112F" w:rsidRDefault="0092112F" w:rsidP="00DF3B3E">
      <w:pPr>
        <w:pStyle w:val="Bibliography"/>
        <w:spacing w:line="480" w:lineRule="auto"/>
        <w:rPr>
          <w:del w:id="9480" w:author="Gledis Guri" w:date="2026-09-25T00:00:00Z"/>
          <w:rFonts w:cs="Times New Roman"/>
        </w:rPr>
      </w:pPr>
      <w:del w:id="9479" w:author="Gledis Guri" w:date="2026-09-25T00:00:00Z">
        <w:r>
          <w:rPr>
            <w:rFonts w:cs="Times New Roman"/>
          </w:rPr>
          <w:delText xml:space="preserve">Guri</w:delText>
        </w:r>
        <w:r>
          <w:rPr>
            <w:rFonts w:cs="Times New Roman"/>
          </w:rPr>
          <w:delText xml:space="preserve">,</w:delText>
        </w:r>
        <w:r>
          <w:rPr>
            <w:rFonts w:cs="Times New Roman"/>
          </w:rPr>
          <w:delText xml:space="preserve"> </w:delText>
        </w:r>
        <w:r>
          <w:rPr>
            <w:rFonts w:cs="Times New Roman"/>
          </w:rPr>
          <w:delText xml:space="preserve">G</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Westgaard</w:delText>
        </w:r>
        <w:r>
          <w:rPr>
            <w:rFonts w:cs="Times New Roman"/>
          </w:rPr>
          <w:delText xml:space="preserve">,</w:delText>
        </w:r>
        <w:r>
          <w:rPr>
            <w:rFonts w:cs="Times New Roman"/>
          </w:rPr>
          <w:delText xml:space="preserve"> </w:delText>
        </w:r>
        <w:r>
          <w:rPr>
            <w:rFonts w:cs="Times New Roman"/>
          </w:rPr>
          <w:delText xml:space="preserve">J</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Yoccoz</w:delText>
        </w:r>
        <w:r>
          <w:rPr>
            <w:rFonts w:cs="Times New Roman"/>
          </w:rPr>
          <w:delText xml:space="preserve">,</w:delText>
        </w:r>
        <w:r>
          <w:rPr>
            <w:rFonts w:cs="Times New Roman"/>
          </w:rPr>
          <w:delText xml:space="preserve"> </w:delText>
        </w:r>
        <w:r>
          <w:rPr>
            <w:rFonts w:cs="Times New Roman"/>
          </w:rPr>
          <w:delText xml:space="preserve">N</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Wangensteen</w:delText>
        </w:r>
        <w:r>
          <w:rPr>
            <w:rFonts w:cs="Times New Roman"/>
          </w:rPr>
          <w:delText xml:space="preserve">,</w:delText>
        </w:r>
        <w:r>
          <w:rPr>
            <w:rFonts w:cs="Times New Roman"/>
          </w:rPr>
          <w:delText xml:space="preserve"> </w:delText>
        </w:r>
        <w:r>
          <w:rPr>
            <w:rFonts w:cs="Times New Roman"/>
          </w:rPr>
          <w:delText xml:space="preserve">O</w:delText>
        </w:r>
        <w:r>
          <w:rPr>
            <w:rFonts w:cs="Times New Roman"/>
          </w:rPr>
          <w:delText xml:space="preserve">.</w:delText>
        </w:r>
        <w:r>
          <w:rPr>
            <w:rFonts w:cs="Times New Roman"/>
          </w:rPr>
          <w:delText xml:space="preserve"> </w:delText>
        </w:r>
        <w:r>
          <w:rPr>
            <w:rFonts w:cs="Times New Roman"/>
          </w:rPr>
          <w:delText xml:space="preserve">S</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Præbel</w:delText>
        </w:r>
        <w:r>
          <w:rPr>
            <w:rFonts w:cs="Times New Roman"/>
          </w:rPr>
          <w:delText xml:space="preserve">,</w:delText>
        </w:r>
        <w:r>
          <w:rPr>
            <w:rFonts w:cs="Times New Roman"/>
          </w:rPr>
          <w:delText xml:space="preserve"> </w:delText>
        </w:r>
        <w:r>
          <w:rPr>
            <w:rFonts w:cs="Times New Roman"/>
          </w:rPr>
          <w:delText xml:space="preserve">K</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Ray</w:delText>
        </w:r>
        <w:r>
          <w:rPr>
            <w:rFonts w:cs="Times New Roman"/>
          </w:rPr>
          <w:delText xml:space="preserve">,</w:delText>
        </w:r>
        <w:r>
          <w:rPr>
            <w:rFonts w:cs="Times New Roman"/>
          </w:rPr>
          <w:delText xml:space="preserve"> </w:delText>
        </w:r>
        <w:r>
          <w:rPr>
            <w:rFonts w:cs="Times New Roman"/>
          </w:rPr>
          <w:delText xml:space="preserve">J</w:delText>
        </w:r>
        <w:r>
          <w:rPr>
            <w:rFonts w:cs="Times New Roman"/>
          </w:rPr>
          <w:delText xml:space="preserve">.</w:delText>
        </w:r>
        <w:r>
          <w:rPr>
            <w:rFonts w:cs="Times New Roman"/>
          </w:rPr>
          <w:delText xml:space="preserve"> </w:delText>
        </w:r>
        <w:r>
          <w:rPr>
            <w:rFonts w:cs="Times New Roman"/>
          </w:rPr>
          <w:delText xml:space="preserve">L</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Kelly</w:delText>
        </w:r>
        <w:r>
          <w:rPr>
            <w:rFonts w:cs="Times New Roman"/>
          </w:rPr>
          <w:delText xml:space="preserve">,</w:delText>
        </w:r>
        <w:r>
          <w:rPr>
            <w:rFonts w:cs="Times New Roman"/>
          </w:rPr>
          <w:delText xml:space="preserve"> </w:delText>
        </w:r>
        <w:r>
          <w:rPr>
            <w:rFonts w:cs="Times New Roman"/>
          </w:rPr>
          <w:delText xml:space="preserve">R</w:delText>
        </w:r>
        <w:r>
          <w:rPr>
            <w:rFonts w:cs="Times New Roman"/>
          </w:rPr>
          <w:delText xml:space="preserve">.</w:delText>
        </w:r>
        <w:r>
          <w:rPr>
            <w:rFonts w:cs="Times New Roman"/>
          </w:rPr>
          <w:delText xml:space="preserve"> </w:delText>
        </w:r>
        <w:r>
          <w:rPr>
            <w:rFonts w:cs="Times New Roman"/>
          </w:rPr>
          <w:delText xml:space="preserve">P</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Shelton</w:delText>
        </w:r>
        <w:r>
          <w:rPr>
            <w:rFonts w:cs="Times New Roman"/>
          </w:rPr>
          <w:delText xml:space="preserve">,</w:delText>
        </w:r>
        <w:r>
          <w:rPr>
            <w:rFonts w:cs="Times New Roman"/>
          </w:rPr>
          <w:delText xml:space="preserve"> </w:delText>
        </w:r>
        <w:r>
          <w:rPr>
            <w:rFonts w:cs="Times New Roman"/>
          </w:rPr>
          <w:delText xml:space="preserve">A</w:delText>
        </w:r>
        <w:r>
          <w:rPr>
            <w:rFonts w:cs="Times New Roman"/>
          </w:rPr>
          <w:delText xml:space="preserve">.</w:delText>
        </w:r>
        <w:r>
          <w:rPr>
            <w:rFonts w:cs="Times New Roman"/>
          </w:rPr>
          <w:delText xml:space="preserve"> </w:delText>
        </w:r>
        <w:r>
          <w:rPr>
            <w:rFonts w:cs="Times New Roman"/>
          </w:rPr>
          <w:delText xml:space="preserve">O</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Hanebrekke</w:delText>
        </w:r>
        <w:r>
          <w:rPr>
            <w:rFonts w:cs="Times New Roman"/>
          </w:rPr>
          <w:delText xml:space="preserve">,</w:delText>
        </w:r>
        <w:r>
          <w:rPr>
            <w:rFonts w:cs="Times New Roman"/>
          </w:rPr>
          <w:delText xml:space="preserve"> </w:delText>
        </w:r>
        <w:r>
          <w:rPr>
            <w:rFonts w:cs="Times New Roman"/>
          </w:rPr>
          <w:delText xml:space="preserve">T</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&amp;</w:delText>
        </w:r>
        <w:r>
          <w:rPr>
            <w:rFonts w:cs="Times New Roman"/>
          </w:rPr>
          <w:delText xml:space="preserve"> </w:delText>
        </w:r>
        <w:r>
          <w:rPr>
            <w:rFonts w:cs="Times New Roman"/>
          </w:rPr>
          <w:delText xml:space="preserve">Johansen</w:delText>
        </w:r>
        <w:r>
          <w:rPr>
            <w:rFonts w:cs="Times New Roman"/>
          </w:rPr>
          <w:delText xml:space="preserve">,</w:delText>
        </w:r>
        <w:r>
          <w:rPr>
            <w:rFonts w:cs="Times New Roman"/>
          </w:rPr>
          <w:delText xml:space="preserve"> </w:delText>
        </w:r>
        <w:r>
          <w:rPr>
            <w:rFonts w:cs="Times New Roman"/>
          </w:rPr>
          <w:delText xml:space="preserve">T</w:delText>
        </w:r>
        <w:r>
          <w:rPr>
            <w:rFonts w:cs="Times New Roman"/>
          </w:rPr>
          <w:delText xml:space="preserve">.</w:delText>
        </w:r>
        <w:r>
          <w:rPr>
            <w:rFonts w:cs="Times New Roman"/>
          </w:rPr>
          <w:delText xml:space="preserve"> </w:delText>
        </w:r>
        <w:r>
          <w:rPr>
            <w:rFonts w:cs="Times New Roman"/>
          </w:rPr>
          <w:delText xml:space="preserve">(</w:delText>
        </w:r>
        <w:r>
          <w:rPr>
            <w:rFonts w:cs="Times New Roman"/>
          </w:rPr>
          <w:delText xml:space="preserve">2023</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Maximizing</w:delText>
        </w:r>
        <w:r>
          <w:rPr>
            <w:rFonts w:cs="Times New Roman"/>
          </w:rPr>
          <w:delText xml:space="preserve"> </w:delText>
        </w:r>
        <w:r>
          <w:rPr>
            <w:rFonts w:cs="Times New Roman"/>
          </w:rPr>
          <w:delText xml:space="preserve">sampling</w:delText>
        </w:r>
        <w:r>
          <w:rPr>
            <w:rFonts w:cs="Times New Roman"/>
          </w:rPr>
          <w:delText xml:space="preserve"> </w:delText>
        </w:r>
        <w:r>
          <w:rPr>
            <w:rFonts w:cs="Times New Roman"/>
          </w:rPr>
          <w:delText xml:space="preserve">efficiency</w:delText>
        </w:r>
        <w:r>
          <w:rPr>
            <w:rFonts w:cs="Times New Roman"/>
          </w:rPr>
          <w:delText xml:space="preserve"> </w:delText>
        </w:r>
        <w:r>
          <w:rPr>
            <w:rFonts w:cs="Times New Roman"/>
          </w:rPr>
          <w:delText xml:space="preserve">to</w:delText>
        </w:r>
        <w:r>
          <w:rPr>
            <w:rFonts w:cs="Times New Roman"/>
          </w:rPr>
          <w:delText xml:space="preserve"> </w:delText>
        </w:r>
        <w:r>
          <w:rPr>
            <w:rFonts w:cs="Times New Roman"/>
          </w:rPr>
          <w:delText xml:space="preserve">detect</w:delText>
        </w:r>
        <w:r>
          <w:rPr>
            <w:rFonts w:cs="Times New Roman"/>
          </w:rPr>
          <w:delText xml:space="preserve"> </w:delText>
        </w:r>
        <w:r>
          <w:rPr>
            <w:rFonts w:cs="Times New Roman"/>
          </w:rPr>
          <w:delText xml:space="preserve">differences</w:delText>
        </w:r>
        <w:r>
          <w:rPr>
            <w:rFonts w:cs="Times New Roman"/>
          </w:rPr>
          <w:delText xml:space="preserve"> </w:delText>
        </w:r>
        <w:r>
          <w:rPr>
            <w:rFonts w:cs="Times New Roman"/>
          </w:rPr>
          <w:delText xml:space="preserve">in</w:delText>
        </w:r>
        <w:r>
          <w:rPr>
            <w:rFonts w:cs="Times New Roman"/>
          </w:rPr>
          <w:delText xml:space="preserve"> </w:delText>
        </w:r>
        <w:r>
          <w:rPr>
            <w:rFonts w:cs="Times New Roman"/>
          </w:rPr>
          <w:delText xml:space="preserve">fish</w:delText>
        </w:r>
        <w:r>
          <w:rPr>
            <w:rFonts w:cs="Times New Roman"/>
          </w:rPr>
          <w:delText xml:space="preserve"> </w:delText>
        </w:r>
        <w:r>
          <w:rPr>
            <w:rFonts w:cs="Times New Roman"/>
          </w:rPr>
          <w:delText xml:space="preserve">community</w:delText>
        </w:r>
        <w:r>
          <w:rPr>
            <w:rFonts w:cs="Times New Roman"/>
          </w:rPr>
          <w:delText xml:space="preserve"> </w:delText>
        </w:r>
        <w:r>
          <w:rPr>
            <w:rFonts w:cs="Times New Roman"/>
          </w:rPr>
          <w:delText xml:space="preserve">composition</w:delText>
        </w:r>
        <w:r>
          <w:rPr>
            <w:rFonts w:cs="Times New Roman"/>
          </w:rPr>
          <w:delText xml:space="preserve"> </w:delText>
        </w:r>
        <w:r>
          <w:rPr>
            <w:rFonts w:cs="Times New Roman"/>
          </w:rPr>
          <w:delText xml:space="preserve">using</w:delText>
        </w:r>
        <w:r>
          <w:rPr>
            <w:rFonts w:cs="Times New Roman"/>
          </w:rPr>
          <w:delText xml:space="preserve"> </w:delText>
        </w:r>
        <w:r>
          <w:rPr>
            <w:rFonts w:cs="Times New Roman"/>
          </w:rPr>
          <w:delText xml:space="preserve">environmental</w:delText>
        </w:r>
        <w:r>
          <w:rPr>
            <w:rFonts w:cs="Times New Roman"/>
          </w:rPr>
          <w:delText xml:space="preserve"> </w:delText>
        </w:r>
        <w:r>
          <w:rPr>
            <w:rFonts w:cs="Times New Roman"/>
          </w:rPr>
          <w:delText xml:space="preserve">DNA</w:delText>
        </w:r>
        <w:r>
          <w:rPr>
            <w:rFonts w:cs="Times New Roman"/>
          </w:rPr>
          <w:delText xml:space="preserve"> </w:delText>
        </w:r>
        <w:r>
          <w:rPr>
            <w:rFonts w:cs="Times New Roman"/>
          </w:rPr>
          <w:delText xml:space="preserve">metabarcoding</w:delText>
        </w:r>
        <w:r>
          <w:rPr>
            <w:rFonts w:cs="Times New Roman"/>
          </w:rPr>
          <w:delText xml:space="preserve"> </w:delText>
        </w:r>
        <w:r>
          <w:rPr>
            <w:rFonts w:cs="Times New Roman"/>
          </w:rPr>
          <w:delText xml:space="preserve">in</w:delText>
        </w:r>
        <w:r>
          <w:rPr>
            <w:rFonts w:cs="Times New Roman"/>
          </w:rPr>
          <w:delText xml:space="preserve"> </w:delText>
        </w:r>
        <w:r>
          <w:rPr>
            <w:rFonts w:cs="Times New Roman"/>
          </w:rPr>
          <w:delText xml:space="preserve">subarctic</w:delText>
        </w:r>
        <w:r>
          <w:rPr>
            <w:rFonts w:cs="Times New Roman"/>
          </w:rPr>
          <w:delText xml:space="preserve"> </w:delText>
        </w:r>
        <w:r>
          <w:rPr>
            <w:rFonts w:cs="Times New Roman"/>
          </w:rPr>
          <w:delText xml:space="preserve">fjords</w:delText>
        </w:r>
        <w:r>
          <w:rPr>
            <w:rFonts w:cs="Times New Roman"/>
          </w:rPr>
          <w:delText xml:space="preserve">.</w:delText>
        </w:r>
        <w:r>
          <w:rPr>
            <w:rFonts w:cs="Times New Roman"/>
          </w:rPr>
          <w:delText xml:space="preserve"> </w:delText>
        </w:r>
        <w:r>
          <w:rPr>
            <w:rFonts w:cs="Times New Roman"/>
            <w:i/>
            <w:iCs/>
          </w:rPr>
          <w:delText xml:space="preserve">Environmental</w:delText>
        </w:r>
        <w:r>
          <w:rPr>
            <w:rFonts w:cs="Times New Roman"/>
            <w:i/>
            <w:iCs/>
          </w:rPr>
          <w:delText xml:space="preserve"> </w:delText>
        </w:r>
        <w:r>
          <w:rPr>
            <w:rFonts w:cs="Times New Roman"/>
            <w:i/>
            <w:iCs/>
          </w:rPr>
          <w:delText xml:space="preserve">DNA</w:delText>
        </w:r>
        <w:r>
          <w:rPr>
            <w:rFonts w:cs="Times New Roman"/>
          </w:rPr>
          <w:delText xml:space="preserve">,</w:delText>
        </w:r>
        <w:r>
          <w:rPr>
            <w:rFonts w:cs="Times New Roman"/>
          </w:rPr>
          <w:delText xml:space="preserve"> </w:delText>
        </w:r>
        <w:r>
          <w:rPr>
            <w:rFonts w:cs="Times New Roman"/>
          </w:rPr>
          <w:delText xml:space="preserve">edn3</w:delText>
        </w:r>
        <w:r>
          <w:rPr>
            <w:rFonts w:cs="Times New Roman"/>
          </w:rPr>
          <w:delText xml:space="preserve">.</w:delText>
        </w:r>
        <w:r>
          <w:rPr>
            <w:rFonts w:cs="Times New Roman"/>
          </w:rPr>
          <w:delText xml:space="preserve">409</w:delText>
        </w:r>
        <w:r>
          <w:rPr>
            <w:rFonts w:cs="Times New Roman"/>
          </w:rPr>
          <w:delText xml:space="preserve">.</w:delText>
        </w:r>
        <w:r>
          <w:rPr>
            <w:rFonts w:cs="Times New Roman"/>
          </w:rPr>
          <w:delText xml:space="preserve"> </w:delText>
        </w:r>
        <w:r>
          <w:rPr>
            <w:rFonts w:cs="Times New Roman"/>
          </w:rPr>
          <w:delText xml:space="preserve">https</w:delText>
        </w:r>
        <w:r>
          <w:rPr>
            <w:rFonts w:cs="Times New Roman"/>
          </w:rPr>
          <w:delText xml:space="preserve">:</w:delText>
        </w:r>
        <w:r>
          <w:rPr>
            <w:rFonts w:cs="Times New Roman"/>
          </w:rPr>
          <w:delText xml:space="preserve">/</w:delText>
        </w:r>
        <w:r>
          <w:rPr>
            <w:rFonts w:cs="Times New Roman"/>
          </w:rPr>
          <w:delText xml:space="preserve">/</w:delText>
        </w:r>
        <w:r>
          <w:rPr>
            <w:rFonts w:cs="Times New Roman"/>
          </w:rPr>
          <w:delText xml:space="preserve">doi</w:delText>
        </w:r>
        <w:r>
          <w:rPr>
            <w:rFonts w:cs="Times New Roman"/>
          </w:rPr>
          <w:delText xml:space="preserve">.</w:delText>
        </w:r>
        <w:r>
          <w:rPr>
            <w:rFonts w:cs="Times New Roman"/>
          </w:rPr>
          <w:delText xml:space="preserve">org</w:delText>
        </w:r>
        <w:r>
          <w:rPr>
            <w:rFonts w:cs="Times New Roman"/>
          </w:rPr>
          <w:delText xml:space="preserve">/</w:delText>
        </w:r>
        <w:r>
          <w:rPr>
            <w:rFonts w:cs="Times New Roman"/>
          </w:rPr>
          <w:delText xml:space="preserve">10</w:delText>
        </w:r>
        <w:r>
          <w:rPr>
            <w:rFonts w:cs="Times New Roman"/>
          </w:rPr>
          <w:delText xml:space="preserve">.</w:delText>
        </w:r>
        <w:r>
          <w:rPr>
            <w:rFonts w:cs="Times New Roman"/>
          </w:rPr>
          <w:delText xml:space="preserve">1002</w:delText>
        </w:r>
        <w:r>
          <w:rPr>
            <w:rFonts w:cs="Times New Roman"/>
          </w:rPr>
          <w:delText xml:space="preserve">/</w:delText>
        </w:r>
        <w:r>
          <w:rPr>
            <w:rFonts w:cs="Times New Roman"/>
          </w:rPr>
          <w:delText xml:space="preserve">edn3</w:delText>
        </w:r>
        <w:r>
          <w:rPr>
            <w:rFonts w:cs="Times New Roman"/>
          </w:rPr>
          <w:delText xml:space="preserve">.</w:delText>
        </w:r>
        <w:r>
          <w:rPr>
            <w:rFonts w:cs="Times New Roman"/>
          </w:rPr>
          <w:delText xml:space="preserve">409</w:delText>
        </w:r>
      </w:del>
    </w:p>
    <w:p w14:paraId="210094AA" w14:textId="77777777" w:rsidR="0092112F" w:rsidRPr="0092112F" w:rsidRDefault="0092112F" w:rsidP="00DF3B3E">
      <w:pPr>
        <w:pStyle w:val="Bibliography"/>
        <w:spacing w:line="480" w:lineRule="auto"/>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2E53FE59" w14:textId="77777777" w:rsidR="0092112F" w:rsidRPr="0092112F" w:rsidRDefault="0092112F" w:rsidP="00DF3B3E">
      <w:pPr>
        <w:pStyle w:val="Bibliography"/>
        <w:spacing w:line="480" w:lineRule="auto"/>
        <w:rPr>
          <w:rFonts w:cs="Times New Roman"/>
        </w:rPr>
      </w:pPr>
      <w:r w:rsidRPr="0092112F">
        <w:rPr>
          <w:rFonts w:cs="Times New Roman"/>
        </w:rPr>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75165D6" w14:textId="77777777" w:rsidR="0092112F" w:rsidRPr="0092112F" w:rsidRDefault="0092112F" w:rsidP="00DF3B3E">
      <w:pPr>
        <w:pStyle w:val="Bibliography"/>
        <w:spacing w:line="480" w:lineRule="auto"/>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38BCA3DA" w14:textId="77777777" w:rsidR="0092112F" w:rsidRPr="0092112F" w:rsidRDefault="0092112F" w:rsidP="00DF3B3E">
      <w:pPr>
        <w:pStyle w:val="Bibliography"/>
        <w:spacing w:line="480" w:lineRule="auto"/>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37E6A542" w14:textId="77777777" w:rsidR="0092112F" w:rsidRPr="0092112F" w:rsidRDefault="0092112F" w:rsidP="00DF3B3E">
      <w:pPr>
        <w:pStyle w:val="Bibliography"/>
        <w:spacing w:line="480" w:lineRule="auto"/>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265E9E42" w14:textId="77777777" w:rsidR="0092112F" w:rsidRPr="0092112F" w:rsidRDefault="0092112F" w:rsidP="00DF3B3E">
      <w:pPr>
        <w:pStyle w:val="Bibliography"/>
        <w:spacing w:line="480" w:lineRule="auto"/>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16EA162E" w14:textId="77777777" w:rsidR="0092112F" w:rsidRPr="0092112F" w:rsidRDefault="0092112F" w:rsidP="00DF3B3E">
      <w:pPr>
        <w:pStyle w:val="Bibliography"/>
        <w:spacing w:line="480" w:lineRule="auto"/>
        <w:rPr>
          <w:rFonts w:cs="Times New Roman"/>
        </w:rPr>
      </w:pPr>
      <w:r w:rsidRPr="0092112F">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2D61B223" w14:textId="77777777" w:rsidR="0092112F" w:rsidRPr="0092112F" w:rsidRDefault="0092112F" w:rsidP="00DF3B3E">
      <w:pPr>
        <w:pStyle w:val="Bibliography"/>
        <w:spacing w:line="480" w:lineRule="auto"/>
        <w:rPr>
          <w:del w:id="9476" w:author="Gledis Guri" w:date="2026-09-25T00:00:00Z"/>
          <w:rFonts w:cs="Times New Roman"/>
        </w:rPr>
      </w:pPr>
      <w:del w:id="9475" w:author="Gledis Guri" w:date="2026-09-25T00:00:00Z">
        <w:r>
          <w:rPr>
            <w:rFonts w:cs="Times New Roman"/>
          </w:rPr>
          <w:delText xml:space="preserve">Miya</w:delText>
        </w:r>
        <w:r>
          <w:rPr>
            <w:rFonts w:cs="Times New Roman"/>
          </w:rPr>
          <w:delText xml:space="preserve">,</w:delText>
        </w:r>
        <w:r>
          <w:rPr>
            <w:rFonts w:cs="Times New Roman"/>
          </w:rPr>
          <w:delText xml:space="preserve"> </w:delText>
        </w:r>
        <w:r>
          <w:rPr>
            <w:rFonts w:cs="Times New Roman"/>
          </w:rPr>
          <w:delText xml:space="preserve">M</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Sato</w:delText>
        </w:r>
        <w:r>
          <w:rPr>
            <w:rFonts w:cs="Times New Roman"/>
          </w:rPr>
          <w:delText xml:space="preserve">,</w:delText>
        </w:r>
        <w:r>
          <w:rPr>
            <w:rFonts w:cs="Times New Roman"/>
          </w:rPr>
          <w:delText xml:space="preserve"> </w:delText>
        </w:r>
        <w:r>
          <w:rPr>
            <w:rFonts w:cs="Times New Roman"/>
          </w:rPr>
          <w:delText xml:space="preserve">Y</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Fukunaga</w:delText>
        </w:r>
        <w:r>
          <w:rPr>
            <w:rFonts w:cs="Times New Roman"/>
          </w:rPr>
          <w:delText xml:space="preserve">,</w:delText>
        </w:r>
        <w:r>
          <w:rPr>
            <w:rFonts w:cs="Times New Roman"/>
          </w:rPr>
          <w:delText xml:space="preserve"> </w:delText>
        </w:r>
        <w:r>
          <w:rPr>
            <w:rFonts w:cs="Times New Roman"/>
          </w:rPr>
          <w:delText xml:space="preserve">T</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Sado</w:delText>
        </w:r>
        <w:r>
          <w:rPr>
            <w:rFonts w:cs="Times New Roman"/>
          </w:rPr>
          <w:delText xml:space="preserve">,</w:delText>
        </w:r>
        <w:r>
          <w:rPr>
            <w:rFonts w:cs="Times New Roman"/>
          </w:rPr>
          <w:delText xml:space="preserve"> </w:delText>
        </w:r>
        <w:r>
          <w:rPr>
            <w:rFonts w:cs="Times New Roman"/>
          </w:rPr>
          <w:delText xml:space="preserve">T</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Poulsen</w:delText>
        </w:r>
        <w:r>
          <w:rPr>
            <w:rFonts w:cs="Times New Roman"/>
          </w:rPr>
          <w:delText xml:space="preserve">,</w:delText>
        </w:r>
        <w:r>
          <w:rPr>
            <w:rFonts w:cs="Times New Roman"/>
          </w:rPr>
          <w:delText xml:space="preserve"> </w:delText>
        </w:r>
        <w:r>
          <w:rPr>
            <w:rFonts w:cs="Times New Roman"/>
          </w:rPr>
          <w:delText xml:space="preserve">J</w:delText>
        </w:r>
        <w:r>
          <w:rPr>
            <w:rFonts w:cs="Times New Roman"/>
          </w:rPr>
          <w:delText xml:space="preserve">.</w:delText>
        </w:r>
        <w:r>
          <w:rPr>
            <w:rFonts w:cs="Times New Roman"/>
          </w:rPr>
          <w:delText xml:space="preserve"> </w:delText>
        </w:r>
        <w:r>
          <w:rPr>
            <w:rFonts w:cs="Times New Roman"/>
          </w:rPr>
          <w:delText xml:space="preserve">Y</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Sato</w:delText>
        </w:r>
        <w:r>
          <w:rPr>
            <w:rFonts w:cs="Times New Roman"/>
          </w:rPr>
          <w:delText xml:space="preserve">,</w:delText>
        </w:r>
        <w:r>
          <w:rPr>
            <w:rFonts w:cs="Times New Roman"/>
          </w:rPr>
          <w:delText xml:space="preserve"> </w:delText>
        </w:r>
        <w:r>
          <w:rPr>
            <w:rFonts w:cs="Times New Roman"/>
          </w:rPr>
          <w:delText xml:space="preserve">K</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Minamoto</w:delText>
        </w:r>
        <w:r>
          <w:rPr>
            <w:rFonts w:cs="Times New Roman"/>
          </w:rPr>
          <w:delText xml:space="preserve">,</w:delText>
        </w:r>
        <w:r>
          <w:rPr>
            <w:rFonts w:cs="Times New Roman"/>
          </w:rPr>
          <w:delText xml:space="preserve"> </w:delText>
        </w:r>
        <w:r>
          <w:rPr>
            <w:rFonts w:cs="Times New Roman"/>
          </w:rPr>
          <w:delText xml:space="preserve">T</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Yamamoto</w:delText>
        </w:r>
        <w:r>
          <w:rPr>
            <w:rFonts w:cs="Times New Roman"/>
          </w:rPr>
          <w:delText xml:space="preserve">,</w:delText>
        </w:r>
        <w:r>
          <w:rPr>
            <w:rFonts w:cs="Times New Roman"/>
          </w:rPr>
          <w:delText xml:space="preserve"> </w:delText>
        </w:r>
        <w:r>
          <w:rPr>
            <w:rFonts w:cs="Times New Roman"/>
          </w:rPr>
          <w:delText xml:space="preserve">S</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Yamanaka</w:delText>
        </w:r>
        <w:r>
          <w:rPr>
            <w:rFonts w:cs="Times New Roman"/>
          </w:rPr>
          <w:delText xml:space="preserve">,</w:delText>
        </w:r>
        <w:r>
          <w:rPr>
            <w:rFonts w:cs="Times New Roman"/>
          </w:rPr>
          <w:delText xml:space="preserve"> </w:delText>
        </w:r>
        <w:r>
          <w:rPr>
            <w:rFonts w:cs="Times New Roman"/>
          </w:rPr>
          <w:delText xml:space="preserve">H</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Araki</w:delText>
        </w:r>
        <w:r>
          <w:rPr>
            <w:rFonts w:cs="Times New Roman"/>
          </w:rPr>
          <w:delText xml:space="preserve">,</w:delText>
        </w:r>
        <w:r>
          <w:rPr>
            <w:rFonts w:cs="Times New Roman"/>
          </w:rPr>
          <w:delText xml:space="preserve"> </w:delText>
        </w:r>
        <w:r>
          <w:rPr>
            <w:rFonts w:cs="Times New Roman"/>
          </w:rPr>
          <w:delText xml:space="preserve">H</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Kondoh</w:delText>
        </w:r>
        <w:r>
          <w:rPr>
            <w:rFonts w:cs="Times New Roman"/>
          </w:rPr>
          <w:delText xml:space="preserve">,</w:delText>
        </w:r>
        <w:r>
          <w:rPr>
            <w:rFonts w:cs="Times New Roman"/>
          </w:rPr>
          <w:delText xml:space="preserve"> </w:delText>
        </w:r>
        <w:r>
          <w:rPr>
            <w:rFonts w:cs="Times New Roman"/>
          </w:rPr>
          <w:delText xml:space="preserve">M</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&amp;</w:delText>
        </w:r>
        <w:r>
          <w:rPr>
            <w:rFonts w:cs="Times New Roman"/>
          </w:rPr>
          <w:delText xml:space="preserve"> </w:delText>
        </w:r>
        <w:r>
          <w:rPr>
            <w:rFonts w:cs="Times New Roman"/>
          </w:rPr>
          <w:delText xml:space="preserve">Iwasaki</w:delText>
        </w:r>
        <w:r>
          <w:rPr>
            <w:rFonts w:cs="Times New Roman"/>
          </w:rPr>
          <w:delText xml:space="preserve">,</w:delText>
        </w:r>
        <w:r>
          <w:rPr>
            <w:rFonts w:cs="Times New Roman"/>
          </w:rPr>
          <w:delText xml:space="preserve"> </w:delText>
        </w:r>
        <w:r>
          <w:rPr>
            <w:rFonts w:cs="Times New Roman"/>
          </w:rPr>
          <w:delText xml:space="preserve">W</w:delText>
        </w:r>
        <w:r>
          <w:rPr>
            <w:rFonts w:cs="Times New Roman"/>
          </w:rPr>
          <w:delText xml:space="preserve">.</w:delText>
        </w:r>
        <w:r>
          <w:rPr>
            <w:rFonts w:cs="Times New Roman"/>
          </w:rPr>
          <w:delText xml:space="preserve"> </w:delText>
        </w:r>
        <w:r>
          <w:rPr>
            <w:rFonts w:cs="Times New Roman"/>
          </w:rPr>
          <w:delText xml:space="preserve">(</w:delText>
        </w:r>
        <w:r>
          <w:rPr>
            <w:rFonts w:cs="Times New Roman"/>
          </w:rPr>
          <w:delText xml:space="preserve">2015</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MiFish</w:delText>
        </w:r>
        <w:r>
          <w:rPr>
            <w:rFonts w:cs="Times New Roman"/>
          </w:rPr>
          <w:delText xml:space="preserve">,</w:delText>
        </w:r>
        <w:r>
          <w:rPr>
            <w:rFonts w:cs="Times New Roman"/>
          </w:rPr>
          <w:delText xml:space="preserve"> </w:delText>
        </w:r>
        <w:r>
          <w:rPr>
            <w:rFonts w:cs="Times New Roman"/>
          </w:rPr>
          <w:delText xml:space="preserve">a</w:delText>
        </w:r>
        <w:r>
          <w:rPr>
            <w:rFonts w:cs="Times New Roman"/>
          </w:rPr>
          <w:delText xml:space="preserve"> </w:delText>
        </w:r>
        <w:r>
          <w:rPr>
            <w:rFonts w:cs="Times New Roman"/>
          </w:rPr>
          <w:delText xml:space="preserve">set</w:delText>
        </w:r>
        <w:r>
          <w:rPr>
            <w:rFonts w:cs="Times New Roman"/>
          </w:rPr>
          <w:delText xml:space="preserve"> </w:delText>
        </w:r>
        <w:r>
          <w:rPr>
            <w:rFonts w:cs="Times New Roman"/>
          </w:rPr>
          <w:delText xml:space="preserve">of</w:delText>
        </w:r>
        <w:r>
          <w:rPr>
            <w:rFonts w:cs="Times New Roman"/>
          </w:rPr>
          <w:delText xml:space="preserve"> </w:delText>
        </w:r>
        <w:r>
          <w:rPr>
            <w:rFonts w:cs="Times New Roman"/>
          </w:rPr>
          <w:delText xml:space="preserve">universal</w:delText>
        </w:r>
        <w:r>
          <w:rPr>
            <w:rFonts w:cs="Times New Roman"/>
          </w:rPr>
          <w:delText xml:space="preserve"> </w:delText>
        </w:r>
        <w:r>
          <w:rPr>
            <w:rFonts w:cs="Times New Roman"/>
          </w:rPr>
          <w:delText xml:space="preserve">PCR</w:delText>
        </w:r>
        <w:r>
          <w:rPr>
            <w:rFonts w:cs="Times New Roman"/>
          </w:rPr>
          <w:delText xml:space="preserve"> </w:delText>
        </w:r>
        <w:r>
          <w:rPr>
            <w:rFonts w:cs="Times New Roman"/>
          </w:rPr>
          <w:delText xml:space="preserve">primers</w:delText>
        </w:r>
        <w:r>
          <w:rPr>
            <w:rFonts w:cs="Times New Roman"/>
          </w:rPr>
          <w:delText xml:space="preserve"> </w:delText>
        </w:r>
        <w:r>
          <w:rPr>
            <w:rFonts w:cs="Times New Roman"/>
          </w:rPr>
          <w:delText xml:space="preserve">for</w:delText>
        </w:r>
        <w:r>
          <w:rPr>
            <w:rFonts w:cs="Times New Roman"/>
          </w:rPr>
          <w:delText xml:space="preserve"> </w:delText>
        </w:r>
        <w:r>
          <w:rPr>
            <w:rFonts w:cs="Times New Roman"/>
          </w:rPr>
          <w:delText xml:space="preserve">metabarcoding</w:delText>
        </w:r>
        <w:r>
          <w:rPr>
            <w:rFonts w:cs="Times New Roman"/>
          </w:rPr>
          <w:delText xml:space="preserve"> </w:delText>
        </w:r>
        <w:r>
          <w:rPr>
            <w:rFonts w:cs="Times New Roman"/>
          </w:rPr>
          <w:delText xml:space="preserve">environmental</w:delText>
        </w:r>
        <w:r>
          <w:rPr>
            <w:rFonts w:cs="Times New Roman"/>
          </w:rPr>
          <w:delText xml:space="preserve"> </w:delText>
        </w:r>
        <w:r>
          <w:rPr>
            <w:rFonts w:cs="Times New Roman"/>
          </w:rPr>
          <w:delText xml:space="preserve">DNA</w:delText>
        </w:r>
        <w:r>
          <w:rPr>
            <w:rFonts w:cs="Times New Roman"/>
          </w:rPr>
          <w:delText xml:space="preserve"> </w:delText>
        </w:r>
        <w:r>
          <w:rPr>
            <w:rFonts w:cs="Times New Roman"/>
          </w:rPr>
          <w:delText xml:space="preserve">from</w:delText>
        </w:r>
        <w:r>
          <w:rPr>
            <w:rFonts w:cs="Times New Roman"/>
          </w:rPr>
          <w:delText xml:space="preserve"> </w:delText>
        </w:r>
        <w:r>
          <w:rPr>
            <w:rFonts w:cs="Times New Roman"/>
          </w:rPr>
          <w:delText xml:space="preserve">fishes</w:delText>
        </w:r>
        <w:r>
          <w:rPr>
            <w:rFonts w:cs="Times New Roman"/>
          </w:rPr>
          <w:delText xml:space="preserve">:</w:delText>
        </w:r>
        <w:r>
          <w:rPr>
            <w:rFonts w:cs="Times New Roman"/>
          </w:rPr>
          <w:delText xml:space="preserve"> </w:delText>
        </w:r>
        <w:r>
          <w:rPr>
            <w:rFonts w:cs="Times New Roman"/>
          </w:rPr>
          <w:delText xml:space="preserve">Detection</w:delText>
        </w:r>
        <w:r>
          <w:rPr>
            <w:rFonts w:cs="Times New Roman"/>
          </w:rPr>
          <w:delText xml:space="preserve"> </w:delText>
        </w:r>
        <w:r>
          <w:rPr>
            <w:rFonts w:cs="Times New Roman"/>
          </w:rPr>
          <w:delText xml:space="preserve">of</w:delText>
        </w:r>
        <w:r>
          <w:rPr>
            <w:rFonts w:cs="Times New Roman"/>
          </w:rPr>
          <w:delText xml:space="preserve"> </w:delText>
        </w:r>
        <w:r>
          <w:rPr>
            <w:rFonts w:cs="Times New Roman"/>
          </w:rPr>
          <w:delText xml:space="preserve">more</w:delText>
        </w:r>
        <w:r>
          <w:rPr>
            <w:rFonts w:cs="Times New Roman"/>
          </w:rPr>
          <w:delText xml:space="preserve"> </w:delText>
        </w:r>
        <w:r>
          <w:rPr>
            <w:rFonts w:cs="Times New Roman"/>
          </w:rPr>
          <w:delText xml:space="preserve">than</w:delText>
        </w:r>
        <w:r>
          <w:rPr>
            <w:rFonts w:cs="Times New Roman"/>
          </w:rPr>
          <w:delText xml:space="preserve"> </w:delText>
        </w:r>
        <w:r>
          <w:rPr>
            <w:rFonts w:cs="Times New Roman"/>
          </w:rPr>
          <w:delText xml:space="preserve">230</w:delText>
        </w:r>
        <w:r>
          <w:rPr>
            <w:rFonts w:cs="Times New Roman"/>
          </w:rPr>
          <w:delText xml:space="preserve"> </w:delText>
        </w:r>
        <w:r>
          <w:rPr>
            <w:rFonts w:cs="Times New Roman"/>
          </w:rPr>
          <w:delText xml:space="preserve">subtropical</w:delText>
        </w:r>
        <w:r>
          <w:rPr>
            <w:rFonts w:cs="Times New Roman"/>
          </w:rPr>
          <w:delText xml:space="preserve"> </w:delText>
        </w:r>
        <w:r>
          <w:rPr>
            <w:rFonts w:cs="Times New Roman"/>
          </w:rPr>
          <w:delText xml:space="preserve">marine</w:delText>
        </w:r>
        <w:r>
          <w:rPr>
            <w:rFonts w:cs="Times New Roman"/>
          </w:rPr>
          <w:delText xml:space="preserve"> </w:delText>
        </w:r>
        <w:r>
          <w:rPr>
            <w:rFonts w:cs="Times New Roman"/>
          </w:rPr>
          <w:delText xml:space="preserve">species</w:delText>
        </w:r>
        <w:r>
          <w:rPr>
            <w:rFonts w:cs="Times New Roman"/>
          </w:rPr>
          <w:delText xml:space="preserve">.</w:delText>
        </w:r>
        <w:r>
          <w:rPr>
            <w:rFonts w:cs="Times New Roman"/>
          </w:rPr>
          <w:delText xml:space="preserve"> </w:delText>
        </w:r>
        <w:r>
          <w:rPr>
            <w:rFonts w:cs="Times New Roman"/>
            <w:i/>
            <w:iCs/>
          </w:rPr>
          <w:delText xml:space="preserve">Royal</w:delText>
        </w:r>
        <w:r>
          <w:rPr>
            <w:rFonts w:cs="Times New Roman"/>
            <w:i/>
            <w:iCs/>
          </w:rPr>
          <w:delText xml:space="preserve"> </w:delText>
        </w:r>
        <w:r>
          <w:rPr>
            <w:rFonts w:cs="Times New Roman"/>
            <w:i/>
            <w:iCs/>
          </w:rPr>
          <w:delText xml:space="preserve">Society</w:delText>
        </w:r>
        <w:r>
          <w:rPr>
            <w:rFonts w:cs="Times New Roman"/>
            <w:i/>
            <w:iCs/>
          </w:rPr>
          <w:delText xml:space="preserve"> </w:delText>
        </w:r>
        <w:r>
          <w:rPr>
            <w:rFonts w:cs="Times New Roman"/>
            <w:i/>
            <w:iCs/>
          </w:rPr>
          <w:delText xml:space="preserve">Open</w:delText>
        </w:r>
        <w:r>
          <w:rPr>
            <w:rFonts w:cs="Times New Roman"/>
            <w:i/>
            <w:iCs/>
          </w:rPr>
          <w:delText xml:space="preserve"> </w:delText>
        </w:r>
        <w:r>
          <w:rPr>
            <w:rFonts w:cs="Times New Roman"/>
            <w:i/>
            <w:iCs/>
          </w:rPr>
          <w:delText xml:space="preserve">Science</w:delText>
        </w:r>
        <w:r>
          <w:rPr>
            <w:rFonts w:cs="Times New Roman"/>
          </w:rPr>
          <w:delText xml:space="preserve">.</w:delText>
        </w:r>
        <w:r>
          <w:rPr>
            <w:rFonts w:cs="Times New Roman"/>
          </w:rPr>
          <w:delText xml:space="preserve"> </w:delText>
        </w:r>
        <w:r>
          <w:rPr>
            <w:rFonts w:cs="Times New Roman"/>
          </w:rPr>
          <w:delText xml:space="preserve">https</w:delText>
        </w:r>
        <w:r>
          <w:rPr>
            <w:rFonts w:cs="Times New Roman"/>
          </w:rPr>
          <w:delText xml:space="preserve">:</w:delText>
        </w:r>
        <w:r>
          <w:rPr>
            <w:rFonts w:cs="Times New Roman"/>
          </w:rPr>
          <w:delText xml:space="preserve">/</w:delText>
        </w:r>
        <w:r>
          <w:rPr>
            <w:rFonts w:cs="Times New Roman"/>
          </w:rPr>
          <w:delText xml:space="preserve">/</w:delText>
        </w:r>
        <w:r>
          <w:rPr>
            <w:rFonts w:cs="Times New Roman"/>
          </w:rPr>
          <w:delText xml:space="preserve">doi</w:delText>
        </w:r>
        <w:r>
          <w:rPr>
            <w:rFonts w:cs="Times New Roman"/>
          </w:rPr>
          <w:delText xml:space="preserve">.</w:delText>
        </w:r>
        <w:r>
          <w:rPr>
            <w:rFonts w:cs="Times New Roman"/>
          </w:rPr>
          <w:delText xml:space="preserve">org</w:delText>
        </w:r>
        <w:r>
          <w:rPr>
            <w:rFonts w:cs="Times New Roman"/>
          </w:rPr>
          <w:delText xml:space="preserve">/</w:delText>
        </w:r>
        <w:r>
          <w:rPr>
            <w:rFonts w:cs="Times New Roman"/>
          </w:rPr>
          <w:delText xml:space="preserve">10</w:delText>
        </w:r>
        <w:r>
          <w:rPr>
            <w:rFonts w:cs="Times New Roman"/>
          </w:rPr>
          <w:delText xml:space="preserve">.</w:delText>
        </w:r>
        <w:r>
          <w:rPr>
            <w:rFonts w:cs="Times New Roman"/>
          </w:rPr>
          <w:delText xml:space="preserve">1098</w:delText>
        </w:r>
        <w:r>
          <w:rPr>
            <w:rFonts w:cs="Times New Roman"/>
          </w:rPr>
          <w:delText xml:space="preserve">/</w:delText>
        </w:r>
        <w:r>
          <w:rPr>
            <w:rFonts w:cs="Times New Roman"/>
          </w:rPr>
          <w:delText xml:space="preserve">rsos</w:delText>
        </w:r>
        <w:r>
          <w:rPr>
            <w:rFonts w:cs="Times New Roman"/>
          </w:rPr>
          <w:delText xml:space="preserve">.</w:delText>
        </w:r>
        <w:r>
          <w:rPr>
            <w:rFonts w:cs="Times New Roman"/>
          </w:rPr>
          <w:delText xml:space="preserve">150088</w:delText>
        </w:r>
      </w:del>
    </w:p>
    <w:p w14:paraId="17FBB0E0" w14:textId="77777777" w:rsidR="0092112F" w:rsidRPr="0092112F" w:rsidRDefault="0092112F" w:rsidP="00DF3B3E">
      <w:pPr>
        <w:pStyle w:val="Bibliography"/>
        <w:spacing w:line="480" w:lineRule="auto"/>
        <w:rPr>
          <w:rFonts w:cs="Times New Roman"/>
        </w:rPr>
      </w:pPr>
      <w:r w:rsidRPr="0092112F">
        <w:rPr>
          <w:rFonts w:cs="Times New Roman"/>
        </w:rPr>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DBD31C8" w14:textId="77777777" w:rsidR="0092112F" w:rsidRPr="0092112F" w:rsidRDefault="0092112F" w:rsidP="00DF3B3E">
      <w:pPr>
        <w:pStyle w:val="Bibliography"/>
        <w:spacing w:line="480" w:lineRule="auto"/>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4E2B862B" w14:textId="77777777" w:rsidR="0092112F" w:rsidRPr="0092112F" w:rsidRDefault="0092112F" w:rsidP="00DF3B3E">
      <w:pPr>
        <w:pStyle w:val="Bibliography"/>
        <w:spacing w:line="480" w:lineRule="auto"/>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76C70885" w14:textId="77777777" w:rsidR="0092112F" w:rsidRPr="0092112F" w:rsidRDefault="0092112F" w:rsidP="00DF3B3E">
      <w:pPr>
        <w:pStyle w:val="Bibliography"/>
        <w:spacing w:line="480" w:lineRule="auto"/>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pPr>
        <w:pStyle w:val="Bibliography"/>
        <w:spacing w:line="480" w:lineRule="auto"/>
        <w:rPr>
          <w:ins w:id="9483" w:author="Gledis Guri" w:date="2026-09-25T00:00:00Z"/>
        </w:rPr>
      </w:pPr>
      <w:ins w:id="9484" w:author="Gledis Guri" w:date="2026-09-25T00:00:00Z">
        <w:r>
          <w:t xml:space="preserve">R Core Team. (2024). </w:t>
        </w:r>
        <w:r>
          <w:rPr>
            <w:i/>
          </w:rPr>
          <w:t xml:space="preserve">R: A language and environment for statistical computing</w:t>
        </w:r>
        <w:r>
          <w:t xml:space="preserve">. R Foundation for Statistical Computing, Vienna, Austria. https://www.R-project.org/</w:t>
        </w:r>
      </w:ins>
    </w:p>
    <w:p w14:paraId="4C9EBB8B" w14:textId="77777777" w:rsidR="0092112F" w:rsidRPr="0092112F" w:rsidRDefault="0092112F" w:rsidP="00DF3B3E">
      <w:pPr>
        <w:pStyle w:val="Bibliography"/>
        <w:spacing w:line="480" w:lineRule="auto"/>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w:t>
      </w:r>
      <w:r w:rsidRPr="0092112F">
        <w:rPr>
          <w:rFonts w:cs="Times New Roman"/>
        </w:rPr>
        <w:lastRenderedPageBreak/>
        <w:t xml:space="preserve">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008DACA0" w14:textId="77777777" w:rsidR="0092112F" w:rsidRPr="0092112F" w:rsidRDefault="0092112F" w:rsidP="00DF3B3E">
      <w:pPr>
        <w:pStyle w:val="Bibliography"/>
        <w:spacing w:line="480" w:lineRule="auto"/>
        <w:rPr>
          <w:del w:id="9478" w:author="Gledis Guri" w:date="2026-09-25T00:00:00Z"/>
          <w:rFonts w:cs="Times New Roman"/>
        </w:rPr>
      </w:pPr>
      <w:del w:id="9477" w:author="Gledis Guri" w:date="2026-09-25T00:00:00Z">
        <w:r>
          <w:rPr>
            <w:rFonts w:cs="Times New Roman"/>
          </w:rPr>
          <w:delText xml:space="preserve">Ramón</w:delText>
        </w:r>
        <w:r>
          <w:rPr>
            <w:rFonts w:cs="Times New Roman"/>
          </w:rPr>
          <w:delText xml:space="preserve">-</w:delText>
        </w:r>
        <w:r>
          <w:rPr>
            <w:rFonts w:cs="Times New Roman"/>
          </w:rPr>
          <w:delText xml:space="preserve">Laca</w:delText>
        </w:r>
        <w:r>
          <w:rPr>
            <w:rFonts w:cs="Times New Roman"/>
          </w:rPr>
          <w:delText xml:space="preserve">,</w:delText>
        </w:r>
        <w:r>
          <w:rPr>
            <w:rFonts w:cs="Times New Roman"/>
          </w:rPr>
          <w:delText xml:space="preserve"> </w:delText>
        </w:r>
        <w:r>
          <w:rPr>
            <w:rFonts w:cs="Times New Roman"/>
          </w:rPr>
          <w:delText xml:space="preserve">A</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Wells</w:delText>
        </w:r>
        <w:r>
          <w:rPr>
            <w:rFonts w:cs="Times New Roman"/>
          </w:rPr>
          <w:delText xml:space="preserve">,</w:delText>
        </w:r>
        <w:r>
          <w:rPr>
            <w:rFonts w:cs="Times New Roman"/>
          </w:rPr>
          <w:delText xml:space="preserve"> </w:delText>
        </w:r>
        <w:r>
          <w:rPr>
            <w:rFonts w:cs="Times New Roman"/>
          </w:rPr>
          <w:delText xml:space="preserve">A</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&amp;</w:delText>
        </w:r>
        <w:r>
          <w:rPr>
            <w:rFonts w:cs="Times New Roman"/>
          </w:rPr>
          <w:delText xml:space="preserve"> </w:delText>
        </w:r>
        <w:r>
          <w:rPr>
            <w:rFonts w:cs="Times New Roman"/>
          </w:rPr>
          <w:delText xml:space="preserve">Park</w:delText>
        </w:r>
        <w:r>
          <w:rPr>
            <w:rFonts w:cs="Times New Roman"/>
          </w:rPr>
          <w:delText xml:space="preserve">,</w:delText>
        </w:r>
        <w:r>
          <w:rPr>
            <w:rFonts w:cs="Times New Roman"/>
          </w:rPr>
          <w:delText xml:space="preserve"> </w:delText>
        </w:r>
        <w:r>
          <w:rPr>
            <w:rFonts w:cs="Times New Roman"/>
          </w:rPr>
          <w:delText xml:space="preserve">L</w:delText>
        </w:r>
        <w:r>
          <w:rPr>
            <w:rFonts w:cs="Times New Roman"/>
          </w:rPr>
          <w:delText xml:space="preserve">.</w:delText>
        </w:r>
        <w:r>
          <w:rPr>
            <w:rFonts w:cs="Times New Roman"/>
          </w:rPr>
          <w:delText xml:space="preserve"> </w:delText>
        </w:r>
        <w:r>
          <w:rPr>
            <w:rFonts w:cs="Times New Roman"/>
          </w:rPr>
          <w:delText xml:space="preserve">(</w:delText>
        </w:r>
        <w:r>
          <w:rPr>
            <w:rFonts w:cs="Times New Roman"/>
          </w:rPr>
          <w:delText xml:space="preserve">2021</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A</w:delText>
        </w:r>
        <w:r>
          <w:rPr>
            <w:rFonts w:cs="Times New Roman"/>
          </w:rPr>
          <w:delText xml:space="preserve"> </w:delText>
        </w:r>
        <w:r>
          <w:rPr>
            <w:rFonts w:cs="Times New Roman"/>
          </w:rPr>
          <w:delText xml:space="preserve">workflow</w:delText>
        </w:r>
        <w:r>
          <w:rPr>
            <w:rFonts w:cs="Times New Roman"/>
          </w:rPr>
          <w:delText xml:space="preserve"> </w:delText>
        </w:r>
        <w:r>
          <w:rPr>
            <w:rFonts w:cs="Times New Roman"/>
          </w:rPr>
          <w:delText xml:space="preserve">for</w:delText>
        </w:r>
        <w:r>
          <w:rPr>
            <w:rFonts w:cs="Times New Roman"/>
          </w:rPr>
          <w:delText xml:space="preserve"> </w:delText>
        </w:r>
        <w:r>
          <w:rPr>
            <w:rFonts w:cs="Times New Roman"/>
          </w:rPr>
          <w:delText xml:space="preserve">the</w:delText>
        </w:r>
        <w:r>
          <w:rPr>
            <w:rFonts w:cs="Times New Roman"/>
          </w:rPr>
          <w:delText xml:space="preserve"> </w:delText>
        </w:r>
        <w:r>
          <w:rPr>
            <w:rFonts w:cs="Times New Roman"/>
          </w:rPr>
          <w:delText xml:space="preserve">relative</w:delText>
        </w:r>
        <w:r>
          <w:rPr>
            <w:rFonts w:cs="Times New Roman"/>
          </w:rPr>
          <w:delText xml:space="preserve"> </w:delText>
        </w:r>
        <w:r>
          <w:rPr>
            <w:rFonts w:cs="Times New Roman"/>
          </w:rPr>
          <w:delText xml:space="preserve">quantification</w:delText>
        </w:r>
        <w:r>
          <w:rPr>
            <w:rFonts w:cs="Times New Roman"/>
          </w:rPr>
          <w:delText xml:space="preserve"> </w:delText>
        </w:r>
        <w:r>
          <w:rPr>
            <w:rFonts w:cs="Times New Roman"/>
          </w:rPr>
          <w:delText xml:space="preserve">of</w:delText>
        </w:r>
        <w:r>
          <w:rPr>
            <w:rFonts w:cs="Times New Roman"/>
          </w:rPr>
          <w:delText xml:space="preserve"> </w:delText>
        </w:r>
        <w:r>
          <w:rPr>
            <w:rFonts w:cs="Times New Roman"/>
          </w:rPr>
          <w:delText xml:space="preserve">multiple</w:delText>
        </w:r>
        <w:r>
          <w:rPr>
            <w:rFonts w:cs="Times New Roman"/>
          </w:rPr>
          <w:delText xml:space="preserve"> </w:delText>
        </w:r>
        <w:r>
          <w:rPr>
            <w:rFonts w:cs="Times New Roman"/>
          </w:rPr>
          <w:delText xml:space="preserve">fish</w:delText>
        </w:r>
        <w:r>
          <w:rPr>
            <w:rFonts w:cs="Times New Roman"/>
          </w:rPr>
          <w:delText xml:space="preserve"> </w:delText>
        </w:r>
        <w:r>
          <w:rPr>
            <w:rFonts w:cs="Times New Roman"/>
          </w:rPr>
          <w:delText xml:space="preserve">species</w:delText>
        </w:r>
        <w:r>
          <w:rPr>
            <w:rFonts w:cs="Times New Roman"/>
          </w:rPr>
          <w:delText xml:space="preserve"> </w:delText>
        </w:r>
        <w:r>
          <w:rPr>
            <w:rFonts w:cs="Times New Roman"/>
          </w:rPr>
          <w:delText xml:space="preserve">from</w:delText>
        </w:r>
        <w:r>
          <w:rPr>
            <w:rFonts w:cs="Times New Roman"/>
          </w:rPr>
          <w:delText xml:space="preserve"> </w:delText>
        </w:r>
        <w:r>
          <w:rPr>
            <w:rFonts w:cs="Times New Roman"/>
          </w:rPr>
          <w:delText xml:space="preserve">oceanic</w:delText>
        </w:r>
        <w:r>
          <w:rPr>
            <w:rFonts w:cs="Times New Roman"/>
          </w:rPr>
          <w:delText xml:space="preserve"> </w:delText>
        </w:r>
        <w:r>
          <w:rPr>
            <w:rFonts w:cs="Times New Roman"/>
          </w:rPr>
          <w:delText xml:space="preserve">water</w:delText>
        </w:r>
        <w:r>
          <w:rPr>
            <w:rFonts w:cs="Times New Roman"/>
          </w:rPr>
          <w:delText xml:space="preserve"> </w:delText>
        </w:r>
        <w:r>
          <w:rPr>
            <w:rFonts w:cs="Times New Roman"/>
          </w:rPr>
          <w:delText xml:space="preserve">samples</w:delText>
        </w:r>
        <w:r>
          <w:rPr>
            <w:rFonts w:cs="Times New Roman"/>
          </w:rPr>
          <w:delText xml:space="preserve"> </w:delText>
        </w:r>
        <w:r>
          <w:rPr>
            <w:rFonts w:cs="Times New Roman"/>
          </w:rPr>
          <w:delText xml:space="preserve">using</w:delText>
        </w:r>
        <w:r>
          <w:rPr>
            <w:rFonts w:cs="Times New Roman"/>
          </w:rPr>
          <w:delText xml:space="preserve"> </w:delText>
        </w:r>
        <w:r>
          <w:rPr>
            <w:rFonts w:cs="Times New Roman"/>
          </w:rPr>
          <w:delText xml:space="preserve">environmental</w:delText>
        </w:r>
        <w:r>
          <w:rPr>
            <w:rFonts w:cs="Times New Roman"/>
          </w:rPr>
          <w:delText xml:space="preserve"> </w:delText>
        </w:r>
        <w:r>
          <w:rPr>
            <w:rFonts w:cs="Times New Roman"/>
          </w:rPr>
          <w:delText xml:space="preserve">DNA</w:delText>
        </w:r>
        <w:r>
          <w:rPr>
            <w:rFonts w:cs="Times New Roman"/>
          </w:rPr>
          <w:delText xml:space="preserve"> </w:delText>
        </w:r>
        <w:r>
          <w:rPr>
            <w:rFonts w:cs="Times New Roman"/>
          </w:rPr>
          <w:delText xml:space="preserve">(</w:delText>
        </w:r>
        <w:r>
          <w:rPr>
            <w:rFonts w:cs="Times New Roman"/>
          </w:rPr>
          <w:delText xml:space="preserve">eDNA</w:delText>
        </w:r>
        <w:r>
          <w:rPr>
            <w:rFonts w:cs="Times New Roman"/>
          </w:rPr>
          <w:delText xml:space="preserve">)</w:delText>
        </w:r>
        <w:r>
          <w:rPr>
            <w:rFonts w:cs="Times New Roman"/>
          </w:rPr>
          <w:delText xml:space="preserve"> </w:delText>
        </w:r>
        <w:r>
          <w:rPr>
            <w:rFonts w:cs="Times New Roman"/>
          </w:rPr>
          <w:delText xml:space="preserve">to</w:delText>
        </w:r>
        <w:r>
          <w:rPr>
            <w:rFonts w:cs="Times New Roman"/>
          </w:rPr>
          <w:delText xml:space="preserve"> </w:delText>
        </w:r>
        <w:r>
          <w:rPr>
            <w:rFonts w:cs="Times New Roman"/>
          </w:rPr>
          <w:delText xml:space="preserve">support</w:delText>
        </w:r>
        <w:r>
          <w:rPr>
            <w:rFonts w:cs="Times New Roman"/>
          </w:rPr>
          <w:delText xml:space="preserve"> </w:delText>
        </w:r>
        <w:r>
          <w:rPr>
            <w:rFonts w:cs="Times New Roman"/>
          </w:rPr>
          <w:delText xml:space="preserve">large</w:delText>
        </w:r>
        <w:r>
          <w:rPr>
            <w:rFonts w:cs="Times New Roman"/>
          </w:rPr>
          <w:delText xml:space="preserve">-</w:delText>
        </w:r>
        <w:r>
          <w:rPr>
            <w:rFonts w:cs="Times New Roman"/>
          </w:rPr>
          <w:delText xml:space="preserve">scale</w:delText>
        </w:r>
        <w:r>
          <w:rPr>
            <w:rFonts w:cs="Times New Roman"/>
          </w:rPr>
          <w:delText xml:space="preserve"> </w:delText>
        </w:r>
        <w:r>
          <w:rPr>
            <w:rFonts w:cs="Times New Roman"/>
          </w:rPr>
          <w:delText xml:space="preserve">fishery</w:delText>
        </w:r>
        <w:r>
          <w:rPr>
            <w:rFonts w:cs="Times New Roman"/>
          </w:rPr>
          <w:delText xml:space="preserve"> </w:delText>
        </w:r>
        <w:r>
          <w:rPr>
            <w:rFonts w:cs="Times New Roman"/>
          </w:rPr>
          <w:delText xml:space="preserve">surveys</w:delText>
        </w:r>
        <w:r>
          <w:rPr>
            <w:rFonts w:cs="Times New Roman"/>
          </w:rPr>
          <w:delText xml:space="preserve">.</w:delText>
        </w:r>
        <w:r>
          <w:rPr>
            <w:rFonts w:cs="Times New Roman"/>
          </w:rPr>
          <w:delText xml:space="preserve"> </w:delText>
        </w:r>
        <w:r>
          <w:rPr>
            <w:rFonts w:cs="Times New Roman"/>
            <w:i/>
            <w:iCs/>
          </w:rPr>
          <w:delText xml:space="preserve">PLOS</w:delText>
        </w:r>
        <w:r>
          <w:rPr>
            <w:rFonts w:cs="Times New Roman"/>
            <w:i/>
            <w:iCs/>
          </w:rPr>
          <w:delText xml:space="preserve"> </w:delText>
        </w:r>
        <w:r>
          <w:rPr>
            <w:rFonts w:cs="Times New Roman"/>
            <w:i/>
            <w:iCs/>
          </w:rPr>
          <w:delText xml:space="preserve">ONE</w:delText>
        </w:r>
        <w:r>
          <w:rPr>
            <w:rFonts w:cs="Times New Roman"/>
          </w:rPr>
          <w:delText xml:space="preserve">,</w:delText>
        </w:r>
        <w:r>
          <w:rPr>
            <w:rFonts w:cs="Times New Roman"/>
          </w:rPr>
          <w:delText xml:space="preserve"> </w:delText>
        </w:r>
        <w:r>
          <w:rPr>
            <w:rFonts w:cs="Times New Roman"/>
            <w:i/>
            <w:iCs/>
          </w:rPr>
          <w:delText xml:space="preserve">16</w:delText>
        </w:r>
        <w:r>
          <w:rPr>
            <w:rFonts w:cs="Times New Roman"/>
          </w:rPr>
          <w:delText xml:space="preserve">(</w:delText>
        </w:r>
        <w:r>
          <w:rPr>
            <w:rFonts w:cs="Times New Roman"/>
          </w:rPr>
          <w:delText xml:space="preserve">9</w:delText>
        </w:r>
        <w:r>
          <w:rPr>
            <w:rFonts w:cs="Times New Roman"/>
          </w:rPr>
          <w:delText xml:space="preserve">)</w:delText>
        </w:r>
        <w:r>
          <w:rPr>
            <w:rFonts w:cs="Times New Roman"/>
          </w:rPr>
          <w:delText xml:space="preserve">,</w:delText>
        </w:r>
        <w:r>
          <w:rPr>
            <w:rFonts w:cs="Times New Roman"/>
          </w:rPr>
          <w:delText xml:space="preserve"> </w:delText>
        </w:r>
        <w:r>
          <w:rPr>
            <w:rFonts w:cs="Times New Roman"/>
          </w:rPr>
          <w:delText xml:space="preserve">e0257773</w:delText>
        </w:r>
        <w:r>
          <w:rPr>
            <w:rFonts w:cs="Times New Roman"/>
          </w:rPr>
          <w:delText xml:space="preserve">.</w:delText>
        </w:r>
        <w:r>
          <w:rPr>
            <w:rFonts w:cs="Times New Roman"/>
          </w:rPr>
          <w:delText xml:space="preserve"> </w:delText>
        </w:r>
        <w:r>
          <w:rPr>
            <w:rFonts w:cs="Times New Roman"/>
          </w:rPr>
          <w:delText xml:space="preserve">https</w:delText>
        </w:r>
        <w:r>
          <w:rPr>
            <w:rFonts w:cs="Times New Roman"/>
          </w:rPr>
          <w:delText xml:space="preserve">:</w:delText>
        </w:r>
        <w:r>
          <w:rPr>
            <w:rFonts w:cs="Times New Roman"/>
          </w:rPr>
          <w:delText xml:space="preserve">/</w:delText>
        </w:r>
        <w:r>
          <w:rPr>
            <w:rFonts w:cs="Times New Roman"/>
          </w:rPr>
          <w:delText xml:space="preserve">/</w:delText>
        </w:r>
        <w:r>
          <w:rPr>
            <w:rFonts w:cs="Times New Roman"/>
          </w:rPr>
          <w:delText xml:space="preserve">doi</w:delText>
        </w:r>
        <w:r>
          <w:rPr>
            <w:rFonts w:cs="Times New Roman"/>
          </w:rPr>
          <w:delText xml:space="preserve">.</w:delText>
        </w:r>
        <w:r>
          <w:rPr>
            <w:rFonts w:cs="Times New Roman"/>
          </w:rPr>
          <w:delText xml:space="preserve">org</w:delText>
        </w:r>
        <w:r>
          <w:rPr>
            <w:rFonts w:cs="Times New Roman"/>
          </w:rPr>
          <w:delText xml:space="preserve">/</w:delText>
        </w:r>
        <w:r>
          <w:rPr>
            <w:rFonts w:cs="Times New Roman"/>
          </w:rPr>
          <w:delText xml:space="preserve">10</w:delText>
        </w:r>
        <w:r>
          <w:rPr>
            <w:rFonts w:cs="Times New Roman"/>
          </w:rPr>
          <w:delText xml:space="preserve">.</w:delText>
        </w:r>
        <w:r>
          <w:rPr>
            <w:rFonts w:cs="Times New Roman"/>
          </w:rPr>
          <w:delText xml:space="preserve">1371</w:delText>
        </w:r>
        <w:r>
          <w:rPr>
            <w:rFonts w:cs="Times New Roman"/>
          </w:rPr>
          <w:delText xml:space="preserve">/</w:delText>
        </w:r>
        <w:r>
          <w:rPr>
            <w:rFonts w:cs="Times New Roman"/>
          </w:rPr>
          <w:delText xml:space="preserve">journal</w:delText>
        </w:r>
        <w:r>
          <w:rPr>
            <w:rFonts w:cs="Times New Roman"/>
          </w:rPr>
          <w:delText xml:space="preserve">.</w:delText>
        </w:r>
        <w:r>
          <w:rPr>
            <w:rFonts w:cs="Times New Roman"/>
          </w:rPr>
          <w:delText xml:space="preserve">pone</w:delText>
        </w:r>
        <w:r>
          <w:rPr>
            <w:rFonts w:cs="Times New Roman"/>
          </w:rPr>
          <w:delText xml:space="preserve">.</w:delText>
        </w:r>
        <w:r>
          <w:rPr>
            <w:rFonts w:cs="Times New Roman"/>
          </w:rPr>
          <w:delText xml:space="preserve">0257773</w:delText>
        </w:r>
      </w:del>
    </w:p>
    <w:p w14:paraId="56242388" w14:textId="77777777" w:rsidR="0092112F" w:rsidRPr="0092112F" w:rsidRDefault="0092112F" w:rsidP="00DF3B3E">
      <w:pPr>
        <w:pStyle w:val="Bibliography"/>
        <w:spacing w:line="480" w:lineRule="auto"/>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4373F518" w14:textId="77777777" w:rsidR="0092112F" w:rsidRPr="0092112F" w:rsidRDefault="0092112F" w:rsidP="00DF3B3E">
      <w:pPr>
        <w:pStyle w:val="Bibliography"/>
        <w:spacing w:line="480" w:lineRule="auto"/>
        <w:rPr>
          <w:rFonts w:cs="Times New Roman"/>
        </w:rPr>
      </w:pPr>
      <w:r w:rsidRPr="0092112F">
        <w:rPr>
          <w:rFonts w:cs="Times New Roman"/>
        </w:rPr>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28E731B" w14:textId="77777777" w:rsidR="0092112F" w:rsidRPr="0092112F" w:rsidRDefault="0092112F" w:rsidP="00DF3B3E">
      <w:pPr>
        <w:pStyle w:val="Bibliography"/>
        <w:spacing w:line="480" w:lineRule="auto"/>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3DE2C766" w14:textId="77777777" w:rsidR="0092112F" w:rsidRPr="0092112F" w:rsidRDefault="0092112F" w:rsidP="00DF3B3E">
      <w:pPr>
        <w:pStyle w:val="Bibliography"/>
        <w:spacing w:line="480" w:lineRule="auto"/>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40085FCF" w14:textId="77777777" w:rsidR="0092112F" w:rsidRPr="0092112F" w:rsidRDefault="0092112F" w:rsidP="00DF3B3E">
      <w:pPr>
        <w:pStyle w:val="Bibliography"/>
        <w:spacing w:line="480" w:lineRule="auto"/>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1C50542E" w14:textId="77777777" w:rsidR="0092112F" w:rsidRPr="0092112F" w:rsidRDefault="0092112F" w:rsidP="00DF3B3E">
      <w:pPr>
        <w:pStyle w:val="Bibliography"/>
        <w:spacing w:line="480" w:lineRule="auto"/>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50BA233B" w14:textId="77777777" w:rsidR="0092112F" w:rsidRPr="0092112F" w:rsidRDefault="0092112F" w:rsidP="00DF3B3E">
      <w:pPr>
        <w:pStyle w:val="Bibliography"/>
        <w:spacing w:line="480" w:lineRule="auto"/>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0FE662F5" w14:textId="77777777" w:rsidR="0092112F" w:rsidRPr="0092112F" w:rsidRDefault="0092112F" w:rsidP="00DF3B3E">
      <w:pPr>
        <w:pStyle w:val="Bibliography"/>
        <w:spacing w:line="480" w:lineRule="auto"/>
        <w:rPr>
          <w:rFonts w:cs="Times New Roman"/>
        </w:rPr>
      </w:pPr>
      <w:r w:rsidRPr="0092112F">
        <w:rPr>
          <w:rFonts w:cs="Times New Roman"/>
        </w:rPr>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146F0049" w14:textId="77777777" w:rsidR="0092112F" w:rsidRPr="0092112F" w:rsidRDefault="0092112F" w:rsidP="00DF3B3E">
      <w:pPr>
        <w:pStyle w:val="Bibliography"/>
        <w:spacing w:line="480" w:lineRule="auto"/>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016ABB9A" w14:textId="77777777" w:rsidR="0092112F" w:rsidRPr="0092112F" w:rsidRDefault="0092112F" w:rsidP="00DF3B3E">
      <w:pPr>
        <w:pStyle w:val="Bibliography"/>
        <w:spacing w:line="480" w:lineRule="auto"/>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76ABB691" w14:textId="77777777" w:rsidR="0092112F" w:rsidRPr="0092112F" w:rsidRDefault="0092112F" w:rsidP="00DF3B3E">
      <w:pPr>
        <w:pStyle w:val="Bibliography"/>
        <w:spacing w:line="480" w:lineRule="auto"/>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3487DEA6" w14:textId="77777777" w:rsidR="0092112F" w:rsidRPr="0092112F" w:rsidRDefault="0092112F" w:rsidP="00DF3B3E">
      <w:pPr>
        <w:pStyle w:val="Bibliography"/>
        <w:spacing w:line="480" w:lineRule="auto"/>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B7562FD" w14:textId="77777777" w:rsidR="0092112F" w:rsidRPr="0092112F" w:rsidRDefault="0092112F" w:rsidP="00DF3B3E">
      <w:pPr>
        <w:pStyle w:val="Bibliography"/>
        <w:spacing w:line="480" w:lineRule="auto"/>
        <w:rPr>
          <w:rFonts w:cs="Times New Roman"/>
        </w:rPr>
      </w:pPr>
      <w:r w:rsidRPr="0092112F">
        <w:rPr>
          <w:rFonts w:cs="Times New Roman"/>
        </w:rPr>
        <w:lastRenderedPageBreak/>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41637833" w14:textId="77777777" w:rsidR="0092112F" w:rsidRPr="0092112F" w:rsidRDefault="0092112F" w:rsidP="00DF3B3E">
      <w:pPr>
        <w:pStyle w:val="Bibliography"/>
        <w:spacing w:line="480" w:lineRule="auto"/>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5940244E" w14:textId="200712C6" w:rsidR="000974AE" w:rsidRDefault="00F553D1" w:rsidP="00DF3B3E">
      <w:pPr>
        <w:pStyle w:val="Bibliography"/>
        <w:spacing w:line="480" w:lineRule="auto"/>
      </w:pPr>
      <w:r w:rsidRPr="007A589B">
        <w:rPr>
          <w:rFonts w:cs="Times New Roman"/>
        </w:rPr>
        <w:fldChar w:fldCharType="end"/>
      </w:r>
      <w:r w:rsidR="000974AE">
        <w:br w:type="page"/>
      </w:r>
    </w:p>
    <w:p>
      <w:pPr>
        <w:pStyle w:val="Heading1"/>
        <w:pageBreakBefore/>
        <w:spacing w:before="0" w:after="0" w:line="480" w:lineRule="auto"/>
        <w:rPr>
          <w:ins w:id="9485" w:author="Gledis Guri" w:date="2026-09-25T00:00:00Z"/>
        </w:rPr>
      </w:pPr>
      <w:ins w:id="9486" w:author="Gledis Guri" w:date="2026-09-25T00:00:00Z">
        <w:r>
          <w:t xml:space="preserve">Figure captions</w:t>
        </w:r>
      </w:ins>
    </w:p>
    <w:p>
      <w:pPr>
        <w:pStyle w:val="BodyText"/>
        <w:spacing w:line="480" w:lineRule="auto"/>
        <w:rPr>
          <w:ins w:id="9487" w:author="Gledis Guri" w:date="2026-09-25T00:00:00Z"/>
        </w:rPr>
      </w:pPr>
      <w:ins w:id="9488" w:author="Gledis Guri" w:date="2026-09-25T00:00:00Z">
        <w:r>
          <w:rPr>
            <w:b/>
          </w:rPr>
          <w:t xml:space="preserve">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ins>
    </w:p>
    <w:p>
      <w:pPr>
        <w:pStyle w:val="BodyText"/>
        <w:spacing w:line="480" w:lineRule="auto"/>
        <w:rPr>
          <w:ins w:id="9489" w:author="Gledis Guri" w:date="2026-09-25T00:00:00Z"/>
        </w:rPr>
      </w:pPr>
      <w:ins w:id="9490" w:author="Gledis Guri" w:date="2026-09-25T00:00:00Z">
        <w:r>
          <w:rPr>
            <w:b/>
          </w:rPr>
          <w:t xml:space="preserve">Figure 2.</w:t>
        </w:r>
        <w:r>
          <w:t xml:space="preserve"> Workflow of the method for simulated (A) and empirical (B) data. (A) A field generated from known parameters on a grid (</w:t>
        </w:r>
        <w:r>
          <w:rPr>
            <w:i/>
          </w:rPr>
          <w:t xml:space="preserve">Q</w:t>
        </w:r>
        <w:r>
          <w:t xml:space="preserve">, </w:t>
        </w:r>
        <w:r>
          <w:rPr>
            <w:i/>
          </w:rPr>
          <w:t xml:space="preserve">N</w:t>
        </w:r>
        <w:r>
          <w:t xml:space="preserve"> = 18,916) is sampled (</w:t>
        </w:r>
        <w:r>
          <w:rPr>
            <w:i/>
          </w:rPr>
          <w:t xml:space="preserve">Y</w:t>
        </w:r>
        <w:r>
          <w:t xml:space="preserve">, </w:t>
        </w:r>
        <w:r>
          <w:rPr>
            <w:i/>
          </w:rPr>
          <w:t xml:space="preserve">N</w:t>
        </w:r>
        <w:r>
          <w:t xml:space="preserve"> = 4,000) to give a reference prediction (</w:t>
        </w:r>
        <w:r>
          <w:rPr>
            <w:i/>
          </w:rPr>
          <w:t xml:space="preserve">Z</w:t>
        </w:r>
        <w:r>
          <w:t xml:space="preserve">); </w:t>
        </w:r>
        <w:r>
          <w:rPr>
            <w:i/>
          </w:rPr>
          <w:t xml:space="preserve">ε</w:t>
        </w:r>
        <w:r>
          <w:rPr>
            <w:vertAlign w:val="subscript"/>
          </w:rPr>
          <w:t xml:space="preserve">2</w:t>
        </w:r>
        <w:r>
          <w:t xml:space="preserve"> compares </w:t>
        </w:r>
        <w:r>
          <w:rPr>
            <w:i/>
          </w:rPr>
          <w:t xml:space="preserve">Z</w:t>
        </w:r>
        <w:r>
          <w:t xml:space="preserve"> with predictions from thinned designs (</w:t>
        </w:r>
        <w:r>
          <w:rPr>
            <w:i/>
          </w:rPr>
          <w:t xml:space="preserve">Y</w:t>
        </w:r>
        <w:r>
          <w:rPr>
            <w:vertAlign w:val="subscript"/>
          </w:rPr>
          <w:t xml:space="preserve">E</w:t>
        </w:r>
        <w:r>
          <w:t xml:space="preserve">), and </w:t>
        </w:r>
        <w:r>
          <w:rPr>
            <w:i/>
          </w:rPr>
          <w:t xml:space="preserve">ε</w:t>
        </w:r>
        <w:r>
          <w:rPr>
            <w:vertAlign w:val="subscript"/>
          </w:rPr>
          <w:t xml:space="preserve">3</w:t>
        </w:r>
        <w:r>
          <w:t xml:space="preserve"> uses the prediction from </w:t>
        </w:r>
        <w:r>
          <w:rPr>
            <w:i/>
          </w:rPr>
          <w:t xml:space="preserve">N</w:t>
        </w:r>
        <w:r>
          <w:t xml:space="preserve"> = 358 samples (</w:t>
        </w:r>
        <w:r>
          <w:rPr>
            <w:i/>
          </w:rPr>
          <w:t xml:space="preserve">S</w:t>
        </w:r>
        <w:r>
          <w:rPr>
            <w:vertAlign w:val="subscript"/>
          </w:rPr>
          <w:t xml:space="preserve">E=358</w:t>
        </w:r>
        <w:r>
          <w:t xml:space="preserve">) as the reference. (B) The same thinning applied to the observed data (</w:t>
        </w:r>
        <w:r>
          <w:rPr>
            <w:i/>
          </w:rPr>
          <w:t xml:space="preserve">N</w:t>
        </w:r>
        <w:r>
          <w:t xml:space="preserve"> = 358) quantifies </w:t>
        </w:r>
        <w:r>
          <w:rPr>
            <w:i/>
          </w:rPr>
          <w:t xml:space="preserve">ε</w:t>
        </w:r>
        <w:r>
          <w:rPr>
            <w:vertAlign w:val="subscript"/>
          </w:rPr>
          <w:t xml:space="preserve">1</w:t>
        </w:r>
        <w:r>
          <w:t xml:space="preserve">.</w:t>
        </w:r>
      </w:ins>
    </w:p>
    <w:p>
      <w:pPr>
        <w:pStyle w:val="BodyText"/>
        <w:spacing w:line="480" w:lineRule="auto"/>
        <w:rPr>
          <w:ins w:id="9491" w:author="Gledis Guri" w:date="2026-09-25T00:00:00Z"/>
        </w:rPr>
      </w:pPr>
      <w:ins w:id="9492" w:author="Gledis Guri" w:date="2026-09-25T00:00:00Z">
        <w:r>
          <w:rPr>
            <w:b/>
          </w:rPr>
          <w:t xml:space="preserve">Figure 3.</w:t>
        </w:r>
        <w:r>
          <w:t xml:space="preserve"> Gaussian process parameter estimates for the 12 species. (A) Spatial autocorrelation length-scale (</w:t>
        </w:r>
        <w:r>
          <w:rPr>
            <w:i/>
          </w:rPr>
          <w:t xml:space="preserve">ρ</w:t>
        </w:r>
        <w:r>
          <w:t xml:space="preserve">, km) by depth association (surface, midwater, deepwater). (B) Depth-specific mean eDNA concentration (</w:t>
        </w:r>
        <w:r>
          <w:rPr>
            <w:i/>
          </w:rPr>
          <w:t xml:space="preserve">μ</w:t>
        </w:r>
        <w:r>
          <w:t xml:space="preserve">; log copies/L). (C) Amplitude (</w:t>
        </w:r>
        <w:r>
          <w:rPr>
            <w:i/>
          </w:rPr>
          <w:t xml:space="preserve">α</w:t>
        </w:r>
        <w:r>
          <w:rPr>
            <w:vertAlign w:val="superscript"/>
          </w:rPr>
          <w:t xml:space="preserve">2</w:t>
        </w:r>
        <w:r>
          <w:t xml:space="preserve">) versus non-spatial variance (</w:t>
        </w:r>
        <w:r>
          <w:rPr>
            <w:i/>
          </w:rPr>
          <w:t xml:space="preserve">σ</w:t>
        </w:r>
        <w:r>
          <w:rPr>
            <w:vertAlign w:val="superscript"/>
          </w:rPr>
          <w:t xml:space="preserve">2</w:t>
        </w:r>
        <w:r>
          <w:t xml:space="preserve">). Points are posterior means and bars 95% credible intervals; colors identify species.</w:t>
        </w:r>
      </w:ins>
    </w:p>
    <w:p>
      <w:pPr>
        <w:pStyle w:val="BodyText"/>
        <w:spacing w:line="480" w:lineRule="auto"/>
        <w:rPr>
          <w:ins w:id="9493" w:author="Gledis Guri" w:date="2026-09-25T00:00:00Z"/>
        </w:rPr>
      </w:pPr>
      <w:ins w:id="9494" w:author="Gledis Guri" w:date="2026-09-25T00:00:00Z">
        <w:r>
          <w:rPr>
            <w:b/>
          </w:rPr>
          <w:t xml:space="preserve">Figure 4.</w:t>
        </w:r>
        <w:r>
          <w:t xml:space="preserve"> (A) Prediction error (</w:t>
        </w:r>
        <w:r>
          <w:rPr>
            <w:i/>
          </w:rPr>
          <w:t xml:space="preserve">ε</w:t>
        </w:r>
        <w:r>
          <w:rPr>
            <w:vertAlign w:val="subscript"/>
          </w:rPr>
          <w:t xml:space="preserve">2</w:t>
        </w:r>
        <w:r>
          <w:t xml:space="preserve">) across sampling densities (</w:t>
        </w:r>
        <w:r>
          <w:rPr>
            <w:i/>
          </w:rPr>
          <w:t xml:space="preserve">E</w:t>
        </w:r>
        <w:r>
          <w:t xml:space="preserve">, samples per 10,000 km</w:t>
        </w:r>
        <w:r>
          <w:rPr>
            <w:vertAlign w:val="superscript"/>
          </w:rPr>
          <w:t xml:space="preserve">2</w:t>
        </w:r>
        <w:r>
          <w:t xml:space="preserve"> per depth layer) for simulated fields with different length-scales (colors); points are simulation outcomes and lines mean trends. (B) Marginal change in error (Δ</w:t>
        </w:r>
        <w:r>
          <w:rPr>
            <w:i/>
          </w:rPr>
          <w:t xml:space="preserve">ε</w:t>
        </w:r>
        <w:r>
          <w:rPr>
            <w:vertAlign w:val="subscript"/>
          </w:rPr>
          <w:t xml:space="preserve">2</w:t>
        </w:r>
        <w:r>
          <w:t xml:space="preserve">) per unit increase in </w:t>
        </w:r>
        <w:r>
          <w:rPr>
            <w:i/>
          </w:rPr>
          <w:t xml:space="preserve">E</w:t>
        </w:r>
        <w:r>
          <w:t xml:space="preserve">, predicted from Eq. 6 (Appendix S1: Figure S5); the dashed line marks the threshold (Δ</w:t>
        </w:r>
        <w:r>
          <w:rPr>
            <w:i/>
          </w:rPr>
          <w:t xml:space="preserve">ε</w:t>
        </w:r>
        <w:r>
          <w:rPr>
            <w:vertAlign w:val="subscript"/>
          </w:rPr>
          <w:t xml:space="preserve">2</w:t>
        </w:r>
        <w:r>
          <w:t xml:space="preserve">/Δ</w:t>
        </w:r>
        <w:r>
          <w:rPr>
            <w:i/>
          </w:rPr>
          <w:t xml:space="preserve">E</w:t>
        </w:r>
        <w:r>
          <w:t xml:space="preserve"> = −0.05) for negligible improvement.</w:t>
        </w:r>
      </w:ins>
    </w:p>
    <w:p>
      <w:pPr>
        <w:pStyle w:val="BodyText"/>
        <w:spacing w:line="480" w:lineRule="auto"/>
        <w:rPr>
          <w:ins w:id="9495" w:author="Gledis Guri" w:date="2026-09-25T00:00:00Z"/>
        </w:rPr>
      </w:pPr>
      <w:ins w:id="9496" w:author="Gledis Guri" w:date="2026-09-25T00:00:00Z">
        <w:r>
          <w:rPr>
            <w:b/>
          </w:rPr>
          <w:t xml:space="preserve">Figure 5.</w:t>
        </w:r>
        <w:r>
          <w:t xml:space="preserve"> Recovery of Gaussian process parameters in the simulations: mean root mean squared error (</w:t>
        </w:r>
        <w:r>
          <w:rPr>
            <w:i/>
          </w:rPr>
          <w:t xml:space="preserve">τ</w:t>
        </w:r>
        <w:r>
          <w:t xml:space="preserve">) between estimated and true values across 20 replicates for (A) </w:t>
        </w:r>
        <w:r>
          <w:rPr>
            <w:i/>
          </w:rPr>
          <w:t xml:space="preserve">ρ</w:t>
        </w:r>
        <w:r>
          <w:t xml:space="preserve">, (B) </w:t>
        </w:r>
        <w:r>
          <w:rPr>
            <w:i/>
          </w:rPr>
          <w:t xml:space="preserve">σ</w:t>
        </w:r>
        <w:r>
          <w:rPr>
            <w:vertAlign w:val="superscript"/>
          </w:rPr>
          <w:t xml:space="preserve">2</w:t>
        </w:r>
        <w:r>
          <w:t xml:space="preserve">, (C) depth-specific mean (</w:t>
        </w:r>
        <w:r>
          <w:rPr>
            <w:i/>
          </w:rPr>
          <w:t xml:space="preserve">μ</w:t>
        </w:r>
        <w:r>
          <w:rPr>
            <w:vertAlign w:val="subscript"/>
          </w:rPr>
          <w:t xml:space="preserve">d</w:t>
        </w:r>
        <w:r>
          <w:t xml:space="preserve">) and (D) </w:t>
        </w:r>
        <w:r>
          <w:rPr>
            <w:i/>
          </w:rPr>
          <w:t xml:space="preserve">α</w:t>
        </w:r>
        <w:r>
          <w:rPr>
            <w:vertAlign w:val="superscript"/>
          </w:rPr>
          <w:t xml:space="preserve">2</w:t>
        </w:r>
        <w:r>
          <w:t xml:space="preserve">, by sampling density (</w:t>
        </w:r>
        <w:r>
          <w:rPr>
            <w:i/>
          </w:rPr>
          <w:t xml:space="preserve">E</w:t>
        </w:r>
        <w:r>
          <w:t xml:space="preserve">) and length-scale (colors).</w:t>
        </w:r>
      </w:ins>
    </w:p>
    <w:p>
      <w:pPr>
        <w:pStyle w:val="BodyText"/>
        <w:pageBreakBefore/>
        <w:spacing w:line="480" w:lineRule="auto"/>
        <w:rPr>
          <w:ins w:id="9497" w:author="Gledis Guri" w:date="2026-09-25T00:00:00Z"/>
        </w:rPr>
      </w:pPr>
      <w:ins w:id="9498" w:author="Gledis Guri" w:date="2026-09-25T00:00:00Z">
        <w:r>
          <w:rPr>
            <w:b/>
          </w:rPr>
          <w:t xml:space="preserve">Figure 1</w:t>
        </w:r>
      </w:ins>
    </w:p>
    <w:p>
      <w:pPr>
        <w:spacing w:after="0" w:line="240" w:lineRule="auto"/>
        <w:jc w:val="center"/>
        <w:rPr>
          <w:ins w:id="9499" w:author="Gledis Guri" w:date="2026-09-25T00:00:00Z"/>
        </w:rPr>
      </w:pPr>
      <w:ins w:id="9500" w:author="Gledis Guri" w:date="2026-09-25T00:00:00Z">
        <w:r>
          <w:rPr>
            <w:noProof/>
          </w:rPr>
          <w:drawing>
            <wp:inline distT="0" distB="0" distL="0" distR="0">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ins>
    </w:p>
    <w:p>
      <w:pPr>
        <w:pStyle w:val="BodyText"/>
        <w:pageBreakBefore/>
        <w:spacing w:line="480" w:lineRule="auto"/>
        <w:rPr>
          <w:ins w:id="9501" w:author="Gledis Guri" w:date="2026-09-25T00:00:00Z"/>
        </w:rPr>
      </w:pPr>
      <w:ins w:id="9502" w:author="Gledis Guri" w:date="2026-09-25T00:00:00Z">
        <w:r>
          <w:rPr>
            <w:b/>
          </w:rPr>
          <w:t xml:space="preserve">Figure 2</w:t>
        </w:r>
      </w:ins>
    </w:p>
    <w:p>
      <w:pPr>
        <w:spacing w:after="0" w:line="240" w:lineRule="auto"/>
        <w:jc w:val="center"/>
        <w:rPr>
          <w:ins w:id="9503" w:author="Gledis Guri" w:date="2026-09-25T00:00:00Z"/>
        </w:rPr>
      </w:pPr>
      <w:ins w:id="9504" w:author="Gledis Guri" w:date="2026-09-25T00:00:00Z">
        <w:r>
          <w:rPr>
            <w:noProof/>
          </w:rPr>
          <w:drawing>
            <wp:inline distT="0" distB="0" distL="0" distR="0">
              <wp:extent cx="5943600" cy="3115945"/>
              <wp:effectExtent l="0" t="0" r="0" b="0"/>
              <wp:docPr id="7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ins>
    </w:p>
    <w:p>
      <w:pPr>
        <w:pStyle w:val="BodyText"/>
        <w:pageBreakBefore/>
        <w:spacing w:line="480" w:lineRule="auto"/>
        <w:rPr>
          <w:ins w:id="9505" w:author="Gledis Guri" w:date="2026-09-25T00:00:00Z"/>
        </w:rPr>
      </w:pPr>
      <w:ins w:id="9506" w:author="Gledis Guri" w:date="2026-09-25T00:00:00Z">
        <w:r>
          <w:rPr>
            <w:b/>
          </w:rPr>
          <w:t xml:space="preserve">Figure 3</w:t>
        </w:r>
      </w:ins>
    </w:p>
    <w:p>
      <w:pPr>
        <w:spacing w:after="0" w:line="240" w:lineRule="auto"/>
        <w:jc w:val="center"/>
        <w:rPr>
          <w:ins w:id="9507" w:author="Gledis Guri" w:date="2026-09-25T00:00:00Z"/>
        </w:rPr>
      </w:pPr>
      <w:ins w:id="9508" w:author="Gledis Guri" w:date="2026-09-25T00:00:00Z">
        <w:r>
          <w:rPr>
            <w:noProof/>
          </w:rPr>
          <w:drawing>
            <wp:inline distT="0" distB="0" distL="0" distR="0">
              <wp:extent cx="5943600" cy="4245610"/>
              <wp:effectExtent l="0" t="0" r="0" b="0"/>
              <wp:docPr id="7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Picture 904899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ins>
    </w:p>
    <w:p>
      <w:pPr>
        <w:pStyle w:val="BodyText"/>
        <w:pageBreakBefore/>
        <w:spacing w:line="480" w:lineRule="auto"/>
        <w:rPr>
          <w:ins w:id="9509" w:author="Gledis Guri" w:date="2026-09-25T00:00:00Z"/>
        </w:rPr>
      </w:pPr>
      <w:ins w:id="9510" w:author="Gledis Guri" w:date="2026-09-25T00:00:00Z">
        <w:r>
          <w:rPr>
            <w:b/>
          </w:rPr>
          <w:t xml:space="preserve">Figure 4</w:t>
        </w:r>
      </w:ins>
    </w:p>
    <w:p>
      <w:pPr>
        <w:spacing w:after="0" w:line="240" w:lineRule="auto"/>
        <w:jc w:val="center"/>
        <w:rPr>
          <w:ins w:id="9511" w:author="Gledis Guri" w:date="2026-09-25T00:00:00Z"/>
        </w:rPr>
      </w:pPr>
      <w:ins w:id="9512" w:author="Gledis Guri" w:date="2026-09-25T00:00:00Z">
        <w:r>
          <w:rPr>
            <w:noProof/>
          </w:rPr>
          <w:drawing>
            <wp:inline distT="0" distB="0" distL="0" distR="0">
              <wp:extent cx="5943600" cy="3566160"/>
              <wp:effectExtent l="0" t="0" r="0" b="2540"/>
              <wp:docPr id="70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Picture 6408272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ins>
    </w:p>
    <w:p>
      <w:pPr>
        <w:pStyle w:val="BodyText"/>
        <w:pageBreakBefore/>
        <w:spacing w:line="480" w:lineRule="auto"/>
        <w:rPr>
          <w:ins w:id="9513" w:author="Gledis Guri" w:date="2026-09-25T00:00:00Z"/>
        </w:rPr>
      </w:pPr>
      <w:ins w:id="9514" w:author="Gledis Guri" w:date="2026-09-25T00:00:00Z">
        <w:r>
          <w:rPr>
            <w:b/>
          </w:rPr>
          <w:t xml:space="preserve">Figure 5</w:t>
        </w:r>
      </w:ins>
    </w:p>
    <w:p>
      <w:pPr>
        <w:spacing w:after="0" w:line="240" w:lineRule="auto"/>
        <w:jc w:val="center"/>
        <w:rPr>
          <w:ins w:id="9515" w:author="Gledis Guri" w:date="2026-09-25T00:00:00Z"/>
        </w:rPr>
      </w:pPr>
      <w:ins w:id="9516" w:author="Gledis Guri" w:date="2026-09-25T00:00:00Z">
        <w:r>
          <w:rPr>
            <w:i w:val="0"/>
            <w:iCs/>
            <w:noProof/>
          </w:rPr>
          <w:drawing>
            <wp:inline distT="0" distB="0" distL="0" distR="0">
              <wp:extent cx="5943600" cy="4245610"/>
              <wp:effectExtent l="0" t="0" r="0" b="0"/>
              <wp:docPr id="700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Picture 10780978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ins>
    </w:p>
    <w:sectPr w:rsidR="000974AE" w:rsidSect="00FE50DF">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1B1C84" w14:textId="77777777" w:rsidR="00C33473" w:rsidRDefault="00C33473" w:rsidP="009A2297">
      <w:pPr>
        <w:spacing w:after="0"/>
      </w:pPr>
      <w:r>
        <w:separator/>
      </w:r>
    </w:p>
  </w:endnote>
  <w:endnote w:type="continuationSeparator" w:id="0">
    <w:p w14:paraId="3E84E611" w14:textId="77777777" w:rsidR="00C33473" w:rsidRDefault="00C33473"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6CAA3655"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BFF027" w14:textId="77777777" w:rsidR="00C33473" w:rsidRDefault="00C33473" w:rsidP="009A2297">
      <w:pPr>
        <w:spacing w:after="0"/>
      </w:pPr>
      <w:r>
        <w:separator/>
      </w:r>
    </w:p>
  </w:footnote>
  <w:footnote w:type="continuationSeparator" w:id="0">
    <w:p w14:paraId="3CA5DE38" w14:textId="77777777" w:rsidR="00C33473" w:rsidRDefault="00C33473"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275"/>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left"/>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left"/>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0" w:line="480" w:lineRule="auto"/>
      <w:ind w:left="720" w:hanging="720"/>
    </w:pPr>
    <w:rPr>
      <w:rFonts w:ascii="Times New Roman" w:hAnsi="Times New Roman"/>
      <w:sz w:val="24"/>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left"/>
    </w:pPr>
    <w:rPr>
      <w:rFonts w:ascii="Times New Roman" w:hAnsi="Times New Roman"/>
      <w:sz w:val="24"/>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4"/>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36</Pages>
  <Words>27057</Words>
  <Characters>154225</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180921</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3</cp:revision>
  <cp:lastPrinted>2026-04-15T23:13:00Z</cp:lastPrinted>
  <dcterms:created xsi:type="dcterms:W3CDTF">2026-08-24T03:29:00Z</dcterms:created>
  <dcterms:modified xsi:type="dcterms:W3CDTF">2026-08-24T04:11:00Z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