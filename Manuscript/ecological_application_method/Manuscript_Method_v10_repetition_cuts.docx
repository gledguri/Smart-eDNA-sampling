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5A6B4" w14:textId="77777777" w:rsidR="00BD1D03" w:rsidRDefault="00000000" w:rsidP="00DE2E40">
      <w:pPr>
        <w:pStyle w:val="BodyText"/>
      </w:pPr>
      <w:r>
        <w:rPr>
          <w:b/>
        </w:rPr>
        <w:t>Journal:</w:t>
      </w:r>
      <w:r>
        <w:t xml:space="preserve"> Ecological Applications</w:t>
      </w:r>
    </w:p>
    <w:p w14:paraId="75593CCD" w14:textId="77777777" w:rsidR="00BD1D03" w:rsidRDefault="00000000" w:rsidP="00DE2E40">
      <w:pPr>
        <w:pStyle w:val="BodyText"/>
      </w:pPr>
      <w:r>
        <w:t>Manuscript type: Method</w:t>
      </w:r>
    </w:p>
    <w:p w14:paraId="7B7E7696" w14:textId="77777777" w:rsidR="00AD04EE" w:rsidRPr="00B97B65" w:rsidRDefault="00AD04EE" w:rsidP="000545D1">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3D984AE8" w14:textId="77777777" w:rsidR="000D6CB9" w:rsidRDefault="00000000" w:rsidP="000545D1">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167E8E36" w14:textId="77777777" w:rsidR="00BD1D03" w:rsidRDefault="00000000" w:rsidP="00DE2E40">
      <w:pPr>
        <w:pStyle w:val="BodyText"/>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10225EA0" w14:textId="77777777" w:rsidR="00BD1D03" w:rsidRDefault="00000000" w:rsidP="00DE2E40">
      <w:pPr>
        <w:pStyle w:val="BodyText"/>
      </w:pPr>
      <w:r>
        <w:rPr>
          <w:vertAlign w:val="superscript"/>
        </w:rPr>
        <w:t>1</w:t>
      </w:r>
      <w:r>
        <w:t>School of Marine and Environmental Affairs, University of Washington, Seattle, Washington, USA</w:t>
      </w:r>
    </w:p>
    <w:p w14:paraId="1194CBA9" w14:textId="77777777" w:rsidR="00BD1D03" w:rsidRDefault="00000000" w:rsidP="00DE2E40">
      <w:pPr>
        <w:pStyle w:val="BodyText"/>
      </w:pPr>
      <w:r>
        <w:rPr>
          <w:vertAlign w:val="superscript"/>
        </w:rPr>
        <w:t>2</w:t>
      </w:r>
      <w:r>
        <w:t>Conservation Biology Division, Northwest Fisheries Science Center, NOAA Fisheries, 2725 Montlake Blvd E, Seattle, Washington 98112, USA</w:t>
      </w:r>
    </w:p>
    <w:p w14:paraId="1455DA54" w14:textId="77777777" w:rsidR="00BD1D03" w:rsidRDefault="00000000" w:rsidP="00DE2E40">
      <w:pPr>
        <w:pStyle w:val="BodyText"/>
      </w:pPr>
      <w:r>
        <w:rPr>
          <w:vertAlign w:val="superscript"/>
        </w:rPr>
        <w:t>3</w:t>
      </w:r>
      <w:r>
        <w:t>School of Aquatic and Fishery Sciences, University of Washington, Seattle, Washington, USA</w:t>
      </w:r>
    </w:p>
    <w:p w14:paraId="3CA58A61" w14:textId="77777777" w:rsidR="00BD1D03" w:rsidRDefault="00000000" w:rsidP="00DE2E40">
      <w:pPr>
        <w:pStyle w:val="BodyText"/>
      </w:pPr>
      <w:r>
        <w:rPr>
          <w:vertAlign w:val="superscript"/>
        </w:rPr>
        <w:t>*</w:t>
      </w:r>
      <w:r>
        <w:t>Corresponding author. Email: gguri@uw.edu</w:t>
      </w:r>
    </w:p>
    <w:p w14:paraId="35BA781E" w14:textId="77777777" w:rsidR="00BD1D03" w:rsidRDefault="00000000" w:rsidP="00DE2E40">
      <w:pPr>
        <w:pStyle w:val="BodyText"/>
      </w:pPr>
      <w:r>
        <w:rPr>
          <w:b/>
        </w:rPr>
        <w:t>Open Research statement:</w:t>
      </w:r>
      <w:r>
        <w:t xml:space="preserve"> Data are archived in Zenodo (Guri, 2026; https://doi.org/10.5281/zenodo.21141367). Novel code (R and Stan scripts that reproduce all analyses) and the eDNA Survey Planner are provided for peer review in a public GitHub repository (https://github.com/gledguri/Smart-eDNA-sampling), and the planner can be used directly in a web browser at https://gledguri.github.io/Smart-eDNA-sampling/. Upon acceptance, the version of record of the code and the planner will be permanently archived in Zenodo.</w:t>
      </w:r>
    </w:p>
    <w:p w14:paraId="4D9ED84F" w14:textId="77777777" w:rsidR="00BD1D03" w:rsidRDefault="00000000" w:rsidP="00DE2E40">
      <w:pPr>
        <w:pStyle w:val="BodyText"/>
      </w:pPr>
      <w:r>
        <w:rPr>
          <w:b/>
        </w:rPr>
        <w:t>Key words:</w:t>
      </w:r>
      <w:r>
        <w:t xml:space="preserve"> biodiversity monitoring; decision-support tool; environmental DNA; fisheries management; Gaussian process; metabarcoding; sampling design; spatial autocorrelation; survey cost-effectiveness</w:t>
      </w:r>
    </w:p>
    <w:p w14:paraId="61DD3E7E" w14:textId="77777777" w:rsidR="00AD04EE" w:rsidRDefault="00AD04EE" w:rsidP="000545D1">
      <w:pPr>
        <w:pStyle w:val="Author"/>
        <w:spacing w:after="0" w:line="480" w:lineRule="auto"/>
        <w:jc w:val="left"/>
        <w:rPr>
          <w:rFonts w:ascii="Times New Roman" w:hAnsi="Times New Roman" w:cs="Times New Roman"/>
        </w:rPr>
      </w:pPr>
    </w:p>
    <w:p w14:paraId="7FB341E9" w14:textId="77777777" w:rsidR="00AD04EE" w:rsidRDefault="00AD04EE" w:rsidP="000545D1">
      <w:pPr>
        <w:spacing w:after="0" w:line="480" w:lineRule="auto"/>
        <w:rPr>
          <w:rFonts w:ascii="Times New Roman" w:eastAsiaTheme="majorEastAsia" w:hAnsi="Times New Roman" w:cstheme="majorBidi"/>
          <w:b/>
          <w:sz w:val="28"/>
          <w:szCs w:val="40"/>
        </w:rPr>
      </w:pPr>
      <w:r>
        <w:br w:type="page"/>
      </w:r>
    </w:p>
    <w:p w14:paraId="1AF47531" w14:textId="77777777" w:rsidR="0032076E" w:rsidRDefault="00D04708" w:rsidP="000545D1">
      <w:pPr>
        <w:pStyle w:val="Heading1"/>
        <w:spacing w:before="0" w:after="0" w:line="480" w:lineRule="auto"/>
      </w:pPr>
      <w:r>
        <w:lastRenderedPageBreak/>
        <w:t>Abstract</w:t>
      </w:r>
    </w:p>
    <w:p w14:paraId="2F40A1B5" w14:textId="3D15D2BE" w:rsidR="000D6CB9" w:rsidRDefault="00000000" w:rsidP="00DE2E40">
      <w:pPr>
        <w:pStyle w:val="BodyText"/>
      </w:pPr>
      <w:r>
        <w:t xml:space="preserve">Environmental DNA (eDNA) surveys are increasingly used to monitor marine biodiversity, yet managers who must budget and justify surveys have little quantitative guidance on how many samples to collect, and because species differ in patchiness, no single sample size serves all. We </w:t>
      </w:r>
      <w:r>
        <w:rPr>
          <w:rFonts w:cs="Times New Roman"/>
        </w:rPr>
        <w:t>hypothesize</w:t>
      </w:r>
      <w:r>
        <w:t>d that a taxon’s spatial autocorrelation length-scale (</w:t>
      </w:r>
      <w:r>
        <w:rPr>
          <w:i/>
        </w:rPr>
        <w:t>ρ</w:t>
      </w:r>
      <w:r>
        <w:t>)</w:t>
      </w:r>
      <w:r>
        <w:rPr>
          <w:rFonts w:cs="Times New Roman"/>
        </w:rPr>
        <w:t>, which describes how quickly its eDNA field changes across space, can guide this decision, because smoothly varying fields can be reconstructed from fewer samples than patchy ones. To test this, we simulated Gaussian process (GP) fields spanning</w:t>
      </w:r>
      <w:r>
        <w:t xml:space="preserve"> a </w:t>
      </w:r>
      <w:r>
        <w:rPr>
          <w:rFonts w:cs="Times New Roman"/>
        </w:rPr>
        <w:t>wide range of ρ, fitted Bayesian GP models to learn their parameters, progressively removed samples and refitted the models, and compared the resulting predictions and parameter estimates with those from the complete fields</w:t>
      </w:r>
      <w:r>
        <w:t xml:space="preserve">. </w:t>
      </w:r>
      <w:r>
        <w:rPr>
          <w:rFonts w:cs="Times New Roman"/>
        </w:rPr>
        <w:t>The resulting</w:t>
      </w:r>
      <w:r>
        <w:t xml:space="preserve"> prediction </w:t>
      </w:r>
      <w:r>
        <w:rPr>
          <w:rFonts w:cs="Times New Roman"/>
        </w:rPr>
        <w:t>error</w:t>
      </w:r>
      <w:r>
        <w:t xml:space="preserve">s are summarized in an invertible error–effort equation that converts a target prediction error and a prior estimate of ρ into a minimum sampling density and is implemented in a free, browser-based survey planner. </w:t>
      </w:r>
      <w:r>
        <w:rPr>
          <w:rFonts w:cs="Times New Roman"/>
        </w:rPr>
        <w:t>We then applied the method in a case study combining eDNA data</w:t>
      </w:r>
      <w:r>
        <w:t xml:space="preserve"> for 12 fish species (358 samples from five depth strata along the U.S. West Coast) with 200 simulated fields (</w:t>
      </w:r>
      <w:r>
        <w:rPr>
          <w:i/>
        </w:rPr>
        <w:t>ρ</w:t>
      </w:r>
      <w:r>
        <w:t xml:space="preserve"> = 25–1000 km). Marginal gains in prediction accuracy became negligible </w:t>
      </w:r>
      <w:r>
        <w:rPr>
          <w:rFonts w:cs="Times New Roman"/>
        </w:rPr>
        <w:t>beyond</w:t>
      </w:r>
      <w:r>
        <w:t xml:space="preserve"> 4–5 samples per 10,000 km</w:t>
      </w:r>
      <w:r>
        <w:rPr>
          <w:vertAlign w:val="superscript"/>
        </w:rPr>
        <w:t>2</w:t>
      </w:r>
      <w:r>
        <w:t xml:space="preserve"> per depth layer for smoothly distributed species (</w:t>
      </w:r>
      <w:r>
        <w:rPr>
          <w:i/>
        </w:rPr>
        <w:t>ρ</w:t>
      </w:r>
      <w:r>
        <w:t xml:space="preserve"> &gt; 500 km), whereas for patchily distributed species (</w:t>
      </w:r>
      <w:r>
        <w:rPr>
          <w:i/>
        </w:rPr>
        <w:t>ρ</w:t>
      </w:r>
      <w:r>
        <w:t xml:space="preserve"> &lt; 50 km) </w:t>
      </w:r>
      <w:r>
        <w:rPr>
          <w:rFonts w:cs="Times New Roman"/>
        </w:rPr>
        <w:t>they became negligible only beyon</w:t>
      </w:r>
      <w:r>
        <w:t xml:space="preserve">d 8–11, </w:t>
      </w:r>
      <w:r>
        <w:rPr>
          <w:rFonts w:cs="Times New Roman"/>
        </w:rPr>
        <w:t>more than</w:t>
      </w:r>
      <w:r>
        <w:t xml:space="preserve"> twice the </w:t>
      </w:r>
      <w:r>
        <w:rPr>
          <w:rFonts w:cs="Times New Roman"/>
        </w:rPr>
        <w:t>sampling density</w:t>
      </w:r>
      <w:r>
        <w:t xml:space="preserve">. Error patterns in the simulations closely matched those in the observed data. </w:t>
      </w:r>
      <w:r>
        <w:rPr>
          <w:rFonts w:cs="Times New Roman"/>
        </w:rPr>
        <w:t>Together, these results show that the sampling effort needed to characterize a species’ distribution is not universal but depends on its spatial autocorrelation, and can therefore be specified in advance</w:t>
      </w:r>
      <w:r>
        <w:t>. The planner lets survey designers set defensible, species-specific effort before a cruise.</w:t>
      </w:r>
    </w:p>
    <w:p w14:paraId="5D886C7A" w14:textId="77777777" w:rsidR="003B5D12" w:rsidRPr="00915163" w:rsidRDefault="003B5D12" w:rsidP="00DE2E40">
      <w:pPr>
        <w:pStyle w:val="BodyText"/>
      </w:pPr>
    </w:p>
    <w:p w14:paraId="51CE0AFA" w14:textId="77777777" w:rsidR="0032076E" w:rsidRDefault="00D04708" w:rsidP="000545D1">
      <w:pPr>
        <w:pStyle w:val="Heading1"/>
        <w:spacing w:before="0" w:after="0" w:line="480" w:lineRule="auto"/>
      </w:pPr>
      <w:bookmarkStart w:id="1" w:name="introduction"/>
      <w:bookmarkEnd w:id="0"/>
      <w:r>
        <w:lastRenderedPageBreak/>
        <w:t>Introduction</w:t>
      </w:r>
    </w:p>
    <w:p w14:paraId="68880131" w14:textId="77777777" w:rsidR="00E656D3" w:rsidRDefault="00686350" w:rsidP="00DE2E40">
      <w:pPr>
        <w:pStyle w:val="BodyText"/>
      </w:pPr>
      <w:bookmarkStart w:id="2" w:name="OLE_LINK9"/>
      <w:r>
        <w:t xml:space="preserve">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 </w:t>
      </w:r>
      <w:r>
        <w:fldChar w:fldCharType="begin"/>
      </w:r>
      <w:r>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fldChar w:fldCharType="separate"/>
      </w:r>
      <w:r>
        <w:rPr>
          <w:noProof/>
        </w:rPr>
        <w:t>(Yoccoz et al., 2001)</w:t>
      </w:r>
      <w:r>
        <w:fldChar w:fldCharType="end"/>
      </w:r>
      <w:r>
        <w:t xml:space="preserve">. Survey design must balance the need for sufficient data for detecting trends and changes in population while also minimizing cost (i.e., maximizing sampling efficiency) </w:t>
      </w:r>
      <w:r>
        <w:fldChar w:fldCharType="begin"/>
      </w:r>
      <w:r>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(Stein &amp; Ettema, 2003; Xu et al., 2015; Zhao et al., 2022)</w:t>
      </w:r>
      <w:r>
        <w:fldChar w:fldCharType="end"/>
      </w:r>
      <w:r>
        <w:t>.</w:t>
      </w:r>
    </w:p>
    <w:p w14:paraId="60979650" w14:textId="77777777" w:rsidR="00DC1B5E" w:rsidRDefault="00DC1B5E" w:rsidP="00DE2E40">
      <w:pPr>
        <w:pStyle w:val="BodyText"/>
      </w:pPr>
    </w:p>
    <w:bookmarkEnd w:id="2"/>
    <w:p w14:paraId="44A2B5FA" w14:textId="77777777" w:rsidR="00CE6B24" w:rsidRDefault="0066533A" w:rsidP="00DE2E40">
      <w:pPr>
        <w:pStyle w:val="BodyText"/>
      </w:pPr>
      <w:r>
        <w:t xml:space="preserve">The emergence of environmental DNA (eDNA) sampling has revolutionized monitoring capabilities, offering a non-invasive method to detect species presence and estimate relative abundance </w:t>
      </w:r>
      <w:r>
        <w:fldChar w:fldCharType="begin"/>
      </w:r>
      <w:r>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fldChar w:fldCharType="separate"/>
      </w:r>
      <w:r>
        <w:rPr>
          <w:noProof/>
        </w:rPr>
        <w:t>(Gold et al., 2021; Shelton et al., 2022; Taberlet et al., 2012)</w:t>
      </w:r>
      <w:r>
        <w:fldChar w:fldCharType="end"/>
      </w:r>
      <w:r>
        <w:t xml:space="preserve">. Recent synthesis work shows that eDNA methods have matured sufficiently for key uncertainties to be quantified and incorporated into existing fisheries stock-assessment frameworks, enabling the development of cost-effective abundance indices that complement conventional surveys </w:t>
      </w:r>
      <w:r>
        <w:fldChar w:fldCharType="begin"/>
      </w:r>
      <w:r>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fldChar w:fldCharType="separate"/>
      </w:r>
      <w:r>
        <w:rPr>
          <w:noProof/>
        </w:rPr>
        <w:t>(Baetscher et al., 2025; Guri et al., 2024; Kirtane et al., 2021; Salter et al., 2026)</w:t>
      </w:r>
      <w:r>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2CA1F075" w14:textId="60FC01C3" w:rsidR="00107E75" w:rsidRDefault="00000000">
      <w:pPr>
        <w:pStyle w:val="BodyText"/>
      </w:pPr>
      <w:r>
        <w:t xml:space="preserve">How much spatial detail a survey needs depends on its purpose. For stock assessment, the key output is typically an aggregate abundance or biomass index, to which spatial structure contributes mainly through the precision of the estimate </w:t>
      </w:r>
      <w:r>
        <w:fldChar w:fldCharType="begin"/>
      </w:r>
      <w:r>
        <w:instrText xml:space="preserve"> ADDIN ZOTERO_ITEM CSL_CITATION {"citationID":"EMFekFRD","properties":{"unsorted":false,"formattedCitation":"(Thorson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fldChar w:fldCharType="separate"/>
      </w:r>
      <w:r>
        <w:rPr>
          <w:noProof/>
        </w:rPr>
        <w:t>(Thorson et al., 2015)</w:t>
      </w:r>
      <w:r>
        <w:fldChar w:fldCharType="end"/>
      </w:r>
      <w:r>
        <w:t xml:space="preserve">. For many other applications the spatial field itself is the product, including distribution maps, range shifts, protected areas, </w:t>
      </w:r>
      <w:r>
        <w:lastRenderedPageBreak/>
        <w:t xml:space="preserve">bycatch avoidance and multispecies management </w:t>
      </w:r>
      <w:r>
        <w:fldChar w:fldCharType="begin"/>
      </w:r>
      <w:r>
        <w:instrText xml:space="preserve"> ADDIN ZOTERO_ITEM CSL_CITATION {"citationID":"5ziAILwI","properties":{"unsorted":false,"formattedCitation":"(Pickens et al., 2021)","plainCitation":"(Pickens et al., 2021)","noteIndex":0},"citationItems":[{"id":100019,"uris":["http://zotero.org/users/9456007/items/LYGUPYHQ"],"itemData":{"id":100019,"type":"article-journal","container-title":"PLOS ONE","DOI":"10.1371/journal.pone.0251818","title":"A systematic review of spatial habitat associations and modeling of marine fish distribution: A guide to predictors, methods, and knowledge gaps","author":[{"family":"Pickens","given":"Bradley A."},{"family":"Carroll","given":"Rachel"},{"family":"Schirripa","given":"Michael J."},{"family":"Forrestal","given":"Francesca"},{"family":"Friedland","given":"Kevin D."},{"family":"Taylor","given":"J. Christopher"},{"family":"MacKenzie","given":"Brian R."}],"issued":{"date-parts":[[2021]]},"volume":"16","issue":"5","page":"e0251818"}}],"schema":"https://github.com/citation-style-language/schema/raw/master/csl-citation.json"} </w:instrText>
      </w:r>
      <w:r>
        <w:fldChar w:fldCharType="separate"/>
      </w:r>
      <w:r>
        <w:rPr>
          <w:noProof/>
        </w:rPr>
        <w:t>(Pickens et al., 2021)</w:t>
      </w:r>
      <w:r>
        <w:fldChar w:fldCharType="end"/>
      </w:r>
      <w:r>
        <w:t xml:space="preserve">, and here sampling density is often the bottleneck because conventional surveys are costly and cover space sparsely </w:t>
      </w:r>
      <w:r>
        <w:fldChar w:fldCharType="begin"/>
      </w:r>
      <w:r>
        <w:instrText xml:space="preserve"> ADDIN ZOTERO_ITEM CSL_CITATION {"citationID":"yFSkJCg9","properties":{"unsorted":false,"formattedCitation":"(Rufener et al., 2021; Vilas et al., 2025)","plainCitation":"(Rufener et al., 2021; Vilas et al., 2025)","noteIndex":0},"citationItems":[{"id":100020,"uris":["http://zotero.org/users/9456007/items/RZD5K2MA"],"itemData":{"id":100020,"type":"article-journal","container-title":"Ecological Applications","DOI":"10.1002/eap.2453","title":"Bridging the gap between commercial fisheries and survey data to model the spatiotemporal dynamics of marine species","author":[{"family":"Rufener","given":"Marie-Christine"},{"family":"Kristensen","given":"Kasper"},{"family":"Nielsen","given":"J. Rasmus"},{"family":"Bastardie","given":"Francois"}],"issued":{"date-parts":[[2021]]},"volume":"31","issue":"8","page":"e2453"}},{"id":100021,"uris":["http://zotero.org/users/9456007/items/I7BTUG9L"],"itemData":{"id":100021,"type":"article-journal","container-title":"ICES Journal of Marine Science","DOI":"10.1093/icesjms/fsae158","title":"Optimized stratified random surveys best estimate multispecies abundance in a rapidly changing ecosystem","author":[{"family":"Vilas","given":"Daniel"},{"family":"Barnett","given":"Lewis A K"},{"family":"Punt","given":"André E"},{"family":"Oyafuso","given":"Zack S"},{"family":"DeFilippo","given":"Lukas B"},{"family":"Siple","given":"Margaret C"},{"family":"Zacher","given":"Leah S"},{"family":"Kotwicki","given":"Stan"},{"family":"Godo","given":"Olav Rune"}],"issued":{"date-parts":[[2025]]},"volume":"82","issue":"6","page":"fsae158"}}],"schema":"https://github.com/citation-style-language/schema/raw/master/csl-citation.json"} </w:instrText>
      </w:r>
      <w:r>
        <w:fldChar w:fldCharType="separate"/>
      </w:r>
      <w:r>
        <w:rPr>
          <w:noProof/>
        </w:rPr>
        <w:t>(Rufener et al., 2021; Vilas et al., 2025)</w:t>
      </w:r>
      <w:r>
        <w:fldChar w:fldCharType="end"/>
      </w:r>
      <w:r>
        <w:t xml:space="preserve">. eDNA tends to lower the cost and effort of sampling </w:t>
      </w:r>
      <w:r>
        <w:fldChar w:fldCharType="begin"/>
      </w:r>
      <w:r>
        <w:instrText xml:space="preserve"> ADDIN ZOTERO_ITEM CSL_CITATION {"citationID":"A1c3aCIe","properties":{"unsorted":false,"formattedCitation":"(Iacaruso et al., 2025)","plainCitation":"(Iacaruso et al., 2025)","noteIndex":0},"citationItems":[{"id":100022,"uris":["http://zotero.org/users/9456007/items/NNKHM2GI"],"itemData":{"id":100022,"type":"article-journal","container-title":"Ecography","DOI":"10.1002/ecog.07952","title":"A systematic review evaluating the performance of eDNA methods relative to conventional methods for biodiversity monitoring","author":[{"family":"Iacaruso","given":"Nicholas J."},{"family":"Reves","given":"Olivia P."},{"family":"Merkelz","given":"Sara J."},{"family":"Waldrep","given":"Cassidy L."},{"family":"Davis","given":"Mark A."}],"issued":{"date-parts":[[2025]]},"page":"e07952"}}],"schema":"https://github.com/citation-style-language/schema/raw/master/csl-citation.json"} </w:instrText>
      </w:r>
      <w:r>
        <w:fldChar w:fldCharType="separate"/>
      </w:r>
      <w:r>
        <w:rPr>
          <w:noProof/>
        </w:rPr>
        <w:t>(Iacaruso et al., 2025)</w:t>
      </w:r>
      <w:r>
        <w:fldChar w:fldCharType="end"/>
      </w:r>
      <w:r>
        <w:t xml:space="preserve"> and can therefore add sampling locations, which makes it important to know how many samples a species' spatial structure requires. </w:t>
      </w:r>
    </w:p>
    <w:p w14:paraId="5EE9C929" w14:textId="77777777" w:rsidR="00DC1B5E" w:rsidRDefault="00DC1B5E" w:rsidP="00DE2E40">
      <w:pPr>
        <w:pStyle w:val="BodyText"/>
      </w:pPr>
    </w:p>
    <w:p w14:paraId="312C175B" w14:textId="77777777" w:rsidR="00BF4A9D" w:rsidRDefault="00BF4A9D" w:rsidP="00DE2E40">
      <w:pPr>
        <w:pStyle w:val="BodyText"/>
      </w:pPr>
      <w:r>
        <w:t xml:space="preserve">While increased sampling intensity generally reduces variance in population estimates and improves the precision of spatial pattern detection in species distribution models </w:t>
      </w:r>
      <w:r>
        <w:fldChar w:fldCharType="begin"/>
      </w:r>
      <w:r>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fldChar w:fldCharType="separate"/>
      </w:r>
      <w:r>
        <w:rPr>
          <w:noProof/>
        </w:rPr>
        <w:t>(Schweiger et al., 2016)</w:t>
      </w:r>
      <w:r>
        <w:fldChar w:fldCharType="end"/>
      </w:r>
      <w:r>
        <w:t xml:space="preserve">, this relationship exhibits diminishing returns where beyond a certain threshold, additional sampling effort produces marginal gains in statistical precision that may not justify the associated costs and logistical demands </w:t>
      </w:r>
      <w:r>
        <w:fldChar w:fldCharType="begin"/>
      </w:r>
      <w:r>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(Perret et al., 2022; Zhao et al., 2022)</w:t>
      </w:r>
      <w:r>
        <w:fldChar w:fldCharType="end"/>
      </w:r>
      <w:r>
        <w:t xml:space="preserve">. </w:t>
      </w:r>
    </w:p>
    <w:p w14:paraId="47257B23" w14:textId="77777777" w:rsidR="00DC1B5E" w:rsidRDefault="00DC1B5E" w:rsidP="00DE2E40">
      <w:pPr>
        <w:pStyle w:val="BodyText"/>
      </w:pPr>
    </w:p>
    <w:p w14:paraId="0388C83E" w14:textId="1B30DD82" w:rsidR="00286ADA" w:rsidRDefault="00FC70CA" w:rsidP="00DE2E40">
      <w:pPr>
        <w:pStyle w:val="BodyText"/>
      </w:pPr>
      <w:bookmarkStart w:id="3"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 </w:t>
      </w:r>
      <w:r>
        <w:fldChar w:fldCharType="begin"/>
      </w:r>
      <w:r>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fldChar w:fldCharType="separate"/>
      </w:r>
      <w:r>
        <w:rPr>
          <w:noProof/>
        </w:rPr>
        <w:t>(Fortin et al., 1989)</w:t>
      </w:r>
      <w:r>
        <w:fldChar w:fldCharType="end"/>
      </w:r>
      <w:r>
        <w:t xml:space="preserve">. </w:t>
      </w:r>
      <w:bookmarkEnd w:id="3"/>
      <w:r>
        <w:t xml:space="preserve">Yet, although general design guidance exists, for example on spatially balanced allocation of samples (Perret et al., 2022), on designs for estimating spatial autocorrelation (Laroche, 2024) and on eDNA sampling designs for fish diversity in lakes (García‐Machado et al., 2024), there is still no quantitative, transferable procedure that returns how many eDNA samples a survey needs to reach a given precision, and </w:t>
      </w:r>
      <w:r>
        <w:lastRenderedPageBreak/>
        <w:t>design guidance is rarely used unless it is accessible to those who plan surveys. Here we used simulations to quantify how spatial autocorrelation and sampling effort affect the predictive accuracy of species distribution models and secondary measure the samples needed for estimating accurate of GP parameter. We then test whether the error structure of the simulations holds in real eDNA fields, using data for 12 fish species from the California Current, and use the same data to provide reference length-scales and to show how the planner can be used to judge whether an existing survey was large enough. Our objective is deliberately operational, namely to provide survey planners with guidance that can be applied before a cruise, based on a prior estimate of the spatial autocorrelation of target taxa and the level of precision required. We describe the underlying method and the planner, evaluate them on simulated and empirical data, and outline applications to survey planning, monitoring and management.</w:t>
      </w:r>
    </w:p>
    <w:p w14:paraId="3C0075C8" w14:textId="77777777" w:rsidR="00F072A7" w:rsidRPr="00C36F1B" w:rsidRDefault="00F072A7" w:rsidP="00DE2E40">
      <w:pPr>
        <w:pStyle w:val="BodyText"/>
      </w:pPr>
    </w:p>
    <w:p w14:paraId="31769F42" w14:textId="77777777" w:rsidR="0032076E" w:rsidRDefault="00D04708" w:rsidP="000545D1">
      <w:pPr>
        <w:pStyle w:val="Heading1"/>
        <w:spacing w:before="0" w:after="0" w:line="480" w:lineRule="auto"/>
      </w:pPr>
      <w:bookmarkStart w:id="4" w:name="materials-and-methods"/>
      <w:bookmarkEnd w:id="1"/>
      <w:r>
        <w:t>Description of the method</w:t>
      </w:r>
    </w:p>
    <w:p w14:paraId="2EC86B50" w14:textId="146D590D" w:rsidR="001B4F2A" w:rsidRDefault="00DD566F" w:rsidP="00DE2E40">
      <w:pPr>
        <w:pStyle w:val="BodyText"/>
      </w:pPr>
      <w:bookmarkStart w:id="5" w:name="simulated-edna-data"/>
      <w:r>
        <w:t xml:space="preserve">The method links sampling effort to the accuracy of spatial inference within a common GP framework and proceeds in four steps, Step 0 to Step 3 (Figure 2): (0) generate simulated eDNA fields from a GP model across a wide range of spatial autocorrelation length-scales, so that the spatial structure of each field is known by construction and effort can be varied over a range no field campaign can achieve; (1) fit the same GP model to each complete simulated dataset to learn its governing parameters and to predict a reference field across a fixed prediction grid; (2) remove samples at progressively lower sampling densities and refit the GP model to each reduced-effort dataset and compare the parameters and the predicted fields with those obtained in Step 1, quantifying how parameter recovery and prediction accuracy degrade as effort is reduced; and (3) summarize the resulting prediction error as a function of sampling density and spatial </w:t>
      </w:r>
      <w:r>
        <w:lastRenderedPageBreak/>
        <w:t>autocorrelation in a regression that can be inverted to return the sampling density required for a user-defined error tolerance. The resulting equation is implemented in the “eDNA survey planner”, so that end users need only a prior estimate of spatial autocorrelation and a target error. The same workflow is also applied to observed eDNA data to benchmark the simulations against real fields. We describe each step generically, giving the values used in the case study where relevant. The results of the simulations are reported first (Method performance), followed by the empirical case study, which checks the simulations against real fields and demonstrates the planner on an existing survey.</w:t>
      </w:r>
    </w:p>
    <w:p w14:paraId="119AEB16" w14:textId="77777777" w:rsidR="00522BE6" w:rsidRPr="007174DD" w:rsidRDefault="00522BE6" w:rsidP="00DE2E40">
      <w:pPr>
        <w:pStyle w:val="BodyText"/>
      </w:pPr>
    </w:p>
    <w:p w14:paraId="59C9A8B7" w14:textId="77777777" w:rsidR="000D6CB9" w:rsidRDefault="00000000" w:rsidP="000545D1">
      <w:pPr>
        <w:pStyle w:val="Heading2"/>
        <w:spacing w:before="0" w:after="0" w:line="480" w:lineRule="auto"/>
      </w:pPr>
      <w:r>
        <w:t>Modelling framework: Gaussian processes</w:t>
      </w:r>
    </w:p>
    <w:p w14:paraId="285A475A" w14:textId="77777777" w:rsidR="000D6CB9" w:rsidRDefault="00000000" w:rsidP="00DE2E40">
      <w:pPr>
        <w:pStyle w:val="BodyText"/>
      </w:pPr>
      <w:r>
        <w:t xml:space="preserve">The GP approach is grounded in the assumption that species distributions and abundances change in a smooth and continuous manner across space (or other covariates), reflecting correlated responses to spatial, environmental, and biological covariates </w:t>
      </w:r>
      <w:r>
        <w:fldChar w:fldCharType="begin"/>
      </w:r>
      <w:r>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fldChar w:fldCharType="separate"/>
      </w:r>
      <w:r>
        <w:rPr>
          <w:noProof/>
        </w:rPr>
        <w:t>(Lewy &amp; Kristensen, 2009)</w:t>
      </w:r>
      <w:r>
        <w:fldChar w:fldCharType="end"/>
      </w:r>
      <w:r>
        <w:t xml:space="preserve">. At the core, in simple terms, GPs posit that observations made at proximate locations or covariate values should be similar </w:t>
      </w:r>
      <w:r>
        <w:fldChar w:fldCharType="begin"/>
      </w:r>
      <w:r>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fldChar w:fldCharType="separate"/>
      </w:r>
      <w:r>
        <w:rPr>
          <w:noProof/>
        </w:rPr>
        <w:t>(Dormann et al., 2007)</w:t>
      </w:r>
      <w:r>
        <w:fldChar w:fldCharType="end"/>
      </w:r>
      <w:r>
        <w:t xml:space="preserve">. We assert that many species can be well described using relatively simple covariance models </w:t>
      </w:r>
      <w:r>
        <w:fldChar w:fldCharType="begin"/>
      </w:r>
      <w:r>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fldChar w:fldCharType="separate"/>
      </w:r>
      <w:r>
        <w:rPr>
          <w:noProof/>
        </w:rPr>
        <w:t>(Thorson et al., 2015)</w:t>
      </w:r>
      <w:r>
        <w:fldChar w:fldCharType="end"/>
      </w:r>
      <w:r>
        <w:t xml:space="preserve">. Specifically, we use an isotropic, squared exponential covariance model for the distribution of a species. Let </w:t>
      </w:r>
      <w:r>
        <w:rPr>
          <w:i/>
          <w:iCs/>
        </w:rPr>
        <w:t>X</w:t>
      </w:r>
      <w:r>
        <w:t xml:space="preserve"> {</w:t>
      </w:r>
      <w:r>
        <w:rPr>
          <w:i/>
          <w:iCs/>
        </w:rPr>
        <w:t>x</w:t>
      </w:r>
      <w:r>
        <w:rPr>
          <w:i/>
          <w:iCs/>
          <w:vertAlign w:val="subscript"/>
        </w:rPr>
        <w:t>1</w:t>
      </w:r>
      <w:r>
        <w:t>,</w:t>
      </w:r>
      <w:r>
        <w:rPr>
          <w:i/>
          <w:iCs/>
        </w:rPr>
        <w:t>x</w:t>
      </w:r>
      <w:r>
        <w:rPr>
          <w:i/>
          <w:iCs/>
          <w:vertAlign w:val="subscript"/>
        </w:rPr>
        <w:t>2</w:t>
      </w:r>
      <w:r>
        <w:t>,…</w:t>
      </w:r>
      <w:r>
        <w:rPr>
          <w:i/>
          <w:iCs/>
        </w:rPr>
        <w:t>x</w:t>
      </w:r>
      <w:r>
        <w:rPr>
          <w:i/>
          <w:iCs/>
          <w:vertAlign w:val="subscript"/>
        </w:rPr>
        <w:t>N</w:t>
      </w:r>
      <w:r>
        <w:t xml:space="preserve">} be the set of </w:t>
      </w:r>
      <w:r>
        <w:rPr>
          <w:i/>
          <w:iCs/>
        </w:rPr>
        <w:t>N</w:t>
      </w:r>
      <w:r>
        <w:t xml:space="preserve"> observed spatial locations. Then species (eDNA) abundance or density </w:t>
      </w:r>
      <w:r>
        <w:rPr>
          <w:i/>
          <w:iCs/>
        </w:rPr>
        <w:t>Y</w:t>
      </w:r>
      <w:r>
        <w:t xml:space="preserve"> across all sampled locations (</w:t>
      </w:r>
      <w:r>
        <w:rPr>
          <w:i/>
          <w:iCs/>
        </w:rPr>
        <w:t>X</w:t>
      </w:r>
      <w:r>
        <w:t>) is modeled as,</w:t>
      </w:r>
    </w:p>
    <w:p w14:paraId="2A701D7D" w14:textId="77777777" w:rsidR="000D6CB9" w:rsidRDefault="00000000" w:rsidP="00DE2E40">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A281D6D" w14:textId="77777777" w:rsidR="000D6CB9" w:rsidRDefault="00000000" w:rsidP="00DE2E40">
      <w:pPr>
        <w:pStyle w:val="FirstParagraph"/>
      </w:pPr>
      <w:r>
        <w:t xml:space="preserve">where </w:t>
      </w:r>
      <w:r>
        <w:rPr>
          <w:i/>
          <w:iCs/>
          <w:lang w:val="el-GR"/>
        </w:rPr>
        <w:t>μ</w:t>
      </w:r>
      <w:r>
        <w:t xml:space="preserve"> is the global mean abundance, </w:t>
      </w:r>
      <w:r>
        <w:rPr>
          <w:lang w:val="el-GR"/>
        </w:rPr>
        <w:t>σ</w:t>
      </w:r>
      <w:r>
        <w:rPr>
          <w:rFonts w:eastAsiaTheme="minorEastAsia"/>
          <w:vertAlign w:val="superscript"/>
        </w:rPr>
        <w:t>2</w:t>
      </w:r>
      <w:r>
        <w:t xml:space="preserve"> is the non-spatial variance, </w:t>
      </w:r>
      <w:r>
        <w:rPr>
          <w:b/>
          <w:i/>
          <w:iCs/>
        </w:rPr>
        <w:t>I</w:t>
      </w:r>
      <w:r>
        <w:t xml:space="preserve"> is an n x n identity matrix and </w:t>
      </w:r>
      <w:r>
        <w:rPr>
          <w:b/>
          <w:i/>
          <w:iCs/>
        </w:rPr>
        <w:t>K(</w:t>
      </w:r>
      <w:r>
        <w:rPr>
          <w:i/>
          <w:iCs/>
        </w:rPr>
        <w:t>X,X</w:t>
      </w:r>
      <w:r>
        <w:rPr>
          <w:b/>
          <w:i/>
          <w:iCs/>
        </w:rPr>
        <w:t>)</w:t>
      </w:r>
      <w:r>
        <w:t xml:space="preserve"> is the covariance matrix whose (</w:t>
      </w:r>
      <w:r>
        <w:rPr>
          <w:i/>
          <w:iCs/>
        </w:rPr>
        <w:t>i</w:t>
      </w:r>
      <w:r>
        <w:t>,</w:t>
      </w:r>
      <w:r>
        <w:rPr>
          <w:i/>
          <w:iCs/>
        </w:rPr>
        <w:t>j</w:t>
      </w:r>
      <w:r>
        <w:t>)</w:t>
      </w:r>
      <w:r>
        <w:rPr>
          <w:vertAlign w:val="superscript"/>
        </w:rPr>
        <w:t>th</w:t>
      </w:r>
      <w:r>
        <w:t xml:space="preserve"> entry is given by the squared exponential kernel function,</w:t>
      </w:r>
    </w:p>
    <w:p w14:paraId="5FFDB058" w14:textId="77777777" w:rsidR="000D6CB9" w:rsidRDefault="00000000" w:rsidP="00DE2E40">
      <w:pPr>
        <w:pStyle w:val="BodyText"/>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42AEEE1A" w14:textId="77777777" w:rsidR="00B64EDC" w:rsidRDefault="00000000" w:rsidP="00DE2E40">
      <w:pPr>
        <w:pStyle w:val="FirstParagraph"/>
      </w:pPr>
      <w:r>
        <w:t xml:space="preserve">where </w:t>
      </w:r>
      <w:r>
        <w:rPr>
          <w:i/>
          <w:iCs/>
          <w:lang w:val="el-GR"/>
        </w:rPr>
        <w:t>α</w:t>
      </w:r>
      <w:r>
        <w:rPr>
          <w:vertAlign w:val="superscript"/>
        </w:rPr>
        <w:t>2</w:t>
      </w:r>
      <w:r>
        <w:t xml:space="preserve"> is the amplitude (i.e., the marginal variance of the spatial process, controlling the overall magnitude of variation in abundance), </w:t>
      </w:r>
      <w:r>
        <w:rPr>
          <w:i/>
          <w:iCs/>
          <w:lang w:val="el-GR"/>
        </w:rPr>
        <w:t>ρ</w:t>
      </w:r>
      <w:r>
        <w:t xml:space="preserve"> is the length-scale parameter (in </w:t>
      </w:r>
      <w:r>
        <w:rPr>
          <w:i/>
          <w:iCs/>
        </w:rPr>
        <w:t>x</w:t>
      </w:r>
      <w:r>
        <w:rPr>
          <w:i/>
          <w:iCs/>
          <w:vertAlign w:val="subscript"/>
        </w:rPr>
        <w:t>i</w:t>
      </w:r>
      <w:r>
        <w:t>-</w:t>
      </w:r>
      <w:r>
        <w:rPr>
          <w:i/>
          <w:iCs/>
        </w:rPr>
        <w:t>x</w:t>
      </w:r>
      <w:r>
        <w:rPr>
          <w:i/>
          <w:iCs/>
          <w:vertAlign w:val="subscript"/>
        </w:rPr>
        <w:t>j</w:t>
      </w:r>
      <w:r>
        <w:t xml:space="preserve"> units; hereafter spatial autocorrelation).  </w:t>
      </w:r>
    </w:p>
    <w:p w14:paraId="66038040" w14:textId="77777777" w:rsidR="00DC1B5E" w:rsidRPr="00DC1B5E" w:rsidRDefault="00DC1B5E" w:rsidP="00DE2E40">
      <w:pPr>
        <w:pStyle w:val="BodyText"/>
      </w:pPr>
    </w:p>
    <w:p w14:paraId="52F60017" w14:textId="77777777" w:rsidR="00B64EDC" w:rsidRPr="00E33848" w:rsidRDefault="00B64EDC" w:rsidP="000545D1">
      <w:pPr>
        <w:pStyle w:val="Heading2"/>
        <w:spacing w:before="0" w:after="0" w:line="480" w:lineRule="auto"/>
      </w:pPr>
      <w:r>
        <w:t>Step 0: Generating the simulated spatial field</w:t>
      </w:r>
    </w:p>
    <w:p w14:paraId="096EC31D" w14:textId="4E00C076" w:rsidR="00B64EDC" w:rsidRPr="007174DD" w:rsidRDefault="00B64EDC" w:rsidP="00DE2E40">
      <w:pPr>
        <w:pStyle w:val="BodyText"/>
      </w:pPr>
      <w:r>
        <w:t>We generated in-silico eDNA concentration data using the GP model (Eq. 1-2) across the same spatial domain and prediction grid (Q) used in the empirical analysis. We defined this grid (Q) as 18,916 discrete point estimates, representing the centroids of approximately 8 × 8 km spatial cells distributed across five depth layers. The number of points differed among depth layers (4,000, 4,000, 4,000, 3,622, and 3,294 points, respectively) because deeper layers covered a smaller spatial extent than shallower layers due to bathymetry.</w:t>
      </w:r>
    </w:p>
    <w:p w14:paraId="505E2820" w14:textId="77777777" w:rsidR="00E33848" w:rsidRPr="007174DD" w:rsidRDefault="00E33848" w:rsidP="00DE2E40">
      <w:pPr>
        <w:pStyle w:val="BodyText"/>
      </w:pPr>
    </w:p>
    <w:p w14:paraId="45CD38B0" w14:textId="087B45AA" w:rsidR="00B64EDC" w:rsidRPr="007174DD" w:rsidRDefault="00B64EDC" w:rsidP="00DE2E40">
      <w:pPr>
        <w:pStyle w:val="BodyText"/>
      </w:pPr>
      <w:r>
        <w:t xml:space="preserve">The simulations were designed to explore a wide range of spatial structures by varying the GP length-scale parameter (ρ) across ten levels: 25, 50, 75, 100, 200, 300, 400, 500, 800, and 1000 km (Appendix S1: Table S1). For each value of ρ we generated (arbitrarily) 20 independent replicate spatial fields, resulting in a total of 200 simulated datasets (10 </w:t>
      </w:r>
      <w:r>
        <w:rPr>
          <w:rFonts w:ascii="Cambria Math" w:hAnsi="Cambria Math" w:cs="Cambria Math"/>
        </w:rPr>
        <w:t>𝜌</w:t>
      </w:r>
      <w:r>
        <w:t xml:space="preserve"> levels × 20 replicates; Appendix S1: Table S1). Similar to GP inference of the empirical data, within each simulation, ρ was held constant across depth layers, but each layer had a separate mean (μd) drawn randomly from a normal distribution with mean of 0 and a standard deviation of 3. We focused only on spatial autocorrelation across latitude and longitude, allowing the eDNA concentration at each depth to be independent. The amplitude (α2) and the non-spatial variance (σ2) in Eq. 1 and 2 were fixed at 4 and 3, respectively, to mirror the empirical estimates.</w:t>
      </w:r>
    </w:p>
    <w:p w14:paraId="75B6CA03" w14:textId="77777777" w:rsidR="00E33848" w:rsidRPr="007174DD" w:rsidRDefault="00E33848" w:rsidP="00DE2E40">
      <w:pPr>
        <w:pStyle w:val="BodyText"/>
      </w:pPr>
    </w:p>
    <w:p w14:paraId="5746DDA3" w14:textId="05A8D3FF" w:rsidR="00E33848" w:rsidRPr="007174DD" w:rsidRDefault="00B64EDC" w:rsidP="00DE2E40">
      <w:pPr>
        <w:pStyle w:val="BodyText"/>
      </w:pPr>
      <w:r>
        <w:t>Given the large number of projected eDNA points (Q), fitting a GP model using all locations (≈ 20,000 input values) was computationally prohibitive. We therefore drew a subset of 4,000 points from each of the 200 simulated datasets as the “complete” observation dataset (Y) and its covariate (X), which constitutes the data used for all downstream analyses.</w:t>
      </w:r>
    </w:p>
    <w:p w14:paraId="071BE2AE" w14:textId="77777777" w:rsidR="00E33848" w:rsidRPr="00B64EDC" w:rsidRDefault="00E33848" w:rsidP="00DE2E40">
      <w:pPr>
        <w:pStyle w:val="BodyText"/>
      </w:pPr>
    </w:p>
    <w:p w14:paraId="4B10609F" w14:textId="37A4A9A9" w:rsidR="00A15ACC" w:rsidRPr="008D73E1" w:rsidRDefault="00162082" w:rsidP="000545D1">
      <w:pPr>
        <w:pStyle w:val="Heading2"/>
        <w:spacing w:line="480" w:lineRule="auto"/>
      </w:pPr>
      <w:r>
        <w:t>Step 1: Estimating GP-field spatial structure</w:t>
      </w:r>
    </w:p>
    <w:p w14:paraId="4E577FE3" w14:textId="3F69F0F6" w:rsidR="00D94C80" w:rsidRDefault="0039223E" w:rsidP="00DE2E40">
      <w:pPr>
        <w:pStyle w:val="BodyText"/>
      </w:pPr>
      <w:r>
        <w:t>Given simulated log eDNA concentration values (</w:t>
      </w:r>
      <w:r>
        <w:rPr>
          <w:i/>
          <w:iCs/>
        </w:rPr>
        <w:t>Y</w:t>
      </w:r>
      <w:r>
        <w:t>) paired with spatial coordinates (</w:t>
      </w:r>
      <w:r>
        <w:rPr>
          <w:i/>
          <w:iCs/>
        </w:rPr>
        <w:t>X</w:t>
      </w:r>
      <w:r>
        <w:t>) for each sampling location (x; N = 4,000 per simulated field), we used the GP model (Eq. 1–2) to infer the underlying spatial structure and learn key parameters governing the spatial field, including the depth-specific mean (</w:t>
      </w:r>
      <w:r>
        <w:rPr>
          <w:i/>
          <w:iCs/>
        </w:rPr>
        <w:t>μ</w:t>
      </w:r>
      <w:r>
        <w:rPr>
          <w:i/>
          <w:iCs/>
          <w:vertAlign w:val="subscript"/>
        </w:rPr>
        <w:t>d</w:t>
      </w:r>
      <w:r>
        <w:t>), spatial autocorrelation (</w:t>
      </w:r>
      <w:r>
        <w:rPr>
          <w:i/>
          <w:iCs/>
        </w:rPr>
        <w:t>ρ</w:t>
      </w:r>
      <w:r>
        <w:t>), amplitude (</w:t>
      </w:r>
      <w:r>
        <w:rPr>
          <w:i/>
          <w:iCs/>
        </w:rPr>
        <w:t>α</w:t>
      </w:r>
      <w:r>
        <w:rPr>
          <w:i/>
          <w:iCs/>
          <w:vertAlign w:val="superscript"/>
        </w:rPr>
        <w:t>2</w:t>
      </w:r>
      <w:r>
        <w:t>), and non-spatial variance (</w:t>
      </w:r>
      <w:r>
        <w:rPr>
          <w:i/>
          <w:iCs/>
        </w:rPr>
        <w:t>σ</w:t>
      </w:r>
      <w:r>
        <w:rPr>
          <w:i/>
          <w:iCs/>
          <w:vertAlign w:val="superscript"/>
        </w:rPr>
        <w:t>2</w:t>
      </w:r>
      <w:r>
        <w:t>).</w:t>
      </w:r>
    </w:p>
    <w:p w14:paraId="0DD2164A" w14:textId="659AF59B" w:rsidR="007A35C1" w:rsidRDefault="00AF0FEF" w:rsidP="00DE2E40">
      <w:pPr>
        <w:pStyle w:val="BodyText"/>
      </w:pPr>
      <w:r>
        <w:t xml:space="preserve">To predict the eDNA concentrations (Z) across the spatial prediction grid (Q) for a given simulated field, we compute the covariance matrix among observed locations, </w:t>
      </w:r>
      <w:r>
        <w:rPr>
          <w:b/>
          <w:i/>
          <w:iCs/>
        </w:rPr>
        <w:t>K</w:t>
      </w:r>
      <w:r>
        <w:rPr>
          <w:i/>
          <w:iCs/>
        </w:rPr>
        <w:t>(X,X’)</w:t>
      </w:r>
      <w:r>
        <w:t>, using the squared exponential kernel and the non-spatial variance term (</w:t>
      </w:r>
      <w:r>
        <w:rPr>
          <w:i/>
          <w:iCs/>
          <w:lang w:val="el-GR"/>
        </w:rPr>
        <w:t>σ</w:t>
      </w:r>
      <w:r>
        <w:rPr>
          <w:i/>
          <w:iCs/>
          <w:vertAlign w:val="superscript"/>
        </w:rPr>
        <w:t>2</w:t>
      </w:r>
      <w:r>
        <w:rPr>
          <w:b/>
          <w:i/>
          <w:iCs/>
        </w:rPr>
        <w:t>I</w:t>
      </w:r>
      <w:r>
        <w:t>). Using the Cholesky decomposition we solved for (</w:t>
      </w:r>
      <w:r>
        <w:rPr>
          <w:b/>
          <w:i/>
          <w:iCs/>
        </w:rPr>
        <w:t>K</w:t>
      </w:r>
      <w:r>
        <w:rPr>
          <w:i/>
          <w:iCs/>
        </w:rPr>
        <w:t xml:space="preserve">(X,X’) + </w:t>
      </w:r>
      <w:r>
        <w:rPr>
          <w:i/>
          <w:iCs/>
          <w:lang w:val="el-GR"/>
        </w:rPr>
        <w:t>σ</w:t>
      </w:r>
      <w:r>
        <w:rPr>
          <w:i/>
          <w:iCs/>
          <w:vertAlign w:val="superscript"/>
        </w:rPr>
        <w:t>2</w:t>
      </w:r>
      <w:r>
        <w:rPr>
          <w:b/>
          <w:i/>
          <w:iCs/>
        </w:rPr>
        <w:t>I</w:t>
      </w:r>
      <w:r>
        <w:t>)</w:t>
      </w:r>
      <w:r>
        <w:rPr>
          <w:vertAlign w:val="superscript"/>
        </w:rPr>
        <w:t>-1</w:t>
      </w:r>
      <w:r>
        <w:t>(</w:t>
      </w:r>
      <w:r>
        <w:rPr>
          <w:i/>
          <w:iCs/>
        </w:rPr>
        <w:t xml:space="preserve">Y - </w:t>
      </w:r>
      <w:r>
        <w:rPr>
          <w:i/>
          <w:iCs/>
          <w:lang w:val="el-GR"/>
        </w:rPr>
        <w:t>μ</w:t>
      </w:r>
      <w:r>
        <w:rPr>
          <w:i/>
          <w:iCs/>
          <w:vertAlign w:val="subscript"/>
        </w:rPr>
        <w:t>d</w:t>
      </w:r>
      <w:r>
        <w:t xml:space="preserve">) and we combined it with the cross-covariance between observed and prediction points, </w:t>
      </w:r>
      <w:r>
        <w:rPr>
          <w:b/>
          <w:i/>
          <w:iCs/>
        </w:rPr>
        <w:t>K</w:t>
      </w:r>
      <w:r>
        <w:rPr>
          <w:i/>
          <w:iCs/>
        </w:rPr>
        <w:t>(X,Q)</w:t>
      </w:r>
      <w:r>
        <w:t>, to yield the predictions (Z) at each spatial point (</w:t>
      </w:r>
      <w:r>
        <w:rPr>
          <w:i/>
          <w:iCs/>
        </w:rPr>
        <w:t>Q</w:t>
      </w:r>
      <w:r>
        <w:t>):</w:t>
      </w:r>
    </w:p>
    <w:p w14:paraId="4FADBACC" w14:textId="719386A2" w:rsidR="007A35C1" w:rsidRPr="00AF0FEF" w:rsidRDefault="00000000" w:rsidP="000545D1">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67E5F285" w14:textId="0D52E23A" w:rsidR="00AF0FEF" w:rsidRDefault="00AF0FEF" w:rsidP="000545D1">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resulting predicted field (Z) served as the “true” spatial field against which all subsequent reduced-effort predictions were compared (Figure 2A).</w:t>
      </w:r>
    </w:p>
    <w:p w14:paraId="615A19CC" w14:textId="77777777" w:rsidR="00AF0FEF" w:rsidRDefault="00AF0FEF" w:rsidP="000545D1">
      <w:pPr>
        <w:spacing w:after="0" w:line="480" w:lineRule="auto"/>
        <w:jc w:val="both"/>
        <w:rPr>
          <w:rFonts w:ascii="Times New Roman" w:eastAsia="Times New Roman" w:hAnsi="Times New Roman" w:cs="Times New Roman"/>
        </w:rPr>
      </w:pPr>
    </w:p>
    <w:p w14:paraId="56E3FA80" w14:textId="47B762B6" w:rsidR="003939B7" w:rsidRDefault="003939B7" w:rsidP="000545D1">
      <w:pPr>
        <w:pStyle w:val="Heading2"/>
        <w:spacing w:before="0" w:after="0" w:line="480" w:lineRule="auto"/>
      </w:pPr>
      <w:r>
        <w:t>Step 2: Estimating prediction error under reduced sampling effort</w:t>
      </w:r>
    </w:p>
    <w:p w14:paraId="030DEAE7" w14:textId="21A2F05A" w:rsidR="005E3F20" w:rsidRPr="004834A6" w:rsidRDefault="005E3F20" w:rsidP="000545D1">
      <w:pPr>
        <w:pStyle w:val="p1"/>
        <w:spacing w:before="0" w:beforeAutospacing="0" w:after="0" w:afterAutospacing="0" w:line="480" w:lineRule="auto"/>
        <w:ind w:firstLine="720"/>
        <w:rPr>
          <w:rStyle w:val="s2"/>
        </w:rPr>
      </w:pPr>
      <w:r>
        <w:t>To evaluate how sampling effort (</w:t>
      </w:r>
      <w:r>
        <w:rPr>
          <w:i/>
          <w:iCs/>
        </w:rPr>
        <w:t>E</w:t>
      </w:r>
      <w:r>
        <w:t>) influences spatial reconstruction and prediction accuracy, we generated a series of reduced-effort observation datasets (</w:t>
      </w:r>
      <w:r>
        <w:rPr>
          <w:i/>
          <w:iCs/>
        </w:rPr>
        <w:t>Y</w:t>
      </w:r>
      <w:r>
        <w:rPr>
          <w:i/>
          <w:iCs/>
          <w:vertAlign w:val="subscript"/>
        </w:rPr>
        <w:t>E</w:t>
      </w:r>
      <w:r>
        <w:rPr>
          <w:i/>
          <w:iCs/>
        </w:rPr>
        <w:t xml:space="preserve"> </w:t>
      </w:r>
      <w:r>
        <w:t>coupled with</w:t>
      </w:r>
      <w:r>
        <w:rPr>
          <w:i/>
          <w:iCs/>
        </w:rPr>
        <w:t xml:space="preserve"> X</w:t>
      </w:r>
      <w:r>
        <w:rPr>
          <w:i/>
          <w:iCs/>
          <w:vertAlign w:val="subscript"/>
        </w:rPr>
        <w:t>E</w:t>
      </w:r>
      <w:r>
        <w:t xml:space="preserve">) by </w:t>
      </w:r>
      <w:r>
        <w:lastRenderedPageBreak/>
        <w:t>randomly thinning the observation set (</w:t>
      </w:r>
      <w:r>
        <w:rPr>
          <w:rStyle w:val="s1"/>
          <w:i/>
          <w:iCs/>
        </w:rPr>
        <w:t>Y</w:t>
      </w:r>
      <w:r>
        <w:rPr>
          <w:rStyle w:val="s1"/>
        </w:rPr>
        <w:t>)</w:t>
      </w:r>
      <w:r>
        <w:t xml:space="preserve"> and its spatial covariate (</w:t>
      </w:r>
      <w:r>
        <w:rPr>
          <w:i/>
        </w:rPr>
        <w:t>X</w:t>
      </w:r>
      <w:r>
        <w:t xml:space="preserve">) to fixed sample sizes </w:t>
      </w:r>
      <w:r>
        <w:rPr>
          <w:rStyle w:val="s1"/>
        </w:rPr>
        <w:t>(Figure 2)</w:t>
      </w:r>
      <w:r>
        <w:rPr>
          <w:rStyle w:val="s2"/>
        </w:rPr>
        <w:t>.</w:t>
      </w:r>
      <w:r>
        <w:t xml:space="preserve"> Each reduced-effort observation dataset (</w:t>
      </w:r>
      <w:r>
        <w:rPr>
          <w:i/>
          <w:iCs/>
        </w:rPr>
        <w:t>Y</w:t>
      </w:r>
      <w:r>
        <w:rPr>
          <w:i/>
          <w:iCs/>
          <w:vertAlign w:val="subscript"/>
        </w:rPr>
        <w:t>E</w:t>
      </w:r>
      <w:r>
        <w:t>) together with its covariate (</w:t>
      </w:r>
      <w:r>
        <w:rPr>
          <w:i/>
          <w:iCs/>
        </w:rPr>
        <w:t>X</w:t>
      </w:r>
      <w:r>
        <w:rPr>
          <w:i/>
          <w:iCs/>
          <w:vertAlign w:val="subscript"/>
        </w:rPr>
        <w:t>E</w:t>
      </w:r>
      <w:r>
        <w:t>) was refit with the same GP model (Eq 1-2) and produced effort-specific spatial predictions (</w:t>
      </w:r>
      <w:r>
        <w:rPr>
          <w:i/>
          <w:iCs/>
        </w:rPr>
        <w:t>S</w:t>
      </w:r>
      <w:r>
        <w:rPr>
          <w:i/>
          <w:iCs/>
          <w:vertAlign w:val="subscript"/>
        </w:rPr>
        <w:t>E</w:t>
      </w:r>
      <w:r>
        <w:t xml:space="preserve">) on the full grid </w:t>
      </w:r>
      <w:r>
        <w:rPr>
          <w:i/>
          <w:iCs/>
        </w:rPr>
        <w:t>Q</w:t>
      </w:r>
      <w:r>
        <w:t xml:space="preserve">, by substituting </w:t>
      </w:r>
      <w:r>
        <w:rPr>
          <w:i/>
          <w:iCs/>
        </w:rPr>
        <w:t>S</w:t>
      </w:r>
      <w:r>
        <w:rPr>
          <w:i/>
          <w:iCs/>
          <w:vertAlign w:val="subscript"/>
        </w:rPr>
        <w:t>E</w:t>
      </w:r>
      <w:r>
        <w:t xml:space="preserve"> for </w:t>
      </w:r>
      <w:r>
        <w:rPr>
          <w:i/>
          <w:iCs/>
        </w:rPr>
        <w:t>Z</w:t>
      </w:r>
      <w:r>
        <w:t xml:space="preserve">, </w:t>
      </w:r>
      <w:r>
        <w:rPr>
          <w:i/>
          <w:iCs/>
        </w:rPr>
        <w:t>Y</w:t>
      </w:r>
      <w:r>
        <w:rPr>
          <w:i/>
          <w:iCs/>
          <w:vertAlign w:val="subscript"/>
        </w:rPr>
        <w:t>E</w:t>
      </w:r>
      <w:r>
        <w:t xml:space="preserve"> for </w:t>
      </w:r>
      <w:r>
        <w:rPr>
          <w:i/>
          <w:iCs/>
        </w:rPr>
        <w:t>Y</w:t>
      </w:r>
      <w:r>
        <w:t xml:space="preserve"> and </w:t>
      </w:r>
      <w:r>
        <w:rPr>
          <w:i/>
          <w:iCs/>
        </w:rPr>
        <w:t>X</w:t>
      </w:r>
      <w:r>
        <w:rPr>
          <w:i/>
          <w:iCs/>
          <w:vertAlign w:val="subscript"/>
        </w:rPr>
        <w:t>E</w:t>
      </w:r>
      <w:r>
        <w:t xml:space="preserve"> for </w:t>
      </w:r>
      <w:r>
        <w:rPr>
          <w:i/>
          <w:iCs/>
        </w:rPr>
        <w:t>X</w:t>
      </w:r>
      <w:r>
        <w:t xml:space="preserve"> in Eq. 3. This framework enables direct, like-for-like comparisons of reconstructed fields across sampling intensities since the predicted field is the same (</w:t>
      </w:r>
      <w:r>
        <w:rPr>
          <w:i/>
          <w:iCs/>
        </w:rPr>
        <w:t>Q</w:t>
      </w:r>
      <w:r>
        <w:t xml:space="preserve">). </w:t>
      </w:r>
      <w:r>
        <w:rPr>
          <w:rStyle w:val="s2"/>
        </w:rPr>
        <w:t>Sampling effort (</w:t>
      </w:r>
      <w:r>
        <w:rPr>
          <w:rStyle w:val="s2"/>
          <w:i/>
          <w:iCs/>
        </w:rPr>
        <w:t>E</w:t>
      </w:r>
      <w:r>
        <w:rPr>
          <w:rStyle w:val="s2"/>
        </w:rPr>
        <w:t>) was quantified as sampling density:</w:t>
      </w:r>
    </w:p>
    <w:p w14:paraId="47F950B2" w14:textId="77777777" w:rsidR="005E3F20" w:rsidRPr="00EC7A2A" w:rsidRDefault="00000000" w:rsidP="000545D1">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299A006" w14:textId="6609BF6F" w:rsidR="005E3F20" w:rsidRDefault="005E3F20" w:rsidP="000545D1">
      <w:pPr>
        <w:pStyle w:val="p1"/>
        <w:spacing w:before="0" w:beforeAutospacing="0" w:after="0" w:afterAutospacing="0" w:line="480" w:lineRule="auto"/>
        <w:ind w:firstLine="720"/>
      </w:pPr>
      <w:r>
        <w:rPr>
          <w:rStyle w:val="s2"/>
        </w:rPr>
        <w:t xml:space="preserve">where </w:t>
      </w:r>
      <w:r>
        <w:rPr>
          <w:rStyle w:val="s2"/>
          <w:i/>
          <w:iCs/>
        </w:rPr>
        <w:t>A</w:t>
      </w:r>
      <w:r>
        <w:rPr>
          <w:rStyle w:val="s2"/>
        </w:rPr>
        <w:t xml:space="preserve"> is the spatial area of the study domain (~ 200,000 km</w:t>
      </w:r>
      <w:r>
        <w:rPr>
          <w:rStyle w:val="s2"/>
          <w:vertAlign w:val="superscript"/>
        </w:rPr>
        <w:t>2</w:t>
      </w:r>
      <w:r>
        <w:rPr>
          <w:rStyle w:val="s2"/>
        </w:rPr>
        <w:t xml:space="preserve">), and </w:t>
      </w:r>
      <w:r>
        <w:rPr>
          <w:rStyle w:val="s2"/>
          <w:i/>
          <w:iCs/>
        </w:rPr>
        <w:t>H</w:t>
      </w:r>
      <w:r>
        <w:rPr>
          <w:rStyle w:val="s2"/>
        </w:rPr>
        <w:t xml:space="preserve"> is the number of strata, here depth layers (</w:t>
      </w:r>
      <w:r>
        <w:rPr>
          <w:rStyle w:val="s2"/>
          <w:i/>
          <w:iCs/>
        </w:rPr>
        <w:t>d</w:t>
      </w:r>
      <w:r>
        <w:rPr>
          <w:rStyle w:val="s2"/>
        </w:rPr>
        <w:t xml:space="preserve">; </w:t>
      </w:r>
      <w:r>
        <w:rPr>
          <w:rStyle w:val="s2"/>
          <w:i/>
        </w:rPr>
        <w:t>H</w:t>
      </w:r>
      <w:r>
        <w:rPr>
          <w:rStyle w:val="s2"/>
        </w:rPr>
        <w:t xml:space="preserve"> = 5),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1A9CCB1E" w14:textId="7629AA40" w:rsidR="008C05CD" w:rsidRDefault="008C05CD" w:rsidP="000545D1">
      <w:pPr>
        <w:pStyle w:val="p1"/>
        <w:spacing w:before="0" w:beforeAutospacing="0" w:after="0" w:afterAutospacing="0" w:line="480" w:lineRule="auto"/>
        <w:ind w:firstLine="720"/>
      </w:pPr>
      <w:r>
        <w:t>For each model prediction, we calculated the prediction error (</w:t>
      </w:r>
      <w:r>
        <w:rPr>
          <w:i/>
        </w:rPr>
        <w:t>ε</w:t>
      </w:r>
      <w:r>
        <w:t>), defined as the root mean squared error between spatial fields predicted from the full dataset (</w:t>
      </w:r>
      <w:r>
        <w:rPr>
          <w:i/>
          <w:iCs/>
        </w:rPr>
        <w:t>Z</w:t>
      </w:r>
      <w:r>
        <w:t>) and those predicted from each reduced sampling scenario (</w:t>
      </w:r>
      <w:r>
        <w:rPr>
          <w:i/>
          <w:iCs/>
        </w:rPr>
        <w:t>S</w:t>
      </w:r>
      <w:r>
        <w:rPr>
          <w:i/>
          <w:iCs/>
          <w:vertAlign w:val="subscript"/>
        </w:rPr>
        <w:t>E</w:t>
      </w:r>
      <w:r>
        <w:t>) as follows (</w:t>
      </w:r>
      <w:r>
        <w:rPr>
          <w:rStyle w:val="s2"/>
        </w:rPr>
        <w:t>Figure 2</w:t>
      </w:r>
      <w:r>
        <w:t>):</w:t>
      </w:r>
    </w:p>
    <w:p w14:paraId="0C28F593" w14:textId="5A836460" w:rsidR="008C05CD" w:rsidRPr="001F75CE" w:rsidRDefault="00000000" w:rsidP="00DE2E40">
      <w:pPr>
        <w:pStyle w:val="BodyText"/>
        <w:rPr>
          <w:rFonts w:eastAsiaTheme="minorEastAsia"/>
        </w:rPr>
      </w:pPr>
      <m:oMathPara>
        <m:oMath>
          <m:eqArr>
            <m:eqArrPr>
              <m:maxDist m:val="1"/>
              <m:ctrlPr>
                <w:rPr>
                  <w:rFonts w:ascii="Cambria Math" w:eastAsiaTheme="minorEastAsia" w:hAnsi="Cambria Math"/>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m:rPr>
                          <m:sty m:val="p"/>
                        </m:rPr>
                        <w:rPr>
                          <w:rFonts w:ascii="Cambria Math" w:hAnsi="Cambria Math"/>
                        </w:rPr>
                        <m:t xml:space="preserve">sim </m:t>
                      </m:r>
                    </m:sub>
                  </m:sSub>
                  <m:r>
                    <m:rPr>
                      <m:sty m:val="p"/>
                    </m:rPr>
                    <w:rPr>
                      <w:rFonts w:ascii="Cambria Math" w:hAnsi="Cambria Math"/>
                    </w:rPr>
                    <m:t xml:space="preserve">| </m:t>
                  </m:r>
                  <m:r>
                    <w:rPr>
                      <w:rFonts w:ascii="Cambria Math" w:hAnsi="Cambria Math"/>
                    </w:rPr>
                    <m:t>E</m:t>
                  </m:r>
                  <m:r>
                    <m:rPr>
                      <m:sty m:val="p"/>
                    </m:rPr>
                    <w:rPr>
                      <w:rFonts w:ascii="Cambria Math" w:hAnsi="Cambria Math"/>
                    </w:rPr>
                    <m:t>&amp;=</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m:rPr>
                                  <m:sty m:val="p"/>
                                </m:rPr>
                                <w:rPr>
                                  <w:rFonts w:ascii="Cambria Math" w:hAnsi="Cambria Math"/>
                                </w:rPr>
                                <m:t>2</m:t>
                              </m:r>
                            </m:sup>
                          </m:sSup>
                        </m:e>
                      </m:nary>
                    </m:e>
                  </m:rad>
                </m:e>
              </m:eqArr>
              <m:r>
                <m:rPr>
                  <m:sty m:val="p"/>
                </m:rPr>
                <w:rPr>
                  <w:rFonts w:ascii="Cambria Math" w:hAnsi="Cambria Math"/>
                </w:rPr>
                <m:t>#</m:t>
              </m:r>
              <m:r>
                <m:rPr>
                  <m:sty m:val="p"/>
                </m:rPr>
                <w:rPr>
                  <w:rFonts w:ascii="Cambria Math" w:eastAsiaTheme="minorEastAsia" w:hAnsi="Cambria Math"/>
                </w:rPr>
                <m:t>5</m:t>
              </m:r>
            </m:e>
          </m:eqArr>
        </m:oMath>
      </m:oMathPara>
    </w:p>
    <w:p w14:paraId="2BBE6433" w14:textId="77777777" w:rsidR="00DF1848" w:rsidRDefault="008C05CD" w:rsidP="00DE2E40">
      <w:pPr>
        <w:pStyle w:val="BodyText"/>
      </w:pPr>
      <w:r>
        <w:t xml:space="preserve">with </w:t>
      </w:r>
      <w:r>
        <w:rPr>
          <w:i/>
          <w:iCs/>
        </w:rPr>
        <w:t>n</w:t>
      </w:r>
      <w:r>
        <w:t xml:space="preserve"> being the total number of </w:t>
      </w:r>
      <w:r>
        <w:rPr>
          <w:i/>
          <w:iCs/>
        </w:rPr>
        <w:t>Q</w:t>
      </w:r>
      <w:r>
        <w:t xml:space="preserve"> grid points (n = 18,916) where the predictions (</w:t>
      </w:r>
      <w:r>
        <w:rPr>
          <w:i/>
          <w:iCs/>
        </w:rPr>
        <w:t>Z</w:t>
      </w:r>
      <w:r>
        <w:t xml:space="preserve"> and </w:t>
      </w:r>
      <w:r>
        <w:rPr>
          <w:i/>
          <w:iCs/>
        </w:rPr>
        <w:t>S</w:t>
      </w:r>
      <w:r>
        <w:rPr>
          <w:i/>
          <w:iCs/>
          <w:vertAlign w:val="subscript"/>
        </w:rPr>
        <w:t>E</w:t>
      </w:r>
      <w:r>
        <w:t xml:space="preserve">) are projected. Here, </w:t>
      </w:r>
      <w:r>
        <w:rPr>
          <w:i/>
        </w:rPr>
        <w:t>ε</w:t>
      </w:r>
      <w:r>
        <w:rPr>
          <w:vertAlign w:val="subscript"/>
        </w:rPr>
        <w:t>sim</w:t>
      </w:r>
      <w:r>
        <w:t xml:space="preserve"> | </w:t>
      </w:r>
      <w:r>
        <w:rPr>
          <w:i/>
        </w:rPr>
        <w:t>E</w:t>
      </w:r>
      <w:r>
        <w:t xml:space="preserve"> denotes the prediction error of the simulated fields at sampling density </w:t>
      </w:r>
      <w:r>
        <w:rPr>
          <w:i/>
        </w:rPr>
        <w:t>E</w:t>
      </w:r>
      <w:r>
        <w:t xml:space="preserve">, and </w:t>
      </w:r>
      <w:r>
        <w:rPr>
          <w:i/>
        </w:rPr>
        <w:t>ε</w:t>
      </w:r>
      <w:r>
        <w:rPr>
          <w:vertAlign w:val="subscript"/>
        </w:rPr>
        <w:t>obs</w:t>
      </w:r>
      <w:r>
        <w:t xml:space="preserve"> | </w:t>
      </w:r>
      <w:r>
        <w:rPr>
          <w:i/>
        </w:rPr>
        <w:t>E</w:t>
      </w:r>
      <w:r>
        <w:t xml:space="preserve"> the prediction error of the observed data at sampling density </w:t>
      </w:r>
      <w:r>
        <w:rPr>
          <w:i/>
        </w:rPr>
        <w:t>E</w:t>
      </w:r>
      <w:r>
        <w:t xml:space="preserve">; hereafter we write </w:t>
      </w:r>
      <w:r>
        <w:rPr>
          <w:i/>
        </w:rPr>
        <w:t>ε</w:t>
      </w:r>
      <w:r>
        <w:rPr>
          <w:vertAlign w:val="subscript"/>
        </w:rPr>
        <w:t>sim</w:t>
      </w:r>
      <w:r>
        <w:t xml:space="preserve"> and </w:t>
      </w:r>
      <w:r>
        <w:rPr>
          <w:i/>
        </w:rPr>
        <w:t>ε</w:t>
      </w:r>
      <w:r>
        <w:rPr>
          <w:vertAlign w:val="subscript"/>
        </w:rPr>
        <w:t>obs</w:t>
      </w:r>
      <w:r>
        <w:t>.</w:t>
      </w:r>
    </w:p>
    <w:p w14:paraId="3EFB1FFC" w14:textId="77777777" w:rsidR="006270E0" w:rsidRDefault="006270E0" w:rsidP="00DE2E40">
      <w:pPr>
        <w:pStyle w:val="BodyText"/>
      </w:pPr>
    </w:p>
    <w:p w14:paraId="3CC2BDB0" w14:textId="4B99CDE7" w:rsidR="00DF1848" w:rsidRDefault="00DF1848" w:rsidP="00DE2E40">
      <w:pPr>
        <w:pStyle w:val="BodyText"/>
      </w:pPr>
      <w:r>
        <w:t>Additionally, to evaluate the influence of sampling effort on GP parameter estimation, we compared the estimated parameters (</w:t>
      </w:r>
      <w:r>
        <w:rPr>
          <w:i/>
          <w:iCs/>
          <w:lang w:val="el-GR"/>
        </w:rPr>
        <w:t>ρ</w:t>
      </w:r>
      <w:r>
        <w:t xml:space="preserve">, </w:t>
      </w:r>
      <w:r>
        <w:rPr>
          <w:i/>
          <w:iCs/>
          <w:lang w:val="el-GR"/>
        </w:rPr>
        <w:t>μ</w:t>
      </w:r>
      <w:r>
        <w:rPr>
          <w:i/>
          <w:iCs/>
          <w:vertAlign w:val="subscript"/>
        </w:rPr>
        <w:t>d</w:t>
      </w:r>
      <w:r>
        <w:t xml:space="preserve">, </w:t>
      </w:r>
      <w:r>
        <w:rPr>
          <w:i/>
          <w:iCs/>
          <w:lang w:val="el-GR"/>
        </w:rPr>
        <w:t>σ</w:t>
      </w:r>
      <w:r>
        <w:rPr>
          <w:i/>
          <w:iCs/>
          <w:vertAlign w:val="superscript"/>
        </w:rPr>
        <w:t>2</w:t>
      </w:r>
      <w:r>
        <w:t xml:space="preserve">, </w:t>
      </w:r>
      <w:r>
        <w:rPr>
          <w:i/>
          <w:iCs/>
          <w:lang w:val="el-GR"/>
        </w:rPr>
        <w:t>α</w:t>
      </w:r>
      <w:r>
        <w:rPr>
          <w:i/>
          <w:iCs/>
          <w:vertAlign w:val="superscript"/>
        </w:rPr>
        <w:t>2</w:t>
      </w:r>
      <w:r>
        <w:t>) from effort-specific datasets (</w:t>
      </w:r>
      <w:r>
        <w:rPr>
          <w:i/>
          <w:iCs/>
        </w:rPr>
        <w:t>Y</w:t>
      </w:r>
      <w:r>
        <w:rPr>
          <w:i/>
          <w:iCs/>
          <w:vertAlign w:val="subscript"/>
        </w:rPr>
        <w:t>E</w:t>
      </w:r>
      <w:r>
        <w:t xml:space="preserve">) and covariates </w:t>
      </w:r>
      <w:r>
        <w:lastRenderedPageBreak/>
        <w:t>(</w:t>
      </w:r>
      <w:r>
        <w:rPr>
          <w:i/>
          <w:iCs/>
        </w:rPr>
        <w:t>X</w:t>
      </w:r>
      <w:r>
        <w:rPr>
          <w:i/>
          <w:iCs/>
          <w:vertAlign w:val="subscript"/>
        </w:rPr>
        <w:t>E</w:t>
      </w:r>
      <w:r>
        <w:t xml:space="preserve">) to the true values used to generate the simulated fields. Differences between estimated and simulated parameter values were quantified using the root mean squared error (hereafter </w:t>
      </w:r>
      <w:r>
        <w:rPr>
          <w:lang w:val="el-GR"/>
        </w:rPr>
        <w:t>τ</w:t>
      </w:r>
      <w:r>
        <w:t>).</w:t>
      </w:r>
    </w:p>
    <w:p w14:paraId="62F3BC54" w14:textId="77777777" w:rsidR="00D42BF7" w:rsidRDefault="00D42BF7" w:rsidP="00DE2E40">
      <w:pPr>
        <w:pStyle w:val="BodyText"/>
      </w:pPr>
    </w:p>
    <w:p w14:paraId="7E28B66B" w14:textId="5A3D3042" w:rsidR="00792AAF" w:rsidRPr="009E1270" w:rsidRDefault="00B11167" w:rsidP="000545D1">
      <w:pPr>
        <w:pStyle w:val="Heading2"/>
        <w:spacing w:before="0" w:after="0" w:line="480" w:lineRule="auto"/>
      </w:pPr>
      <w:bookmarkStart w:id="6" w:name="statistical-inference"/>
      <w:bookmarkEnd w:id="5"/>
      <w:r>
        <w:t xml:space="preserve">Step 3: Linking prediction error to sampling effort and spatial autocorrelation </w:t>
      </w:r>
    </w:p>
    <w:p w14:paraId="7AEB3502" w14:textId="04E5AA93" w:rsidR="00F65D5F" w:rsidRDefault="00C0694F" w:rsidP="00DE2E40">
      <w:pPr>
        <w:pStyle w:val="BodyText"/>
        <w:rPr>
          <w:del w:id="9002" w:author="Claude" w:date="2026-10-05T18:00:00Z"/>
        </w:rPr>
      </w:pPr>
      <w:commentRangeStart w:id="15"/>
      <w:del w:id="9001" w:author="Claude" w:date="2026-10-05T18:00:00Z">
        <w:r>
          <w:delText xml:space="preserve">To examine how sampling effort and spatial autocorrelation jointly shape prediction error, we fit a log-linear model to the simulated prediction errors (ε), isolating each factor's contribution.</w:delText>
        </w:r>
      </w:del>
      <w:commentRangeEnd w:id="15"/>
      <w:r>
        <w:rPr>
          <w:rStyle w:val="CommentReference"/>
        </w:rPr>
        <w:commentReference w:id="15"/>
      </w:r>
    </w:p>
    <w:p w14:paraId="2C5D7D99" w14:textId="77777777" w:rsidR="007D39EF" w:rsidRPr="007D39EF" w:rsidRDefault="007D39EF" w:rsidP="00DE2E40">
      <w:pPr>
        <w:pStyle w:val="FirstParagraph"/>
      </w:pPr>
      <w:bookmarkStart w:id="7" w:name="OLE_LINK5"/>
      <w:r>
        <w:t>We modeled prediction error (</w:t>
      </w:r>
      <w:r>
        <w:rPr>
          <w:i/>
          <w:iCs/>
          <w:lang w:val="el-GR"/>
        </w:rPr>
        <w:t>ε</w:t>
      </w:r>
      <w:r>
        <w:t>) as a function of sampling density (</w:t>
      </w:r>
      <w:r>
        <w:rPr>
          <w:i/>
          <w:iCs/>
        </w:rPr>
        <w:t>E</w:t>
      </w:r>
      <w:r>
        <w:t>) and spatial autocorrelation (</w:t>
      </w:r>
      <w:r>
        <w:rPr>
          <w:i/>
          <w:iCs/>
          <w:lang w:val="el-GR"/>
        </w:rPr>
        <w:t>ρ</w:t>
      </w:r>
      <w:r>
        <w:t xml:space="preserve">), including their interaction using a linear model</w:t>
      </w:r>
      <w:commentRangeStart w:id="16"/>
      <w:del w:id="9003" w:author="Claude" w:date="2026-10-05T18:00:00Z">
        <w:r>
          <w:delText xml:space="preserve"> (</w:delText>
        </w:r>
        <w:r>
          <w:rPr>
            <w:i/>
            <w:iCs/>
          </w:rPr>
          <w:delText xml:space="preserve">lm </w:delText>
        </w:r>
        <w:r>
          <w:delText xml:space="preserve">function) in R</w:delText>
        </w:r>
      </w:del>
      <w:commentRangeEnd w:id="16"/>
      <w:r>
        <w:rPr>
          <w:rStyle w:val="CommentReference"/>
        </w:rPr>
        <w:commentReference w:id="16"/>
      </w:r>
      <w:r>
        <w:t xml:space="preserve"> as follows:</w:t>
      </w:r>
    </w:p>
    <w:p w14:paraId="19A81167" w14:textId="77777777" w:rsidR="00124CBE" w:rsidRPr="00124CBE" w:rsidRDefault="00000000" w:rsidP="00DE2E40">
      <w:pPr>
        <w:pStyle w:val="BodyText"/>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00E34F58" w14:textId="77777777" w:rsidR="009E38DC" w:rsidRDefault="000E3B51" w:rsidP="00DE2E40">
      <w:pPr>
        <w:pStyle w:val="BodyText"/>
      </w:pPr>
      <w:r>
        <w:t xml:space="preserve">where </w:t>
      </w:r>
      <w:r>
        <w:rPr>
          <w:i/>
          <w:iCs/>
          <w:lang w:val="el-GR"/>
        </w:rPr>
        <w:t>ω</w:t>
      </w:r>
      <w:r>
        <w:t xml:space="preserve"> is the intercept, </w:t>
      </w:r>
      <w:r>
        <w:rPr>
          <w:i/>
          <w:iCs/>
          <w:lang w:val="el-GR"/>
        </w:rPr>
        <w:t>β</w:t>
      </w:r>
      <w:r>
        <w:t xml:space="preserve"> slope of sampling density (</w:t>
      </w:r>
      <w:r>
        <w:rPr>
          <w:i/>
          <w:iCs/>
        </w:rPr>
        <w:t>E</w:t>
      </w:r>
      <w:r>
        <w:t xml:space="preserve">), </w:t>
      </w:r>
      <w:r>
        <w:rPr>
          <w:i/>
          <w:iCs/>
          <w:lang w:val="el-GR"/>
        </w:rPr>
        <w:t>θ</w:t>
      </w:r>
      <w:r>
        <w:t xml:space="preserve"> is the slope of spatial autocorrelation (</w:t>
      </w:r>
      <w:r>
        <w:rPr>
          <w:i/>
          <w:iCs/>
          <w:lang w:val="el-GR"/>
        </w:rPr>
        <w:t>ρ</w:t>
      </w:r>
      <w:r>
        <w:t xml:space="preserve">) and </w:t>
      </w:r>
      <w:r>
        <w:rPr>
          <w:i/>
          <w:iCs/>
          <w:lang w:val="el-GR"/>
        </w:rPr>
        <w:t>γ</w:t>
      </w:r>
      <w:r>
        <w:t xml:space="preserve"> is the coefficient on the interaction between the two latter factors. </w:t>
      </w:r>
    </w:p>
    <w:p w14:paraId="506A4F7D" w14:textId="47221097" w:rsidR="009E38DC" w:rsidRDefault="009E38DC" w:rsidP="00DE2E40">
      <w:pPr>
        <w:pStyle w:val="BodyText"/>
      </w:pPr>
    </w:p>
    <w:p w14:paraId="5FB06672" w14:textId="4F6AD496" w:rsidR="00082BC7" w:rsidRPr="009E38DC" w:rsidRDefault="009E38DC" w:rsidP="00D328B7">
      <w:pPr>
        <w:pStyle w:val="Heading2"/>
      </w:pPr>
      <w:r>
        <w:t>Solving for the sampling density</w:t>
      </w:r>
    </w:p>
    <w:p w14:paraId="0D570EF1" w14:textId="6A7FEB69" w:rsidR="00BD1D03" w:rsidRPr="00DD566F" w:rsidRDefault="00000000" w:rsidP="00DE2E40">
      <w:pPr>
        <w:pStyle w:val="BodyText"/>
      </w:pPr>
      <w:r>
        <w:t xml:space="preserve">For a given </w:t>
      </w:r>
      <w:r>
        <w:rPr>
          <w:i/>
        </w:rPr>
        <w:t>ρ</w:t>
      </w:r>
      <w:r>
        <w:t xml:space="preserve"> and a stated tolerance for prediction error (ε*, the level of error the manager is willing to accept), Eq. 6 reduces to a power law in </w:t>
      </w:r>
      <w:r>
        <w:rPr>
          <w:i/>
        </w:rPr>
        <w:t>E</w:t>
      </w:r>
      <w:r>
        <w:t xml:space="preserve"> that can be inverted to return the minimum sampling density (</w:t>
      </w:r>
      <w:r>
        <w:rPr>
          <w:i/>
        </w:rPr>
        <w:t>E</w:t>
      </w:r>
      <w:r>
        <w:rPr>
          <w:vertAlign w:val="superscript"/>
        </w:rPr>
        <w:t>*</w:t>
      </w:r>
      <w:r>
        <w:t>) required to achieve that target error:</w:t>
      </w:r>
    </w:p>
    <w:p w14:paraId="5FE4D9C3" w14:textId="77777777" w:rsidR="00BD1D03" w:rsidRDefault="00000000" w:rsidP="00DE2E40">
      <w:pPr>
        <w:pStyle w:val="BodyText"/>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6983001A" w14:textId="4E5B1DB0" w:rsidR="00BD1D03" w:rsidRDefault="006011D6" w:rsidP="00DE2E40">
      <w:pPr>
        <w:pStyle w:val="BodyText"/>
      </w:pPr>
      <w:r>
        <w:t xml:space="preserve">Eq. 7 is deterministic: it returns a single sampling density for a given ρ and ε*, and it describes the expected relationship between effort, spatial autocorrelation and error rather than the scatter around it. Realized errors in any individual survey will therefore vary around ε*, and the range of sampling densities compatible with a given target is wider than the single value returned.</w:t>
      </w:r>
      <w:commentRangeStart w:id="17"/>
      <w:del w:id="9004" w:author="Claude" w:date="2026-10-05T18:00:00Z">
        <w:r>
          <w:delText xml:space="preserve"> However, here we focus only on a single value, which is based on the mean.</w:delText>
        </w:r>
      </w:del>
      <w:commentRangeEnd w:id="17"/>
      <w:r>
        <w:rPr>
          <w:rStyle w:val="CommentReference"/>
        </w:rPr>
        <w:commentReference w:id="17"/>
      </w:r>
      <w:r>
        <w:t xml:space="preserve"> The same relationship can also be run in reverse, so that a fixed budget of </w:t>
      </w:r>
      <w:r>
        <w:rPr>
          <w:i/>
        </w:rPr>
        <w:t>N</w:t>
      </w:r>
      <w:r>
        <w:rPr>
          <w:vertAlign w:val="subscript"/>
        </w:rPr>
        <w:t>H</w:t>
      </w:r>
      <w:r>
        <w:t xml:space="preserve"> samples per stratum supports a survey area of 10,000 </w:t>
      </w:r>
      <w:r>
        <w:rPr>
          <w:i/>
        </w:rPr>
        <w:lastRenderedPageBreak/>
        <w:t>N</w:t>
      </w:r>
      <w:r>
        <w:rPr>
          <w:vertAlign w:val="subscript"/>
        </w:rPr>
        <w:t>H</w:t>
      </w:r>
      <w:r>
        <w:t>/</w:t>
      </w:r>
      <w:r>
        <w:rPr>
          <w:i/>
        </w:rPr>
        <w:t>E</w:t>
      </w:r>
      <w:r>
        <w:rPr>
          <w:vertAlign w:val="superscript"/>
        </w:rPr>
        <w:t>*</w:t>
      </w:r>
      <w:r>
        <w:t xml:space="preserve"> at the target error. Eq. 7 is calibrated over ρ = 25–1000 km and E = 1.5–20 samples per 10,000 km2 per stratum, and results outside this range are extrapolations.</w:t>
      </w:r>
    </w:p>
    <w:p w14:paraId="10C9B71F" w14:textId="77777777" w:rsidR="00D30B74" w:rsidRDefault="00D30B74" w:rsidP="00DE2E40">
      <w:pPr>
        <w:pStyle w:val="BodyText"/>
      </w:pPr>
    </w:p>
    <w:p w14:paraId="7A53D419" w14:textId="6677071C" w:rsidR="007C0AAD" w:rsidRDefault="00F869DE" w:rsidP="00DE2E40">
      <w:pPr>
        <w:pStyle w:val="BodyText"/>
      </w:pPr>
      <w:bookmarkStart w:id="8" w:name="OLE_LINK7"/>
      <w:bookmarkEnd w:id="7"/>
      <w:bookmarkEnd w:id="8"/>
      <w:r>
        <w:t xml:space="preserve">All the GP models (equation 1 and 2) were fitted in a Bayesian framework using Stan probabilistic programming language </w:t>
      </w:r>
      <w:r>
        <w:fldChar w:fldCharType="begin"/>
      </w:r>
      <w:r>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fldChar w:fldCharType="separate"/>
      </w:r>
      <w:r>
        <w:rPr>
          <w:noProof/>
        </w:rPr>
        <w:t>(Stan Development Team, 2023)</w:t>
      </w:r>
      <w:r>
        <w:fldChar w:fldCharType="end"/>
      </w:r>
      <w:fldSimple w:instr=" PRINTDATE  \* MERGEFORMAT ">
        <w:r>
          <w:rPr>
            <w:noProof/>
          </w:rPr>
          <w:t>10/2/26 9:14:00 PM</w:t>
        </w:r>
      </w:fldSimple>
      <w:r>
        <w:t>, with weakly informative priors</w:t>
      </w:r>
      <w:hyperlink w:anchor="tab:gp_priors"/>
      <w:r>
        <w:t xml:space="preserve">, and the model in Eq. 6 was fitted using the </w:t>
      </w:r>
      <w:r>
        <w:rPr>
          <w:i/>
          <w:iCs/>
        </w:rPr>
        <w:t>lm()</w:t>
      </w:r>
      <w:r>
        <w:t xml:space="preserve"> function in R (R Core Team, 2024); sampler settings, convergence diagnostics and prior distributions are given in Appendix S1: Section S3 and Table S2.</w:t>
      </w:r>
    </w:p>
    <w:p w14:paraId="7600981F" w14:textId="77777777" w:rsidR="00D42BF7" w:rsidRDefault="00D42BF7" w:rsidP="00DE2E40">
      <w:pPr>
        <w:pStyle w:val="BodyText"/>
      </w:pPr>
    </w:p>
    <w:p w14:paraId="0C678238" w14:textId="77777777" w:rsidR="000533E5" w:rsidRDefault="00000000" w:rsidP="000545D1">
      <w:pPr>
        <w:pStyle w:val="Heading1"/>
        <w:spacing w:before="0" w:after="0" w:line="480" w:lineRule="auto"/>
      </w:pPr>
      <w:r>
        <w:t>Method performance: simulation results</w:t>
      </w:r>
    </w:p>
    <w:p w14:paraId="79FB5962" w14:textId="77777777" w:rsidR="000533E5" w:rsidRDefault="00000000" w:rsidP="00DE2E40">
      <w:pPr>
        <w:pStyle w:val="BodyText"/>
      </w:pPr>
      <w:r>
        <w:t>We evaluated the method on the 200 simulated fields generated in Step 0. Here we report how the prediction error and the recovery of the Gaussian process parameters change with sampling density and spatial autocorrelation, and how the prediction error is summarized in the error–effort model (Eq. 6) that underlies the planner.</w:t>
      </w:r>
    </w:p>
    <w:p w14:paraId="70C6F340" w14:textId="77777777" w:rsidR="0006456E" w:rsidRDefault="0006456E" w:rsidP="00DE2E40">
      <w:pPr>
        <w:pStyle w:val="BodyText"/>
      </w:pPr>
    </w:p>
    <w:p w14:paraId="3AA109E6" w14:textId="77777777" w:rsidR="00CA5D0F" w:rsidRPr="003D6E81" w:rsidRDefault="00CA5D0F" w:rsidP="000545D1">
      <w:pPr>
        <w:pStyle w:val="Heading2"/>
        <w:spacing w:before="0" w:after="0" w:line="480" w:lineRule="auto"/>
      </w:pPr>
      <w:r>
        <w:t>Prediction error and the error–effort model</w:t>
      </w:r>
    </w:p>
    <w:p w14:paraId="4F059BCA" w14:textId="142136D7" w:rsidR="0070789F" w:rsidRDefault="00D51BF3" w:rsidP="00DE2E40">
      <w:pPr>
        <w:pStyle w:val="BodyText"/>
      </w:pPr>
      <w:r>
        <w:t>Prediction error in simulation data (</w:t>
      </w:r>
      <w:r>
        <w:rPr>
          <w:i/>
          <w:iCs/>
          <w:lang w:val="el-GR"/>
        </w:rPr>
        <w:t>ε</w:t>
      </w:r>
      <w:r>
        <w:rPr>
          <w:i/>
          <w:iCs/>
          <w:vertAlign w:val="subscript"/>
        </w:rPr>
        <w:t>sim</w:t>
      </w:r>
      <w:r>
        <w:t>) decreased non-linearly with increasing sampling effort and with higher spatial autocorrelation (Figure 3A).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with an intercept of </w:t>
      </w:r>
      <w:r>
        <w:rPr>
          <w:i/>
          <w:iCs/>
          <w:lang w:val="el-GR"/>
        </w:rPr>
        <w:t>ω</w:t>
      </w:r>
      <w:r>
        <w:t xml:space="preserve"> = 1.65. For instance, at a sampling intensity of 6 samples per 10,000 km</w:t>
      </w:r>
      <w:r>
        <w:rPr>
          <w:vertAlign w:val="superscript"/>
        </w:rPr>
        <w:t>2</w:t>
      </w:r>
      <w:r>
        <w:t xml:space="preserve">, species with spatial autocorrelation values of 50 km had mean prediction errors of 1 (Figure 3A) indicating that on average every point predicted the eDNA </w:t>
      </w:r>
      <w:r>
        <w:lastRenderedPageBreak/>
        <w:t>concentration will differ from the predicted true concentration (</w:t>
      </w:r>
      <w:r>
        <w:rPr>
          <w:i/>
          <w:iCs/>
        </w:rPr>
        <w:t>Z</w:t>
      </w:r>
      <w:r>
        <w:t>) by a factor of 2.72 (for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Importantly, diagnostic checks revealed no systematic bias in the predictions, so the observed variation reflects pure precision (Appendix S1: Figure S4). </w:t>
      </w:r>
    </w:p>
    <w:p w14:paraId="16F16284" w14:textId="77777777" w:rsidR="0006456E" w:rsidRPr="00120DF0" w:rsidRDefault="0006456E" w:rsidP="00DE2E40">
      <w:pPr>
        <w:pStyle w:val="BodyText"/>
      </w:pPr>
    </w:p>
    <w:p w14:paraId="2536690E" w14:textId="77777777" w:rsidR="007B0B48" w:rsidRPr="00450784" w:rsidRDefault="007B0B48" w:rsidP="000545D1">
      <w:pPr>
        <w:pStyle w:val="Heading2"/>
        <w:spacing w:before="0" w:after="0" w:line="480" w:lineRule="auto"/>
      </w:pPr>
      <w:r>
        <w:t>GP parameter recovery</w:t>
      </w:r>
    </w:p>
    <w:p w14:paraId="3368FB4E" w14:textId="77777777" w:rsidR="003F2203" w:rsidRDefault="00D366A8" w:rsidP="00DE2E40">
      <w:pPr>
        <w:pStyle w:val="BodyText"/>
      </w:pPr>
      <w:r>
        <w:t>Sampling effort and spatial autocorrelation strongly influenced the ability of the GP model to recover the parameters used to generate the simulated spatial fields (Figure 4). Estimation error for the depth-specific mean (</w:t>
      </w:r>
      <w:r>
        <w:rPr>
          <w:i/>
          <w:iCs/>
        </w:rPr>
        <w:t>μ</w:t>
      </w:r>
      <w:r>
        <w:rPr>
          <w:i/>
          <w:iCs/>
          <w:vertAlign w:val="subscript"/>
        </w:rPr>
        <w:t>d</w:t>
      </w:r>
      <w:r>
        <w:t xml:space="preserve">) decreased with increasing sampling density for simulated fields with small spatial autocorrelation but showed the opposite pattern for fields with large spatial ranges (Figure 4C). Specifically, </w:t>
      </w:r>
      <w:r>
        <w:rPr>
          <w:i/>
          <w:iCs/>
          <w:lang w:val="el-GR"/>
        </w:rPr>
        <w:t>τ</w:t>
      </w:r>
      <w:r>
        <w:t xml:space="preserve"> (root mean squared error between estimated and simulated) for </w:t>
      </w:r>
      <w:r>
        <w:rPr>
          <w:i/>
          <w:iCs/>
        </w:rPr>
        <w:t>μ</w:t>
      </w:r>
      <w:r>
        <w:rPr>
          <w:i/>
          <w:iCs/>
          <w:vertAlign w:val="subscript"/>
        </w:rPr>
        <w:t>d</w:t>
      </w:r>
      <w:r>
        <w:t xml:space="preserve"> increased with sampling effort when spatial autocorrelation exceeded 400 km, indicating that mean estimates became increasingly biased in highly spatially structured fields. Additionally, the recovery of the spatial autocorrelation length-scale (</w:t>
      </w:r>
      <w:r>
        <w:rPr>
          <w:i/>
          <w:iCs/>
        </w:rPr>
        <w:t>ρ</w:t>
      </w:r>
      <w:r>
        <w:t>) was highly sensitive to sampling density (Figure 4A).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p>
    <w:p w14:paraId="5CEB8260" w14:textId="77777777" w:rsidR="00A84641" w:rsidRDefault="00A84641" w:rsidP="00DE2E40">
      <w:pPr>
        <w:pStyle w:val="BodyText"/>
      </w:pPr>
    </w:p>
    <w:p w14:paraId="5D7DA22C" w14:textId="77777777" w:rsidR="00EF7D10" w:rsidRDefault="00F70DB9" w:rsidP="00DE2E40">
      <w:pPr>
        <w:pStyle w:val="BodyText"/>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4D).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4B).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749AB473" w14:textId="77777777" w:rsidR="00D42BF7" w:rsidRDefault="00D42BF7" w:rsidP="000545D1">
      <w:pPr>
        <w:pStyle w:val="p1"/>
        <w:spacing w:before="0" w:beforeAutospacing="0" w:after="0" w:afterAutospacing="0" w:line="480" w:lineRule="auto"/>
        <w:ind w:firstLine="720"/>
      </w:pPr>
    </w:p>
    <w:p w14:paraId="39A0CFB1" w14:textId="77777777" w:rsidR="00D42BF7" w:rsidRDefault="00D42BF7" w:rsidP="000545D1">
      <w:pPr>
        <w:pStyle w:val="Heading2"/>
        <w:spacing w:before="0" w:after="0" w:line="480" w:lineRule="auto"/>
      </w:pPr>
      <w:r>
        <w:t>Implementation: the eDNA Survey Planner</w:t>
      </w:r>
    </w:p>
    <w:p w14:paraId="694C9DB4" w14:textId="77777777" w:rsidR="00D42BF7" w:rsidRDefault="00D42BF7" w:rsidP="00DE2E40">
      <w:pPr>
        <w:pStyle w:val="BodyText"/>
      </w:pPr>
      <w:r>
        <w:t>To make Eq. 6–7 usable without statistical software, we implemented them in the eDNA Survey Planner, a self-contained browser application (a single HTML file) that runs offline, requires no installation and uploads no data (Appendix S1: Figure S6; Open Research statement). It answers the two questions survey designers most often face. “How many samples?” takes a target error (</w:t>
      </w:r>
      <w:r>
        <w:rPr>
          <w:i/>
        </w:rPr>
        <w:t>ε</w:t>
      </w:r>
      <w:r>
        <w:rPr>
          <w:vertAlign w:val="superscript"/>
        </w:rPr>
        <w:t>*</w:t>
      </w:r>
      <w:r>
        <w:t xml:space="preserve">), a prior estimate of </w:t>
      </w:r>
      <w:r>
        <w:rPr>
          <w:i/>
        </w:rPr>
        <w:t>ρ</w:t>
      </w:r>
      <w:r>
        <w:t xml:space="preserve">, the survey area per stratum and the number of strata, and returns the required sampling density, the samples per stratum and the total site–stratum observations. “How much area?” takes </w:t>
      </w:r>
      <w:r>
        <w:rPr>
          <w:i/>
        </w:rPr>
        <w:t>ε</w:t>
      </w:r>
      <w:r>
        <w:rPr>
          <w:vertAlign w:val="superscript"/>
        </w:rPr>
        <w:t>*</w:t>
      </w:r>
      <w:r>
        <w:t xml:space="preserve">, </w:t>
      </w:r>
      <w:r>
        <w:rPr>
          <w:i/>
        </w:rPr>
        <w:t>ρ</w:t>
      </w:r>
      <w:r>
        <w:t xml:space="preserve"> and a sample budget per stratum, and returns the area that budget can support at the target error.</w:t>
      </w:r>
    </w:p>
    <w:p w14:paraId="69B4B25F" w14:textId="77777777" w:rsidR="001331B5" w:rsidRDefault="001331B5" w:rsidP="00DE2E40">
      <w:pPr>
        <w:pStyle w:val="BodyText"/>
      </w:pPr>
    </w:p>
    <w:p w14:paraId="3B4AEB84" w14:textId="77777777" w:rsidR="00D42BF7" w:rsidRDefault="00D42BF7" w:rsidP="00DE2E40">
      <w:pPr>
        <w:pStyle w:val="BodyText"/>
      </w:pPr>
      <w:r>
        <w:t xml:space="preserve">Because </w:t>
      </w:r>
      <w:r>
        <w:rPr>
          <w:i/>
        </w:rPr>
        <w:t>ε</w:t>
      </w:r>
      <w:r>
        <w:t xml:space="preserve"> is a root mean squared error on the natural-log scale, the planner translates it into a concentration range: around a reference concentration </w:t>
      </w:r>
      <w:r>
        <w:rPr>
          <w:i/>
        </w:rPr>
        <w:t>C</w:t>
      </w:r>
      <w:r>
        <w:t>, predictions typically fall within exp(log(</w:t>
      </w:r>
      <w:r>
        <w:rPr>
          <w:i/>
        </w:rPr>
        <w:t>C</w:t>
      </w:r>
      <w:r>
        <w:t xml:space="preserve">) ± </w:t>
      </w:r>
      <w:r>
        <w:rPr>
          <w:i/>
        </w:rPr>
        <w:t>ε</w:t>
      </w:r>
      <w:r>
        <w:t>), a multiplicative factor of e</w:t>
      </w:r>
      <w:r>
        <w:rPr>
          <w:i/>
          <w:vertAlign w:val="superscript"/>
        </w:rPr>
        <w:t>ε</w:t>
      </w:r>
      <w:commentRangeStart w:id="18"/>
      <w:del w:id="9005" w:author="Claude" w:date="2026-10-05T18:00:00Z">
        <w:r>
          <w:delText xml:space="preserve"> (e.g., </w:delText>
        </w:r>
        <w:r>
          <w:rPr>
            <w:i/>
          </w:rPr>
          <w:delText xml:space="preserve">ε</w:delText>
        </w:r>
        <w:r>
          <w:delText xml:space="preserve"> = 0.8 corresponds to about 45–223 copies/L around a true 100 copies/L; Appendix S1: Figure S3)</w:delText>
        </w:r>
      </w:del>
      <w:commentRangeEnd w:id="18"/>
      <w:r>
        <w:rPr>
          <w:rStyle w:val="CommentReference"/>
        </w:rPr>
        <w:commentReference w:id="18"/>
      </w:r>
      <w:r>
        <w:t xml:space="preserve">. An interactive error–effort curve shows </w:t>
      </w:r>
      <w:r>
        <w:lastRenderedPageBreak/>
        <w:t xml:space="preserve">where the target lies on the curve of diminishing returns, and a one-dimensional GP simulation displays a true field, the samples required to reach </w:t>
      </w:r>
      <w:r>
        <w:rPr>
          <w:i/>
        </w:rPr>
        <w:t>ε</w:t>
      </w:r>
      <w:r>
        <w:rPr>
          <w:vertAlign w:val="superscript"/>
        </w:rPr>
        <w:t>*</w:t>
      </w:r>
      <w:r>
        <w:t xml:space="preserve"> and the resulting reconstruction, alongside one quarter of that effort. Spatial autocorrelation can be entered directly or chosen from presets (25–1,000 km).</w:t>
      </w:r>
    </w:p>
    <w:p w14:paraId="1D8AD109" w14:textId="77777777" w:rsidR="001331B5" w:rsidRDefault="001331B5" w:rsidP="00DE2E40">
      <w:pPr>
        <w:pStyle w:val="BodyText"/>
      </w:pPr>
    </w:p>
    <w:p w14:paraId="4439FAB9" w14:textId="77777777" w:rsidR="00D42BF7" w:rsidRDefault="00D42BF7" w:rsidP="00DE2E40">
      <w:pPr>
        <w:pStyle w:val="BodyText"/>
      </w:pPr>
      <w:r>
        <w:t xml:space="preserve">Default coefficients are those of Eq. 6 estimated from the simulations, but they can be edited, so that programs can substitute a calibration for their own region, taxa or assay by applying Steps 1–4 with the archived code. Results outside the calibrated range are calculated but flagged as extrapolations, and the planner states that </w:t>
      </w:r>
      <w:r>
        <w:rPr>
          <w:i/>
        </w:rPr>
        <w:t>ε</w:t>
      </w:r>
      <w:r>
        <w:t xml:space="preserve"> is an average error across the survey domain rather than a pointwise confidence interval. Recommendations follow the central fitted curve; uncertainty in the coefficients is not yet propagated.</w:t>
      </w:r>
    </w:p>
    <w:p w14:paraId="2C463250" w14:textId="77777777" w:rsidR="00D42BF7" w:rsidRDefault="00D42BF7" w:rsidP="000545D1">
      <w:pPr>
        <w:pStyle w:val="p1"/>
        <w:spacing w:before="0" w:beforeAutospacing="0" w:after="0" w:afterAutospacing="0" w:line="480" w:lineRule="auto"/>
        <w:ind w:firstLine="720"/>
      </w:pPr>
    </w:p>
    <w:p w14:paraId="478643DC" w14:textId="77777777" w:rsidR="0032076E" w:rsidRDefault="00D04708" w:rsidP="000545D1">
      <w:pPr>
        <w:pStyle w:val="Heading1"/>
        <w:spacing w:before="0" w:after="0" w:line="480" w:lineRule="auto"/>
      </w:pPr>
      <w:bookmarkStart w:id="9" w:name="tab:gp_priors"/>
      <w:bookmarkStart w:id="10" w:name="fig:dag"/>
      <w:bookmarkStart w:id="11" w:name="results"/>
      <w:bookmarkEnd w:id="4"/>
      <w:bookmarkEnd w:id="6"/>
      <w:bookmarkEnd w:id="9"/>
      <w:bookmarkEnd w:id="10"/>
      <w:r>
        <w:t>Case study: a multispecies eDNA survey of the California Current</w:t>
      </w:r>
    </w:p>
    <w:p w14:paraId="04E62F49" w14:textId="5BF80EB7" w:rsidR="00BD1D03" w:rsidRDefault="00000000" w:rsidP="00DE2E40">
      <w:pPr>
        <w:pStyle w:val="BodyText"/>
        <w:rPr>
          <w:del w:id="9030" w:author="Claude" w:date="2026-10-05T18:00:00Z"/>
        </w:rPr>
      </w:pPr>
      <w:commentRangeStart w:id="34"/>
      <w:del w:id="9029" w:author="Claude" w:date="2026-10-05T18:00:00Z">
        <w:r>
          <w:delText xml:space="preserve">The case study serves three purposes: it tests whether the simulation-based error model holds in real eDNA fields, where the true field is unknown; it provides reference length-scales for 12 fish taxa that planners can use as priors; and it shows how the planner can be used to judge whether an existing survey was sufficient enough.</w:delText>
        </w:r>
      </w:del>
      <w:commentRangeEnd w:id="34"/>
      <w:r>
        <w:rPr>
          <w:rStyle w:val="CommentReference"/>
        </w:rPr>
        <w:commentReference w:id="34"/>
      </w:r>
    </w:p>
    <w:p w14:paraId="7271F7E7" w14:textId="77777777" w:rsidR="0006456E" w:rsidRDefault="0006456E" w:rsidP="00DE2E40">
      <w:pPr>
        <w:pStyle w:val="BodyText"/>
      </w:pPr>
    </w:p>
    <w:p w14:paraId="0DB0A744" w14:textId="77777777" w:rsidR="00BD1D03" w:rsidRDefault="00000000" w:rsidP="000545D1">
      <w:pPr>
        <w:pStyle w:val="Heading2"/>
        <w:spacing w:before="0" w:after="0" w:line="480" w:lineRule="auto"/>
      </w:pPr>
      <w:r>
        <w:t>Study system and eDNA data</w:t>
      </w:r>
    </w:p>
    <w:p w14:paraId="1EF19C32" w14:textId="7EC93943" w:rsidR="0038715A" w:rsidRDefault="00000000" w:rsidP="00DE2E40">
      <w:pPr>
        <w:pStyle w:val="BodyText"/>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Niskin bottles at five </w:t>
      </w:r>
      <w:r>
        <w:lastRenderedPageBreak/>
        <w:t xml:space="preserve">target depths (0, 50, 150, 300 and 500 m) and filtered onboard, yielding 358 site–depth samples from 152 sampling locations. Species-specific eDNA concentrations (log copies/L) were estimated for 12 fish species by jointly modeling 12S rRNA metabarcoding reads (MiFish primers), a mock community to correct for amplification bias and qPCR measurements of Pacific hake (Guri et al., 2024, 2025). The focal assemblage comprised pelagic, mesopelagic and demersal taxa characteristic of the California Current ecosystem: </w:t>
      </w:r>
      <w:r>
        <w:rPr>
          <w:i/>
        </w:rPr>
        <w:t>Clupea pallasii</w:t>
      </w:r>
      <w:r>
        <w:t xml:space="preserve">, </w:t>
      </w:r>
      <w:r>
        <w:rPr>
          <w:i/>
        </w:rPr>
        <w:t>Engraulis mordax</w:t>
      </w:r>
      <w:r>
        <w:t xml:space="preserve">, </w:t>
      </w:r>
      <w:r>
        <w:rPr>
          <w:i/>
        </w:rPr>
        <w:t>Leuroglossus stilbius</w:t>
      </w:r>
      <w:r>
        <w:t xml:space="preserve">, </w:t>
      </w:r>
      <w:r>
        <w:rPr>
          <w:i/>
        </w:rPr>
        <w:t>Microstomus pacificus</w:t>
      </w:r>
      <w:r>
        <w:t xml:space="preserve">, </w:t>
      </w:r>
      <w:r>
        <w:rPr>
          <w:i/>
        </w:rPr>
        <w:t>Sardinops sagax</w:t>
      </w:r>
      <w:r>
        <w:t xml:space="preserve">, </w:t>
      </w:r>
      <w:r>
        <w:rPr>
          <w:i/>
        </w:rPr>
        <w:t>Scomber japonicus</w:t>
      </w:r>
      <w:r>
        <w:t xml:space="preserve">, </w:t>
      </w:r>
      <w:r>
        <w:rPr>
          <w:i/>
        </w:rPr>
        <w:t>Sebastes entomelas</w:t>
      </w:r>
      <w:r>
        <w:t xml:space="preserve">, </w:t>
      </w:r>
      <w:r>
        <w:rPr>
          <w:i/>
        </w:rPr>
        <w:t>Stenobrachius leucopsarus</w:t>
      </w:r>
      <w:r>
        <w:t xml:space="preserve">, </w:t>
      </w:r>
      <w:r>
        <w:rPr>
          <w:i/>
        </w:rPr>
        <w:t>Tactostoma macropus</w:t>
      </w:r>
      <w:r>
        <w:t xml:space="preserve">, </w:t>
      </w:r>
      <w:r>
        <w:rPr>
          <w:i/>
        </w:rPr>
        <w:t>Tarletonbeania crenularis</w:t>
      </w:r>
      <w:r>
        <w:t xml:space="preserve">, </w:t>
      </w:r>
      <w:r>
        <w:rPr>
          <w:i/>
        </w:rPr>
        <w:t>Thaleichthys pacificus</w:t>
      </w:r>
      <w:r>
        <w:t xml:space="preserve"> and </w:t>
      </w:r>
      <w:r>
        <w:rPr>
          <w:i/>
        </w:rPr>
        <w:t>Trachurus symmetricus</w:t>
      </w:r>
      <w:r>
        <w:t>. Sampling, laboratory and bioinformatic details are given in Appendix S1: Section S1.</w:t>
      </w:r>
      <w:bookmarkStart w:id="12" w:name="fig:epsilon"/>
    </w:p>
    <w:p w14:paraId="3F00D293" w14:textId="77777777" w:rsidR="008E7E08" w:rsidRDefault="008E7E08" w:rsidP="00DE2E40">
      <w:pPr>
        <w:pStyle w:val="BodyText"/>
      </w:pPr>
    </w:p>
    <w:p w14:paraId="2D18E634" w14:textId="4BD81B8B" w:rsidR="00E33848" w:rsidRDefault="00823035" w:rsidP="000545D1">
      <w:pPr>
        <w:pStyle w:val="Heading2"/>
        <w:spacing w:before="0" w:after="0" w:line="480" w:lineRule="auto"/>
      </w:pPr>
      <w:r>
        <w:t>Spatial structure of the studied species (Step 1)</w:t>
      </w:r>
    </w:p>
    <w:p w14:paraId="1A2CA10D" w14:textId="3D8E4BD2" w:rsidR="00823035" w:rsidRDefault="00E33848" w:rsidP="00DE2E40">
      <w:pPr>
        <w:pStyle w:val="BodyText"/>
      </w:pPr>
      <w:r>
        <w:t>As in Step 1 of the simulations, we fitted the GP model (Eq. 1–2) to the log eDNA concentrations of each of the 12 species (N = 358 site–depth samples) and used Eq. 3 to predict eDNA concentrations across the prediction grid (Q) defined in Step 0.</w:t>
      </w:r>
    </w:p>
    <w:p w14:paraId="75FE6258" w14:textId="77777777" w:rsidR="00F84974" w:rsidRPr="0038715A" w:rsidRDefault="00F84974" w:rsidP="00DE2E40">
      <w:pPr>
        <w:pStyle w:val="BodyText"/>
      </w:pPr>
    </w:p>
    <w:p w14:paraId="137AA330" w14:textId="593A80E5" w:rsidR="007174DD" w:rsidRDefault="000443C6" w:rsidP="00DE2E40">
      <w:pPr>
        <w:pStyle w:val="BodyText"/>
      </w:pPr>
      <w:r>
        <w:t>Across species, depth-specific global mean eDNA concentrations generally declined with increasing sampling depth (Figure 5). Species-specific length-scale estimates varied considerably across species (Figure 5A), likely reflecting differences in habitat use and movement behavior. Surface-dwelling species tended toward shorter spatial autocorrelation lengths and showed more pronounced differences between surface and deep mean eDNA concentrations (</w:t>
      </w:r>
      <w:r>
        <w:rPr>
          <w:i/>
          <w:iCs/>
        </w:rPr>
        <w:t>μ</w:t>
      </w:r>
      <w:r>
        <w:t xml:space="preserve">; Figure 5B), though exceptions were evident. Deep-dwelling species broadly exhibited longer spatial autocorrelations (Figure 5A) and relatively stable mean eDNA concentrations across depth strata, </w:t>
      </w:r>
      <w:r>
        <w:lastRenderedPageBreak/>
        <w:t xml:space="preserve">although this pattern was not universal. </w:t>
      </w:r>
      <w:r>
        <w:rPr>
          <w:i/>
          <w:iCs/>
        </w:rPr>
        <w:t>Tactostoma macropus</w:t>
      </w:r>
      <w:r>
        <w:t>, for instance, showed a comparatively short length-scale despite its deep-water affinity. Estimated length-scales ranged from 22 to 1283 km across the 12 species (Table 1).</w:t>
      </w:r>
    </w:p>
    <w:p w14:paraId="377654E4" w14:textId="77777777" w:rsidR="008E7E08" w:rsidRDefault="008E7E08" w:rsidP="00DE2E40">
      <w:pPr>
        <w:pStyle w:val="BodyText"/>
      </w:pPr>
    </w:p>
    <w:bookmarkEnd w:id="12"/>
    <w:p w14:paraId="48102CBC" w14:textId="5D8829E4" w:rsidR="00E33848" w:rsidRDefault="009E38DC" w:rsidP="000545D1">
      <w:pPr>
        <w:pStyle w:val="Heading2"/>
        <w:spacing w:before="0" w:after="0" w:line="480" w:lineRule="auto"/>
      </w:pPr>
      <w:r>
        <w:t>Estimating prediction error under reduced sampling effort (Step 2)</w:t>
      </w:r>
    </w:p>
    <w:p w14:paraId="3EA9A265" w14:textId="6CF0704E" w:rsidR="00A34072" w:rsidRDefault="00E33848" w:rsidP="00DE2E40">
      <w:pPr>
        <w:pStyle w:val="BodyText"/>
      </w:pPr>
      <w:r>
        <w:t>As in Step 2, we randomly thinned the 358 observations to N = 330, 300, 260, 220 and 150 (Figure 2B), refit the GP model to each reduced dataset and calculated the prediction error (</w:t>
      </w:r>
      <w:r>
        <w:rPr>
          <w:i/>
          <w:iCs/>
        </w:rPr>
        <w:t>ε</w:t>
      </w:r>
      <w:r>
        <w:rPr>
          <w:i/>
          <w:iCs/>
          <w:vertAlign w:val="subscript"/>
        </w:rPr>
        <w:t>obs</w:t>
      </w:r>
      <w:r>
        <w:t>) against the field predicted from the full dataset as in Eq. 5, repeating the procedure across 20 random realizations for each thinning intensity.</w:t>
      </w:r>
    </w:p>
    <w:p w14:paraId="6E6CBE7F" w14:textId="77777777" w:rsidR="00F84974" w:rsidRPr="0038715A" w:rsidRDefault="00F84974" w:rsidP="00DE2E40">
      <w:pPr>
        <w:pStyle w:val="BodyText"/>
      </w:pPr>
    </w:p>
    <w:p w14:paraId="5558D7AE" w14:textId="67661EFB" w:rsidR="0038715A" w:rsidRDefault="0037779D" w:rsidP="00DE2E40">
      <w:pPr>
        <w:pStyle w:val="BodyText"/>
      </w:pPr>
      <w:r>
        <w:t xml:space="preserve">Prediction error in empirical data decreased with increasing sampling density across all species (Appendix S1: Figure S1 and S2). However, this reduction was strongly modulated by the degree of spatial autocorrelation (Appendix S1: Figure S2). Species characterized by short spatial autocorrelation (small </w:t>
      </w:r>
      <w:r>
        <w:rPr>
          <w:i/>
          <w:iCs/>
        </w:rPr>
        <w:t>ρ</w:t>
      </w:r>
      <w:r>
        <w:t xml:space="preserve"> values) consistently exhibited higher prediction error (</w:t>
      </w:r>
      <w:r>
        <w:rPr>
          <w:i/>
          <w:iCs/>
        </w:rPr>
        <w:t>ε</w:t>
      </w:r>
      <w:r>
        <w:rPr>
          <w:i/>
          <w:iCs/>
          <w:vertAlign w:val="subscript"/>
        </w:rPr>
        <w:t>obs</w:t>
      </w:r>
      <w:r>
        <w:t>) across all sampling densities, whereas species with wider spatial autocorrelation structures (e.g., ρ &gt; 500 km) showed substantially lower prediction errors (</w:t>
      </w:r>
      <w:r>
        <w:rPr>
          <w:i/>
          <w:iCs/>
          <w:lang w:val="el-GR"/>
        </w:rPr>
        <w:t>ε</w:t>
      </w:r>
      <w:r>
        <w:rPr>
          <w:i/>
          <w:iCs/>
          <w:vertAlign w:val="subscript"/>
        </w:rPr>
        <w:t>obs</w:t>
      </w:r>
      <w:r>
        <w:t>) even under comparatively sparse sampling regimes.</w:t>
      </w:r>
    </w:p>
    <w:p w14:paraId="4DA5241F" w14:textId="77777777" w:rsidR="008E7E08" w:rsidRDefault="008E7E08" w:rsidP="00DE2E40">
      <w:pPr>
        <w:pStyle w:val="BodyText"/>
      </w:pPr>
    </w:p>
    <w:p w14:paraId="181F23AF" w14:textId="337DBF22" w:rsidR="009E38DC" w:rsidRDefault="009E38DC" w:rsidP="000545D1">
      <w:pPr>
        <w:pStyle w:val="Heading2"/>
        <w:spacing w:before="0" w:after="0" w:line="480" w:lineRule="auto"/>
        <w:rPr>
          <w:rFonts w:cs="Times New Roman"/>
        </w:rPr>
      </w:pPr>
      <w:r>
        <w:rPr>
          <w:rFonts w:cs="Times New Roman"/>
        </w:rPr>
        <w:t>Linking prediction</w:t>
      </w:r>
      <w:r>
        <w:t xml:space="preserve"> error </w:t>
      </w:r>
      <w:r>
        <w:rPr>
          <w:rFonts w:cs="Times New Roman"/>
        </w:rPr>
        <w:t>to sampling effort and spatial autocorrelation (Step 3)</w:t>
      </w:r>
    </w:p>
    <w:p w14:paraId="6FCDA0E1" w14:textId="6313E355" w:rsidR="00D328B7" w:rsidRDefault="009E38DC" w:rsidP="00DE2E40">
      <w:pPr>
        <w:pStyle w:val="BodyText"/>
      </w:pPr>
      <w:r>
        <w:t>As in Step 3 of the simulations, we fitted Eq. 6 to the observed prediction errors (ε</w:t>
      </w:r>
      <w:r>
        <w:rPr>
          <w:vertAlign w:val="subscript"/>
        </w:rPr>
        <w:t>obs</w:t>
      </w:r>
      <w:r>
        <w:t xml:space="preserve">), using the length-scale estimated for each species in Step 1 (ρ) and the sampling density of each thinned dataset (E), to describe how prediction error in real eDNA fields depends jointly on sampling effort and spatial autocorrelation. </w:t>
      </w:r>
    </w:p>
    <w:p w14:paraId="062E59BE" w14:textId="405EC2FC" w:rsidR="006751C4" w:rsidRDefault="006751C4" w:rsidP="00DE2E40">
      <w:pPr>
        <w:pStyle w:val="BodyText"/>
      </w:pPr>
    </w:p>
    <w:p w14:paraId="35B70E95" w14:textId="24E8A71A" w:rsidR="00A62458" w:rsidRPr="00D328B7" w:rsidRDefault="00F81DE5" w:rsidP="00DE2E40">
      <w:pPr>
        <w:pStyle w:val="BodyText"/>
        <w:rPr>
          <w:rFonts w:cs="Times New Roman"/>
          <w:color w:val="000000"/>
        </w:rPr>
      </w:pPr>
      <w:commentRangeStart w:id="13"/>
      <w:commentRangeStart w:id="14"/>
      <w:r>
        <w:t>The observed and simulated prediction errors cannot be compared directly because they are measured against reference fields of different quality: ε</w:t>
      </w:r>
      <w:r>
        <w:rPr>
          <w:vertAlign w:val="subscript"/>
        </w:rPr>
        <w:t>obs</w:t>
      </w:r>
      <w:r>
        <w:t xml:space="preserve"> is measured against the field predicted from the 358 observed samples, whereas ε</w:t>
      </w:r>
      <w:r>
        <w:rPr>
          <w:vertAlign w:val="subscript"/>
        </w:rPr>
        <w:t>sim</w:t>
      </w:r>
      <w:r>
        <w:t xml:space="preserve"> is measured against the field predicted from 4,000 samples (Figure 2). To put the simulations on the same footing as the observed data, we drew 358 samples from each simulated field, used the field predicted from these 358 samples as the reference, thinned them to the same sample sizes as the observed data (N = 330, 300, 260, 220 and 150) and calculated the resulting prediction error (ε</w:t>
      </w:r>
      <w:r>
        <w:rPr>
          <w:vertAlign w:val="subscript"/>
        </w:rPr>
        <w:t>sim,358</w:t>
      </w:r>
      <w:r>
        <w:t>) as in Eq. 5. We then fitted Eq. 6 to ε</w:t>
      </w:r>
      <w:r>
        <w:rPr>
          <w:vertAlign w:val="subscript"/>
        </w:rPr>
        <w:t>sim,358</w:t>
      </w:r>
      <w:r>
        <w:t xml:space="preserve"> and compared its coefficients with those fitted to ε</w:t>
      </w:r>
      <w:r>
        <w:rPr>
          <w:vertAlign w:val="subscript"/>
        </w:rPr>
        <w:t>obs</w:t>
      </w:r>
      <w:r>
        <w:t>, as close agreement would indicate that the simulations reproduce the error structure of real eDNA fields (Appendix S1: Section S2).</w:t>
      </w:r>
    </w:p>
    <w:p w14:paraId="16AB0ABF" w14:textId="77777777" w:rsidR="00D328B7" w:rsidRDefault="00D328B7" w:rsidP="00DE2E40">
      <w:pPr>
        <w:pStyle w:val="BodyText"/>
      </w:pPr>
    </w:p>
    <w:p w14:paraId="4AB72DF1" w14:textId="7FD2DDB3" w:rsidR="00D974B6" w:rsidRPr="006751C4" w:rsidRDefault="00D328B7" w:rsidP="00DE2E40">
      <w:pPr>
        <w:pStyle w:val="BodyText"/>
      </w:pPr>
      <w:r>
        <w:t>The fitted coefficients showed the same directional effects as in the simulations, with prediction error decreasing with increasing sampling density (β) and with increasing spatial autocorrelation (θ), and a negative interaction between the two (γ). The estimated intercept (</w:t>
      </w:r>
      <w:r>
        <w:rPr>
          <w:i/>
          <w:iCs/>
        </w:rPr>
        <w:t>ω</w:t>
      </w:r>
      <w:r>
        <w:t xml:space="preserve">) and all three coefficients also aligned closely with the 1:1 line, demonstrating a high degree of structural agreement between the empirical and simulated error models (Appendix S1: Figure S1).  </w:t>
      </w:r>
      <w:commentRangeEnd w:id="13"/>
      <w:r w:rsidRPr="006751C4">
        <w:rPr>
          <w:rStyle w:val="CommentReference"/>
          <w:sz w:val="24"/>
          <w:szCs w:val="24"/>
        </w:rPr>
        <w:commentReference w:id="13"/>
      </w:r>
      <w:commentRangeEnd w:id="14"/>
      <w:r w:rsidRPr="006751C4">
        <w:rPr>
          <w:rStyle w:val="CommentReference"/>
          <w:sz w:val="24"/>
          <w:szCs w:val="24"/>
        </w:rPr>
        <w:commentReference w:id="14"/>
      </w:r>
    </w:p>
    <w:p w14:paraId="15ACFE1F" w14:textId="77777777" w:rsidR="00CB78E2" w:rsidRPr="00101BFB" w:rsidRDefault="00CB78E2" w:rsidP="00DE2E40">
      <w:pPr>
        <w:pStyle w:val="BodyText"/>
      </w:pPr>
    </w:p>
    <w:p w14:paraId="706A472C" w14:textId="5D50B215" w:rsidR="00BD1D03" w:rsidRDefault="00000000" w:rsidP="000545D1">
      <w:pPr>
        <w:pStyle w:val="Heading2"/>
        <w:spacing w:before="0" w:after="0" w:line="480" w:lineRule="auto"/>
      </w:pPr>
      <w:r>
        <w:t>Applying the planner</w:t>
      </w:r>
    </w:p>
    <w:p w14:paraId="38394DE8" w14:textId="03B36009" w:rsidR="00BD1D03" w:rsidRDefault="00000000" w:rsidP="00DE2E40">
      <w:pPr>
        <w:pStyle w:val="BodyText"/>
      </w:pPr>
      <w:r>
        <w:t xml:space="preserve">To show how the planner is used, we asked whether the 358 site–depth samples collected in 2019 (E = 3.6 samples per 10,000 km2 per depth layer) were enough to reach a target prediction error of ε* = 0.5 (an arbitrary value chosen for illustration), corresponding to predictions within a typical factor of about 1.65 of the reference field. For each species we entered its estimated length-scale (Step 1 applied to the observed data), the survey area (~ 200,000 km2 per layer) and the five depth </w:t>
      </w:r>
      <w:r>
        <w:lastRenderedPageBreak/>
        <w:t xml:space="preserve">layers into Eq. 7, which returns the required sampling density (E*) and the corresponding total number of samples (Table 1). The samples collected were sufficient for the two species with the longest length-scales, </w:t>
      </w:r>
      <w:r>
        <w:rPr>
          <w:i/>
          <w:iCs/>
        </w:rPr>
        <w:t>Leuroglossus stilbius</w:t>
      </w:r>
      <w:r>
        <w:t xml:space="preserve"> and </w:t>
      </w:r>
      <w:r>
        <w:rPr>
          <w:i/>
          <w:iCs/>
        </w:rPr>
        <w:t>Microstomus pacificus</w:t>
      </w:r>
      <w:r>
        <w:t xml:space="preserve">, for which the planner required 291–295 samples, about 17–19% fewer than were collected, and were close to the requirement for </w:t>
      </w:r>
      <w:r>
        <w:rPr>
          <w:i/>
          <w:iCs/>
        </w:rPr>
        <w:t>Sebastes entomelas</w:t>
      </w:r>
      <w:r>
        <w:t xml:space="preserve"> (373 samples; ρ = 763 km). For the remaining 9 species the planner required 2.2 to 19.8 times as many samples as were collected, and the requirement rose steeply as the length-scale decreased (for example 1,011 samples for </w:t>
      </w:r>
      <w:r>
        <w:rPr>
          <w:i/>
          <w:iCs/>
        </w:rPr>
        <w:t>Clupea pallasii</w:t>
      </w:r>
      <w:r>
        <w:t xml:space="preserve">, ρ = 150 km, and 7,078 for </w:t>
      </w:r>
      <w:r>
        <w:rPr>
          <w:i/>
          <w:iCs/>
        </w:rPr>
        <w:t>Tarletonbeania crenularis</w:t>
      </w:r>
      <w:r>
        <w:t>, ρ = 22 km). Because 5 species have length-scales outside the calibrated range (ρ = 25–1000 km) and 4 require more than the calibrated maximum of 20 samples per 10,000 km2 per layer (Table 1), the largest requirements are extrapolations and are best read as showing that the target was not attainable with the 2019 effort for those species, not as precise sample sizes.</w:t>
      </w:r>
    </w:p>
    <w:p w14:paraId="7ECE1F92" w14:textId="77777777" w:rsidR="008B0EB9" w:rsidRPr="008B0EB9" w:rsidRDefault="008B0EB9" w:rsidP="00DE2E40">
      <w:pPr>
        <w:pStyle w:val="BodyText"/>
      </w:pPr>
    </w:p>
    <w:p w14:paraId="306866FC" w14:textId="77777777" w:rsidR="00F52C0A" w:rsidRPr="009A0DF6" w:rsidRDefault="00000000" w:rsidP="00DE2E40">
      <w:pPr>
        <w:pStyle w:val="BodyText"/>
      </w:pPr>
      <w:r>
        <w:rPr>
          <w:b/>
        </w:rPr>
        <w:t>Table 1.</w:t>
      </w:r>
      <w:r>
        <w:t xml:space="preserve"> Reference spatial autocorrelation length-scales (ρ) for 12 fish species in the California Current, and the sampling required to reach a target prediction error of ε</w:t>
      </w:r>
      <w:r>
        <w:rPr>
          <w:vertAlign w:val="superscript"/>
        </w:rPr>
        <w:t>*</w:t>
      </w:r>
      <w:r>
        <w:t xml:space="preserve"> = 0.5 (Eq. 7; 200,000 km</w:t>
      </w:r>
      <w:r>
        <w:rPr>
          <w:vertAlign w:val="superscript"/>
        </w:rPr>
        <w:t>2</w:t>
      </w:r>
      <w:r>
        <w:t xml:space="preserve"> per layer, five depth layers). E</w:t>
      </w:r>
      <w:r>
        <w:rPr>
          <w:vertAlign w:val="superscript"/>
        </w:rPr>
        <w:t>*</w:t>
      </w:r>
      <w:r>
        <w:t xml:space="preserve"> is the required sampling density (samples per 10,000 km</w:t>
      </w:r>
      <w:r>
        <w:rPr>
          <w:vertAlign w:val="superscript"/>
        </w:rPr>
        <w:t>2</w:t>
      </w:r>
      <w:r>
        <w:t xml:space="preserve"> per depth layer), N</w:t>
      </w:r>
      <w:r>
        <w:rPr>
          <w:vertAlign w:val="superscript"/>
        </w:rPr>
        <w:t>*</w:t>
      </w:r>
      <w:r>
        <w:t xml:space="preserve"> the total number of site–depth samples required (E</w:t>
      </w:r>
      <w:r>
        <w:rPr>
          <w:vertAlign w:val="superscript"/>
        </w:rPr>
        <w:t>*</w:t>
      </w:r>
      <w:r>
        <w:t xml:space="preserve"> × 100), and the last column compares N</w:t>
      </w:r>
      <w:r>
        <w:rPr>
          <w:vertAlign w:val="superscript"/>
        </w:rPr>
        <w:t>*</w:t>
      </w:r>
      <w:r>
        <w:t xml:space="preserve"> with the 358 samples collected (values below 1 indicate that the collected samples exceeded the requirement). † Outside the calibrated range of the error–effort model (ρ = 25–1000 km or E = 1.5–20 samples per 10,000 km</w:t>
      </w:r>
      <w:r>
        <w:rPr>
          <w:vertAlign w:val="superscript"/>
        </w:rPr>
        <w:t>2</w:t>
      </w:r>
      <w:r>
        <w:t xml:space="preserve"> per layer): extrapolation.</w:t>
      </w:r>
    </w:p>
    <w:tbl>
      <w:tblPr>
        <w:tblW w:w="8364" w:type="dxa"/>
        <w:tblLayout w:type="fixed"/>
        <w:tblCellMar>
          <w:left w:w="80" w:type="dxa"/>
          <w:right w:w="80" w:type="dxa"/>
        </w:tblCellMar>
        <w:tblLook w:val="04A0" w:firstRow="1" w:lastRow="0" w:firstColumn="1" w:lastColumn="0" w:noHBand="0" w:noVBand="1"/>
      </w:tblPr>
      <w:tblGrid>
        <w:gridCol w:w="2977"/>
        <w:gridCol w:w="1418"/>
        <w:gridCol w:w="1275"/>
        <w:gridCol w:w="1276"/>
        <w:gridCol w:w="1418"/>
      </w:tblGrid>
      <w:tr w:rsidR="00CB78E2" w14:paraId="6C53902C" w14:textId="77777777" w:rsidTr="007A61B7">
        <w:trPr>
          <w:cantSplit/>
        </w:trPr>
        <w:tc>
          <w:tcPr>
            <w:tcW w:w="2977" w:type="dxa"/>
            <w:tcBorders>
              <w:top w:val="single" w:sz="8" w:space="0" w:color="000000"/>
              <w:bottom w:val="single" w:sz="8" w:space="0" w:color="000000"/>
            </w:tcBorders>
            <w:vAlign w:val="center"/>
          </w:tcPr>
          <w:p w14:paraId="30439D4D" w14:textId="77777777" w:rsidR="00CB78E2" w:rsidRDefault="00CB78E2" w:rsidP="00DE2E40">
            <w:pPr>
              <w:pStyle w:val="BodyText"/>
            </w:pPr>
            <w:r>
              <w:t>Species</w:t>
            </w:r>
          </w:p>
        </w:tc>
        <w:tc>
          <w:tcPr>
            <w:tcW w:w="1418" w:type="dxa"/>
            <w:tcBorders>
              <w:top w:val="single" w:sz="8" w:space="0" w:color="000000"/>
              <w:bottom w:val="single" w:sz="8" w:space="0" w:color="000000"/>
            </w:tcBorders>
            <w:vAlign w:val="center"/>
          </w:tcPr>
          <w:p w14:paraId="02A5712A" w14:textId="77777777" w:rsidR="00CB78E2" w:rsidRDefault="00CB78E2" w:rsidP="00DE2E40">
            <w:pPr>
              <w:pStyle w:val="BodyText"/>
            </w:pPr>
            <w:r>
              <w:rPr>
                <w:i/>
              </w:rPr>
              <w:t>ρ</w:t>
            </w:r>
            <w:r>
              <w:t xml:space="preserve"> (km)</w:t>
            </w:r>
          </w:p>
        </w:tc>
        <w:tc>
          <w:tcPr>
            <w:tcW w:w="1275" w:type="dxa"/>
            <w:tcBorders>
              <w:top w:val="single" w:sz="8" w:space="0" w:color="000000"/>
              <w:bottom w:val="single" w:sz="8" w:space="0" w:color="000000"/>
            </w:tcBorders>
            <w:vAlign w:val="center"/>
          </w:tcPr>
          <w:p w14:paraId="1FF3066A" w14:textId="77777777" w:rsidR="00CB78E2" w:rsidRDefault="00CB78E2" w:rsidP="00DE2E40">
            <w:pPr>
              <w:pStyle w:val="BodyText"/>
            </w:pPr>
            <w:r>
              <w:rPr>
                <w:i/>
              </w:rPr>
              <w:t>E</w:t>
            </w:r>
            <w:r>
              <w:rPr>
                <w:vertAlign w:val="superscript"/>
              </w:rPr>
              <w:t>*</w:t>
            </w:r>
          </w:p>
        </w:tc>
        <w:tc>
          <w:tcPr>
            <w:tcW w:w="1276" w:type="dxa"/>
            <w:tcBorders>
              <w:top w:val="single" w:sz="8" w:space="0" w:color="000000"/>
              <w:bottom w:val="single" w:sz="8" w:space="0" w:color="000000"/>
            </w:tcBorders>
            <w:vAlign w:val="center"/>
          </w:tcPr>
          <w:p w14:paraId="4949E627" w14:textId="77777777" w:rsidR="00CB78E2" w:rsidRDefault="00CB78E2" w:rsidP="00DE2E40">
            <w:pPr>
              <w:pStyle w:val="BodyText"/>
            </w:pPr>
            <w:r>
              <w:rPr>
                <w:i/>
              </w:rPr>
              <w:t>N</w:t>
            </w:r>
            <w:r>
              <w:rPr>
                <w:vertAlign w:val="superscript"/>
              </w:rPr>
              <w:t>*</w:t>
            </w:r>
          </w:p>
        </w:tc>
        <w:tc>
          <w:tcPr>
            <w:tcW w:w="1418" w:type="dxa"/>
            <w:tcBorders>
              <w:top w:val="single" w:sz="8" w:space="0" w:color="000000"/>
              <w:bottom w:val="single" w:sz="8" w:space="0" w:color="000000"/>
            </w:tcBorders>
            <w:vAlign w:val="center"/>
          </w:tcPr>
          <w:p w14:paraId="330F4840" w14:textId="77777777" w:rsidR="00CB78E2" w:rsidRDefault="00CB78E2" w:rsidP="00DE2E40">
            <w:pPr>
              <w:pStyle w:val="BodyText"/>
            </w:pPr>
            <w:r>
              <w:rPr>
                <w:i/>
              </w:rPr>
              <w:t>N</w:t>
            </w:r>
            <w:r>
              <w:rPr>
                <w:vertAlign w:val="superscript"/>
              </w:rPr>
              <w:t>*</w:t>
            </w:r>
            <w:r>
              <w:t xml:space="preserve"> / 358</w:t>
            </w:r>
          </w:p>
        </w:tc>
      </w:tr>
      <w:tr w:rsidR="00CB78E2" w14:paraId="15ED203E" w14:textId="77777777" w:rsidTr="007A61B7">
        <w:trPr>
          <w:cantSplit/>
        </w:trPr>
        <w:tc>
          <w:tcPr>
            <w:tcW w:w="2977" w:type="dxa"/>
            <w:vAlign w:val="center"/>
          </w:tcPr>
          <w:p w14:paraId="5CCEC86A" w14:textId="77777777" w:rsidR="00CB78E2" w:rsidRDefault="00CB78E2" w:rsidP="00DE2E40">
            <w:pPr>
              <w:pStyle w:val="BodyText"/>
            </w:pPr>
            <w:r>
              <w:t>Leuroglossus stilbius†</w:t>
            </w:r>
          </w:p>
        </w:tc>
        <w:tc>
          <w:tcPr>
            <w:tcW w:w="1418" w:type="dxa"/>
            <w:vAlign w:val="center"/>
          </w:tcPr>
          <w:p w14:paraId="7CE7C8CA" w14:textId="77777777" w:rsidR="00CB78E2" w:rsidRDefault="00CB78E2" w:rsidP="00DE2E40">
            <w:pPr>
              <w:pStyle w:val="BodyText"/>
            </w:pPr>
            <w:r>
              <w:t>1283</w:t>
            </w:r>
          </w:p>
        </w:tc>
        <w:tc>
          <w:tcPr>
            <w:tcW w:w="1275" w:type="dxa"/>
            <w:vAlign w:val="center"/>
          </w:tcPr>
          <w:p w14:paraId="630ED874" w14:textId="77777777" w:rsidR="00CB78E2" w:rsidRDefault="00CB78E2" w:rsidP="00DE2E40">
            <w:pPr>
              <w:pStyle w:val="BodyText"/>
            </w:pPr>
            <w:r>
              <w:t>2.9</w:t>
            </w:r>
          </w:p>
        </w:tc>
        <w:tc>
          <w:tcPr>
            <w:tcW w:w="1276" w:type="dxa"/>
            <w:vAlign w:val="center"/>
          </w:tcPr>
          <w:p w14:paraId="4B92C9B5" w14:textId="77777777" w:rsidR="00CB78E2" w:rsidRDefault="00CB78E2" w:rsidP="00DE2E40">
            <w:pPr>
              <w:pStyle w:val="BodyText"/>
            </w:pPr>
            <w:r>
              <w:t>291</w:t>
            </w:r>
          </w:p>
        </w:tc>
        <w:tc>
          <w:tcPr>
            <w:tcW w:w="1418" w:type="dxa"/>
            <w:vAlign w:val="center"/>
          </w:tcPr>
          <w:p w14:paraId="5951105A" w14:textId="77777777" w:rsidR="00CB78E2" w:rsidRDefault="00CB78E2" w:rsidP="00DE2E40">
            <w:pPr>
              <w:pStyle w:val="BodyText"/>
            </w:pPr>
            <w:r>
              <w:t>0.81</w:t>
            </w:r>
          </w:p>
        </w:tc>
      </w:tr>
      <w:tr w:rsidR="00CB78E2" w14:paraId="69A3E01A" w14:textId="77777777" w:rsidTr="007A61B7">
        <w:trPr>
          <w:cantSplit/>
        </w:trPr>
        <w:tc>
          <w:tcPr>
            <w:tcW w:w="2977" w:type="dxa"/>
            <w:vAlign w:val="center"/>
          </w:tcPr>
          <w:p w14:paraId="44FAB24E" w14:textId="77777777" w:rsidR="00CB78E2" w:rsidRDefault="00CB78E2" w:rsidP="00DE2E40">
            <w:pPr>
              <w:pStyle w:val="BodyText"/>
            </w:pPr>
            <w:r>
              <w:t>Microstomus pacificus†</w:t>
            </w:r>
          </w:p>
        </w:tc>
        <w:tc>
          <w:tcPr>
            <w:tcW w:w="1418" w:type="dxa"/>
            <w:vAlign w:val="center"/>
          </w:tcPr>
          <w:p w14:paraId="23CAB33F" w14:textId="77777777" w:rsidR="00CB78E2" w:rsidRDefault="00CB78E2" w:rsidP="00DE2E40">
            <w:pPr>
              <w:pStyle w:val="BodyText"/>
            </w:pPr>
            <w:r>
              <w:t>1243</w:t>
            </w:r>
          </w:p>
        </w:tc>
        <w:tc>
          <w:tcPr>
            <w:tcW w:w="1275" w:type="dxa"/>
            <w:vAlign w:val="center"/>
          </w:tcPr>
          <w:p w14:paraId="324B388D" w14:textId="77777777" w:rsidR="00CB78E2" w:rsidRDefault="00CB78E2" w:rsidP="00DE2E40">
            <w:pPr>
              <w:pStyle w:val="BodyText"/>
            </w:pPr>
            <w:r>
              <w:t>3.0</w:t>
            </w:r>
          </w:p>
        </w:tc>
        <w:tc>
          <w:tcPr>
            <w:tcW w:w="1276" w:type="dxa"/>
            <w:vAlign w:val="center"/>
          </w:tcPr>
          <w:p w14:paraId="0AC549B3" w14:textId="77777777" w:rsidR="00CB78E2" w:rsidRDefault="00CB78E2" w:rsidP="00DE2E40">
            <w:pPr>
              <w:pStyle w:val="BodyText"/>
            </w:pPr>
            <w:r>
              <w:t>295</w:t>
            </w:r>
          </w:p>
        </w:tc>
        <w:tc>
          <w:tcPr>
            <w:tcW w:w="1418" w:type="dxa"/>
            <w:vAlign w:val="center"/>
          </w:tcPr>
          <w:p w14:paraId="4DA90EA6" w14:textId="77777777" w:rsidR="00CB78E2" w:rsidRDefault="00CB78E2" w:rsidP="00DE2E40">
            <w:pPr>
              <w:pStyle w:val="BodyText"/>
            </w:pPr>
            <w:r>
              <w:t>0.83</w:t>
            </w:r>
          </w:p>
        </w:tc>
      </w:tr>
      <w:tr w:rsidR="00CB78E2" w14:paraId="0872DC45" w14:textId="77777777" w:rsidTr="007A61B7">
        <w:trPr>
          <w:cantSplit/>
        </w:trPr>
        <w:tc>
          <w:tcPr>
            <w:tcW w:w="2977" w:type="dxa"/>
            <w:vAlign w:val="center"/>
          </w:tcPr>
          <w:p w14:paraId="4ED93191" w14:textId="77777777" w:rsidR="00CB78E2" w:rsidRDefault="00CB78E2" w:rsidP="00DE2E40">
            <w:pPr>
              <w:pStyle w:val="BodyText"/>
            </w:pPr>
            <w:r>
              <w:lastRenderedPageBreak/>
              <w:t>Sebastes entomelas</w:t>
            </w:r>
          </w:p>
        </w:tc>
        <w:tc>
          <w:tcPr>
            <w:tcW w:w="1418" w:type="dxa"/>
            <w:vAlign w:val="center"/>
          </w:tcPr>
          <w:p w14:paraId="69FAEF83" w14:textId="77777777" w:rsidR="00CB78E2" w:rsidRDefault="00CB78E2" w:rsidP="00DE2E40">
            <w:pPr>
              <w:pStyle w:val="BodyText"/>
            </w:pPr>
            <w:r>
              <w:t>763</w:t>
            </w:r>
          </w:p>
        </w:tc>
        <w:tc>
          <w:tcPr>
            <w:tcW w:w="1275" w:type="dxa"/>
            <w:vAlign w:val="center"/>
          </w:tcPr>
          <w:p w14:paraId="5AC35193" w14:textId="77777777" w:rsidR="00CB78E2" w:rsidRDefault="00CB78E2" w:rsidP="00DE2E40">
            <w:pPr>
              <w:pStyle w:val="BodyText"/>
            </w:pPr>
            <w:r>
              <w:t>3.7</w:t>
            </w:r>
          </w:p>
        </w:tc>
        <w:tc>
          <w:tcPr>
            <w:tcW w:w="1276" w:type="dxa"/>
            <w:vAlign w:val="center"/>
          </w:tcPr>
          <w:p w14:paraId="121D5E34" w14:textId="77777777" w:rsidR="00CB78E2" w:rsidRDefault="00CB78E2" w:rsidP="00DE2E40">
            <w:pPr>
              <w:pStyle w:val="BodyText"/>
            </w:pPr>
            <w:r>
              <w:t>373</w:t>
            </w:r>
          </w:p>
        </w:tc>
        <w:tc>
          <w:tcPr>
            <w:tcW w:w="1418" w:type="dxa"/>
            <w:vAlign w:val="center"/>
          </w:tcPr>
          <w:p w14:paraId="0BB3B6A7" w14:textId="77777777" w:rsidR="00CB78E2" w:rsidRDefault="00CB78E2" w:rsidP="00DE2E40">
            <w:pPr>
              <w:pStyle w:val="BodyText"/>
            </w:pPr>
            <w:r>
              <w:t>1.04</w:t>
            </w:r>
          </w:p>
        </w:tc>
      </w:tr>
      <w:tr w:rsidR="00CB78E2" w14:paraId="1F39CA6B" w14:textId="77777777" w:rsidTr="007A61B7">
        <w:trPr>
          <w:cantSplit/>
        </w:trPr>
        <w:tc>
          <w:tcPr>
            <w:tcW w:w="2977" w:type="dxa"/>
            <w:vAlign w:val="center"/>
          </w:tcPr>
          <w:p w14:paraId="3978EE00" w14:textId="77777777" w:rsidR="00CB78E2" w:rsidRDefault="00CB78E2" w:rsidP="00DE2E40">
            <w:pPr>
              <w:pStyle w:val="BodyText"/>
            </w:pPr>
            <w:r>
              <w:t>Engraulis mordax</w:t>
            </w:r>
          </w:p>
        </w:tc>
        <w:tc>
          <w:tcPr>
            <w:tcW w:w="1418" w:type="dxa"/>
            <w:vAlign w:val="center"/>
          </w:tcPr>
          <w:p w14:paraId="512C9779" w14:textId="77777777" w:rsidR="00CB78E2" w:rsidRDefault="00CB78E2" w:rsidP="00DE2E40">
            <w:pPr>
              <w:pStyle w:val="BodyText"/>
            </w:pPr>
            <w:r>
              <w:t>207</w:t>
            </w:r>
          </w:p>
        </w:tc>
        <w:tc>
          <w:tcPr>
            <w:tcW w:w="1275" w:type="dxa"/>
            <w:vAlign w:val="center"/>
          </w:tcPr>
          <w:p w14:paraId="36BBED47" w14:textId="77777777" w:rsidR="00CB78E2" w:rsidRDefault="00CB78E2" w:rsidP="00DE2E40">
            <w:pPr>
              <w:pStyle w:val="BodyText"/>
            </w:pPr>
            <w:r>
              <w:t>8.0</w:t>
            </w:r>
          </w:p>
        </w:tc>
        <w:tc>
          <w:tcPr>
            <w:tcW w:w="1276" w:type="dxa"/>
            <w:vAlign w:val="center"/>
          </w:tcPr>
          <w:p w14:paraId="628A7AFB" w14:textId="77777777" w:rsidR="00CB78E2" w:rsidRDefault="00CB78E2" w:rsidP="00DE2E40">
            <w:pPr>
              <w:pStyle w:val="BodyText"/>
            </w:pPr>
            <w:r>
              <w:t>804</w:t>
            </w:r>
          </w:p>
        </w:tc>
        <w:tc>
          <w:tcPr>
            <w:tcW w:w="1418" w:type="dxa"/>
            <w:vAlign w:val="center"/>
          </w:tcPr>
          <w:p w14:paraId="759CE63E" w14:textId="77777777" w:rsidR="00CB78E2" w:rsidRDefault="00CB78E2" w:rsidP="00DE2E40">
            <w:pPr>
              <w:pStyle w:val="BodyText"/>
            </w:pPr>
            <w:r>
              <w:t>2.25</w:t>
            </w:r>
          </w:p>
        </w:tc>
      </w:tr>
      <w:tr w:rsidR="00CB78E2" w14:paraId="69DE5659" w14:textId="77777777" w:rsidTr="007A61B7">
        <w:trPr>
          <w:cantSplit/>
        </w:trPr>
        <w:tc>
          <w:tcPr>
            <w:tcW w:w="2977" w:type="dxa"/>
            <w:vAlign w:val="center"/>
          </w:tcPr>
          <w:p w14:paraId="071721F2" w14:textId="77777777" w:rsidR="00CB78E2" w:rsidRDefault="00CB78E2" w:rsidP="00DE2E40">
            <w:pPr>
              <w:pStyle w:val="BodyText"/>
            </w:pPr>
            <w:r>
              <w:t>Sardinops sagax</w:t>
            </w:r>
          </w:p>
        </w:tc>
        <w:tc>
          <w:tcPr>
            <w:tcW w:w="1418" w:type="dxa"/>
            <w:vAlign w:val="center"/>
          </w:tcPr>
          <w:p w14:paraId="06FDF082" w14:textId="77777777" w:rsidR="00CB78E2" w:rsidRDefault="00CB78E2" w:rsidP="00DE2E40">
            <w:pPr>
              <w:pStyle w:val="BodyText"/>
            </w:pPr>
            <w:r>
              <w:t>181</w:t>
            </w:r>
          </w:p>
        </w:tc>
        <w:tc>
          <w:tcPr>
            <w:tcW w:w="1275" w:type="dxa"/>
            <w:vAlign w:val="center"/>
          </w:tcPr>
          <w:p w14:paraId="57006512" w14:textId="77777777" w:rsidR="00CB78E2" w:rsidRDefault="00CB78E2" w:rsidP="00DE2E40">
            <w:pPr>
              <w:pStyle w:val="BodyText"/>
            </w:pPr>
            <w:r>
              <w:t>8.8</w:t>
            </w:r>
          </w:p>
        </w:tc>
        <w:tc>
          <w:tcPr>
            <w:tcW w:w="1276" w:type="dxa"/>
            <w:vAlign w:val="center"/>
          </w:tcPr>
          <w:p w14:paraId="45324612" w14:textId="77777777" w:rsidR="00CB78E2" w:rsidRDefault="00CB78E2" w:rsidP="00DE2E40">
            <w:pPr>
              <w:pStyle w:val="BodyText"/>
            </w:pPr>
            <w:r>
              <w:t>882</w:t>
            </w:r>
          </w:p>
        </w:tc>
        <w:tc>
          <w:tcPr>
            <w:tcW w:w="1418" w:type="dxa"/>
            <w:vAlign w:val="center"/>
          </w:tcPr>
          <w:p w14:paraId="34B6F4E9" w14:textId="77777777" w:rsidR="00CB78E2" w:rsidRDefault="00CB78E2" w:rsidP="00DE2E40">
            <w:pPr>
              <w:pStyle w:val="BodyText"/>
            </w:pPr>
            <w:r>
              <w:t>2.46</w:t>
            </w:r>
          </w:p>
        </w:tc>
      </w:tr>
      <w:tr w:rsidR="00CB78E2" w14:paraId="3EE1F614" w14:textId="77777777" w:rsidTr="007A61B7">
        <w:trPr>
          <w:cantSplit/>
        </w:trPr>
        <w:tc>
          <w:tcPr>
            <w:tcW w:w="2977" w:type="dxa"/>
            <w:vAlign w:val="center"/>
          </w:tcPr>
          <w:p w14:paraId="11A38E05" w14:textId="77777777" w:rsidR="00CB78E2" w:rsidRDefault="00CB78E2" w:rsidP="00DE2E40">
            <w:pPr>
              <w:pStyle w:val="BodyText"/>
            </w:pPr>
            <w:r>
              <w:t>Clupea pallasii</w:t>
            </w:r>
          </w:p>
        </w:tc>
        <w:tc>
          <w:tcPr>
            <w:tcW w:w="1418" w:type="dxa"/>
            <w:vAlign w:val="center"/>
          </w:tcPr>
          <w:p w14:paraId="793654F3" w14:textId="77777777" w:rsidR="00CB78E2" w:rsidRDefault="00CB78E2" w:rsidP="00DE2E40">
            <w:pPr>
              <w:pStyle w:val="BodyText"/>
            </w:pPr>
            <w:r>
              <w:t>150</w:t>
            </w:r>
          </w:p>
        </w:tc>
        <w:tc>
          <w:tcPr>
            <w:tcW w:w="1275" w:type="dxa"/>
            <w:vAlign w:val="center"/>
          </w:tcPr>
          <w:p w14:paraId="3465E8A3" w14:textId="77777777" w:rsidR="00CB78E2" w:rsidRDefault="00CB78E2" w:rsidP="00DE2E40">
            <w:pPr>
              <w:pStyle w:val="BodyText"/>
            </w:pPr>
            <w:r>
              <w:t>10.1</w:t>
            </w:r>
          </w:p>
        </w:tc>
        <w:tc>
          <w:tcPr>
            <w:tcW w:w="1276" w:type="dxa"/>
            <w:vAlign w:val="center"/>
          </w:tcPr>
          <w:p w14:paraId="449A8085" w14:textId="77777777" w:rsidR="00CB78E2" w:rsidRDefault="00CB78E2" w:rsidP="00DE2E40">
            <w:pPr>
              <w:pStyle w:val="BodyText"/>
            </w:pPr>
            <w:r>
              <w:t>1,011</w:t>
            </w:r>
          </w:p>
        </w:tc>
        <w:tc>
          <w:tcPr>
            <w:tcW w:w="1418" w:type="dxa"/>
            <w:vAlign w:val="center"/>
          </w:tcPr>
          <w:p w14:paraId="764136D8" w14:textId="77777777" w:rsidR="00CB78E2" w:rsidRDefault="00CB78E2" w:rsidP="00DE2E40">
            <w:pPr>
              <w:pStyle w:val="BodyText"/>
            </w:pPr>
            <w:r>
              <w:t>2.82</w:t>
            </w:r>
          </w:p>
        </w:tc>
      </w:tr>
      <w:tr w:rsidR="00CB78E2" w14:paraId="4F244A70" w14:textId="77777777" w:rsidTr="007A61B7">
        <w:trPr>
          <w:cantSplit/>
        </w:trPr>
        <w:tc>
          <w:tcPr>
            <w:tcW w:w="2977" w:type="dxa"/>
            <w:vAlign w:val="center"/>
          </w:tcPr>
          <w:p w14:paraId="7DAA2F9C" w14:textId="77777777" w:rsidR="00CB78E2" w:rsidRDefault="00CB78E2" w:rsidP="00DE2E40">
            <w:pPr>
              <w:pStyle w:val="BodyText"/>
            </w:pPr>
            <w:r>
              <w:t>Scomber japonicus</w:t>
            </w:r>
          </w:p>
        </w:tc>
        <w:tc>
          <w:tcPr>
            <w:tcW w:w="1418" w:type="dxa"/>
            <w:vAlign w:val="center"/>
          </w:tcPr>
          <w:p w14:paraId="3BCC6302" w14:textId="77777777" w:rsidR="00CB78E2" w:rsidRDefault="00CB78E2" w:rsidP="00DE2E40">
            <w:pPr>
              <w:pStyle w:val="BodyText"/>
            </w:pPr>
            <w:r>
              <w:t>89</w:t>
            </w:r>
          </w:p>
        </w:tc>
        <w:tc>
          <w:tcPr>
            <w:tcW w:w="1275" w:type="dxa"/>
            <w:vAlign w:val="center"/>
          </w:tcPr>
          <w:p w14:paraId="2AFF12DA" w14:textId="77777777" w:rsidR="00CB78E2" w:rsidRDefault="00CB78E2" w:rsidP="00DE2E40">
            <w:pPr>
              <w:pStyle w:val="BodyText"/>
            </w:pPr>
            <w:r>
              <w:t>15.4</w:t>
            </w:r>
          </w:p>
        </w:tc>
        <w:tc>
          <w:tcPr>
            <w:tcW w:w="1276" w:type="dxa"/>
            <w:vAlign w:val="center"/>
          </w:tcPr>
          <w:p w14:paraId="168307D8" w14:textId="77777777" w:rsidR="00CB78E2" w:rsidRDefault="00CB78E2" w:rsidP="00DE2E40">
            <w:pPr>
              <w:pStyle w:val="BodyText"/>
            </w:pPr>
            <w:r>
              <w:t>1,540</w:t>
            </w:r>
          </w:p>
        </w:tc>
        <w:tc>
          <w:tcPr>
            <w:tcW w:w="1418" w:type="dxa"/>
            <w:vAlign w:val="center"/>
          </w:tcPr>
          <w:p w14:paraId="3BD0AA5B" w14:textId="77777777" w:rsidR="00CB78E2" w:rsidRDefault="00CB78E2" w:rsidP="00DE2E40">
            <w:pPr>
              <w:pStyle w:val="BodyText"/>
            </w:pPr>
            <w:r>
              <w:t>4.30</w:t>
            </w:r>
          </w:p>
        </w:tc>
      </w:tr>
      <w:tr w:rsidR="00CB78E2" w14:paraId="77C05681" w14:textId="77777777" w:rsidTr="007A61B7">
        <w:trPr>
          <w:cantSplit/>
        </w:trPr>
        <w:tc>
          <w:tcPr>
            <w:tcW w:w="2977" w:type="dxa"/>
            <w:vAlign w:val="center"/>
          </w:tcPr>
          <w:p w14:paraId="3E487B50" w14:textId="77777777" w:rsidR="00CB78E2" w:rsidRDefault="00CB78E2" w:rsidP="00DE2E40">
            <w:pPr>
              <w:pStyle w:val="BodyText"/>
            </w:pPr>
            <w:r>
              <w:t>Tactostoma macropus</w:t>
            </w:r>
          </w:p>
        </w:tc>
        <w:tc>
          <w:tcPr>
            <w:tcW w:w="1418" w:type="dxa"/>
            <w:vAlign w:val="center"/>
          </w:tcPr>
          <w:p w14:paraId="4E806551" w14:textId="77777777" w:rsidR="00CB78E2" w:rsidRDefault="00CB78E2" w:rsidP="00DE2E40">
            <w:pPr>
              <w:pStyle w:val="BodyText"/>
            </w:pPr>
            <w:r>
              <w:t>79</w:t>
            </w:r>
          </w:p>
        </w:tc>
        <w:tc>
          <w:tcPr>
            <w:tcW w:w="1275" w:type="dxa"/>
            <w:vAlign w:val="center"/>
          </w:tcPr>
          <w:p w14:paraId="2EBBC14C" w14:textId="77777777" w:rsidR="00CB78E2" w:rsidRDefault="00CB78E2" w:rsidP="00DE2E40">
            <w:pPr>
              <w:pStyle w:val="BodyText"/>
            </w:pPr>
            <w:r>
              <w:t>17.0</w:t>
            </w:r>
          </w:p>
        </w:tc>
        <w:tc>
          <w:tcPr>
            <w:tcW w:w="1276" w:type="dxa"/>
            <w:vAlign w:val="center"/>
          </w:tcPr>
          <w:p w14:paraId="73F35786" w14:textId="77777777" w:rsidR="00CB78E2" w:rsidRDefault="00CB78E2" w:rsidP="00DE2E40">
            <w:pPr>
              <w:pStyle w:val="BodyText"/>
            </w:pPr>
            <w:r>
              <w:t>1,702</w:t>
            </w:r>
          </w:p>
        </w:tc>
        <w:tc>
          <w:tcPr>
            <w:tcW w:w="1418" w:type="dxa"/>
            <w:vAlign w:val="center"/>
          </w:tcPr>
          <w:p w14:paraId="5971A47E" w14:textId="77777777" w:rsidR="00CB78E2" w:rsidRDefault="00CB78E2" w:rsidP="00DE2E40">
            <w:pPr>
              <w:pStyle w:val="BodyText"/>
            </w:pPr>
            <w:r>
              <w:t>4.75</w:t>
            </w:r>
          </w:p>
        </w:tc>
      </w:tr>
      <w:tr w:rsidR="00CB78E2" w14:paraId="726A4D48" w14:textId="77777777" w:rsidTr="007A61B7">
        <w:trPr>
          <w:cantSplit/>
        </w:trPr>
        <w:tc>
          <w:tcPr>
            <w:tcW w:w="2977" w:type="dxa"/>
            <w:vAlign w:val="center"/>
          </w:tcPr>
          <w:p w14:paraId="28C37FD0" w14:textId="77777777" w:rsidR="00CB78E2" w:rsidRDefault="00CB78E2" w:rsidP="00DE2E40">
            <w:pPr>
              <w:pStyle w:val="BodyText"/>
            </w:pPr>
            <w:r>
              <w:t>Stenobrachius leucopsarus†</w:t>
            </w:r>
          </w:p>
        </w:tc>
        <w:tc>
          <w:tcPr>
            <w:tcW w:w="1418" w:type="dxa"/>
            <w:vAlign w:val="center"/>
          </w:tcPr>
          <w:p w14:paraId="14F54453" w14:textId="77777777" w:rsidR="00CB78E2" w:rsidRDefault="00CB78E2" w:rsidP="00DE2E40">
            <w:pPr>
              <w:pStyle w:val="BodyText"/>
            </w:pPr>
            <w:r>
              <w:t>41</w:t>
            </w:r>
          </w:p>
        </w:tc>
        <w:tc>
          <w:tcPr>
            <w:tcW w:w="1275" w:type="dxa"/>
            <w:vAlign w:val="center"/>
          </w:tcPr>
          <w:p w14:paraId="204ADED3" w14:textId="77777777" w:rsidR="00CB78E2" w:rsidRDefault="00CB78E2" w:rsidP="00DE2E40">
            <w:pPr>
              <w:pStyle w:val="BodyText"/>
            </w:pPr>
            <w:r>
              <w:t>32.8</w:t>
            </w:r>
          </w:p>
        </w:tc>
        <w:tc>
          <w:tcPr>
            <w:tcW w:w="1276" w:type="dxa"/>
            <w:vAlign w:val="center"/>
          </w:tcPr>
          <w:p w14:paraId="735300BE" w14:textId="77777777" w:rsidR="00CB78E2" w:rsidRDefault="00CB78E2" w:rsidP="00DE2E40">
            <w:pPr>
              <w:pStyle w:val="BodyText"/>
            </w:pPr>
            <w:r>
              <w:t>3,283</w:t>
            </w:r>
          </w:p>
        </w:tc>
        <w:tc>
          <w:tcPr>
            <w:tcW w:w="1418" w:type="dxa"/>
            <w:vAlign w:val="center"/>
          </w:tcPr>
          <w:p w14:paraId="52506CC9" w14:textId="77777777" w:rsidR="00CB78E2" w:rsidRDefault="00CB78E2" w:rsidP="00DE2E40">
            <w:pPr>
              <w:pStyle w:val="BodyText"/>
            </w:pPr>
            <w:r>
              <w:t>9.17</w:t>
            </w:r>
          </w:p>
        </w:tc>
      </w:tr>
      <w:tr w:rsidR="00CB78E2" w14:paraId="498D73C1" w14:textId="77777777" w:rsidTr="007A61B7">
        <w:trPr>
          <w:cantSplit/>
        </w:trPr>
        <w:tc>
          <w:tcPr>
            <w:tcW w:w="2977" w:type="dxa"/>
            <w:vAlign w:val="center"/>
          </w:tcPr>
          <w:p w14:paraId="7323C36E" w14:textId="77777777" w:rsidR="00CB78E2" w:rsidRDefault="00CB78E2" w:rsidP="00DE2E40">
            <w:pPr>
              <w:pStyle w:val="BodyText"/>
            </w:pPr>
            <w:r>
              <w:t>Trachurus symmetricus†</w:t>
            </w:r>
          </w:p>
        </w:tc>
        <w:tc>
          <w:tcPr>
            <w:tcW w:w="1418" w:type="dxa"/>
            <w:vAlign w:val="center"/>
          </w:tcPr>
          <w:p w14:paraId="200E4613" w14:textId="77777777" w:rsidR="00CB78E2" w:rsidRDefault="00CB78E2" w:rsidP="00DE2E40">
            <w:pPr>
              <w:pStyle w:val="BodyText"/>
            </w:pPr>
            <w:r>
              <w:t>24</w:t>
            </w:r>
          </w:p>
        </w:tc>
        <w:tc>
          <w:tcPr>
            <w:tcW w:w="1275" w:type="dxa"/>
            <w:vAlign w:val="center"/>
          </w:tcPr>
          <w:p w14:paraId="5EA31C78" w14:textId="77777777" w:rsidR="00CB78E2" w:rsidRDefault="00CB78E2" w:rsidP="00DE2E40">
            <w:pPr>
              <w:pStyle w:val="BodyText"/>
            </w:pPr>
            <w:r>
              <w:t>60.8</w:t>
            </w:r>
          </w:p>
        </w:tc>
        <w:tc>
          <w:tcPr>
            <w:tcW w:w="1276" w:type="dxa"/>
            <w:vAlign w:val="center"/>
          </w:tcPr>
          <w:p w14:paraId="32881211" w14:textId="77777777" w:rsidR="00CB78E2" w:rsidRDefault="00CB78E2" w:rsidP="00DE2E40">
            <w:pPr>
              <w:pStyle w:val="BodyText"/>
            </w:pPr>
            <w:r>
              <w:t>6,076</w:t>
            </w:r>
          </w:p>
        </w:tc>
        <w:tc>
          <w:tcPr>
            <w:tcW w:w="1418" w:type="dxa"/>
            <w:vAlign w:val="center"/>
          </w:tcPr>
          <w:p w14:paraId="2929F44A" w14:textId="77777777" w:rsidR="00CB78E2" w:rsidRDefault="00CB78E2" w:rsidP="00DE2E40">
            <w:pPr>
              <w:pStyle w:val="BodyText"/>
            </w:pPr>
            <w:r>
              <w:t>17.0</w:t>
            </w:r>
          </w:p>
        </w:tc>
      </w:tr>
      <w:tr w:rsidR="00CB78E2" w14:paraId="7C47AB4E" w14:textId="77777777" w:rsidTr="007A61B7">
        <w:trPr>
          <w:cantSplit/>
        </w:trPr>
        <w:tc>
          <w:tcPr>
            <w:tcW w:w="2977" w:type="dxa"/>
            <w:vAlign w:val="center"/>
          </w:tcPr>
          <w:p w14:paraId="529E87C8" w14:textId="77777777" w:rsidR="00CB78E2" w:rsidRDefault="00CB78E2" w:rsidP="00DE2E40">
            <w:pPr>
              <w:pStyle w:val="BodyText"/>
            </w:pPr>
            <w:r>
              <w:t>Thaleichthys pacificus†</w:t>
            </w:r>
          </w:p>
        </w:tc>
        <w:tc>
          <w:tcPr>
            <w:tcW w:w="1418" w:type="dxa"/>
            <w:vAlign w:val="center"/>
          </w:tcPr>
          <w:p w14:paraId="7772D1FE" w14:textId="77777777" w:rsidR="00CB78E2" w:rsidRDefault="00CB78E2" w:rsidP="00DE2E40">
            <w:pPr>
              <w:pStyle w:val="BodyText"/>
            </w:pPr>
            <w:r>
              <w:t>23</w:t>
            </w:r>
          </w:p>
        </w:tc>
        <w:tc>
          <w:tcPr>
            <w:tcW w:w="1275" w:type="dxa"/>
            <w:vAlign w:val="center"/>
          </w:tcPr>
          <w:p w14:paraId="0AEEFE61" w14:textId="77777777" w:rsidR="00CB78E2" w:rsidRDefault="00CB78E2" w:rsidP="00DE2E40">
            <w:pPr>
              <w:pStyle w:val="BodyText"/>
            </w:pPr>
            <w:r>
              <w:t>65.3</w:t>
            </w:r>
          </w:p>
        </w:tc>
        <w:tc>
          <w:tcPr>
            <w:tcW w:w="1276" w:type="dxa"/>
            <w:vAlign w:val="center"/>
          </w:tcPr>
          <w:p w14:paraId="0DA18185" w14:textId="77777777" w:rsidR="00CB78E2" w:rsidRDefault="00CB78E2" w:rsidP="00DE2E40">
            <w:pPr>
              <w:pStyle w:val="BodyText"/>
            </w:pPr>
            <w:r>
              <w:t>6,532</w:t>
            </w:r>
          </w:p>
        </w:tc>
        <w:tc>
          <w:tcPr>
            <w:tcW w:w="1418" w:type="dxa"/>
            <w:vAlign w:val="center"/>
          </w:tcPr>
          <w:p w14:paraId="07F27A3A" w14:textId="77777777" w:rsidR="00CB78E2" w:rsidRDefault="00CB78E2" w:rsidP="00DE2E40">
            <w:pPr>
              <w:pStyle w:val="BodyText"/>
            </w:pPr>
            <w:r>
              <w:t>18.2</w:t>
            </w:r>
          </w:p>
        </w:tc>
      </w:tr>
      <w:tr w:rsidR="00CB78E2" w14:paraId="63F8086C" w14:textId="77777777" w:rsidTr="007A61B7">
        <w:trPr>
          <w:cantSplit/>
        </w:trPr>
        <w:tc>
          <w:tcPr>
            <w:tcW w:w="2977" w:type="dxa"/>
            <w:tcBorders>
              <w:bottom w:val="single" w:sz="8" w:space="0" w:color="000000"/>
            </w:tcBorders>
            <w:vAlign w:val="center"/>
          </w:tcPr>
          <w:p w14:paraId="6483BDEE" w14:textId="77777777" w:rsidR="00CB78E2" w:rsidRDefault="00CB78E2" w:rsidP="00DE2E40">
            <w:pPr>
              <w:pStyle w:val="BodyText"/>
            </w:pPr>
            <w:r>
              <w:t>Tarletonbeania crenularis†</w:t>
            </w:r>
          </w:p>
        </w:tc>
        <w:tc>
          <w:tcPr>
            <w:tcW w:w="1418" w:type="dxa"/>
            <w:tcBorders>
              <w:bottom w:val="single" w:sz="8" w:space="0" w:color="000000"/>
            </w:tcBorders>
            <w:vAlign w:val="center"/>
          </w:tcPr>
          <w:p w14:paraId="60DE2DEB" w14:textId="77777777" w:rsidR="00CB78E2" w:rsidRDefault="00CB78E2" w:rsidP="00DE2E40">
            <w:pPr>
              <w:pStyle w:val="BodyText"/>
            </w:pPr>
            <w:r>
              <w:t>22</w:t>
            </w:r>
          </w:p>
        </w:tc>
        <w:tc>
          <w:tcPr>
            <w:tcW w:w="1275" w:type="dxa"/>
            <w:tcBorders>
              <w:bottom w:val="single" w:sz="8" w:space="0" w:color="000000"/>
            </w:tcBorders>
            <w:vAlign w:val="center"/>
          </w:tcPr>
          <w:p w14:paraId="469479A5" w14:textId="77777777" w:rsidR="00CB78E2" w:rsidRDefault="00CB78E2" w:rsidP="00DE2E40">
            <w:pPr>
              <w:pStyle w:val="BodyText"/>
            </w:pPr>
            <w:r>
              <w:t>70.8</w:t>
            </w:r>
          </w:p>
        </w:tc>
        <w:tc>
          <w:tcPr>
            <w:tcW w:w="1276" w:type="dxa"/>
            <w:tcBorders>
              <w:bottom w:val="single" w:sz="8" w:space="0" w:color="000000"/>
            </w:tcBorders>
            <w:vAlign w:val="center"/>
          </w:tcPr>
          <w:p w14:paraId="490B90A6" w14:textId="77777777" w:rsidR="00CB78E2" w:rsidRDefault="00CB78E2" w:rsidP="00DE2E40">
            <w:pPr>
              <w:pStyle w:val="BodyText"/>
            </w:pPr>
            <w:r>
              <w:t>7,078</w:t>
            </w:r>
          </w:p>
        </w:tc>
        <w:tc>
          <w:tcPr>
            <w:tcW w:w="1418" w:type="dxa"/>
            <w:tcBorders>
              <w:bottom w:val="single" w:sz="8" w:space="0" w:color="000000"/>
            </w:tcBorders>
            <w:vAlign w:val="center"/>
          </w:tcPr>
          <w:p w14:paraId="5BB904BF" w14:textId="77777777" w:rsidR="00CB78E2" w:rsidRDefault="00CB78E2" w:rsidP="00DE2E40">
            <w:pPr>
              <w:pStyle w:val="BodyText"/>
            </w:pPr>
            <w:r>
              <w:t>19.8</w:t>
            </w:r>
          </w:p>
        </w:tc>
      </w:tr>
    </w:tbl>
    <w:p w14:paraId="3D680CCC" w14:textId="77777777" w:rsidR="00F52C0A" w:rsidRDefault="00F52C0A" w:rsidP="00DE2E40">
      <w:pPr>
        <w:pStyle w:val="BodyText"/>
      </w:pPr>
    </w:p>
    <w:p w14:paraId="096E9EEB" w14:textId="77777777" w:rsidR="0032076E" w:rsidRDefault="00D04708" w:rsidP="000545D1">
      <w:pPr>
        <w:pStyle w:val="Heading1"/>
        <w:spacing w:before="0" w:after="0" w:line="480" w:lineRule="auto"/>
      </w:pPr>
      <w:bookmarkStart w:id="15" w:name="fig:epsilon_sp"/>
      <w:bookmarkStart w:id="16" w:name="discussion"/>
      <w:bookmarkEnd w:id="11"/>
      <w:bookmarkEnd w:id="15"/>
      <w:r>
        <w:t>Discussion</w:t>
      </w:r>
    </w:p>
    <w:p w14:paraId="36549347" w14:textId="6798D62A" w:rsidR="00D00D31" w:rsidRDefault="00000000">
      <w:pPr>
        <w:pStyle w:val="BodyText"/>
      </w:pPr>
      <w:bookmarkStart w:id="17" w:name="sampling-optimisaion"/>
      <w:r>
        <w:t>Translating species-specific spatial autocorrelation into sampling effort provides the quantitative, transferable basis for eDNA survey design that has so far been lacking. Prediction error declined with both sampling density and spatial autocorrelation (Figure 3A), whereas the recovery of GP parameters was much less sensitive to effort (Figure 4), and the same error structure held in real eDNA fields (Appendix S1: Figure S1). Optimal sampling effort is therefore not universal but depends on the spatial autocorrelation of the target species and on the precision a survey requires.</w:t>
      </w:r>
    </w:p>
    <w:p w14:paraId="505A8390" w14:textId="77777777" w:rsidR="00F87A78" w:rsidRDefault="00D328B7" w:rsidP="005A7757">
      <w:pPr>
        <w:pStyle w:val="Heading2"/>
        <w:spacing w:line="480" w:lineRule="auto"/>
      </w:pPr>
      <w:bookmarkStart w:id="18" w:name="OLE_LINK2"/>
      <w:r>
        <w:t>Sampling effort, spatial autocorrelation and prediction accuracy</w:t>
      </w:r>
    </w:p>
    <w:p w14:paraId="65A2E022" w14:textId="44D54CC9" w:rsidR="00D00D31" w:rsidRDefault="00000000">
      <w:pPr>
        <w:pStyle w:val="BodyText"/>
      </w:pPr>
      <w:r>
        <w:t xml:space="preserve">The value of additional sampling effort depends on the spatial structure of the target species </w:t>
      </w:r>
      <w:r>
        <w:fldChar w:fldCharType="begin"/>
      </w:r>
      <w:r>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(Xu et al., 2015; Zhao et al., 2022)</w:t>
      </w:r>
      <w:r>
        <w:fldChar w:fldCharType="end"/>
      </w:r>
      <w:r>
        <w:t xml:space="preserve">. </w:t>
      </w:r>
      <w:commentRangeStart w:id="19"/>
      <w:del w:id="9006" w:author="Claude" w:date="2026-10-05T18:00:00Z">
        <w:r>
          <w:delText xml:space="preserve">Prediction error decreased non-linearly with sampling effort and with increasing spatial autocorrelation, confirming that h</w:delText>
        </w:r>
      </w:del>
      <w:ins w:id="9007" w:author="Claude" w:date="2026-10-05T18:00:00Z">
        <w:r>
          <w:t xml:space="preserve">H</w:t>
        </w:r>
      </w:ins>
      <w:commentRangeEnd w:id="19"/>
      <w:r>
        <w:rPr>
          <w:rStyle w:val="CommentReference"/>
        </w:rPr>
        <w:commentReference w:id="19"/>
      </w:r>
      <w:r>
        <w:t xml:space="preserve">omogeneously distributed species are inherently easier to reconstruct than patchier ones at equivalent effort </w:t>
      </w:r>
      <w:r>
        <w:fldChar w:fldCharType="begin"/>
      </w:r>
      <w:r>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fldChar w:fldCharType="separate"/>
      </w:r>
      <w:r>
        <w:rPr>
          <w:noProof/>
        </w:rPr>
        <w:t>(Wagner &amp; Fortin, 2005)</w:t>
      </w:r>
      <w:r>
        <w:fldChar w:fldCharType="end"/>
      </w:r>
      <w:r>
        <w:t xml:space="preserve">.</w:t>
      </w:r>
      <w:commentRangeStart w:id="20"/>
      <w:del w:id="9008" w:author="Claude" w:date="2026-10-05T18:00:00Z">
        <w:r>
          <w:delText xml:space="preserve"> </w:delText>
        </w:r>
        <w:r>
          <w:delText xml:space="preserve">The same increase in effort can therefore produce substantial gains for one species and only marginal gains for another </w:delText>
        </w:r>
        <w:r>
          <w:fldChar w:fldCharType="begin"/>
        </w:r>
        <w:r>
          <w:del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delInstrText>
        </w:r>
        <w:r>
          <w:fldChar w:fldCharType="separate"/>
        </w:r>
        <w:r>
          <w:delText xml:space="preserve">(García‐Machado et al., 2024)</w:delText>
        </w:r>
        <w:r>
          <w:fldChar w:fldCharType="end"/>
        </w:r>
        <w:r>
          <w:delText xml:space="preserve">, which gives a quantitative way to judge when additional effort is informative and when it yields diminishing returns.</w:delText>
        </w:r>
      </w:del>
      <w:commentRangeEnd w:id="20"/>
      <w:r>
        <w:rPr>
          <w:rStyle w:val="CommentReference"/>
        </w:rPr>
        <w:commentReference w:id="20"/>
      </w:r>
    </w:p>
    <w:p w14:paraId="6FD6EA5B" w14:textId="77777777" w:rsidR="00634B41" w:rsidRDefault="00634B41" w:rsidP="00DE2E40">
      <w:pPr>
        <w:pStyle w:val="BodyText"/>
      </w:pPr>
    </w:p>
    <w:p w14:paraId="347D7449" w14:textId="183A754F" w:rsidR="00D00D31" w:rsidRDefault="00000000">
      <w:pPr>
        <w:pStyle w:val="BodyText"/>
      </w:pPr>
      <w:r>
        <w:t xml:space="preserve">Acceptable error is context dependent. Studies requiring high-resolution quantitative estimates may justify stricter precision, whereas broad-scale biodiversity screenings may tolerate looser precision and sparser sampling </w:t>
      </w:r>
      <w:r>
        <w:fldChar w:fldCharType="begin"/>
      </w:r>
      <w:r>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fldChar w:fldCharType="separate"/>
      </w:r>
      <w:r>
        <w:rPr>
          <w:noProof/>
        </w:rPr>
        <w:t>(Perkins et al., 2021; Radinger et al., 2019)</w:t>
      </w:r>
      <w:r>
        <w:fldChar w:fldCharType="end"/>
      </w:r>
      <w:r>
        <w:t xml:space="preserve">. Once the required precision and ρ are known (from prior literature, pilot sampling or expert judgement), the fitted log–log model (Eq. 6; Figure 3A; Appendix S1: Figure S5) can be inverted (Eq. 7) to solve for the minimum sampling density </w:t>
      </w:r>
      <w:r>
        <w:rPr>
          <w:i/>
          <w:iCs/>
        </w:rPr>
        <w:t>E</w:t>
      </w:r>
      <w:r>
        <w:t xml:space="preserve"> required to reach a target error, a calculation the planner performs interactively.</w:t>
      </w:r>
    </w:p>
    <w:p w14:paraId="708AC5B8" w14:textId="77777777" w:rsidR="00F87A78" w:rsidRDefault="00F87A78" w:rsidP="00DE2E40">
      <w:pPr>
        <w:pStyle w:val="BodyText"/>
      </w:pPr>
    </w:p>
    <w:p w14:paraId="4BE2D8A1" w14:textId="0BFDE2AE" w:rsidR="00D00D31" w:rsidRDefault="00000000">
      <w:pPr>
        <w:pStyle w:val="BodyText"/>
      </w:pPr>
      <w:r>
        <w:t>Although effort is reported per 10,000 km</w:t>
      </w:r>
      <w:r>
        <w:rPr>
          <w:vertAlign w:val="superscript"/>
        </w:rPr>
        <w:t>2</w:t>
      </w:r>
      <w:r>
        <w:t xml:space="preserve">, what matters most is how far apart samples are relative to the autocorrelation of a species. A sampling effort </w:t>
      </w:r>
      <w:r>
        <w:rPr>
          <w:i/>
        </w:rPr>
        <w:t>E</w:t>
      </w:r>
      <w:r>
        <w:t xml:space="preserve"> places samples roughly </w:t>
      </w:r>
      <w:r>
        <w:sym w:font="Symbol" w:char="F0D6"/>
      </w:r>
      <w:r>
        <w:t>(10,000/</w:t>
      </w:r>
      <w:r>
        <w:rPr>
          <w:i/>
        </w:rPr>
        <w:t>E</w:t>
      </w:r>
      <w:r>
        <w:t>) km apart, so the effort needed for a given target error can equivalently be expressed as the ratio of sample spacing to length-scale (</w:t>
      </w:r>
      <w:r>
        <w:rPr>
          <w:i/>
        </w:rPr>
        <w:t>d</w:t>
      </w:r>
      <w:r>
        <w:t>/</w:t>
      </w:r>
      <w:r>
        <w:rPr>
          <w:i/>
        </w:rPr>
        <w:t>ρ</w:t>
      </w:r>
      <w:r>
        <w:t>). In the 2019 survey (</w:t>
      </w:r>
      <w:r>
        <w:rPr>
          <w:i/>
        </w:rPr>
        <w:t>E</w:t>
      </w:r>
      <w:r>
        <w:t xml:space="preserve"> = 3.6), spacing was about 53 km, giving a </w:t>
      </w:r>
      <w:r>
        <w:rPr>
          <w:i/>
        </w:rPr>
        <w:t>d</w:t>
      </w:r>
      <w:r>
        <w:t>/</w:t>
      </w:r>
      <w:r>
        <w:rPr>
          <w:i/>
        </w:rPr>
        <w:t>ρ</w:t>
      </w:r>
      <w:r>
        <w:t xml:space="preserve"> of roughly 2.4 for the patchiest taxon (</w:t>
      </w:r>
      <w:r>
        <w:rPr>
          <w:i/>
        </w:rPr>
        <w:t>ρ</w:t>
      </w:r>
      <w:r>
        <w:t xml:space="preserve"> = 22 km) and 0.04 for the smoothest (</w:t>
      </w:r>
      <w:r>
        <w:rPr>
          <w:i/>
        </w:rPr>
        <w:t>ρ</w:t>
      </w:r>
      <w:r>
        <w:t xml:space="preserve"> = 1283 km; Table 1). In the first case neighbouring samples are separated by more than two length-scales and share little information, whereas in the second many samples fall within a single length-scale and carry overlapping information, which is why the same effort can be too sparse for one taxon and sufficient for another. Expressing effort relative to length-scale also makes the result easier to carry to domains of different size or to surveys with different numbers of depth strata, although the ratio </w:t>
      </w:r>
      <w:r>
        <w:lastRenderedPageBreak/>
        <w:t xml:space="preserve">is not a single fixed threshold because error depends on </w:t>
      </w:r>
      <w:r>
        <w:rPr>
          <w:i/>
        </w:rPr>
        <w:t>E</w:t>
      </w:r>
      <w:r>
        <w:t xml:space="preserve"> and </w:t>
      </w:r>
      <w:r>
        <w:rPr>
          <w:i/>
        </w:rPr>
        <w:t>ρ</w:t>
      </w:r>
      <w:r>
        <w:t xml:space="preserve"> jointly (Eq. 6), and its transferability beyond the domain and length-scales studied here remains to be tested.</w:t>
      </w:r>
    </w:p>
    <w:p w14:paraId="5A632DC5" w14:textId="77777777" w:rsidR="000533E5" w:rsidRDefault="00000000" w:rsidP="00EF778F">
      <w:pPr>
        <w:pStyle w:val="Heading2"/>
      </w:pPr>
      <w:r>
        <w:t>Case study: agreement with observed data and implications</w:t>
      </w:r>
    </w:p>
    <w:p w14:paraId="589D7699" w14:textId="45F45C3C" w:rsidR="00D00D31" w:rsidRDefault="00000000">
      <w:pPr>
        <w:pStyle w:val="BodyText"/>
      </w:pPr>
      <w:r>
        <w:t xml:space="preserve">In the case study, the error model estimated from the simulations reproduced the structure of the model estimated from the observed data</w:t>
      </w:r>
      <w:commentRangeStart w:id="21"/>
      <w:del w:id="9009" w:author="Claude" w:date="2026-10-05T18:00:00Z">
        <w:r>
          <w:delText xml:space="preserve">, with the intercept (</w:delText>
        </w:r>
        <w:r>
          <w:rPr>
            <w:i/>
          </w:rPr>
          <w:delText xml:space="preserve">ω</w:delText>
        </w:r>
        <w:r>
          <w:delText xml:space="preserve">), the effect of sampling density (</w:delText>
        </w:r>
        <w:r>
          <w:rPr>
            <w:i/>
          </w:rPr>
          <w:delText xml:space="preserve">β</w:delText>
        </w:r>
        <w:r>
          <w:delText xml:space="preserve">), the effect of spatial autocorrelation (</w:delText>
        </w:r>
        <w:r>
          <w:rPr>
            <w:i/>
          </w:rPr>
          <w:delText xml:space="preserve">θ</w:delText>
        </w:r>
        <w:r>
          <w:delText xml:space="preserve">) and their interaction (</w:delText>
        </w:r>
        <w:r>
          <w:rPr>
            <w:i/>
          </w:rPr>
          <w:delText xml:space="preserve">γ</w:delText>
        </w:r>
        <w:r>
          <w:delText xml:space="preserve">) showing consistent directional effects and aligning closely with the 1:1 line (Appendix S1: Figure S1)</w:delText>
        </w:r>
      </w:del>
      <w:commentRangeEnd w:id="21"/>
      <w:r>
        <w:rPr>
          <w:rStyle w:val="CommentReference"/>
        </w:rPr>
        <w:commentReference w:id="21"/>
      </w:r>
      <w:r>
        <w:t xml:space="preserve">. This supports the use of the simulation-derived coefficients for taxa and domains similar to those studied here. Where the observed errors departed from the simulations, notably at intermediate autocorrelation levels, the likely cause is the departure of real eDNA fields from a single stationary length-scale (see Assumptions and limitations of the method).</w:t>
      </w:r>
      <w:commentRangeStart w:id="22"/>
      <w:del w:id="9010" w:author="Claude" w:date="2026-10-05T18:00:00Z">
        <w:r>
          <w:delText xml:space="preserve"> Used with the species-specific length-scales, the planner showed that the 358 samples collected in 2019 met a target error of 0.5 only for the smoothest taxa, with the shortfall growing as the length-scale decreased (Table 1).</w:delText>
        </w:r>
      </w:del>
      <w:commentRangeEnd w:id="22"/>
      <w:r>
        <w:rPr>
          <w:rStyle w:val="CommentReference"/>
        </w:rPr>
        <w:commentReference w:id="22"/>
      </w:r>
    </w:p>
    <w:p w14:paraId="2BDBAAD1" w14:textId="4A833673" w:rsidR="00D00D31" w:rsidRDefault="00000000">
      <w:pPr>
        <w:pStyle w:val="BodyText"/>
      </w:pPr>
      <w:bookmarkStart w:id="19" w:name="OLE_LINK13"/>
      <w:r>
        <w:t>The case study is also the main limit on how far these conclusions can be generalized. It covers 12 fish species from a single region, season (summer 2019), survey and assay, within one domain of about 200,000 km</w:t>
      </w:r>
      <w:r>
        <w:rPr>
          <w:vertAlign w:val="superscript"/>
        </w:rPr>
        <w:t>2</w:t>
      </w:r>
      <w:r>
        <w:t>, and the length-scales reported here describe the eDNA fields of that system, which are shaped by local hydrography as well as by the biology of each species. Agreement between the simulated and observed error models therefore shows that the approach is sound for this assemblage and for domains and taxa like it, not that the coefficients transfer unchanged to other taxa such as invertebrates or marine mammals, to other ecosystems such as estuaries, lakes or the open ocean, or to other seasons and sampling methods. The framework is built to test this directly, because the same workflow can be applied to any dataset using the archived code, the observed and simulated coefficients can be compared as in Appendix S1: Figure S1, and recalibrated coefficients can be entered into the planner.</w:t>
      </w:r>
    </w:p>
    <w:p w14:paraId="749B53C1" w14:textId="77777777" w:rsidR="00BF0925" w:rsidRDefault="00BF0925" w:rsidP="00DE2E40">
      <w:pPr>
        <w:pStyle w:val="BodyText"/>
      </w:pPr>
    </w:p>
    <w:bookmarkEnd w:id="18"/>
    <w:bookmarkEnd w:id="19"/>
    <w:p w14:paraId="4C243B52" w14:textId="77777777" w:rsidR="00A318B1" w:rsidRPr="000D2BF7" w:rsidRDefault="000F7C17" w:rsidP="00EF778F">
      <w:pPr>
        <w:pStyle w:val="Heading2"/>
        <w:rPr>
          <w:i/>
          <w:iCs/>
        </w:rPr>
      </w:pPr>
      <w:r>
        <w:t>Assumptions and limitations of the method</w:t>
      </w:r>
    </w:p>
    <w:p w14:paraId="2534E899" w14:textId="77777777" w:rsidR="00D00D31" w:rsidRDefault="00000000">
      <w:pPr>
        <w:pStyle w:val="BodyText"/>
      </w:pPr>
      <w:r>
        <w:t xml:space="preserve">A first limitation concerns how well </w:t>
      </w:r>
      <w:r>
        <w:rPr>
          <w:i/>
        </w:rPr>
        <w:t>ρ</w:t>
      </w:r>
      <w:r>
        <w:t xml:space="preserve"> itself can be estimated at the sampling effort available in the case study. The 358 samples correspond to </w:t>
      </w:r>
      <w:commentRangeStart w:id="29"/>
      <w:del w:id="9021" w:author="Claude" w:date="2026-10-05T18:00:00Z">
        <w:r>
          <w:delText xml:space="preserve">an average spacing of about 53 km (</w:delText>
        </w:r>
      </w:del>
      <w:r>
        <w:rPr>
          <w:i/>
        </w:rPr>
        <w:t>E</w:t>
      </w:r>
      <w:r>
        <w:t xml:space="preserve"> = 3.6 samples per 10,000 km</w:t>
      </w:r>
      <w:r>
        <w:rPr>
          <w:vertAlign w:val="superscript"/>
        </w:rPr>
        <w:t>2</w:t>
      </w:r>
      <w:r>
        <w:t xml:space="preserve"> per depth layer</w:t>
      </w:r>
      <w:del w:id="9022" w:author="Claude" w:date="2026-10-05T18:00:00Z">
        <w:r>
          <w:delText xml:space="preserve">)</w:delText>
        </w:r>
      </w:del>
      <w:commentRangeEnd w:id="29"/>
      <w:r>
        <w:rPr>
          <w:rStyle w:val="CommentReference"/>
        </w:rPr>
        <w:commentReference w:id="29"/>
      </w:r>
      <w:r>
        <w:t xml:space="preserve">, below the density at which the recovery of </w:t>
      </w:r>
      <w:r>
        <w:rPr>
          <w:i/>
        </w:rPr>
        <w:t>ρ</w:t>
      </w:r>
      <w:r>
        <w:t xml:space="preserve"> stabilized in the simulations (Figure 4A). At this effort, length-scales may be over- or under-estimated at both ends of the range. For very patchy taxa (</w:t>
      </w:r>
      <w:r>
        <w:rPr>
          <w:i/>
        </w:rPr>
        <w:t>ρ</w:t>
      </w:r>
      <w:r>
        <w:t xml:space="preserve"> below roughly 50 to 100 km), spacing is comparable to or greater than the distance over which samples remain correlated, so few sample pairs resolve how quickly correlation decays. For very smooth taxa (</w:t>
      </w:r>
      <w:r>
        <w:rPr>
          <w:i/>
        </w:rPr>
        <w:t>ρ</w:t>
      </w:r>
      <w:r>
        <w:t xml:space="preserve"> above roughly 500 km, including the two taxa whose estimates exceed the 1000 km upper limit of the simulations), the length-scale approaches the extent of the domain and becomes difficult to separate from the depth-specific mean (Figure 4A, C). The shortest and longest length-scales in Table 1 should therefore be read as indicative rather than precise. Because </w:t>
      </w:r>
      <w:r>
        <w:rPr>
          <w:i/>
        </w:rPr>
        <w:t>ρ</w:t>
      </w:r>
      <w:r>
        <w:t xml:space="preserve"> is the main input to the planner, errors in its estimate carry through to the effort the planner returns, and users working with taxa at either extreme may wish to explore a range of plausible length-scales rather than a single value.</w:t>
      </w:r>
    </w:p>
    <w:p w14:paraId="79CBF2CC" w14:textId="5B1123B6" w:rsidR="00D00D31" w:rsidRDefault="00000000">
      <w:pPr>
        <w:pStyle w:val="BodyText"/>
      </w:pPr>
      <w:r>
        <w:t xml:space="preserve">Extrapolating directly from simulations to natural systems also requires caution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 globally smooth covariance function represents poorly </w:t>
      </w:r>
      <w:r>
        <w:fldChar w:fldCharType="begin"/>
      </w:r>
      <w:r>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fldChar w:fldCharType="separate"/>
      </w:r>
      <w:r>
        <w:rPr>
          <w:noProof/>
        </w:rPr>
        <w:t>(Paciorek &amp; Schervish, 2006)</w:t>
      </w:r>
      <w:r>
        <w:fldChar w:fldCharType="end"/>
      </w:r>
      <w:r>
        <w:t xml:space="preserve">. In addition, ecological processes such as migration, schooling, habitat discontinuities or patchy prey fields can also generate multi-scale patterns that depart from a single characteristic length-scale </w:t>
      </w:r>
      <w:r>
        <w:fldChar w:fldCharType="begin"/>
      </w:r>
      <w:r>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fldChar w:fldCharType="separate"/>
      </w:r>
      <w:r>
        <w:rPr>
          <w:noProof/>
        </w:rPr>
        <w:t>(Wagner &amp; Fortin, 2005)</w:t>
      </w:r>
      <w:r>
        <w:fldChar w:fldCharType="end"/>
      </w:r>
      <w:r>
        <w:t xml:space="preserve">, and may help explain the elevated prediction error at intermediate autocorrelation levels in the empirical data, where such complexity is not represented </w:t>
      </w:r>
      <w:r>
        <w:lastRenderedPageBreak/>
        <w:t xml:space="preserve">in the simulations. Lastly, observation error in eDNA data is unlikely to be purely Gaussian, arising from PCR bias, compositional constraints, incomplete calibration and heterogeneity in filtration or extraction efficiency </w:t>
      </w:r>
      <w:r>
        <w:fldChar w:fldCharType="begin"/>
      </w:r>
      <w:r>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fldChar w:fldCharType="separate"/>
      </w:r>
      <w:r>
        <w:rPr>
          <w:noProof/>
        </w:rPr>
        <w:t>(Bessey et al., 2020; Gloor et al., 2017; Kelly et al., 2019; Shaffer et al., 2025)</w:t>
      </w:r>
      <w:r>
        <w:fldChar w:fldCharType="end"/>
      </w:r>
      <w:r>
        <w:t xml:space="preserve">, but the modelling framework used here accounts for these sources </w:t>
      </w:r>
      <w:r>
        <w:fldChar w:fldCharType="begin"/>
      </w:r>
      <w:r>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so they are unlikely to bias the results presented here.</w:t>
      </w:r>
    </w:p>
    <w:p w14:paraId="202E6550" w14:textId="0778A86A" w:rsidR="00D00D31" w:rsidRDefault="00000000">
      <w:pPr>
        <w:pStyle w:val="BodyText"/>
      </w:pPr>
      <w:r>
        <w:t xml:space="preserve">Furthermore, the simulation assumes a stationary GP with fixed amplitude and noise and a single length-scale across depths, whereas real eDNA fields may have variable variance structure</w:t>
      </w:r>
      <w:commentRangeStart w:id="30"/>
      <w:del w:id="9023" w:author="Claude" w:date="2026-10-05T18:00:00Z">
        <w:r>
          <w:delText xml:space="preserve">, multiple characteristic scales,</w:delText>
        </w:r>
      </w:del>
      <w:commentRangeEnd w:id="30"/>
      <w:r>
        <w:rPr>
          <w:rStyle w:val="CommentReference"/>
        </w:rPr>
        <w:commentReference w:id="30"/>
      </w:r>
      <w:r>
        <w:t xml:space="preserve">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Our prediction error (</w:t>
      </w:r>
      <w:r>
        <w:rPr>
          <w:i/>
        </w:rPr>
        <w:t>ε</w:t>
      </w:r>
      <w:r>
        <w:rPr>
          <w:vertAlign w:val="subscript"/>
        </w:rPr>
        <w:t>sim</w:t>
      </w:r>
      <w:r>
        <w:t>) is also computed against a "complete" prediction from a 4,000-point subset (Z) rather than the full grid, a limitation most visible in the secondary thinning comparison, where the reference field is constrained to N = 358 samples, making prediction error higher and more stochastic.</w:t>
      </w:r>
    </w:p>
    <w:p w14:paraId="2EF16270" w14:textId="12BE57C9" w:rsidR="00D00D31" w:rsidRDefault="00000000">
      <w:pPr>
        <w:pStyle w:val="BodyText"/>
      </w:pPr>
      <w:r>
        <w:t xml:space="preserve">Intrinsically, eDNA integrates ecological information through space and time via transport and decay </w:t>
      </w:r>
      <w:r>
        <w:fldChar w:fldCharType="begin"/>
      </w:r>
      <w:r>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fldChar w:fldCharType="separate"/>
      </w:r>
      <w:r>
        <w:t>(Brandão‐Dias et al., 2023; Fukaya et al., 2021)</w:t>
      </w:r>
      <w:r>
        <w:fldChar w:fldCharType="end"/>
      </w:r>
      <w:r>
        <w:t xml:space="preserve">, so even where organisms are locally patchy the observed eDNA field may be smoother than the organism field, depending on hydrodynamic conditions and degradation rates. Such integration is embedded within the inferred length-scale, so </w:t>
      </w:r>
      <w:r>
        <w:rPr>
          <w:i/>
          <w:iCs/>
          <w:lang w:val="el-GR"/>
        </w:rPr>
        <w:t>ρ</w:t>
      </w:r>
      <w:r>
        <w:t xml:space="preserve"> should be interpreted as an effective length-scale of the observed eDNA field rather than a purely ecological niche parameter </w:t>
      </w:r>
      <w:r>
        <w:fldChar w:fldCharType="begin"/>
      </w:r>
      <w:r>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fldChar w:fldCharType="separate"/>
      </w:r>
      <w:r>
        <w:rPr>
          <w:noProof/>
        </w:rPr>
        <w:t>(Jo et al., 2025)</w:t>
      </w:r>
      <w:r>
        <w:fldChar w:fldCharType="end"/>
      </w:r>
      <w:r>
        <w:t xml:space="preserve">. Integrating eDNA observations with independent abundance data (trawl, acoustics) would help separate these contributions, enabling clearer ecological interpretation of </w:t>
      </w:r>
      <w:r>
        <w:rPr>
          <w:i/>
          <w:iCs/>
          <w:lang w:val="el-GR"/>
        </w:rPr>
        <w:t>ρ</w:t>
      </w:r>
      <w:r>
        <w:t xml:space="preserve"> and improving the transferability of sampling-effort recommendations </w:t>
      </w:r>
      <w:r>
        <w:fldChar w:fldCharType="begin"/>
      </w:r>
      <w:r>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w:t>
      </w:r>
    </w:p>
    <w:p w14:paraId="7D5A3B40" w14:textId="7D8A7EFC" w:rsidR="00D00D31" w:rsidRDefault="00000000">
      <w:pPr>
        <w:pStyle w:val="BodyText"/>
      </w:pPr>
      <w:bookmarkStart w:id="20" w:name="OLE_LINK3"/>
      <w:commentRangeStart w:id="31"/>
      <w:del w:id="9024" w:author="Claude" w:date="2026-10-05T18:00:00Z">
        <w:r>
          <w:delText xml:space="preserve">Spatial scale also sets an important boundary on the applicability of these results. The relationships identified here should be interpreted relative to the extent and resolution of the study domain rather </w:delText>
        </w:r>
        <w:r>
          <w:delText xml:space="preserve">than as fixed thresholds transferable across all systems. </w:delText>
        </w:r>
      </w:del>
      <w:commentRangeEnd w:id="31"/>
      <w:r>
        <w:rPr>
          <w:rStyle w:val="CommentReference"/>
        </w:rPr>
        <w:commentReference w:id="31"/>
      </w:r>
      <w:r>
        <w:t xml:space="preserve">In a small domain, the autocorrelation scale of the observed eDNA field may exceed the survey extent, making the field appear nearly uniform and the depth-specific mean (</w:t>
      </w:r>
      <w:r>
        <w:rPr>
          <w:i/>
        </w:rPr>
        <w:t>μ</w:t>
      </w:r>
      <w:r>
        <w:rPr>
          <w:i/>
          <w:vertAlign w:val="subscript"/>
        </w:rPr>
        <w:t>d</w:t>
      </w:r>
      <w:r>
        <w:t xml:space="preserve">) difficult to estimate independently of the spatial process </w:t>
      </w:r>
      <w:r>
        <w:fldChar w:fldCharType="begin"/>
      </w:r>
      <w:r>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fldChar w:fldCharType="separate"/>
      </w:r>
      <w:r>
        <w:rPr>
          <w:noProof/>
        </w:rPr>
        <w:t>(Paciorek, 2010; Redfern et al., 2006)</w:t>
      </w:r>
      <w:r>
        <w:fldChar w:fldCharType="end"/>
      </w:r>
      <w:r>
        <w:t>.</w:t>
      </w:r>
    </w:p>
    <w:p w14:paraId="4B0D4D11" w14:textId="77777777" w:rsidR="008540C6" w:rsidRDefault="008540C6" w:rsidP="00DE2E40">
      <w:pPr>
        <w:pStyle w:val="BodyText"/>
      </w:pPr>
    </w:p>
    <w:p w14:paraId="2CE730D7" w14:textId="77777777" w:rsidR="00BD1D03" w:rsidRDefault="00000000" w:rsidP="000545D1">
      <w:pPr>
        <w:pStyle w:val="Heading1"/>
        <w:spacing w:before="0" w:after="0" w:line="480" w:lineRule="auto"/>
      </w:pPr>
      <w:r>
        <w:t>Perspectives and applications</w:t>
      </w:r>
    </w:p>
    <w:p w14:paraId="099FFAEB" w14:textId="63D5453C" w:rsidR="00D00D31" w:rsidRDefault="00000000">
      <w:pPr>
        <w:pStyle w:val="BodyText"/>
      </w:pPr>
      <w:r>
        <w:t xml:space="preserve">The eDNA Survey Planner turns a single estimable quantity, the spatial autocorrelation of the target taxon, into a transparent calculation that can be run before a vessel leaves port. It </w:t>
      </w:r>
      <w:commentRangeStart w:id="23"/>
      <w:del w:id="9011" w:author="Claude" w:date="2026-10-05T18:00:00Z">
        <w:r>
          <w:delText xml:space="preserve">needs only a prior estimate of </w:delText>
        </w:r>
        <w:r>
          <w:rPr>
            <w:i/>
          </w:rPr>
          <w:delText xml:space="preserve">ρ</w:delText>
        </w:r>
        <w:r>
          <w:delText xml:space="preserve"> and a target error, runs offline in a web browser and uploads no data, so it is</w:delText>
        </w:r>
      </w:del>
      <w:ins w:id="9012" w:author="Claude" w:date="2026-10-05T18:00:00Z">
        <w:r>
          <w:rPr>
            <w:i/>
          </w:rPr>
          <w:t xml:space="preserve">is</w:t>
        </w:r>
      </w:ins>
      <w:commentRangeEnd w:id="23"/>
      <w:r>
        <w:rPr>
          <w:rStyle w:val="CommentReference"/>
        </w:rPr>
        <w:commentReference w:id="23"/>
      </w:r>
      <w:r>
        <w:t xml:space="preserve"> accessible to the people who allocate ship time and not only to those who fit geostatistical models.</w:t>
      </w:r>
      <w:commentRangeStart w:id="24"/>
      <w:del w:id="9013" w:author="Claude" w:date="2026-10-05T18:00:00Z">
        <w:r>
          <w:delText xml:space="preserve"> It can be used in either direction, converting a target error into the sampling density a survey needs, or converting a fixed sample budget into the area that can be covered at that error.</w:delText>
        </w:r>
      </w:del>
      <w:commentRangeEnd w:id="24"/>
      <w:r>
        <w:rPr>
          <w:rStyle w:val="CommentReference"/>
        </w:rPr>
        <w:commentReference w:id="24"/>
      </w:r>
      <w:r>
        <w:t xml:space="preserve"> Because the same relationship can be applied to an existing design, the planner also supports retrospective use, as in the case study, where it showed how far a completed survey met a stated precision for each taxon.</w:t>
      </w:r>
    </w:p>
    <w:p w14:paraId="5969B5CD" w14:textId="71C9D3B4" w:rsidR="00D00D31" w:rsidRDefault="00000000">
      <w:pPr>
        <w:pStyle w:val="BodyText"/>
      </w:pPr>
      <w:r>
        <w:t xml:space="preserve">Three applications follow. For data collection, the planner lets survey teams state their assumptions about spatial structure and precision at the proposal stage and compare designs for taxa with different length-scales. For monitoring and management, it can be used to evaluate whether existing programs are matched to the objectives they are meant to serve, and to anticipate how effort may need to change if new target taxa are added. For policy, it offers a transparent and reproducible way to justify the sampling effort written into monitoring plans, survey proposals and funding requests</w:t>
      </w:r>
      <w:commentRangeStart w:id="25"/>
      <w:del w:id="9014" w:author="Claude" w:date="2026-10-05T18:00:00Z">
        <w:r>
          <w:delText xml:space="preserve">, because the length-scale, target error and calibration behind that effort can be stated openly and revisited as new data accumulate. Where eDNA is being considered for </w:delText>
        </w:r>
        <w:r>
          <w:delText xml:space="preserve">conservation or regulatory reporting, this documentation could help agencies and reviewers judge whether a survey was designed to resolve the taxa and the patchiness that matter for the decision</w:delText>
        </w:r>
      </w:del>
      <w:commentRangeEnd w:id="25"/>
      <w:r>
        <w:rPr>
          <w:rStyle w:val="CommentReference"/>
        </w:rPr>
        <w:commentReference w:id="25"/>
      </w:r>
      <w:r>
        <w:t xml:space="preserve">.</w:t>
      </w:r>
    </w:p>
    <w:p w14:paraId="50BCFE02" w14:textId="77777777" w:rsidR="00347549" w:rsidRDefault="00347549">
      <w:pPr>
        <w:pStyle w:val="BodyText"/>
      </w:pPr>
    </w:p>
    <w:p w14:paraId="0ED1E562" w14:textId="408F33A4" w:rsidR="00107E75" w:rsidRDefault="00000000">
      <w:pPr>
        <w:pStyle w:val="BodyText"/>
      </w:pPr>
      <w:r>
        <w:t xml:space="preserve">The value of the planner depends on what a survey is meant to deliver. For stock assessment</w:t>
      </w:r>
      <w:commentRangeStart w:id="26"/>
      <w:del w:id="9015" w:author="Claude" w:date="2026-10-05T18:00:00Z">
        <w:r>
          <w:delText xml:space="preserve"> the key output is usually an aggregate abundance or biomass index, to which spatial structure contributes mainly through the precision of that index </w:delText>
        </w:r>
        <w:r>
          <w:fldChar w:fldCharType="begin"/>
        </w:r>
        <w:r>
          <w:delInstrText xml:space="preserve"> ADDIN ZOTERO_ITEM CSL_CITATION {"citationID":"KcBEKanD","properties":{"unsorted":false,"formattedCitation":"(Thorson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delInstrText>
        </w:r>
        <w:r>
          <w:fldChar w:fldCharType="separate"/>
        </w:r>
        <w:r>
          <w:rPr>
            <w:noProof/>
          </w:rPr>
          <w:delText xml:space="preserve">(Thorson et al., 2015)</w:delText>
        </w:r>
        <w:r>
          <w:fldChar w:fldCharType="end"/>
        </w:r>
        <w:r>
          <w:delText xml:space="preserve">, and</w:delText>
        </w:r>
      </w:del>
      <w:ins w:id="9016" w:author="Claude" w:date="2026-10-05T18:00:00Z">
        <w:r>
          <w:rPr>
            <w:noProof/>
          </w:rPr>
          <w:t xml:space="preserve">,</w:t>
        </w:r>
      </w:ins>
      <w:commentRangeEnd w:id="26"/>
      <w:r>
        <w:rPr>
          <w:rStyle w:val="CommentReference"/>
        </w:rPr>
        <w:commentReference w:id="26"/>
      </w:r>
      <w:r>
        <w:t xml:space="preserve"> an eDNA-derived abundance index was incorporated for the first time in the 2025 U.S.-Canada Pacific hake assessment </w:t>
      </w:r>
      <w:r>
        <w:fldChar w:fldCharType="begin"/>
      </w:r>
      <w:r>
        <w:instrText xml:space="preserve"> ADDIN ZOTERO_ITEM CSL_CITATION {"citationID":"0F0rPZkc","properties":{"unsorted":false,"formattedCitation":"(Guri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xml:space="preserve">. The planner’s error metric, which measures how well a whole field is reconstructed, is not the same as the uncertainty of an area-integrated total, so it should not be read as a direct measure of assessment precision. It applies directly where the spatial field itself is the product</w:t>
      </w:r>
      <w:commentRangeStart w:id="27"/>
      <w:del w:id="9017" w:author="Claude" w:date="2026-10-05T18:00:00Z">
        <w:r>
          <w:delText xml:space="preserve">, as in distribution maps, range shifts, protected areas, bycatch avoidance and multispecies management </w:delText>
        </w:r>
        <w:r>
          <w:fldChar w:fldCharType="begin"/>
        </w:r>
        <w:r>
          <w:delInstrText xml:space="preserve"> ADDIN ZOTERO_ITEM CSL_CITATION {"citationID":"HFuep88V","properties":{"unsorted":false,"formattedCitation":"(Pickens et al., 2021)","plainCitation":"(Pickens et al., 2021)","noteIndex":0},"citationItems":[{"id":100001,"uris":["http://zotero.org/users/9456007/items/LYGUPYHQ"],"itemData":{"id":100001,"type":"article-journal","container-title":"PLOS ONE","DOI":"10.1371/journal.pone.0251818","title":"A systematic review of spatial habitat associations and modeling of marine fish distribution: A guide to predictors, methods, and knowledge gaps","author":[{"family":"Pickens","given":"Bradley A."},{"family":"Carroll","given":"Rachel"},{"family":"Schirripa","given":"Michael J."},{"family":"Forrestal","given":"Francesca"},{"family":"Friedland","given":"Kevin D."},{"family":"Taylor","given":"J. Christopher"},{"family":"MacKenzie","given":"Brian R."}],"issued":{"date-parts":[[2021]]},"volume":"16","issue":"5","page":"e0251818"}}],"schema":"https://github.com/citation-style-language/schema/raw/master/csl-citation.json"} </w:delInstrText>
        </w:r>
        <w:r>
          <w:fldChar w:fldCharType="separate"/>
        </w:r>
        <w:r>
          <w:rPr>
            <w:noProof/>
          </w:rPr>
          <w:delText xml:space="preserve">(Pickens et al., 2021)</w:delText>
        </w:r>
        <w:r>
          <w:fldChar w:fldCharType="end"/>
        </w:r>
      </w:del>
      <w:commentRangeEnd w:id="27"/>
      <w:r>
        <w:rPr>
          <w:rStyle w:val="CommentReference"/>
        </w:rPr>
        <w:commentReference w:id="27"/>
      </w:r>
      <w:r>
        <w:t xml:space="preserve">.</w:t>
      </w:r>
      <w:commentRangeStart w:id="28"/>
      <w:del w:id="9018" w:author="Claude" w:date="2026-10-05T18:00:00Z">
        <w:r>
          <w:delText xml:space="preserve"> In these cases sampling density is often the bottleneck, because conventional surveys are costly and cover space sparsely </w:delText>
        </w:r>
        <w:r>
          <w:fldChar w:fldCharType="begin"/>
        </w:r>
        <w:r>
          <w:delInstrText xml:space="preserve"> ADDIN ZOTERO_ITEM CSL_CITATION {"citationID":"xcA3iMwy","properties":{"unsorted":false,"formattedCitation":"(Rufener et al., 2021; Vilas et al., 2025)","plainCitation":"(Rufener et al., 2021; Vilas et al., 2025)","noteIndex":0},"citationItems":[{"id":100002,"uris":["http://zotero.org/users/9456007/items/RZD5K2MA"],"itemData":{"id":100002,"type":"article-journal","container-title":"Ecological Applications","DOI":"10.1002/eap.2453","title":"Bridging the gap between commercial fisheries and survey data to model the spatiotemporal dynamics of marine species","author":[{"family":"Rufener","given":"Marie-Christine"},{"family":"Kristensen","given":"Kasper"},{"family":"Nielsen","given":"J. Rasmus"},{"family":"Bastardie","given":"Francois"}],"issued":{"date-parts":[[2021]]},"volume":"31","issue":"8","page":"e2453"}},{"id":100003,"uris":["http://zotero.org/users/9456007/items/I7BTUG9L"],"itemData":{"id":100003,"type":"article-journal","container-title":"ICES Journal of Marine Science","DOI":"10.1093/icesjms/fsae158","title":"Optimized stratified random surveys best estimate multispecies abundance in a rapidly changing ecosystem","author":[{"family":"Vilas","given":"Daniel"},{"family":"Barnett","given":"Lewis A K"},{"family":"Punt","given":"André E"},{"family":"Oyafuso","given":"Zack S"},{"family":"DeFilippo","given":"Lukas B"},{"family":"Siple","given":"Margaret C"},{"family":"Zacher","given":"Leah S"},{"family":"Kotwicki","given":"Stan"},{"family":"Godo","given":"Olav Rune"}],"issued":{"date-parts":[[2025]]},"volume":"82","issue":"6","page":"fsae158"}}],"schema":"https://github.com/citation-style-language/schema/raw/master/csl-citation.json"} </w:delInstrText>
        </w:r>
        <w:r>
          <w:fldChar w:fldCharType="separate"/>
        </w:r>
        <w:r>
          <w:rPr>
            <w:noProof/>
          </w:rPr>
          <w:delText xml:space="preserve">(Rufener et al., 2021; Vilas et al., 2025)</w:delText>
        </w:r>
        <w:r>
          <w:fldChar w:fldCharType="end"/>
        </w:r>
        <w:r>
          <w:delText xml:space="preserve">, whereas eDNA tends to lower the cost and effort of sampling </w:delText>
        </w:r>
        <w:r>
          <w:fldChar w:fldCharType="begin"/>
        </w:r>
        <w:r>
          <w:delInstrText xml:space="preserve"> ADDIN ZOTERO_ITEM CSL_CITATION {"citationID":"As0RqDlR","properties":{"unsorted":false,"formattedCitation":"(Iacaruso et al., 2025)","plainCitation":"(Iacaruso et al., 2025)","noteIndex":0},"citationItems":[{"id":100004,"uris":["http://zotero.org/users/9456007/items/NNKHM2GI"],"itemData":{"id":100004,"type":"article-journal","container-title":"Ecography","DOI":"10.1002/ecog.07952","title":"A systematic review evaluating the performance of eDNA methods relative to conventional methods for biodiversity monitoring","author":[{"family":"Iacaruso","given":"Nicholas J."},{"family":"Reves","given":"Olivia P."},{"family":"Merkelz","given":"Sara J."},{"family":"Waldrep","given":"Cassidy L."},{"family":"Davis","given":"Mark A."}],"issued":{"date-parts":[[2025]]},"page":"e07952"}}],"schema":"https://github.com/citation-style-language/schema/raw/master/csl-citation.json"} </w:delInstrText>
        </w:r>
        <w:r>
          <w:fldChar w:fldCharType="separate"/>
        </w:r>
        <w:r>
          <w:rPr>
            <w:noProof/>
          </w:rPr>
          <w:delText xml:space="preserve">(Iacaruso et al., 2025)</w:delText>
        </w:r>
        <w:r>
          <w:fldChar w:fldCharType="end"/>
        </w:r>
        <w:r>
          <w:delText xml:space="preserve"> and can therefore add many more sampling points.</w:delText>
        </w:r>
      </w:del>
      <w:r>
        <w:t xml:space="preserve"> </w:t>
      </w:r>
      <w:del w:id="9019" w:author="Claude" w:date="2026-10-05T18:00:00Z">
        <w:r>
          <w:delText xml:space="preserve">It</w:delText>
        </w:r>
      </w:del>
      <w:ins w:id="9020" w:author="Claude" w:date="2026-10-05T18:00:00Z">
        <w:r>
          <w:t xml:space="preserve">eDNA sampling</w:t>
        </w:r>
      </w:ins>
      <w:commentRangeEnd w:id="28"/>
      <w:r>
        <w:rPr>
          <w:rStyle w:val="CommentReference"/>
        </w:rPr>
        <w:commentReference w:id="28"/>
      </w:r>
      <w:r>
        <w:t xml:space="preserve"> is best seen as complementing conventional gear </w:t>
      </w:r>
      <w:r>
        <w:fldChar w:fldCharType="begin"/>
      </w:r>
      <w:r>
        <w:instrText xml:space="preserve"> ADDIN ZOTERO_ITEM CSL_CITATION {"citationID":"tQxiDX3p","properties":{"unsorted":false,"formattedCitation":"(Guri et al., 2024; Lacoursière-Roussel et al., 2016; Salter et al., 2026)","plainCitation":"(Guri et al., 2024; Lacoursière-Roussel et al., 2016; Salter et al., 2026)","noteIndex":0},"citationItems":[{"id":619,"uris":["http://zotero.org/users/9456007/items/HEWRJKJD"],"itemData":{"id":619,"type":"article-journal","abstract":"Abstract\n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Stewart"}],"issued":{"date-parts":[["2024",8,7]]}}},{"id":100005,"uris":["http://zotero.org/users/9456007/items/29E8JSRF"],"itemData":{"id":100005,"type":"article-journal","container-title":"Journal of Applied Ecology","DOI":"10.1111/1365-2664.12598","title":"Quantifying relative fish abundance with eDNA: a promising tool for fisheries management","author":[{"family":"Lacoursière-Roussel","given":"Anaïs"},{"family":"Côté","given":"Guillaume"},{"family":"Leclerc","given":"Véronique"},{"family":"Bernatchez","given":"Louis"}],"issued":{"date-parts":[[2016]]},"volume":"53","issue":"4","page":"1148-1157"}},{"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fldChar w:fldCharType="separate"/>
      </w:r>
      <w:r>
        <w:rPr>
          <w:noProof/>
        </w:rPr>
        <w:t>(Guri et al., 2024; Lacoursière-Roussel et al., 2016; Salter et al., 2026)</w:t>
      </w:r>
      <w:r>
        <w:fldChar w:fldCharType="end"/>
      </w:r>
      <w:r>
        <w:t xml:space="preserve"> rather than replacing it </w:t>
      </w:r>
      <w:r>
        <w:fldChar w:fldCharType="begin"/>
      </w:r>
      <w:r>
        <w:instrText xml:space="preserve"> ADDIN ZOTERO_ITEM CSL_CITATION {"citationID":"CNycLapi","properties":{"unsorted":false,"formattedCitation":"(Hansen et al., 2018; Ramírez-Amaro et al., 2022)","plainCitation":"(Hansen et al., 2018; Ramírez-Amaro et al., 2022)","noteIndex":0},"citationItems":[{"id":100006,"uris":["http://zotero.org/users/9456007/items/VS7K6965"],"itemData":{"id":100006,"type":"article-journal","container-title":"Fish and Fisheries","DOI":"10.1111/faf.12286","title":"The sceptical optimist: challenges and perspectives for the application of environmental DNA in marine fisheries","author":[{"family":"Hansen","given":"Brian Klitgaard"},{"family":"Bekkevold","given":"Dorte"},{"family":"Clausen","given":"Lotte Worsøe"},{"family":"Nielsen","given":"Einar Eg"}],"issued":{"date-parts":[[2018]]},"volume":"19","issue":"5","page":"751-768"}},{"id":100007,"uris":["http://zotero.org/users/9456007/items/WGATSVRQ"],"itemData":{"id":100007,"type":"article-journal","container-title":"Frontiers in Marine Science","DOI":"10.3389/fmars.2022.1004674","title":"Environmental DNA: State-of-the-art of its application for fisheries assessment in marine environments","author":[{"family":"Ramírez-Amaro","given":"Sergio"},{"family":"Bassitta","given":"Marta"},{"family":"Picornell","given":"Antònia"},{"family":"Ramon","given":"Cori"},{"family":"Terrasa","given":"Bàrbara"}],"issued":{"date-parts":[[2022]]},"volume":"9","page":"1004674"}}],"schema":"https://github.com/citation-style-language/schema/raw/master/csl-citation.json"} </w:instrText>
      </w:r>
      <w:r>
        <w:fldChar w:fldCharType="separate"/>
      </w:r>
      <w:r>
        <w:rPr>
          <w:noProof/>
        </w:rPr>
        <w:t>(Hansen et al., 2018; Ramírez-Amaro et al., 2022)</w:t>
      </w:r>
      <w:r>
        <w:fldChar w:fldCharType="end"/>
      </w:r>
      <w:r>
        <w:t xml:space="preserve">. </w:t>
      </w:r>
    </w:p>
    <w:p w14:paraId="25599D85" w14:textId="77777777" w:rsidR="00107E75" w:rsidRDefault="00000000">
      <w:pPr>
        <w:pStyle w:val="BodyText"/>
      </w:pPr>
      <w:r>
        <w:t xml:space="preserve">For monitoring and management, which are required for marine protected areas and other regulated places, increasing sampling effort shortened the time needed to detect change </w:t>
      </w:r>
      <w:r>
        <w:fldChar w:fldCharType="begin"/>
      </w:r>
      <w:r>
        <w:instrText xml:space="preserve"> ADDIN ZOTERO_ITEM CSL_CITATION {"citationID":"PLu2Gk1o","properties":{"unsorted":false,"formattedCitation":"(Perkins et al., 2021)","plainCitation":"(Perkins et al., 2021)","noteIndex":0},"citationItems":[{"id":4746,"uris":["http://zotero.org/users/9456007/items/UF9JLPLR"],"itemData":{"id":4746,"type":"article-journal","abstract":"Abstract\n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G."}],"issued":{"date-parts":[["2021",1]]}}}],"schema":"https://github.com/citation-style-language/schema/raw/master/csl-citation.json"} </w:instrText>
      </w:r>
      <w:r>
        <w:fldChar w:fldCharType="separate"/>
      </w:r>
      <w:r>
        <w:rPr>
          <w:noProof/>
        </w:rPr>
        <w:t>(Perkins et al., 2021)</w:t>
      </w:r>
      <w:r>
        <w:fldChar w:fldCharType="end"/>
      </w:r>
      <w:r>
        <w:t xml:space="preserve">. Because the planner converts a target error and length-scale into a sampling density, it can be used to size baseline surveys and before-after-control designs, for which eDNA has already been used to quantify discrete interventions such as culvert removals under environmental-impact requirements </w:t>
      </w:r>
      <w:r>
        <w:fldChar w:fldCharType="begin"/>
      </w:r>
      <w:r>
        <w:instrText xml:space="preserve"> ADDIN ZOTERO_ITEM CSL_CITATION {"citationID":"ApccFt0M","properties":{"unsorted":false,"formattedCitation":"(Allan et al., 2023)","plainCitation":"(Allan et al., 2023)","noteIndex":0},"citationItems":[{"id":100010,"uris":["http://zotero.org/users/9456007/items/VBUZ6P55"],"itemData":{"id":100010,"type":"article-journal","container-title":"Ecological Applications","DOI":"10.1002/eap.2914","title":"Quantifying impacts of an environmental intervention using environmental DNA","author":[{"family":"Allan","given":"Elizabeth Andruszkiewicz"},{"family":"Kelly","given":"Ryan P."},{"family":"D'Agnese","given":"Erin R."},{"family":"Garber-Yonts","given":"Maya N."},{"family":"Shaffer","given":"Megan R."},{"family":"Gold","given":"Zachary J."},{"family":"Shelton","given":"Andrew Olaf"}],"issued":{"date-parts":[[2023]]},"volume":"33","issue":"8","page":"e2914"}}],"schema":"https://github.com/citation-style-language/schema/raw/master/csl-citation.json"} </w:instrText>
      </w:r>
      <w:r>
        <w:fldChar w:fldCharType="separate"/>
      </w:r>
      <w:r>
        <w:rPr>
          <w:noProof/>
        </w:rPr>
        <w:t>(Allan et al., 2023)</w:t>
      </w:r>
      <w:r>
        <w:fldChar w:fldCharType="end"/>
      </w:r>
      <w:r>
        <w:t>.</w:t>
      </w:r>
    </w:p>
    <w:p w14:paraId="79FCC4A4" w14:textId="77777777" w:rsidR="00107E75" w:rsidRDefault="00000000">
      <w:pPr>
        <w:pStyle w:val="BodyText"/>
      </w:pPr>
      <w:r>
        <w:lastRenderedPageBreak/>
        <w:t xml:space="preserve">For programs under budget pressure or environmental change, the planner can evaluate adaptations before they are made. Survey time series can be disrupted when areas are closed for conservation or energy development, when stocks move beyond historical survey areas, or when funding, vessels or weather constrain data collection </w:t>
      </w:r>
      <w:r>
        <w:fldChar w:fldCharType="begin"/>
      </w:r>
      <w:r>
        <w:instrText xml:space="preserve"> ADDIN ZOTERO_ITEM CSL_CITATION {"citationID":"QeI72fjy","properties":{"unsorted":false,"formattedCitation":"(Guri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 xml:space="preserve">, and managers increasingly must decide where effort can be reduced without degrading data quality </w:t>
      </w:r>
      <w:r>
        <w:fldChar w:fldCharType="begin"/>
      </w:r>
      <w:r>
        <w:instrText xml:space="preserve"> ADDIN ZOTERO_ITEM CSL_CITATION {"citationID":"K8x6Mjh9","properties":{"unsorted":false,"formattedCitation":"(DeFilippo et al., 2023)","plainCitation":"(DeFilippo et al., 2023)","noteIndex":0},"citationItems":[{"id":100011,"uris":["http://zotero.org/users/9456007/items/FQWVGTWG"],"itemData":{"id":100011,"type":"article-journal","container-title":"Frontiers in Marine Science","DOI":"10.3389/fmars.2023.1219283","title":"Evaluating the impacts of reduced sampling density in a systematic fisheries-independent survey design","author":[{"family":"DeFilippo","given":"Lukas"},{"family":"Kotwicki","given":"Stan"},{"family":"Barnett","given":"Lewis"},{"family":"Richar","given":"Jon"},{"family":"Litzow","given":"Michael A."},{"family":"Stockhausen","given":"William T."},{"family":"Palof","given":"Katie"}],"issued":{"date-parts":[[2023]]},"volume":"10","page":"1219283"}}],"schema":"https://github.com/citation-style-language/schema/raw/master/csl-citation.json"} </w:instrText>
      </w:r>
      <w:r>
        <w:fldChar w:fldCharType="separate"/>
      </w:r>
      <w:r>
        <w:rPr>
          <w:noProof/>
        </w:rPr>
        <w:t>(DeFilippo et al., 2023)</w:t>
      </w:r>
      <w:r>
        <w:fldChar w:fldCharType="end"/>
      </w:r>
      <w:r>
        <w:t xml:space="preserve">. Spatial autocorrelation has been used in this way to evaluate station spacing around planned offshore wind lease areas, where most commercial species were correlated over distances well beyond the dimensions of the leases </w:t>
      </w:r>
      <w:r>
        <w:fldChar w:fldCharType="begin"/>
      </w:r>
      <w:r>
        <w:instrText xml:space="preserve"> ADDIN ZOTERO_ITEM CSL_CITATION {"citationID":"XXgCkZm8","properties":{"unsorted":false,"formattedCitation":"(Friedland et al., 2025)","plainCitation":"(Friedland et al., 2025)","noteIndex":0},"citationItems":[{"id":100012,"uris":["http://zotero.org/users/9456007/items/VBIU6NEM"],"itemData":{"id":100012,"type":"article-journal","container-title":"ICES Journal of Marine Science","DOI":"10.1093/icesjms/fsad167","title":"The spatial correlation between trawl surveys and planned wind energy infrastructure on the US Northeast Continental Shelf","author":[{"family":"Friedland","given":"K D"},{"family":"Boucher","given":"J M"},{"family":"Jones","given":"A W"},{"family":"Methratta","given":"E T"},{"family":"Morse","given":"R E"},{"family":"Foley","given":"C"},{"family":"Rago","given":"P J"},{"family":"Degraer","given":"Steven"}],"issued":{"date-parts":[[2025]]},"volume":"82","issue":"3","page":"fsad167"}}],"schema":"https://github.com/citation-style-language/schema/raw/master/csl-citation.json"} </w:instrText>
      </w:r>
      <w:r>
        <w:fldChar w:fldCharType="separate"/>
      </w:r>
      <w:r>
        <w:rPr>
          <w:noProof/>
        </w:rPr>
        <w:t>(Friedland et al., 2025)</w:t>
      </w:r>
      <w:r>
        <w:fldChar w:fldCharType="end"/>
      </w:r>
      <w:r>
        <w:t xml:space="preserve">. Coupling molecular tools with conventional surveys can add flexibility and resilience </w:t>
      </w:r>
      <w:r>
        <w:fldChar w:fldCharType="begin"/>
      </w:r>
      <w:r>
        <w:instrText xml:space="preserve"> ADDIN ZOTERO_ITEM CSL_CITATION {"citationID":"wBACpRrj","properties":{"unsorted":false,"formattedCitation":"(Guri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 xml:space="preserve">, and the planner can specify how much eDNA sampling maintains a given precision where conventional gear can no longer be deployed. Because it returns a number of samples, it can also be combined with per-sample costs to produce a budget; analyzing ten eDNA samples cost roughly €5,000 in one global survey </w:t>
      </w:r>
      <w:r>
        <w:fldChar w:fldCharType="begin"/>
      </w:r>
      <w:r>
        <w:instrText xml:space="preserve"> ADDIN ZOTERO_ITEM CSL_CITATION {"citationID":"NHl3hrDt","properties":{"unsorted":false,"formattedCitation":"(Sanchez et al., 2025)","plainCitation":"(Sanchez et al., 2025)","noteIndex":0},"citationItems":[{"id":100013,"uris":["http://zotero.org/users/9456007/items/JKZNAPN2"],"itemData":{"id":100013,"type":"article-journal","container-title":"PLOS Biology","DOI":"10.1371/journal.pbio.3003432","title":"eDNA surveys substantially expand known geographic and ecological niche boundaries of marine fishes","author":[{"family":"Sanchez","given":"Loïc"},{"family":"Loiseau","given":"Nicolas"},{"family":"Albouy","given":"Camille"},{"family":"Tanentzap","given":"Andrew J."}],"issued":{"date-parts":[[2025]]},"volume":"23","issue":"10","page":"e3003432"}}],"schema":"https://github.com/citation-style-language/schema/raw/master/csl-citation.json"} </w:instrText>
      </w:r>
      <w:r>
        <w:fldChar w:fldCharType="separate"/>
      </w:r>
      <w:r>
        <w:rPr>
          <w:noProof/>
        </w:rPr>
        <w:t>(Sanchez et al., 2025)</w:t>
      </w:r>
      <w:r>
        <w:fldChar w:fldCharType="end"/>
      </w:r>
      <w:r>
        <w:t xml:space="preserve">, and the planner complements frameworks that weigh survey costs against detection or accuracy </w:t>
      </w:r>
      <w:r>
        <w:fldChar w:fldCharType="begin"/>
      </w:r>
      <w:r>
        <w:instrText xml:space="preserve"> ADDIN ZOTERO_ITEM CSL_CITATION {"citationID":"kQP80lXl","properties":{"unsorted":false,"formattedCitation":"(Lugg et al., 2018; Muradian et al., 2019; Smart et al., 2016)","plainCitation":"(Lugg et al., 2018; Muradian et al., 2019; Smart et al., 2016)","noteIndex":0},"citationItems":[{"id":100014,"uris":["http://zotero.org/users/9456007/items/MTZVLIG9"],"itemData":{"id":100014,"type":"article-journal","container-title":"Methods in Ecology and Evolution","DOI":"10.1111/2041-210X.12951","title":"Optimal survey designs for environmental DNA sampling","author":[{"family":"Lugg","given":"William H."},{"family":"Griffiths","given":"Josh"},{"family":"Van Rooyen","given":"Anthony R."},{"family":"Weeks","given":"Andrew R."},{"family":"Tingley","given":"Reid"},{"family":"Jarman","given":"Simon"}],"issued":{"date-parts":[[2018]]},"volume":"9","issue":"4","page":"1049-1059"}},{"id":100015,"uris":["http://zotero.org/users/9456007/items/JJTIRCKM"],"itemData":{"id":100015,"type":"article-journal","container-title":"ICES Journal of Marine Science","DOI":"10.1093/icesjms/fsz163","title":"A framework for assessing which sampling programmes provide the best trade-off between accuracy and cost of data in stock assessments","author":[{"family":"Muradian","given":"Melissa L"},{"family":"Branch","given":"Trevor A"},{"family":"Punt","given":"André E"},{"family":"Kotwicki","given":"Stan"}],"issued":{"date-parts":[[2019]]},"volume":"76","issue":"7","page":"2102-2113"}},{"id":100016,"uris":["http://zotero.org/users/9456007/items/R95VV7QD"],"itemData":{"id":100016,"type":"article-journal","container-title":"Methods in Ecology and Evolution","DOI":"10.1111/2041-210X.12598","title":"Assessing the cost-efficiency of environmental DNA sampling","author":[{"family":"Smart","given":"Adam S."},{"family":"Weeks","given":"Andrew R."},{"family":"Van Rooyen","given":"Anthony R."},{"family":"Moore","given":"Alana"},{"family":"McCarthy","given":"Michael A."},{"family":"Tingley","given":"Reid"},{"family":"Yoccoz","given":"Nigel"}],"issued":{"date-parts":[[2016]]},"volume":"7","issue":"11","page":"1291-1298"}}],"schema":"https://github.com/citation-style-language/schema/raw/master/csl-citation.json"} </w:instrText>
      </w:r>
      <w:r>
        <w:fldChar w:fldCharType="separate"/>
      </w:r>
      <w:r>
        <w:rPr>
          <w:noProof/>
        </w:rPr>
        <w:t>(Lugg et al., 2018; Muradian et al., 2019; Smart et al., 2016)</w:t>
      </w:r>
      <w:r>
        <w:fldChar w:fldCharType="end"/>
      </w:r>
      <w:r>
        <w:t>.</w:t>
      </w:r>
    </w:p>
    <w:p w14:paraId="7110B2CC" w14:textId="77777777" w:rsidR="00107E75" w:rsidRDefault="00000000">
      <w:pPr>
        <w:pStyle w:val="BodyText"/>
      </w:pPr>
      <w:r>
        <w:t xml:space="preserve">For policy implementation, the most direct use of the planner is in decisions that depend on knowing where species occur. Range maps are cornerstones of conservation strategies such as the classification of threatened species, yet occurrence records remain incomplete: global eDNA surveys extended the known geographic ranges of most marine fishes examined, with the chance of doing so depending mainly on prior sampling effort in an area </w:t>
      </w:r>
      <w:r>
        <w:fldChar w:fldCharType="begin"/>
      </w:r>
      <w:r>
        <w:instrText xml:space="preserve"> ADDIN ZOTERO_ITEM CSL_CITATION {"citationID":"EXwuBoaI","properties":{"unsorted":false,"formattedCitation":"(Sanchez et al., 2025)","plainCitation":"(Sanchez et al., 2025)","noteIndex":0},"citationItems":[{"id":100017,"uris":["http://zotero.org/users/9456007/items/JKZNAPN2"],"itemData":{"id":100017,"type":"article-journal","container-title":"PLOS Biology","DOI":"10.1371/journal.pbio.3003432","title":"eDNA surveys substantially expand known geographic and ecological niche boundaries of marine fishes","author":[{"family":"Sanchez","given":"Loïc"},{"family":"Loiseau","given":"Nicolas"},{"family":"Albouy","given":"Camille"},{"family":"Tanentzap","given":"Andrew J."}],"issued":{"date-parts":[[2025]]},"volume":"23","issue":"10","page":"e3003432"}}],"schema":"https://github.com/citation-style-language/schema/raw/master/csl-citation.json"} </w:instrText>
      </w:r>
      <w:r>
        <w:fldChar w:fldCharType="separate"/>
      </w:r>
      <w:r>
        <w:rPr>
          <w:noProof/>
        </w:rPr>
        <w:t>(Sanchez et al., 2025)</w:t>
      </w:r>
      <w:r>
        <w:fldChar w:fldCharType="end"/>
      </w:r>
      <w:r>
        <w:t xml:space="preserve">. Spatially explicit eDNA maps can also identify biodiversity hotspots that coincide with documented regions of ecological significance, such as the Columbia River plume and Heceta Bank </w:t>
      </w:r>
      <w:r>
        <w:fldChar w:fldCharType="begin"/>
      </w:r>
      <w:r>
        <w:instrText xml:space="preserve"> ADDIN ZOTERO_ITEM CSL_CITATION {"citationID":"Tcv5upfq","properties":{"unsorted":false,"formattedCitation":"(Guri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xml:space="preserve">, and have been used to map the marine distribution of the eulachon, a species listed as threatened under the U.S. Endangered Species Act, to augment recovery planning and potentially inform </w:t>
      </w:r>
      <w:r>
        <w:lastRenderedPageBreak/>
        <w:t xml:space="preserve">bycatch mitigation, where earlier estimates of ocean hotspots relied on fishery-dependent data </w:t>
      </w:r>
      <w:r>
        <w:fldChar w:fldCharType="begin"/>
      </w:r>
      <w:r>
        <w:instrText xml:space="preserve"> ADDIN ZOTERO_ITEM CSL_CITATION {"citationID":"CzLky63F","properties":{"unsorted":false,"formattedCitation":"(Liu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Decisions about where to establish or adjust protected areas, closures or bycatch measures depend on how reliably such maps resolve the species of concern, and the planner makes that reliability explicit. Because patchy species need denser sampling than smoothly distributed ones to reach the same map accuracy, as the case study showed, a survey sized for the latter may be too sparse to delineate habitat for the former. Global targets for protected-area coverage emphasize the quantity of area protected over whether biodiversity is represented within it, which can lead to inefficient conservation action </w:t>
      </w:r>
      <w:r>
        <w:fldChar w:fldCharType="begin"/>
      </w:r>
      <w:r>
        <w:instrText xml:space="preserve"> ADDIN ZOTERO_ITEM CSL_CITATION {"citationID":"R5pVH6rH","properties":{"unsorted":false,"formattedCitation":"(He et al., 2023)","plainCitation":"(He et al., 2023)","noteIndex":0},"citationItems":[{"id":100018,"uris":["http://zotero.org/users/9456007/items/WMVHXSFC"],"itemData":{"id":100018,"type":"article-journal","container-title":"ICES Journal of Marine Science","DOI":"10.1093/icesjms/fsad083","title":"eDNA metabarcoding enriches traditional trawl survey data for monitoring biodiversity in the marine environment","author":[{"family":"He","given":"X"},{"family":"Jeffery","given":"N W"},{"family":"Stanley","given":"R R E"},{"family":"Hamilton","given":"L C"},{"family":"Rubidge","given":"E M"},{"family":"Abbott","given":"C L"},{"family":"Grant","given":"W Stewart"}],"issued":{"date-parts":[[2023]]},"volume":"80","issue":"5","page":"1529-1538"}}],"schema":"https://github.com/citation-style-language/schema/raw/master/csl-citation.json"} </w:instrText>
      </w:r>
      <w:r>
        <w:fldChar w:fldCharType="separate"/>
      </w:r>
      <w:r>
        <w:rPr>
          <w:noProof/>
        </w:rPr>
        <w:t>(He et al., 2023)</w:t>
      </w:r>
      <w:r>
        <w:fldChar w:fldCharType="end"/>
      </w:r>
      <w:r>
        <w:t>; stating the length-scale, target error and sampling effort behind a distribution map lets agencies and reviewers judge whether the map is robust enough to support a designation, and revisit boundaries as new data accumulate.</w:t>
      </w:r>
    </w:p>
    <w:p w14:paraId="276272EC" w14:textId="77777777" w:rsidR="00605654" w:rsidRDefault="00605654">
      <w:pPr>
        <w:pStyle w:val="BodyText"/>
      </w:pPr>
    </w:p>
    <w:p w14:paraId="47706EA9" w14:textId="77777777" w:rsidR="00D00D31" w:rsidRDefault="00000000">
      <w:pPr>
        <w:pStyle w:val="BodyText"/>
      </w:pPr>
      <w:r>
        <w:t xml:space="preserve">The planner is designed to be adapted rather than applied as a fixed rule. Its coefficients can be edited, </w:t>
      </w:r>
      <w:commentRangeStart w:id="32"/>
      <w:del w:id="9025" w:author="Claude" w:date="2026-10-05T18:00:00Z">
        <w:r>
          <w:delText xml:space="preserve">so that programs can substitute a calibration for their own region, taxa or assay by applying the workflow to their own data with the archived code, </w:delText>
        </w:r>
      </w:del>
      <w:r>
        <w:t xml:space="preserve">and the length-scales estimated here for 12 fish species can serve as starting priors until </w:t>
      </w:r>
      <w:del w:id="9026" w:author="Claude" w:date="2026-10-05T18:00:00Z">
        <w:r>
          <w:delText xml:space="preserve">such</w:delText>
        </w:r>
      </w:del>
      <w:ins w:id="9027" w:author="Claude" w:date="2026-10-05T18:00:00Z">
        <w:r>
          <w:t xml:space="preserve">regional</w:t>
        </w:r>
      </w:ins>
      <w:commentRangeEnd w:id="32"/>
      <w:r>
        <w:rPr>
          <w:rStyle w:val="CommentReference"/>
        </w:rPr>
        <w:commentReference w:id="32"/>
      </w:r>
      <w:r>
        <w:t xml:space="preserve"> calibrations exist. Reporting estimated length-scales alongside concentration results would allow these priors to accumulate across surveys and regions. Natural extensions include propagating uncertainty in the model coefficients</w:t>
      </w:r>
      <w:commentRangeStart w:id="33"/>
      <w:del w:id="9028" w:author="Claude" w:date="2026-10-05T18:00:00Z">
        <w:r>
          <w:delText xml:space="preserve">, which the current version does not do</w:delText>
        </w:r>
      </w:del>
      <w:commentRangeEnd w:id="33"/>
      <w:r>
        <w:rPr>
          <w:rStyle w:val="CommentReference"/>
        </w:rPr>
        <w:commentReference w:id="33"/>
      </w:r>
      <w:r>
        <w:t xml:space="preserve">, relaxing the stationary, isotropic kernel to allow non-stationary, anisotropic or covariate-dependent spatial structure, and linking length-scales to independent abundance data so that they can be interpreted ecologically as well as statistically. Because the code and the planner are openly available, such extensions and regional calibrations can be developed and shared by the wider eDNA community.</w:t>
      </w:r>
    </w:p>
    <w:p w14:paraId="2FD47381" w14:textId="77777777" w:rsidR="00480748" w:rsidRDefault="00480748" w:rsidP="00DE2E40">
      <w:pPr>
        <w:pStyle w:val="BodyText"/>
      </w:pPr>
    </w:p>
    <w:p w14:paraId="34732D63" w14:textId="77777777" w:rsidR="00AB53F8" w:rsidRDefault="00AB53F8" w:rsidP="00DE2E40">
      <w:pPr>
        <w:pStyle w:val="BodyText"/>
      </w:pPr>
      <w:bookmarkStart w:id="21" w:name="OLE_LINK1"/>
      <w:bookmarkEnd w:id="20"/>
      <w:bookmarkEnd w:id="21"/>
    </w:p>
    <w:p w14:paraId="0933AE07" w14:textId="77777777" w:rsidR="00BD1D03" w:rsidRDefault="00000000" w:rsidP="000545D1">
      <w:pPr>
        <w:pStyle w:val="Heading1"/>
        <w:spacing w:before="0" w:after="0" w:line="480" w:lineRule="auto"/>
      </w:pPr>
      <w:r>
        <w:t>Acknowledgments</w:t>
      </w:r>
    </w:p>
    <w:p w14:paraId="1EA7F92B" w14:textId="77777777" w:rsidR="00BD1D03" w:rsidRDefault="00000000" w:rsidP="00DE2E40">
      <w:pPr>
        <w:pStyle w:val="BodyText"/>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1ED49FBC" w14:textId="46D7EF1F" w:rsidR="002955E7" w:rsidRDefault="002955E7" w:rsidP="00DE2E40">
      <w:pPr>
        <w:pStyle w:val="BodyText"/>
      </w:pPr>
    </w:p>
    <w:p w14:paraId="2D0EAA0F" w14:textId="77777777" w:rsidR="00BD1D03" w:rsidRDefault="00000000" w:rsidP="000545D1">
      <w:pPr>
        <w:pStyle w:val="Heading1"/>
        <w:spacing w:before="0" w:after="0" w:line="480" w:lineRule="auto"/>
      </w:pPr>
      <w:r>
        <w:t>Author contributions</w:t>
      </w:r>
    </w:p>
    <w:p w14:paraId="269EC736" w14:textId="77777777" w:rsidR="00BD1D03" w:rsidRDefault="00000000" w:rsidP="00DE2E40">
      <w:pPr>
        <w:pStyle w:val="BodyText"/>
      </w:pPr>
      <w:r>
        <w:t>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conceptualization, funding acquisition and discussion. All authors contributed critically to the drafts and gave final approval for publication.</w:t>
      </w:r>
    </w:p>
    <w:p w14:paraId="030188EE" w14:textId="77777777" w:rsidR="0005381B" w:rsidRDefault="0005381B" w:rsidP="00DE2E40">
      <w:pPr>
        <w:pStyle w:val="BodyText"/>
      </w:pPr>
    </w:p>
    <w:p w14:paraId="344D1A37" w14:textId="77777777" w:rsidR="00BD1D03" w:rsidRDefault="00000000" w:rsidP="000545D1">
      <w:pPr>
        <w:pStyle w:val="Heading1"/>
        <w:spacing w:before="0" w:after="0" w:line="480" w:lineRule="auto"/>
      </w:pPr>
      <w:r>
        <w:t>Conflict of interest statement</w:t>
      </w:r>
    </w:p>
    <w:p w14:paraId="0CF38148" w14:textId="77777777" w:rsidR="00BD1D03" w:rsidRDefault="00000000" w:rsidP="00DE2E40">
      <w:pPr>
        <w:pStyle w:val="BodyText"/>
      </w:pPr>
      <w:r>
        <w:t>The authors declare no conflicts of interest.</w:t>
      </w:r>
    </w:p>
    <w:p w14:paraId="5450AF37" w14:textId="77777777" w:rsidR="00DE3F70" w:rsidRDefault="00DE3F70" w:rsidP="00DE2E40">
      <w:pPr>
        <w:pStyle w:val="BodyText"/>
      </w:pPr>
    </w:p>
    <w:p w14:paraId="74B35DB3" w14:textId="77777777" w:rsidR="0032076E" w:rsidRPr="002877EE" w:rsidRDefault="00625110" w:rsidP="00411FC1">
      <w:pPr>
        <w:pStyle w:val="Heading1"/>
      </w:pPr>
      <w:bookmarkStart w:id="22" w:name="fig:mu_rho_N"/>
      <w:bookmarkStart w:id="23" w:name="appendix"/>
      <w:bookmarkEnd w:id="16"/>
      <w:bookmarkEnd w:id="17"/>
      <w:r>
        <w:t>References</w:t>
      </w:r>
    </w:p>
    <w:bookmarkEnd w:id="22"/>
    <w:bookmarkEnd w:id="23"/>
    <w:p w14:paraId="28A8399E" w14:textId="77777777" w:rsidR="00107E75" w:rsidRDefault="00F553D1">
      <w:pPr>
        <w:pStyle w:val="Bibliography"/>
        <w:rPr>
          <w:rFonts w:cs="Times New Roman"/>
        </w:rPr>
      </w:pPr>
      <w:r>
        <w:fldChar w:fldCharType="begin"/>
      </w:r>
      <w:r>
        <w:instrText xml:space="preserve"> ADDIN ZOTERO_BIBL {"uncited":[],"omitted":[],"custom":[]} CSL_BIBLIOGRAPHY </w:instrText>
      </w:r>
      <w:r>
        <w:fldChar w:fldCharType="separate"/>
      </w:r>
      <w:r>
        <w:rPr>
          <w:rFonts w:cs="Times New Roman"/>
        </w:rPr>
        <w:t xml:space="preserve">Allan, E. A., Kelly, R. P., D’Agnese, E. R., Garber‐Yonts, M. N., Shaffer, M. R., Gold, Z. J., &amp; Shelton, A. O. (2023). Quantifying impacts of an environmental intervention using </w:t>
      </w:r>
      <w:r>
        <w:rPr>
          <w:rFonts w:cs="Times New Roman"/>
        </w:rPr>
        <w:lastRenderedPageBreak/>
        <w:t xml:space="preserve">environmental DNA. </w:t>
      </w:r>
      <w:r>
        <w:rPr>
          <w:rFonts w:cs="Times New Roman"/>
          <w:i/>
          <w:iCs/>
        </w:rPr>
        <w:t>Ecological Applications</w:t>
      </w:r>
      <w:r>
        <w:rPr>
          <w:rFonts w:cs="Times New Roman"/>
        </w:rPr>
        <w:t xml:space="preserve">, </w:t>
      </w:r>
      <w:r>
        <w:rPr>
          <w:rFonts w:cs="Times New Roman"/>
          <w:i/>
          <w:iCs/>
        </w:rPr>
        <w:t>33</w:t>
      </w:r>
      <w:r>
        <w:rPr>
          <w:rFonts w:cs="Times New Roman"/>
        </w:rPr>
        <w:t>(8), e2914. https://doi.org/10.1002/eap.2914</w:t>
      </w:r>
    </w:p>
    <w:p w14:paraId="201EA539" w14:textId="77777777" w:rsidR="0092112F" w:rsidRPr="0092112F" w:rsidRDefault="00F553D1" w:rsidP="000545D1">
      <w:pPr>
        <w:pStyle w:val="Bibliography"/>
        <w:rPr>
          <w:rFonts w:cs="Times New Roman"/>
        </w:rPr>
      </w:pPr>
      <w:r>
        <w:rPr>
          <w:rFonts w:cs="Times New Roman"/>
        </w:rPr>
        <w:t xml:space="preserve">Baetscher, D. S., Omori, K. L., Goethel, D. R., Shelton, A. O., Berger, A. M., Ledger, K. J., Nichols, K. M., &amp; Larson, W. A. (2025). The Pragmatic Sceptic: A Practical Approach for Integrating Environmental </w:t>
      </w:r>
      <w:r>
        <w:rPr>
          <w:rFonts w:cs="Times New Roman"/>
          <w:smallCaps/>
        </w:rPr>
        <w:t>DNA</w:t>
      </w:r>
      <w:r>
        <w:rPr>
          <w:rFonts w:cs="Times New Roman"/>
        </w:rPr>
        <w:t xml:space="preserve"> Into Marine Stock Assessment and Fisheries Management. </w:t>
      </w:r>
      <w:r>
        <w:rPr>
          <w:rFonts w:cs="Times New Roman"/>
          <w:i/>
          <w:iCs/>
        </w:rPr>
        <w:t>Fish and Fisheries</w:t>
      </w:r>
      <w:r>
        <w:rPr>
          <w:rFonts w:cs="Times New Roman"/>
        </w:rPr>
        <w:t>, faf.70001. https://doi.org/10.1111/faf.70001</w:t>
      </w:r>
    </w:p>
    <w:p w14:paraId="52B545A9" w14:textId="77777777" w:rsidR="0092112F" w:rsidRPr="0092112F" w:rsidRDefault="0092112F" w:rsidP="000545D1">
      <w:pPr>
        <w:pStyle w:val="Bibliography"/>
        <w:rPr>
          <w:rFonts w:cs="Times New Roman"/>
        </w:rPr>
      </w:pPr>
      <w:r>
        <w:rPr>
          <w:rFonts w:cs="Times New Roman"/>
        </w:rPr>
        <w:t xml:space="preserve">Bessey, C., Jarman, S. N., Berry, O., Olsen, Y. S., Bunce, M., Simpson, T., Power, M., McLaughlin, J., Edgar, G. J., &amp; Keesing, J. (2020). Maximizing fish detection with eDNA metabarcoding. </w:t>
      </w:r>
      <w:r>
        <w:rPr>
          <w:rFonts w:cs="Times New Roman"/>
          <w:i/>
          <w:iCs/>
        </w:rPr>
        <w:t>Environmental DNA</w:t>
      </w:r>
      <w:r>
        <w:rPr>
          <w:rFonts w:cs="Times New Roman"/>
        </w:rPr>
        <w:t xml:space="preserve">, </w:t>
      </w:r>
      <w:r>
        <w:rPr>
          <w:rFonts w:cs="Times New Roman"/>
          <w:i/>
          <w:iCs/>
        </w:rPr>
        <w:t>2</w:t>
      </w:r>
      <w:r>
        <w:rPr>
          <w:rFonts w:cs="Times New Roman"/>
        </w:rPr>
        <w:t>(4), 493–504. https://doi.org/10.1002/edn3.74</w:t>
      </w:r>
    </w:p>
    <w:p w14:paraId="0F3E48F4" w14:textId="77777777" w:rsidR="0092112F" w:rsidRPr="0092112F" w:rsidRDefault="0092112F" w:rsidP="000545D1">
      <w:pPr>
        <w:pStyle w:val="Bibliography"/>
        <w:rPr>
          <w:rFonts w:cs="Times New Roman"/>
        </w:rPr>
      </w:pPr>
      <w:r>
        <w:rPr>
          <w:rFonts w:cs="Times New Roman"/>
        </w:rPr>
        <w:t xml:space="preserve">Brandão‐Dias, P. F. P., Hallack, D. M. C., Snyder, E. D., Tank, J. L., Bolster, D., Volponi, S., Shogren, A. J., Lamberti, G. A., Bibby, K., &amp; Egan, S. P. (2023). Particle size influences decay rates of environmental DNA in aquatic systems. </w:t>
      </w:r>
      <w:r>
        <w:rPr>
          <w:rFonts w:cs="Times New Roman"/>
          <w:i/>
          <w:iCs/>
        </w:rPr>
        <w:t>Molecular Ecology Resources</w:t>
      </w:r>
      <w:r>
        <w:rPr>
          <w:rFonts w:cs="Times New Roman"/>
        </w:rPr>
        <w:t xml:space="preserve">, </w:t>
      </w:r>
      <w:r>
        <w:rPr>
          <w:rFonts w:cs="Times New Roman"/>
          <w:i/>
          <w:iCs/>
        </w:rPr>
        <w:t>23</w:t>
      </w:r>
      <w:r>
        <w:rPr>
          <w:rFonts w:cs="Times New Roman"/>
        </w:rPr>
        <w:t>(4), 756–770. https://doi.org/10.1111/1755-0998.13751</w:t>
      </w:r>
    </w:p>
    <w:p w14:paraId="58B71F77" w14:textId="77777777" w:rsidR="00107E75" w:rsidRDefault="00000000">
      <w:pPr>
        <w:pStyle w:val="Bibliography"/>
        <w:rPr>
          <w:rFonts w:cs="Times New Roman"/>
        </w:rPr>
      </w:pPr>
      <w:r>
        <w:rPr>
          <w:rFonts w:cs="Times New Roman"/>
        </w:rPr>
        <w:t xml:space="preserve">DeFilippo, L., Kotwicki, S., Barnett, L., Richar, J., Litzow, M. A., Stockhausen, W. T., &amp; Palof, K. (2023). Evaluating the impacts of reduced sampling density in a systematic fisheries-independent survey design. </w:t>
      </w:r>
      <w:r>
        <w:rPr>
          <w:rFonts w:cs="Times New Roman"/>
          <w:i/>
          <w:iCs/>
        </w:rPr>
        <w:t>Frontiers in Marine Science</w:t>
      </w:r>
      <w:r>
        <w:rPr>
          <w:rFonts w:cs="Times New Roman"/>
        </w:rPr>
        <w:t xml:space="preserve">, </w:t>
      </w:r>
      <w:r>
        <w:rPr>
          <w:rFonts w:cs="Times New Roman"/>
          <w:i/>
          <w:iCs/>
        </w:rPr>
        <w:t>10</w:t>
      </w:r>
      <w:r>
        <w:rPr>
          <w:rFonts w:cs="Times New Roman"/>
        </w:rPr>
        <w:t>, 1219283. https://doi.org/10.3389/fmars.2023.1219283</w:t>
      </w:r>
    </w:p>
    <w:p w14:paraId="638162F9" w14:textId="77777777" w:rsidR="0092112F" w:rsidRPr="0092112F" w:rsidRDefault="0092112F" w:rsidP="000545D1">
      <w:pPr>
        <w:pStyle w:val="Bibliography"/>
        <w:rPr>
          <w:rFonts w:cs="Times New Roman"/>
        </w:rPr>
      </w:pPr>
      <w:r>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Pr>
          <w:rFonts w:cs="Times New Roman"/>
          <w:i/>
          <w:iCs/>
        </w:rPr>
        <w:t>Ecography</w:t>
      </w:r>
      <w:r>
        <w:rPr>
          <w:rFonts w:cs="Times New Roman"/>
        </w:rPr>
        <w:t xml:space="preserve">, </w:t>
      </w:r>
      <w:r>
        <w:rPr>
          <w:rFonts w:cs="Times New Roman"/>
          <w:i/>
          <w:iCs/>
        </w:rPr>
        <w:t>30</w:t>
      </w:r>
      <w:r>
        <w:rPr>
          <w:rFonts w:cs="Times New Roman"/>
        </w:rPr>
        <w:t>(5), 609–628. https://doi.org/10.1111/j.2007.0906-7590.05171.x</w:t>
      </w:r>
    </w:p>
    <w:p w14:paraId="75BEDC58" w14:textId="77777777" w:rsidR="0092112F" w:rsidRPr="0092112F" w:rsidRDefault="0092112F" w:rsidP="000545D1">
      <w:pPr>
        <w:pStyle w:val="Bibliography"/>
        <w:rPr>
          <w:rFonts w:cs="Times New Roman"/>
        </w:rPr>
      </w:pPr>
      <w:r>
        <w:rPr>
          <w:rFonts w:cs="Times New Roman"/>
        </w:rPr>
        <w:lastRenderedPageBreak/>
        <w:t xml:space="preserve">Fortin, M.-J., Drapeau, P., &amp; Legendre, P. (1989). Spatial autocorrelation and sampling design in plant ecology. </w:t>
      </w:r>
      <w:r>
        <w:rPr>
          <w:rFonts w:cs="Times New Roman"/>
          <w:i/>
          <w:iCs/>
        </w:rPr>
        <w:t>Vegetatio</w:t>
      </w:r>
      <w:r>
        <w:rPr>
          <w:rFonts w:cs="Times New Roman"/>
        </w:rPr>
        <w:t xml:space="preserve">, </w:t>
      </w:r>
      <w:r>
        <w:rPr>
          <w:rFonts w:cs="Times New Roman"/>
          <w:i/>
          <w:iCs/>
        </w:rPr>
        <w:t>83</w:t>
      </w:r>
      <w:r>
        <w:rPr>
          <w:rFonts w:cs="Times New Roman"/>
        </w:rPr>
        <w:t>(1–2), 209–222. https://doi.org/10.1007/BF00031693</w:t>
      </w:r>
    </w:p>
    <w:p w14:paraId="043EF37F" w14:textId="77777777" w:rsidR="00107E75" w:rsidRDefault="00000000">
      <w:pPr>
        <w:pStyle w:val="Bibliography"/>
        <w:rPr>
          <w:rFonts w:cs="Times New Roman"/>
        </w:rPr>
      </w:pPr>
      <w:r>
        <w:rPr>
          <w:rFonts w:cs="Times New Roman"/>
        </w:rPr>
        <w:t xml:space="preserve">Friedland, K. D., Boucher, J. M., Jones, A. W., Methratta, E. T., Morse, R. E., Foley, C., Rago, P. J., &amp; Degraer, S. (2025). The spatial correlation between trawl surveys and planned wind energy infrastructure on the US Northeast Continental Shelf. </w:t>
      </w:r>
      <w:r>
        <w:rPr>
          <w:rFonts w:cs="Times New Roman"/>
          <w:i/>
          <w:iCs/>
        </w:rPr>
        <w:t>ICES Journal of Marine Science</w:t>
      </w:r>
      <w:r>
        <w:rPr>
          <w:rFonts w:cs="Times New Roman"/>
        </w:rPr>
        <w:t xml:space="preserve">, </w:t>
      </w:r>
      <w:r>
        <w:rPr>
          <w:rFonts w:cs="Times New Roman"/>
          <w:i/>
          <w:iCs/>
        </w:rPr>
        <w:t>82</w:t>
      </w:r>
      <w:r>
        <w:rPr>
          <w:rFonts w:cs="Times New Roman"/>
        </w:rPr>
        <w:t>(3), fsad167. https://doi.org/10.1093/icesjms/fsad167</w:t>
      </w:r>
    </w:p>
    <w:p w14:paraId="36181FC5" w14:textId="77777777" w:rsidR="0092112F" w:rsidRPr="0092112F" w:rsidRDefault="0092112F" w:rsidP="000545D1">
      <w:pPr>
        <w:pStyle w:val="Bibliography"/>
        <w:rPr>
          <w:rFonts w:cs="Times New Roman"/>
        </w:rPr>
      </w:pPr>
      <w:r>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Pr>
          <w:rFonts w:cs="Times New Roman"/>
          <w:i/>
          <w:iCs/>
        </w:rPr>
        <w:t>Molecular Ecology</w:t>
      </w:r>
      <w:r>
        <w:rPr>
          <w:rFonts w:cs="Times New Roman"/>
        </w:rPr>
        <w:t xml:space="preserve">, </w:t>
      </w:r>
      <w:r>
        <w:rPr>
          <w:rFonts w:cs="Times New Roman"/>
          <w:i/>
          <w:iCs/>
        </w:rPr>
        <w:t>30</w:t>
      </w:r>
      <w:r>
        <w:rPr>
          <w:rFonts w:cs="Times New Roman"/>
        </w:rPr>
        <w:t>(13), 3057–3067. https://doi.org/10.1111/mec.15530</w:t>
      </w:r>
    </w:p>
    <w:p w14:paraId="56878F86" w14:textId="77777777" w:rsidR="0092112F" w:rsidRPr="0092112F" w:rsidRDefault="0092112F" w:rsidP="000545D1">
      <w:pPr>
        <w:pStyle w:val="Bibliography"/>
        <w:rPr>
          <w:rFonts w:cs="Times New Roman"/>
        </w:rPr>
      </w:pPr>
      <w:r>
        <w:rPr>
          <w:rFonts w:cs="Times New Roman"/>
        </w:rPr>
        <w:t xml:space="preserve">García‐Machado, E., Normandeau, E., Côté, G., Caza‐Allard, I., Babin, C., &amp; Bernatchez, L. (2024). Evaluating Sampling Designs to Survey Fish Diversity in Lakes From Northern Temperate Zones. </w:t>
      </w:r>
      <w:r>
        <w:rPr>
          <w:rFonts w:cs="Times New Roman"/>
          <w:i/>
          <w:iCs/>
        </w:rPr>
        <w:t>Environmental DNA</w:t>
      </w:r>
      <w:r>
        <w:rPr>
          <w:rFonts w:cs="Times New Roman"/>
        </w:rPr>
        <w:t xml:space="preserve">, </w:t>
      </w:r>
      <w:r>
        <w:rPr>
          <w:rFonts w:cs="Times New Roman"/>
          <w:i/>
          <w:iCs/>
        </w:rPr>
        <w:t>6</w:t>
      </w:r>
      <w:r>
        <w:rPr>
          <w:rFonts w:cs="Times New Roman"/>
        </w:rPr>
        <w:t>(6), e70015. https://doi.org/10.1002/edn3.70015</w:t>
      </w:r>
    </w:p>
    <w:p w14:paraId="2999E20B" w14:textId="77777777" w:rsidR="0092112F" w:rsidRPr="0092112F" w:rsidRDefault="0092112F" w:rsidP="000545D1">
      <w:pPr>
        <w:pStyle w:val="Bibliography"/>
        <w:rPr>
          <w:rFonts w:cs="Times New Roman"/>
        </w:rPr>
      </w:pPr>
      <w:r>
        <w:rPr>
          <w:rFonts w:cs="Times New Roman"/>
        </w:rPr>
        <w:t xml:space="preserve">Gloor, G. B., Macklaim, J. M., Pawlowsky-Glahn, V., &amp; Egozcue, J. J. (2017). Microbiome Datasets Are Compositional: And This Is Not Optional. </w:t>
      </w:r>
      <w:r>
        <w:rPr>
          <w:rFonts w:cs="Times New Roman"/>
          <w:i/>
          <w:iCs/>
        </w:rPr>
        <w:t>Frontiers in Microbiology</w:t>
      </w:r>
      <w:r>
        <w:rPr>
          <w:rFonts w:cs="Times New Roman"/>
        </w:rPr>
        <w:t xml:space="preserve">, </w:t>
      </w:r>
      <w:r>
        <w:rPr>
          <w:rFonts w:cs="Times New Roman"/>
          <w:i/>
          <w:iCs/>
        </w:rPr>
        <w:t>8</w:t>
      </w:r>
      <w:r>
        <w:rPr>
          <w:rFonts w:cs="Times New Roman"/>
        </w:rPr>
        <w:t>, 2224. https://doi.org/10.3389/fmicb.2017.02224</w:t>
      </w:r>
    </w:p>
    <w:p w14:paraId="0F819C16" w14:textId="77777777" w:rsidR="0092112F" w:rsidRPr="0092112F" w:rsidRDefault="0092112F" w:rsidP="000545D1">
      <w:pPr>
        <w:pStyle w:val="Bibliography"/>
        <w:rPr>
          <w:rFonts w:cs="Times New Roman"/>
        </w:rPr>
      </w:pPr>
      <w:r>
        <w:rPr>
          <w:rFonts w:cs="Times New Roman"/>
        </w:rPr>
        <w:t xml:space="preserve">Gold, Z., Sprague, J., Kushner, D. J., Marin, E. Z., &amp; Barber, P. H. (2021). eDNA metabarcoding as a biomonitoring tool for marine protected areas. </w:t>
      </w:r>
      <w:r>
        <w:rPr>
          <w:rFonts w:cs="Times New Roman"/>
          <w:i/>
          <w:iCs/>
        </w:rPr>
        <w:t>PLoS ONE</w:t>
      </w:r>
      <w:r>
        <w:rPr>
          <w:rFonts w:cs="Times New Roman"/>
        </w:rPr>
        <w:t xml:space="preserve">, </w:t>
      </w:r>
      <w:r>
        <w:rPr>
          <w:rFonts w:cs="Times New Roman"/>
          <w:i/>
          <w:iCs/>
        </w:rPr>
        <w:t>16</w:t>
      </w:r>
      <w:r>
        <w:rPr>
          <w:rFonts w:cs="Times New Roman"/>
        </w:rPr>
        <w:t>(2 February 2021), 1–19. https://doi.org/10.1371/journal.pone.0238557</w:t>
      </w:r>
    </w:p>
    <w:p w14:paraId="7A4DB488" w14:textId="77777777" w:rsidR="00BD1D03" w:rsidRDefault="00000000" w:rsidP="000545D1">
      <w:pPr>
        <w:pStyle w:val="Bibliography"/>
      </w:pPr>
      <w:r>
        <w:t xml:space="preserve">Guri, G. (2026). </w:t>
      </w:r>
      <w:r>
        <w:rPr>
          <w:i/>
        </w:rPr>
        <w:t>Smart eDNA sampling strategies: Spatial autocorrelation can guide efficient survey design</w:t>
      </w:r>
      <w:r>
        <w:t xml:space="preserve"> [Data set]. Zenodo. https://doi.org/10.5281/zenodo.21141367</w:t>
      </w:r>
    </w:p>
    <w:p w14:paraId="1213BC9F" w14:textId="77777777" w:rsidR="0092112F" w:rsidRPr="0092112F" w:rsidRDefault="0092112F" w:rsidP="000545D1">
      <w:pPr>
        <w:pStyle w:val="Bibliography"/>
        <w:rPr>
          <w:rFonts w:cs="Times New Roman"/>
        </w:rPr>
      </w:pPr>
      <w:r>
        <w:rPr>
          <w:rFonts w:cs="Times New Roman"/>
        </w:rPr>
        <w:t xml:space="preserve">Guri, G., Liu, O. R., Kelly, R. P., Shaffer, M. R., Parsons, K. M., Ramón-Laca, A., Nichols, K. M., Brandão-Dias, P. F. P., Wells, A., &amp; Shelton, A. O. (2025). </w:t>
      </w:r>
      <w:r>
        <w:rPr>
          <w:rFonts w:cs="Times New Roman"/>
          <w:i/>
          <w:iCs/>
        </w:rPr>
        <w:t xml:space="preserve">Quantitative, </w:t>
      </w:r>
      <w:r>
        <w:rPr>
          <w:rFonts w:cs="Times New Roman"/>
          <w:i/>
          <w:iCs/>
        </w:rPr>
        <w:lastRenderedPageBreak/>
        <w:t>Multispecies Monitoring at a Continental Scale</w:t>
      </w:r>
      <w:r>
        <w:rPr>
          <w:rFonts w:cs="Times New Roman"/>
        </w:rPr>
        <w:t>. Ecology. https://doi.org/10.1101/2025.10.30.685180</w:t>
      </w:r>
    </w:p>
    <w:p w14:paraId="1A37D2F1" w14:textId="77777777" w:rsidR="0092112F" w:rsidRPr="0092112F" w:rsidRDefault="0092112F" w:rsidP="000545D1">
      <w:pPr>
        <w:pStyle w:val="Bibliography"/>
        <w:rPr>
          <w:rFonts w:cs="Times New Roman"/>
        </w:rPr>
      </w:pPr>
      <w:r>
        <w:rPr>
          <w:rFonts w:cs="Times New Roman"/>
        </w:rPr>
        <w:t xml:space="preserve">Guri, G., Shelton, A. O., Kelly, R. P., Yoccoz, N., Johansen, T., Præbel, K., Hanebrekke, T., Ray, J. L., Fall, J., &amp; Westgaard, J.-I. (2024). Predicting trawl catches using environmental DNA. </w:t>
      </w:r>
      <w:r>
        <w:rPr>
          <w:rFonts w:cs="Times New Roman"/>
          <w:i/>
          <w:iCs/>
        </w:rPr>
        <w:t>ICES Journal of Marine Science</w:t>
      </w:r>
      <w:r>
        <w:rPr>
          <w:rFonts w:cs="Times New Roman"/>
        </w:rPr>
        <w:t>, fsae097. https://doi.org/10.1093/icesjms/fsae097</w:t>
      </w:r>
    </w:p>
    <w:p w14:paraId="7E100BC0" w14:textId="77777777" w:rsidR="00107E75" w:rsidRDefault="00000000">
      <w:pPr>
        <w:pStyle w:val="Bibliography"/>
        <w:rPr>
          <w:rFonts w:cs="Times New Roman"/>
        </w:rPr>
      </w:pPr>
      <w:r>
        <w:rPr>
          <w:rFonts w:cs="Times New Roman"/>
        </w:rPr>
        <w:t xml:space="preserve">Hansen, B. K., Bekkevold, D., Clausen, L. W., &amp; Nielsen, E. E. (2018). The sceptical optimist: Challenges and perspectives for the application of environmental DNA in marine fisheries. </w:t>
      </w:r>
      <w:r>
        <w:rPr>
          <w:rFonts w:cs="Times New Roman"/>
          <w:i/>
          <w:iCs/>
        </w:rPr>
        <w:t>Fish and Fisheries</w:t>
      </w:r>
      <w:r>
        <w:rPr>
          <w:rFonts w:cs="Times New Roman"/>
        </w:rPr>
        <w:t xml:space="preserve">, </w:t>
      </w:r>
      <w:r>
        <w:rPr>
          <w:rFonts w:cs="Times New Roman"/>
          <w:i/>
          <w:iCs/>
        </w:rPr>
        <w:t>19</w:t>
      </w:r>
      <w:r>
        <w:rPr>
          <w:rFonts w:cs="Times New Roman"/>
        </w:rPr>
        <w:t>(5), 751–768. https://doi.org/10.1111/faf.12286</w:t>
      </w:r>
    </w:p>
    <w:p w14:paraId="489FC2EE" w14:textId="77777777" w:rsidR="00107E75" w:rsidRDefault="00000000">
      <w:pPr>
        <w:pStyle w:val="Bibliography"/>
        <w:rPr>
          <w:rFonts w:cs="Times New Roman"/>
        </w:rPr>
      </w:pPr>
      <w:r>
        <w:rPr>
          <w:rFonts w:cs="Times New Roman"/>
        </w:rPr>
        <w:t xml:space="preserve">He, X., Jeffery, N. W., Stanley, R. R. E., Hamilton, L. C., Rubidge, E. M., Abbott, C. L., &amp; Grant, W. S. (2023). eDNA metabarcoding enriches traditional trawl survey data for monitoring biodiversity in the marine environment. </w:t>
      </w:r>
      <w:r>
        <w:rPr>
          <w:rFonts w:cs="Times New Roman"/>
          <w:i/>
          <w:iCs/>
        </w:rPr>
        <w:t>ICES Journal of Marine Science</w:t>
      </w:r>
      <w:r>
        <w:rPr>
          <w:rFonts w:cs="Times New Roman"/>
        </w:rPr>
        <w:t xml:space="preserve">, </w:t>
      </w:r>
      <w:r>
        <w:rPr>
          <w:rFonts w:cs="Times New Roman"/>
          <w:i/>
          <w:iCs/>
        </w:rPr>
        <w:t>80</w:t>
      </w:r>
      <w:r>
        <w:rPr>
          <w:rFonts w:cs="Times New Roman"/>
        </w:rPr>
        <w:t>(5), 1529–1538. https://doi.org/10.1093/icesjms/fsad083</w:t>
      </w:r>
    </w:p>
    <w:p w14:paraId="3405F9CE" w14:textId="77777777" w:rsidR="00107E75" w:rsidRDefault="00000000">
      <w:pPr>
        <w:pStyle w:val="Bibliography"/>
        <w:rPr>
          <w:rFonts w:cs="Times New Roman"/>
        </w:rPr>
      </w:pPr>
      <w:r>
        <w:rPr>
          <w:rFonts w:cs="Times New Roman"/>
        </w:rPr>
        <w:t xml:space="preserve">Iacaruso, N. J., Reves, O. P., Merkelz, S. J., Waldrep, C. L., &amp; Davis, M. A. (2025). A systematic review evaluating the performance of eDNA methods relative to conventional methods for biodiversity monitoring. </w:t>
      </w:r>
      <w:r>
        <w:rPr>
          <w:rFonts w:cs="Times New Roman"/>
          <w:i/>
          <w:iCs/>
        </w:rPr>
        <w:t>Ecography</w:t>
      </w:r>
      <w:r>
        <w:rPr>
          <w:rFonts w:cs="Times New Roman"/>
        </w:rPr>
        <w:t>, e07952. https://doi.org/10.1002/ecog.07952</w:t>
      </w:r>
    </w:p>
    <w:p w14:paraId="6AA41D59" w14:textId="77777777" w:rsidR="0092112F" w:rsidRPr="0092112F" w:rsidRDefault="0092112F" w:rsidP="000545D1">
      <w:pPr>
        <w:pStyle w:val="Bibliography"/>
        <w:rPr>
          <w:rFonts w:cs="Times New Roman"/>
        </w:rPr>
      </w:pPr>
      <w:r>
        <w:rPr>
          <w:rFonts w:cs="Times New Roman"/>
        </w:rPr>
        <w:t xml:space="preserve">Jo, T. S., Murakami, H., &amp; Nakadai, R. (2025). Spatial dispersal of environmental DNA particles in lentic and marine ecosystems: An overview and synthesis. </w:t>
      </w:r>
      <w:r>
        <w:rPr>
          <w:rFonts w:cs="Times New Roman"/>
          <w:i/>
          <w:iCs/>
        </w:rPr>
        <w:t>Ecological Indicators</w:t>
      </w:r>
      <w:r>
        <w:rPr>
          <w:rFonts w:cs="Times New Roman"/>
        </w:rPr>
        <w:t xml:space="preserve">, </w:t>
      </w:r>
      <w:r>
        <w:rPr>
          <w:rFonts w:cs="Times New Roman"/>
          <w:i/>
          <w:iCs/>
        </w:rPr>
        <w:t>174</w:t>
      </w:r>
      <w:r>
        <w:rPr>
          <w:rFonts w:cs="Times New Roman"/>
        </w:rPr>
        <w:t>, 113469. https://doi.org/10.1016/j.ecolind.2025.113469</w:t>
      </w:r>
    </w:p>
    <w:p w14:paraId="3506C935" w14:textId="77777777" w:rsidR="0092112F" w:rsidRPr="0092112F" w:rsidRDefault="0092112F" w:rsidP="000545D1">
      <w:pPr>
        <w:pStyle w:val="Bibliography"/>
        <w:rPr>
          <w:rFonts w:cs="Times New Roman"/>
        </w:rPr>
      </w:pPr>
      <w:r>
        <w:rPr>
          <w:rFonts w:cs="Times New Roman"/>
        </w:rPr>
        <w:t xml:space="preserve">Kaufman, C. G., &amp; Shaby, B. A. (2013). The role of the range parameter for estimation and prediction in geostatistics. </w:t>
      </w:r>
      <w:r>
        <w:rPr>
          <w:rFonts w:cs="Times New Roman"/>
          <w:i/>
          <w:iCs/>
        </w:rPr>
        <w:t>Biometrika</w:t>
      </w:r>
      <w:r>
        <w:rPr>
          <w:rFonts w:cs="Times New Roman"/>
        </w:rPr>
        <w:t xml:space="preserve">, </w:t>
      </w:r>
      <w:r>
        <w:rPr>
          <w:rFonts w:cs="Times New Roman"/>
          <w:i/>
          <w:iCs/>
        </w:rPr>
        <w:t>100</w:t>
      </w:r>
      <w:r>
        <w:rPr>
          <w:rFonts w:cs="Times New Roman"/>
        </w:rPr>
        <w:t>(2), 473–484. https://doi.org/10.1093/biomet/ass079</w:t>
      </w:r>
    </w:p>
    <w:p w14:paraId="6061C2FB" w14:textId="77777777" w:rsidR="0092112F" w:rsidRPr="0092112F" w:rsidRDefault="0092112F" w:rsidP="000545D1">
      <w:pPr>
        <w:pStyle w:val="Bibliography"/>
        <w:rPr>
          <w:rFonts w:cs="Times New Roman"/>
        </w:rPr>
      </w:pPr>
      <w:r>
        <w:rPr>
          <w:rFonts w:cs="Times New Roman"/>
        </w:rPr>
        <w:lastRenderedPageBreak/>
        <w:t xml:space="preserve">Kelly, R. P., Shelton, A. O., &amp; Gallego, R. (2019). Understanding PCR Processes to Draw Meaningful Conclusions from Environmental DNA Studies. </w:t>
      </w:r>
      <w:r>
        <w:rPr>
          <w:rFonts w:cs="Times New Roman"/>
          <w:i/>
          <w:iCs/>
        </w:rPr>
        <w:t>Scientific Reports</w:t>
      </w:r>
      <w:r>
        <w:rPr>
          <w:rFonts w:cs="Times New Roman"/>
        </w:rPr>
        <w:t xml:space="preserve">, </w:t>
      </w:r>
      <w:r>
        <w:rPr>
          <w:rFonts w:cs="Times New Roman"/>
          <w:i/>
          <w:iCs/>
        </w:rPr>
        <w:t>9</w:t>
      </w:r>
      <w:r>
        <w:rPr>
          <w:rFonts w:cs="Times New Roman"/>
        </w:rPr>
        <w:t>(1), 1–14. https://doi.org/10.1038/s41598-019-48546-x</w:t>
      </w:r>
    </w:p>
    <w:p w14:paraId="2181F106" w14:textId="77777777" w:rsidR="0092112F" w:rsidRPr="0092112F" w:rsidRDefault="0092112F" w:rsidP="000545D1">
      <w:pPr>
        <w:pStyle w:val="Bibliography"/>
        <w:rPr>
          <w:rFonts w:cs="Times New Roman"/>
        </w:rPr>
      </w:pPr>
      <w:r>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Pr>
          <w:rFonts w:cs="Times New Roman"/>
          <w:i/>
          <w:iCs/>
        </w:rPr>
        <w:t>Environmental DNA</w:t>
      </w:r>
      <w:r>
        <w:rPr>
          <w:rFonts w:cs="Times New Roman"/>
        </w:rPr>
        <w:t xml:space="preserve">, </w:t>
      </w:r>
      <w:r>
        <w:rPr>
          <w:rFonts w:cs="Times New Roman"/>
          <w:i/>
          <w:iCs/>
        </w:rPr>
        <w:t>3</w:t>
      </w:r>
      <w:r>
        <w:rPr>
          <w:rFonts w:cs="Times New Roman"/>
        </w:rPr>
        <w:t>(6), 1142–1155. https://doi.org/10.1002/edn3.236</w:t>
      </w:r>
    </w:p>
    <w:p w14:paraId="644D2967" w14:textId="77777777" w:rsidR="00107E75" w:rsidRDefault="00000000">
      <w:pPr>
        <w:pStyle w:val="Bibliography"/>
        <w:rPr>
          <w:rFonts w:cs="Times New Roman"/>
        </w:rPr>
      </w:pPr>
      <w:r>
        <w:rPr>
          <w:rFonts w:cs="Times New Roman"/>
        </w:rPr>
        <w:t xml:space="preserve">Lacoursière‐Roussel, A., Côté, G., Leclerc, V., &amp; Bernatchez, L. (2016). Quantifying relative fish abundance with eDNA: A promising tool for fisheries management. </w:t>
      </w:r>
      <w:r>
        <w:rPr>
          <w:rFonts w:cs="Times New Roman"/>
          <w:i/>
          <w:iCs/>
        </w:rPr>
        <w:t>Journal of Applied Ecology</w:t>
      </w:r>
      <w:r>
        <w:rPr>
          <w:rFonts w:cs="Times New Roman"/>
        </w:rPr>
        <w:t xml:space="preserve">, </w:t>
      </w:r>
      <w:r>
        <w:rPr>
          <w:rFonts w:cs="Times New Roman"/>
          <w:i/>
          <w:iCs/>
        </w:rPr>
        <w:t>53</w:t>
      </w:r>
      <w:r>
        <w:rPr>
          <w:rFonts w:cs="Times New Roman"/>
        </w:rPr>
        <w:t>(4), 1148–1157. https://doi.org/10.1111/1365-2664.12598</w:t>
      </w:r>
    </w:p>
    <w:p w14:paraId="110844DB" w14:textId="77777777" w:rsidR="0092112F" w:rsidRPr="0092112F" w:rsidRDefault="0092112F" w:rsidP="000545D1">
      <w:pPr>
        <w:pStyle w:val="Bibliography"/>
        <w:rPr>
          <w:rFonts w:cs="Times New Roman"/>
        </w:rPr>
      </w:pPr>
      <w:r>
        <w:rPr>
          <w:rFonts w:cs="Times New Roman"/>
        </w:rPr>
        <w:t xml:space="preserve">Laroche, F. (2024). Efficient sampling designs to assess biodiversity spatial autocorrelation: Should we go fractal? </w:t>
      </w:r>
      <w:r>
        <w:rPr>
          <w:rFonts w:cs="Times New Roman"/>
          <w:i/>
          <w:iCs/>
        </w:rPr>
        <w:t>Peer Community Journal</w:t>
      </w:r>
      <w:r>
        <w:rPr>
          <w:rFonts w:cs="Times New Roman"/>
        </w:rPr>
        <w:t xml:space="preserve">, </w:t>
      </w:r>
      <w:r>
        <w:rPr>
          <w:rFonts w:cs="Times New Roman"/>
          <w:i/>
          <w:iCs/>
        </w:rPr>
        <w:t>4</w:t>
      </w:r>
      <w:r>
        <w:rPr>
          <w:rFonts w:cs="Times New Roman"/>
        </w:rPr>
        <w:t>, e76. https://doi.org/10.24072/pcjournal.454</w:t>
      </w:r>
    </w:p>
    <w:p w14:paraId="05463897" w14:textId="77777777" w:rsidR="0092112F" w:rsidRPr="0092112F" w:rsidRDefault="0092112F" w:rsidP="000545D1">
      <w:pPr>
        <w:pStyle w:val="Bibliography"/>
        <w:rPr>
          <w:rFonts w:cs="Times New Roman"/>
        </w:rPr>
      </w:pPr>
      <w:r>
        <w:rPr>
          <w:rFonts w:cs="Times New Roman"/>
        </w:rPr>
        <w:t xml:space="preserve">Lewy, P., &amp; Kristensen, K. (2009). Modelling the distribution of fish accounting for spatial correlation and overdispersion. </w:t>
      </w:r>
      <w:r>
        <w:rPr>
          <w:rFonts w:cs="Times New Roman"/>
          <w:i/>
          <w:iCs/>
        </w:rPr>
        <w:t>Canadian Journal of Fisheries and Aquatic Sciences</w:t>
      </w:r>
      <w:r>
        <w:rPr>
          <w:rFonts w:cs="Times New Roman"/>
        </w:rPr>
        <w:t xml:space="preserve">, </w:t>
      </w:r>
      <w:r>
        <w:rPr>
          <w:rFonts w:cs="Times New Roman"/>
          <w:i/>
          <w:iCs/>
        </w:rPr>
        <w:t>66</w:t>
      </w:r>
      <w:r>
        <w:rPr>
          <w:rFonts w:cs="Times New Roman"/>
        </w:rPr>
        <w:t>(10), 1809–1820. https://doi.org/10.1139/F09-114</w:t>
      </w:r>
    </w:p>
    <w:p w14:paraId="71F5A0B7" w14:textId="77777777" w:rsidR="0092112F" w:rsidRPr="0092112F" w:rsidRDefault="0092112F" w:rsidP="000545D1">
      <w:pPr>
        <w:pStyle w:val="Bibliography"/>
        <w:rPr>
          <w:rFonts w:cs="Times New Roman"/>
        </w:rPr>
      </w:pPr>
      <w:r>
        <w:rPr>
          <w:rFonts w:cs="Times New Roman"/>
        </w:rPr>
        <w:t xml:space="preserve">Liu, O. R., Shelton, A. O., Ramón-Laca, A., Nichols, K. M., Ward, E. J., Phillips, E. M., Zamon, J. E., Wells, A., &amp; Kelly, R. P. (2026). Mapping the marine distribution of eulachon (Thaleichthys pacificus) in the Northeast Pacific using environmental DNA. </w:t>
      </w:r>
      <w:r>
        <w:rPr>
          <w:rFonts w:cs="Times New Roman"/>
          <w:i/>
          <w:iCs/>
        </w:rPr>
        <w:t>Communications Biology</w:t>
      </w:r>
      <w:r>
        <w:rPr>
          <w:rFonts w:cs="Times New Roman"/>
        </w:rPr>
        <w:t xml:space="preserve">, </w:t>
      </w:r>
      <w:r>
        <w:rPr>
          <w:rFonts w:cs="Times New Roman"/>
          <w:i/>
          <w:iCs/>
        </w:rPr>
        <w:t>9</w:t>
      </w:r>
      <w:r>
        <w:rPr>
          <w:rFonts w:cs="Times New Roman"/>
        </w:rPr>
        <w:t>(1), 465. https://doi.org/10.1038/s42003-026-09733-5</w:t>
      </w:r>
    </w:p>
    <w:p w14:paraId="7F3A3EE3" w14:textId="77777777" w:rsidR="00107E75" w:rsidRDefault="00000000">
      <w:pPr>
        <w:pStyle w:val="Bibliography"/>
        <w:rPr>
          <w:rFonts w:cs="Times New Roman"/>
        </w:rPr>
      </w:pPr>
      <w:r>
        <w:rPr>
          <w:rFonts w:cs="Times New Roman"/>
        </w:rPr>
        <w:lastRenderedPageBreak/>
        <w:t xml:space="preserve">Lugg, W. H., Griffiths, J., Van Rooyen, A. R., Weeks, A. R., Tingley, R., &amp; Jarman, S. (2018). Optimal survey designs for environmental DNA sampling. </w:t>
      </w:r>
      <w:r>
        <w:rPr>
          <w:rFonts w:cs="Times New Roman"/>
          <w:i/>
          <w:iCs/>
        </w:rPr>
        <w:t>Methods in Ecology and Evolution</w:t>
      </w:r>
      <w:r>
        <w:rPr>
          <w:rFonts w:cs="Times New Roman"/>
        </w:rPr>
        <w:t xml:space="preserve">, </w:t>
      </w:r>
      <w:r>
        <w:rPr>
          <w:rFonts w:cs="Times New Roman"/>
          <w:i/>
          <w:iCs/>
        </w:rPr>
        <w:t>9</w:t>
      </w:r>
      <w:r>
        <w:rPr>
          <w:rFonts w:cs="Times New Roman"/>
        </w:rPr>
        <w:t>(4), 1049–1059. https://doi.org/10.1111/2041-210X.12951</w:t>
      </w:r>
    </w:p>
    <w:p w14:paraId="788B8EEF" w14:textId="77777777" w:rsidR="00107E75" w:rsidRDefault="00000000">
      <w:pPr>
        <w:pStyle w:val="Bibliography"/>
        <w:rPr>
          <w:rFonts w:cs="Times New Roman"/>
        </w:rPr>
      </w:pPr>
      <w:r>
        <w:rPr>
          <w:rFonts w:cs="Times New Roman"/>
        </w:rPr>
        <w:t xml:space="preserve">Muradian, M. L., Branch, T. A., Punt, A. E., &amp; Kotwicki, S. (2019). A framework for assessing which sampling programmes provide the best trade-off between accuracy and cost of data in stock assessments. </w:t>
      </w:r>
      <w:r>
        <w:rPr>
          <w:rFonts w:cs="Times New Roman"/>
          <w:i/>
          <w:iCs/>
        </w:rPr>
        <w:t>ICES Journal of Marine Science</w:t>
      </w:r>
      <w:r>
        <w:rPr>
          <w:rFonts w:cs="Times New Roman"/>
        </w:rPr>
        <w:t xml:space="preserve">, </w:t>
      </w:r>
      <w:r>
        <w:rPr>
          <w:rFonts w:cs="Times New Roman"/>
          <w:i/>
          <w:iCs/>
        </w:rPr>
        <w:t>76</w:t>
      </w:r>
      <w:r>
        <w:rPr>
          <w:rFonts w:cs="Times New Roman"/>
        </w:rPr>
        <w:t>(7), 2102–2113. https://doi.org/10.1093/icesjms/fsz163</w:t>
      </w:r>
    </w:p>
    <w:p w14:paraId="77237E98" w14:textId="77777777" w:rsidR="0092112F" w:rsidRPr="0092112F" w:rsidRDefault="0092112F" w:rsidP="000545D1">
      <w:pPr>
        <w:pStyle w:val="Bibliography"/>
        <w:rPr>
          <w:rFonts w:cs="Times New Roman"/>
        </w:rPr>
      </w:pPr>
      <w:r>
        <w:rPr>
          <w:rFonts w:cs="Times New Roman"/>
        </w:rPr>
        <w:t xml:space="preserve">Paciorek, C. J. (2010). The Importance of Scale for Spatial-Confounding Bias and Precision of Spatial Regression Estimators. </w:t>
      </w:r>
      <w:r>
        <w:rPr>
          <w:rFonts w:cs="Times New Roman"/>
          <w:i/>
          <w:iCs/>
        </w:rPr>
        <w:t>Statistical Science</w:t>
      </w:r>
      <w:r>
        <w:rPr>
          <w:rFonts w:cs="Times New Roman"/>
        </w:rPr>
        <w:t xml:space="preserve">, </w:t>
      </w:r>
      <w:r>
        <w:rPr>
          <w:rFonts w:cs="Times New Roman"/>
          <w:i/>
          <w:iCs/>
        </w:rPr>
        <w:t>25</w:t>
      </w:r>
      <w:r>
        <w:rPr>
          <w:rFonts w:cs="Times New Roman"/>
        </w:rPr>
        <w:t>(1). https://doi.org/10.1214/10-STS326</w:t>
      </w:r>
    </w:p>
    <w:p w14:paraId="27BC7FA3" w14:textId="77777777" w:rsidR="0092112F" w:rsidRPr="0092112F" w:rsidRDefault="0092112F" w:rsidP="000545D1">
      <w:pPr>
        <w:pStyle w:val="Bibliography"/>
        <w:rPr>
          <w:rFonts w:cs="Times New Roman"/>
        </w:rPr>
      </w:pPr>
      <w:r>
        <w:rPr>
          <w:rFonts w:cs="Times New Roman"/>
        </w:rPr>
        <w:t xml:space="preserve">Paciorek, C. J., &amp; Schervish, M. J. (2006). Spatial modelling using a new class of nonstationary covariance functions. </w:t>
      </w:r>
      <w:r>
        <w:rPr>
          <w:rFonts w:cs="Times New Roman"/>
          <w:i/>
          <w:iCs/>
        </w:rPr>
        <w:t>Environmetrics</w:t>
      </w:r>
      <w:r>
        <w:rPr>
          <w:rFonts w:cs="Times New Roman"/>
        </w:rPr>
        <w:t xml:space="preserve">, </w:t>
      </w:r>
      <w:r>
        <w:rPr>
          <w:rFonts w:cs="Times New Roman"/>
          <w:i/>
          <w:iCs/>
        </w:rPr>
        <w:t>17</w:t>
      </w:r>
      <w:r>
        <w:rPr>
          <w:rFonts w:cs="Times New Roman"/>
        </w:rPr>
        <w:t>(5), 483–506. https://doi.org/10.1002/env.785</w:t>
      </w:r>
    </w:p>
    <w:p w14:paraId="057951C8" w14:textId="77777777" w:rsidR="0092112F" w:rsidRPr="0092112F" w:rsidRDefault="0092112F" w:rsidP="000545D1">
      <w:pPr>
        <w:pStyle w:val="Bibliography"/>
        <w:rPr>
          <w:rFonts w:cs="Times New Roman"/>
        </w:rPr>
      </w:pPr>
      <w:r>
        <w:rPr>
          <w:rFonts w:cs="Times New Roman"/>
        </w:rPr>
        <w:t xml:space="preserve">Perkins, N. R., Prall, M., Chakraborty, A., White, J. W., Baskett, M. L., &amp; Morgan, S. G. (2021). Quantifying the statistical power of monitoring programs for marine protected areas. </w:t>
      </w:r>
      <w:r>
        <w:rPr>
          <w:rFonts w:cs="Times New Roman"/>
          <w:i/>
          <w:iCs/>
        </w:rPr>
        <w:t>Ecological Applications</w:t>
      </w:r>
      <w:r>
        <w:rPr>
          <w:rFonts w:cs="Times New Roman"/>
        </w:rPr>
        <w:t xml:space="preserve">, </w:t>
      </w:r>
      <w:r>
        <w:rPr>
          <w:rFonts w:cs="Times New Roman"/>
          <w:i/>
          <w:iCs/>
        </w:rPr>
        <w:t>31</w:t>
      </w:r>
      <w:r>
        <w:rPr>
          <w:rFonts w:cs="Times New Roman"/>
        </w:rPr>
        <w:t>(1), e2215. https://doi.org/10.1002/eap.2215</w:t>
      </w:r>
    </w:p>
    <w:p w14:paraId="1A4316A9" w14:textId="77777777" w:rsidR="0092112F" w:rsidRPr="0092112F" w:rsidRDefault="0092112F" w:rsidP="000545D1">
      <w:pPr>
        <w:pStyle w:val="Bibliography"/>
        <w:rPr>
          <w:rFonts w:cs="Times New Roman"/>
        </w:rPr>
      </w:pPr>
      <w:r>
        <w:rPr>
          <w:rFonts w:cs="Times New Roman"/>
        </w:rPr>
        <w:t xml:space="preserve">Perret, J., Charpentier, A., Pradel, R., Papuga, G., &amp; Besnard, A. (2022). Spatially balanced sampling methods are always more precise than random ones for estimating the size of aggregated populations. </w:t>
      </w:r>
      <w:r>
        <w:rPr>
          <w:rFonts w:cs="Times New Roman"/>
          <w:i/>
          <w:iCs/>
        </w:rPr>
        <w:t>Methods in Ecology and Evolution</w:t>
      </w:r>
      <w:r>
        <w:rPr>
          <w:rFonts w:cs="Times New Roman"/>
        </w:rPr>
        <w:t xml:space="preserve">, </w:t>
      </w:r>
      <w:r>
        <w:rPr>
          <w:rFonts w:cs="Times New Roman"/>
          <w:i/>
          <w:iCs/>
        </w:rPr>
        <w:t>13</w:t>
      </w:r>
      <w:r>
        <w:rPr>
          <w:rFonts w:cs="Times New Roman"/>
        </w:rPr>
        <w:t>(12), 2743–2756. https://doi.org/10.1111/2041-210X.14015</w:t>
      </w:r>
    </w:p>
    <w:p w14:paraId="1CF76C6D" w14:textId="77777777" w:rsidR="00107E75" w:rsidRDefault="00000000">
      <w:pPr>
        <w:pStyle w:val="Bibliography"/>
        <w:rPr>
          <w:rFonts w:cs="Times New Roman"/>
        </w:rPr>
      </w:pPr>
      <w:r>
        <w:rPr>
          <w:rFonts w:cs="Times New Roman"/>
        </w:rPr>
        <w:t xml:space="preserve">Pickens, B. A., Carroll, R., Schirripa, M. J., Forrestal, F., Friedland, K. D., Taylor, J. C., &amp; MacKenzie, B. R. (2021). A systematic review of spatial habitat associations and modeling of marine fish distribution: A guide to predictors, methods, and knowledge gaps. </w:t>
      </w:r>
      <w:r>
        <w:rPr>
          <w:rFonts w:cs="Times New Roman"/>
          <w:i/>
          <w:iCs/>
        </w:rPr>
        <w:t>PLOS ONE</w:t>
      </w:r>
      <w:r>
        <w:rPr>
          <w:rFonts w:cs="Times New Roman"/>
        </w:rPr>
        <w:t xml:space="preserve">, </w:t>
      </w:r>
      <w:r>
        <w:rPr>
          <w:rFonts w:cs="Times New Roman"/>
          <w:i/>
          <w:iCs/>
        </w:rPr>
        <w:t>16</w:t>
      </w:r>
      <w:r>
        <w:rPr>
          <w:rFonts w:cs="Times New Roman"/>
        </w:rPr>
        <w:t>(5), e0251818. https://doi.org/10.1371/journal.pone.0251818</w:t>
      </w:r>
    </w:p>
    <w:p w14:paraId="1AC9234B" w14:textId="77777777" w:rsidR="00BD1D03" w:rsidRDefault="00000000" w:rsidP="000545D1">
      <w:pPr>
        <w:pStyle w:val="Bibliography"/>
      </w:pPr>
      <w:r>
        <w:lastRenderedPageBreak/>
        <w:t xml:space="preserve">R Core Team. (2024). </w:t>
      </w:r>
      <w:r>
        <w:rPr>
          <w:i/>
        </w:rPr>
        <w:t>R: A language and environment for statistical computing</w:t>
      </w:r>
      <w:r>
        <w:t>. R Foundation for Statistical Computing, Vienna, Austria. https://www.R-project.org/</w:t>
      </w:r>
    </w:p>
    <w:p w14:paraId="315BBC2E" w14:textId="77777777" w:rsidR="0092112F" w:rsidRPr="0092112F" w:rsidRDefault="0092112F" w:rsidP="000545D1">
      <w:pPr>
        <w:pStyle w:val="Bibliography"/>
        <w:rPr>
          <w:rFonts w:cs="Times New Roman"/>
        </w:rPr>
      </w:pPr>
      <w:r>
        <w:rPr>
          <w:rFonts w:cs="Times New Roman"/>
        </w:rPr>
        <w:t xml:space="preserve">Radinger, J., Britton, J. R., Carlson, S. M., Magurran, A. E., Alcaraz‐Hernández, J. D., Almodóvar, A., Benejam, L., Fernández‐Delgado, C., Nicola, G. G., Oliva‐Paterna, F. J., Torralva, M., &amp; García‐Berthou, E. (2019). Effective monitoring of freshwater fish. </w:t>
      </w:r>
      <w:r>
        <w:rPr>
          <w:rFonts w:cs="Times New Roman"/>
          <w:i/>
          <w:iCs/>
        </w:rPr>
        <w:t>Fish and Fisheries</w:t>
      </w:r>
      <w:r>
        <w:rPr>
          <w:rFonts w:cs="Times New Roman"/>
        </w:rPr>
        <w:t xml:space="preserve">, </w:t>
      </w:r>
      <w:r>
        <w:rPr>
          <w:rFonts w:cs="Times New Roman"/>
          <w:i/>
          <w:iCs/>
        </w:rPr>
        <w:t>20</w:t>
      </w:r>
      <w:r>
        <w:rPr>
          <w:rFonts w:cs="Times New Roman"/>
        </w:rPr>
        <w:t>(4), 729–747. https://doi.org/10.1111/faf.12373</w:t>
      </w:r>
    </w:p>
    <w:p w14:paraId="5B073FFA" w14:textId="77777777" w:rsidR="00107E75" w:rsidRDefault="00000000">
      <w:pPr>
        <w:pStyle w:val="Bibliography"/>
        <w:rPr>
          <w:rFonts w:cs="Times New Roman"/>
        </w:rPr>
      </w:pPr>
      <w:r>
        <w:rPr>
          <w:rFonts w:cs="Times New Roman"/>
        </w:rPr>
        <w:t xml:space="preserve">Ramírez-Amaro, S., Bassitta, M., Picornell, A., Ramon, C., &amp; Terrasa, B. (2022). Environmental DNA: State-of-the-art of its application for fisheries assessment in marine environments. </w:t>
      </w:r>
      <w:r>
        <w:rPr>
          <w:rFonts w:cs="Times New Roman"/>
          <w:i/>
          <w:iCs/>
        </w:rPr>
        <w:t>Frontiers in Marine Science</w:t>
      </w:r>
      <w:r>
        <w:rPr>
          <w:rFonts w:cs="Times New Roman"/>
        </w:rPr>
        <w:t xml:space="preserve">, </w:t>
      </w:r>
      <w:r>
        <w:rPr>
          <w:rFonts w:cs="Times New Roman"/>
          <w:i/>
          <w:iCs/>
        </w:rPr>
        <w:t>9</w:t>
      </w:r>
      <w:r>
        <w:rPr>
          <w:rFonts w:cs="Times New Roman"/>
        </w:rPr>
        <w:t>, 1004674. https://doi.org/10.3389/fmars.2022.1004674</w:t>
      </w:r>
    </w:p>
    <w:p w14:paraId="274EF293" w14:textId="77777777" w:rsidR="0092112F" w:rsidRPr="0092112F" w:rsidRDefault="0092112F" w:rsidP="000545D1">
      <w:pPr>
        <w:pStyle w:val="Bibliography"/>
        <w:rPr>
          <w:rFonts w:cs="Times New Roman"/>
        </w:rPr>
      </w:pPr>
      <w:r>
        <w:rPr>
          <w:rFonts w:cs="Times New Roman"/>
        </w:rPr>
        <w:t xml:space="preserve">Redfern, J., Ferguson, M., Becker, E., Hyrenbach, K., Good, C., Barlow, J., Kaschner, K., Baumgartner, M., Forney, K., Ballance, L., Fauchald, P., Halpin, P., Hamazaki, T., Pershing, A., Qian, S., Read, A., Reilly, S., Torres, L., &amp; Werne, F. (2006). Techniques for cetaceanhabitat modeling. </w:t>
      </w:r>
      <w:r>
        <w:rPr>
          <w:rFonts w:cs="Times New Roman"/>
          <w:i/>
          <w:iCs/>
        </w:rPr>
        <w:t>Marine Ecology Progress Series</w:t>
      </w:r>
      <w:r>
        <w:rPr>
          <w:rFonts w:cs="Times New Roman"/>
        </w:rPr>
        <w:t xml:space="preserve">, </w:t>
      </w:r>
      <w:r>
        <w:rPr>
          <w:rFonts w:cs="Times New Roman"/>
          <w:i/>
          <w:iCs/>
        </w:rPr>
        <w:t>310</w:t>
      </w:r>
      <w:r>
        <w:rPr>
          <w:rFonts w:cs="Times New Roman"/>
        </w:rPr>
        <w:t>, 271–295. https://doi.org/10.3354/meps310271</w:t>
      </w:r>
    </w:p>
    <w:p w14:paraId="1ABCBE48" w14:textId="77777777" w:rsidR="0092112F" w:rsidRPr="0092112F" w:rsidRDefault="0092112F" w:rsidP="000545D1">
      <w:pPr>
        <w:pStyle w:val="Bibliography"/>
        <w:rPr>
          <w:rFonts w:cs="Times New Roman"/>
        </w:rPr>
      </w:pPr>
      <w:r>
        <w:rPr>
          <w:rFonts w:cs="Times New Roman"/>
        </w:rPr>
        <w:t xml:space="preserve">Rocha, A. D., Groen, T. A., Skidmore, A. K., &amp; Willemen, L. (2021). Role of Sampling Design When Predicting Spatially Dependent Ecological Data With Remote Sensing. </w:t>
      </w:r>
      <w:r>
        <w:rPr>
          <w:rFonts w:cs="Times New Roman"/>
          <w:i/>
          <w:iCs/>
        </w:rPr>
        <w:t>IEEE Transactions on Geoscience and Remote Sensing</w:t>
      </w:r>
      <w:r>
        <w:rPr>
          <w:rFonts w:cs="Times New Roman"/>
        </w:rPr>
        <w:t xml:space="preserve">, </w:t>
      </w:r>
      <w:r>
        <w:rPr>
          <w:rFonts w:cs="Times New Roman"/>
          <w:i/>
          <w:iCs/>
        </w:rPr>
        <w:t>59</w:t>
      </w:r>
      <w:r>
        <w:rPr>
          <w:rFonts w:cs="Times New Roman"/>
        </w:rPr>
        <w:t>(1), 663–674. https://doi.org/10.1109/TGRS.2020.2989216</w:t>
      </w:r>
    </w:p>
    <w:p w14:paraId="402E445E" w14:textId="77777777" w:rsidR="00107E75" w:rsidRDefault="00000000">
      <w:pPr>
        <w:pStyle w:val="Bibliography"/>
        <w:rPr>
          <w:rFonts w:cs="Times New Roman"/>
        </w:rPr>
      </w:pPr>
      <w:r>
        <w:rPr>
          <w:rFonts w:cs="Times New Roman"/>
        </w:rPr>
        <w:t xml:space="preserve">Rufener, M.‐C., Kristensen, K., Nielsen, J. R., &amp; Bastardie, F. (2021). Bridging the gap between commercial fisheries and survey data to model the spatiotemporal dynamics of marine species. </w:t>
      </w:r>
      <w:r>
        <w:rPr>
          <w:rFonts w:cs="Times New Roman"/>
          <w:i/>
          <w:iCs/>
        </w:rPr>
        <w:t>Ecological Applications</w:t>
      </w:r>
      <w:r>
        <w:rPr>
          <w:rFonts w:cs="Times New Roman"/>
        </w:rPr>
        <w:t xml:space="preserve">, </w:t>
      </w:r>
      <w:r>
        <w:rPr>
          <w:rFonts w:cs="Times New Roman"/>
          <w:i/>
          <w:iCs/>
        </w:rPr>
        <w:t>31</w:t>
      </w:r>
      <w:r>
        <w:rPr>
          <w:rFonts w:cs="Times New Roman"/>
        </w:rPr>
        <w:t>(8), e2453. https://doi.org/10.1002/eap.2453</w:t>
      </w:r>
    </w:p>
    <w:p w14:paraId="55DC9191" w14:textId="77777777" w:rsidR="0092112F" w:rsidRPr="0092112F" w:rsidRDefault="0092112F" w:rsidP="000545D1">
      <w:pPr>
        <w:pStyle w:val="Bibliography"/>
        <w:rPr>
          <w:rFonts w:cs="Times New Roman"/>
        </w:rPr>
      </w:pPr>
      <w:r>
        <w:rPr>
          <w:rFonts w:cs="Times New Roman"/>
        </w:rPr>
        <w:t xml:space="preserve">Salter, I., Brandner, M., Djurhuus, A., Præbel, K., &amp; Wangensteen, O. (2026). Comparison of Environmental </w:t>
      </w:r>
      <w:r>
        <w:rPr>
          <w:rFonts w:cs="Times New Roman"/>
          <w:smallCaps/>
        </w:rPr>
        <w:t>DNA</w:t>
      </w:r>
      <w:r>
        <w:rPr>
          <w:rFonts w:cs="Times New Roman"/>
        </w:rPr>
        <w:t xml:space="preserve"> Metabarcoding and Trawl Data Highlights Gear Selectivity of </w:t>
      </w:r>
      <w:r>
        <w:rPr>
          <w:rFonts w:cs="Times New Roman"/>
        </w:rPr>
        <w:lastRenderedPageBreak/>
        <w:t xml:space="preserve">Marine Demersal Fish Surveys on the Faroese Plateau. </w:t>
      </w:r>
      <w:r>
        <w:rPr>
          <w:rFonts w:cs="Times New Roman"/>
          <w:i/>
          <w:iCs/>
        </w:rPr>
        <w:t>Environmental DNA</w:t>
      </w:r>
      <w:r>
        <w:rPr>
          <w:rFonts w:cs="Times New Roman"/>
        </w:rPr>
        <w:t xml:space="preserve">, </w:t>
      </w:r>
      <w:r>
        <w:rPr>
          <w:rFonts w:cs="Times New Roman"/>
          <w:i/>
          <w:iCs/>
        </w:rPr>
        <w:t>8</w:t>
      </w:r>
      <w:r>
        <w:rPr>
          <w:rFonts w:cs="Times New Roman"/>
        </w:rPr>
        <w:t>(2), e70253. https://doi.org/10.1002/edn3.70253</w:t>
      </w:r>
    </w:p>
    <w:p w14:paraId="4A01AF3A" w14:textId="77777777" w:rsidR="00107E75" w:rsidRDefault="00000000">
      <w:pPr>
        <w:pStyle w:val="Bibliography"/>
        <w:rPr>
          <w:rFonts w:cs="Times New Roman"/>
        </w:rPr>
      </w:pPr>
      <w:r>
        <w:rPr>
          <w:rFonts w:cs="Times New Roman"/>
        </w:rPr>
        <w:t xml:space="preserve">Sanchez, L., Loiseau, N., Albouy, C., Bruno, M., Barroil, A., Dalongeville, A., Deter, J., Durand, J.-D., Faure, N., Fopp, F., Hocdé, R., Jaquier, M., Jiddawi, N. S., Jucker, M., Juhel, J.-B., Kadarusman, Marques, V., Mathon, L., Mouillot, D., … Tanentzap, A. J. (2025). eDNA surveys substantially expand known geographic and ecological niche boundaries of marine fishes. </w:t>
      </w:r>
      <w:r>
        <w:rPr>
          <w:rFonts w:cs="Times New Roman"/>
          <w:i/>
          <w:iCs/>
        </w:rPr>
        <w:t>PLOS Biology</w:t>
      </w:r>
      <w:r>
        <w:rPr>
          <w:rFonts w:cs="Times New Roman"/>
        </w:rPr>
        <w:t xml:space="preserve">, </w:t>
      </w:r>
      <w:r>
        <w:rPr>
          <w:rFonts w:cs="Times New Roman"/>
          <w:i/>
          <w:iCs/>
        </w:rPr>
        <w:t>23</w:t>
      </w:r>
      <w:r>
        <w:rPr>
          <w:rFonts w:cs="Times New Roman"/>
        </w:rPr>
        <w:t>(10), e3003432. https://doi.org/10.1371/journal.pbio.3003432</w:t>
      </w:r>
    </w:p>
    <w:p w14:paraId="09C95779" w14:textId="77777777" w:rsidR="0092112F" w:rsidRPr="0092112F" w:rsidRDefault="0092112F" w:rsidP="000545D1">
      <w:pPr>
        <w:pStyle w:val="Bibliography"/>
        <w:rPr>
          <w:rFonts w:cs="Times New Roman"/>
        </w:rPr>
      </w:pPr>
      <w:r>
        <w:rPr>
          <w:rFonts w:cs="Times New Roman"/>
        </w:rPr>
        <w:t xml:space="preserve">Schweiger, A. H., Irl, S. D. H., Steinbauer, M. J., Dengler, J., &amp; Beierkuhnlein, C. (2016). Optimizing sampling approaches along ecological gradients. </w:t>
      </w:r>
      <w:r>
        <w:rPr>
          <w:rFonts w:cs="Times New Roman"/>
          <w:i/>
          <w:iCs/>
        </w:rPr>
        <w:t>Methods in Ecology and Evolution</w:t>
      </w:r>
      <w:r>
        <w:rPr>
          <w:rFonts w:cs="Times New Roman"/>
        </w:rPr>
        <w:t xml:space="preserve">, </w:t>
      </w:r>
      <w:r>
        <w:rPr>
          <w:rFonts w:cs="Times New Roman"/>
          <w:i/>
          <w:iCs/>
        </w:rPr>
        <w:t>7</w:t>
      </w:r>
      <w:r>
        <w:rPr>
          <w:rFonts w:cs="Times New Roman"/>
        </w:rPr>
        <w:t>(4), 463–471. https://doi.org/10.1111/2041-210X.12495</w:t>
      </w:r>
    </w:p>
    <w:p w14:paraId="0C2D70BC" w14:textId="77777777" w:rsidR="0092112F" w:rsidRPr="0092112F" w:rsidRDefault="0092112F" w:rsidP="000545D1">
      <w:pPr>
        <w:pStyle w:val="Bibliography"/>
        <w:rPr>
          <w:rFonts w:cs="Times New Roman"/>
        </w:rPr>
      </w:pPr>
      <w:r>
        <w:rPr>
          <w:rFonts w:cs="Times New Roman"/>
        </w:rPr>
        <w:t xml:space="preserve">Shaffer, M. R., Andruszkiewicz Allan, E., Van Cise, A. M., Parsons, K. M., Shelton, A. O., &amp; Kelly, R. P. (2025). Observation Bias in Metabarcoding. </w:t>
      </w:r>
      <w:r>
        <w:rPr>
          <w:rFonts w:cs="Times New Roman"/>
          <w:i/>
          <w:iCs/>
        </w:rPr>
        <w:t>Molecular Ecology Resources</w:t>
      </w:r>
      <w:r>
        <w:rPr>
          <w:rFonts w:cs="Times New Roman"/>
        </w:rPr>
        <w:t xml:space="preserve">, </w:t>
      </w:r>
      <w:r>
        <w:rPr>
          <w:rFonts w:cs="Times New Roman"/>
          <w:i/>
          <w:iCs/>
        </w:rPr>
        <w:t>25</w:t>
      </w:r>
      <w:r>
        <w:rPr>
          <w:rFonts w:cs="Times New Roman"/>
        </w:rPr>
        <w:t>(7), e14119. https://doi.org/10.1111/1755-0998.14119</w:t>
      </w:r>
    </w:p>
    <w:p w14:paraId="464AA37B" w14:textId="77777777" w:rsidR="0092112F" w:rsidRPr="0092112F" w:rsidRDefault="0092112F" w:rsidP="000545D1">
      <w:pPr>
        <w:pStyle w:val="Bibliography"/>
        <w:rPr>
          <w:rFonts w:cs="Times New Roman"/>
        </w:rPr>
      </w:pPr>
      <w:r>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Pr>
          <w:rFonts w:cs="Times New Roman"/>
          <w:i/>
          <w:iCs/>
        </w:rPr>
        <w:t>Proceedings of the Royal Society B: Biological Sciences</w:t>
      </w:r>
      <w:r>
        <w:rPr>
          <w:rFonts w:cs="Times New Roman"/>
        </w:rPr>
        <w:t xml:space="preserve">, </w:t>
      </w:r>
      <w:r>
        <w:rPr>
          <w:rFonts w:cs="Times New Roman"/>
          <w:i/>
          <w:iCs/>
        </w:rPr>
        <w:t>289</w:t>
      </w:r>
      <w:r>
        <w:rPr>
          <w:rFonts w:cs="Times New Roman"/>
        </w:rPr>
        <w:t>(1971), 20212613. https://doi.org/https://doi.org/10.1098/rspb.2021.2613</w:t>
      </w:r>
    </w:p>
    <w:p w14:paraId="3DAC1F2F" w14:textId="77777777" w:rsidR="00107E75" w:rsidRDefault="00000000">
      <w:pPr>
        <w:pStyle w:val="Bibliography"/>
        <w:rPr>
          <w:rFonts w:cs="Times New Roman"/>
        </w:rPr>
      </w:pPr>
      <w:r>
        <w:rPr>
          <w:rFonts w:cs="Times New Roman"/>
        </w:rPr>
        <w:t xml:space="preserve">Smart, A. S., Weeks, A. R., Van Rooyen, A. R., Moore, A., McCarthy, M. A., Tingley, R., &amp; Yoccoz, N. (2016). Assessing the cost‐efficiency of environmental DNA sampling. </w:t>
      </w:r>
      <w:r>
        <w:rPr>
          <w:rFonts w:cs="Times New Roman"/>
          <w:i/>
          <w:iCs/>
        </w:rPr>
        <w:t>Methods in Ecology and Evolution</w:t>
      </w:r>
      <w:r>
        <w:rPr>
          <w:rFonts w:cs="Times New Roman"/>
        </w:rPr>
        <w:t xml:space="preserve">, </w:t>
      </w:r>
      <w:r>
        <w:rPr>
          <w:rFonts w:cs="Times New Roman"/>
          <w:i/>
          <w:iCs/>
        </w:rPr>
        <w:t>7</w:t>
      </w:r>
      <w:r>
        <w:rPr>
          <w:rFonts w:cs="Times New Roman"/>
        </w:rPr>
        <w:t>(11), 1291–1298. https://doi.org/10.1111/2041-210X.12598</w:t>
      </w:r>
    </w:p>
    <w:p w14:paraId="386E6E97" w14:textId="77777777" w:rsidR="0092112F" w:rsidRPr="0092112F" w:rsidRDefault="0092112F" w:rsidP="000545D1">
      <w:pPr>
        <w:pStyle w:val="Bibliography"/>
        <w:rPr>
          <w:rFonts w:cs="Times New Roman"/>
        </w:rPr>
      </w:pPr>
      <w:r>
        <w:rPr>
          <w:rFonts w:cs="Times New Roman"/>
        </w:rPr>
        <w:lastRenderedPageBreak/>
        <w:t xml:space="preserve">Stan Development Team. (2023). </w:t>
      </w:r>
      <w:r>
        <w:rPr>
          <w:rFonts w:cs="Times New Roman"/>
          <w:i/>
          <w:iCs/>
        </w:rPr>
        <w:t>Stan Modeling Language Users Guide and Reference Manual</w:t>
      </w:r>
      <w:r>
        <w:rPr>
          <w:rFonts w:cs="Times New Roman"/>
        </w:rPr>
        <w:t xml:space="preserve"> (Version 2.26.1) [Computer software]. https://mc-stan.org/</w:t>
      </w:r>
    </w:p>
    <w:p w14:paraId="7F956693" w14:textId="77777777" w:rsidR="0092112F" w:rsidRPr="0092112F" w:rsidRDefault="0092112F" w:rsidP="000545D1">
      <w:pPr>
        <w:pStyle w:val="Bibliography"/>
        <w:rPr>
          <w:rFonts w:cs="Times New Roman"/>
        </w:rPr>
      </w:pPr>
      <w:r>
        <w:rPr>
          <w:rFonts w:cs="Times New Roman"/>
        </w:rPr>
        <w:t xml:space="preserve">Stein, A., &amp; Ettema, C. (2003). An overview of spatial sampling procedures and experimental design of spatial studies for ecosystem comparisons. </w:t>
      </w:r>
      <w:r>
        <w:rPr>
          <w:rFonts w:cs="Times New Roman"/>
          <w:i/>
          <w:iCs/>
        </w:rPr>
        <w:t>Agriculture, Ecosystems &amp; Environment</w:t>
      </w:r>
      <w:r>
        <w:rPr>
          <w:rFonts w:cs="Times New Roman"/>
        </w:rPr>
        <w:t xml:space="preserve">, </w:t>
      </w:r>
      <w:r>
        <w:rPr>
          <w:rFonts w:cs="Times New Roman"/>
          <w:i/>
          <w:iCs/>
        </w:rPr>
        <w:t>94</w:t>
      </w:r>
      <w:r>
        <w:rPr>
          <w:rFonts w:cs="Times New Roman"/>
        </w:rPr>
        <w:t>(1), 31–47. https://doi.org/10.1016/S0167-8809(02)00013-0</w:t>
      </w:r>
    </w:p>
    <w:p w14:paraId="218D1FCC" w14:textId="77777777" w:rsidR="0092112F" w:rsidRPr="0092112F" w:rsidRDefault="0092112F" w:rsidP="000545D1">
      <w:pPr>
        <w:pStyle w:val="Bibliography"/>
        <w:rPr>
          <w:rFonts w:cs="Times New Roman"/>
        </w:rPr>
      </w:pPr>
      <w:r>
        <w:rPr>
          <w:rFonts w:cs="Times New Roman"/>
        </w:rPr>
        <w:t xml:space="preserve">Taberlet, P., Coissac, E., Hajibabaei, M., &amp; Rieseberg, L. H. (2012). Environmental DNA. </w:t>
      </w:r>
      <w:r>
        <w:rPr>
          <w:rFonts w:cs="Times New Roman"/>
          <w:i/>
          <w:iCs/>
        </w:rPr>
        <w:t>Molecular Ecology</w:t>
      </w:r>
      <w:r>
        <w:rPr>
          <w:rFonts w:cs="Times New Roman"/>
        </w:rPr>
        <w:t xml:space="preserve">, </w:t>
      </w:r>
      <w:r>
        <w:rPr>
          <w:rFonts w:cs="Times New Roman"/>
          <w:i/>
          <w:iCs/>
        </w:rPr>
        <w:t>21</w:t>
      </w:r>
      <w:r>
        <w:rPr>
          <w:rFonts w:cs="Times New Roman"/>
        </w:rPr>
        <w:t>(8), 1789–1793. https://doi.org/10.1111/j.1365-294X.2012.05542.x</w:t>
      </w:r>
    </w:p>
    <w:p w14:paraId="3E099B78" w14:textId="77777777" w:rsidR="0092112F" w:rsidRPr="0092112F" w:rsidRDefault="0092112F" w:rsidP="000545D1">
      <w:pPr>
        <w:pStyle w:val="Bibliography"/>
        <w:rPr>
          <w:rFonts w:cs="Times New Roman"/>
        </w:rPr>
      </w:pPr>
      <w:r>
        <w:rPr>
          <w:rFonts w:cs="Times New Roman"/>
        </w:rPr>
        <w:t xml:space="preserve">Thorson, J. T., Shelton, A. O., Ward, E. J., &amp; Skaug, H. J. (2015). Geostatistical delta-generalized linear mixed models improve precision for estimated abundance indices for West Coast groundfishes. </w:t>
      </w:r>
      <w:r>
        <w:rPr>
          <w:rFonts w:cs="Times New Roman"/>
          <w:i/>
          <w:iCs/>
        </w:rPr>
        <w:t>ICES Journal of Marine Science</w:t>
      </w:r>
      <w:r>
        <w:rPr>
          <w:rFonts w:cs="Times New Roman"/>
        </w:rPr>
        <w:t xml:space="preserve">, </w:t>
      </w:r>
      <w:r>
        <w:rPr>
          <w:rFonts w:cs="Times New Roman"/>
          <w:i/>
          <w:iCs/>
        </w:rPr>
        <w:t>72</w:t>
      </w:r>
      <w:r>
        <w:rPr>
          <w:rFonts w:cs="Times New Roman"/>
        </w:rPr>
        <w:t>(5), 1297–1310. https://doi.org/10.1093/icesjms/fsu243</w:t>
      </w:r>
    </w:p>
    <w:p w14:paraId="0F35231F" w14:textId="77777777" w:rsidR="00107E75" w:rsidRDefault="00000000">
      <w:pPr>
        <w:pStyle w:val="Bibliography"/>
        <w:rPr>
          <w:rFonts w:cs="Times New Roman"/>
        </w:rPr>
      </w:pPr>
      <w:r>
        <w:rPr>
          <w:rFonts w:cs="Times New Roman"/>
        </w:rPr>
        <w:t xml:space="preserve">Vilas, D., Barnett, L. A. K., Punt, A. E., Oyafuso, Z. S., DeFilippo, L. B., Siple, M. C., Zacher, L. S., Kotwicki, S., &amp; Godo, O. R. (2025). Optimized stratified random surveys best estimate multispecies abundance in a rapidly changing ecosystem. </w:t>
      </w:r>
      <w:r>
        <w:rPr>
          <w:rFonts w:cs="Times New Roman"/>
          <w:i/>
          <w:iCs/>
        </w:rPr>
        <w:t>ICES Journal of Marine Science</w:t>
      </w:r>
      <w:r>
        <w:rPr>
          <w:rFonts w:cs="Times New Roman"/>
        </w:rPr>
        <w:t xml:space="preserve">, </w:t>
      </w:r>
      <w:r>
        <w:rPr>
          <w:rFonts w:cs="Times New Roman"/>
          <w:i/>
          <w:iCs/>
        </w:rPr>
        <w:t>82</w:t>
      </w:r>
      <w:r>
        <w:rPr>
          <w:rFonts w:cs="Times New Roman"/>
        </w:rPr>
        <w:t>(6), fsae158. https://doi.org/10.1093/icesjms/fsae158</w:t>
      </w:r>
    </w:p>
    <w:p w14:paraId="119E1394" w14:textId="77777777" w:rsidR="0092112F" w:rsidRPr="0092112F" w:rsidRDefault="0092112F" w:rsidP="000545D1">
      <w:pPr>
        <w:pStyle w:val="Bibliography"/>
        <w:rPr>
          <w:rFonts w:cs="Times New Roman"/>
        </w:rPr>
      </w:pPr>
      <w:r>
        <w:rPr>
          <w:rFonts w:cs="Times New Roman"/>
        </w:rPr>
        <w:t xml:space="preserve">Wagner, H. H., &amp; Fortin, M.-J. (2005). Spatial analysis of landscapes: Concepts and statistics. </w:t>
      </w:r>
      <w:r>
        <w:rPr>
          <w:rFonts w:cs="Times New Roman"/>
          <w:i/>
          <w:iCs/>
        </w:rPr>
        <w:t>Ecology</w:t>
      </w:r>
      <w:r>
        <w:rPr>
          <w:rFonts w:cs="Times New Roman"/>
        </w:rPr>
        <w:t xml:space="preserve">, </w:t>
      </w:r>
      <w:r>
        <w:rPr>
          <w:rFonts w:cs="Times New Roman"/>
          <w:i/>
          <w:iCs/>
        </w:rPr>
        <w:t>86</w:t>
      </w:r>
      <w:r>
        <w:rPr>
          <w:rFonts w:cs="Times New Roman"/>
        </w:rPr>
        <w:t>(8), 1975–1987. https://doi.org/10.1890/04-0914</w:t>
      </w:r>
    </w:p>
    <w:p w14:paraId="7861C517" w14:textId="77777777" w:rsidR="0092112F" w:rsidRPr="0092112F" w:rsidRDefault="0092112F" w:rsidP="000545D1">
      <w:pPr>
        <w:pStyle w:val="Bibliography"/>
        <w:rPr>
          <w:rFonts w:cs="Times New Roman"/>
        </w:rPr>
      </w:pPr>
      <w:r>
        <w:rPr>
          <w:rFonts w:cs="Times New Roman"/>
        </w:rPr>
        <w:t xml:space="preserve">Xu, B., Zhang, C., Xue, Y., Ren, Y., &amp; Chen, Y. (2015). Optimization of sampling effort for a fishery-independent survey with multiple goals. </w:t>
      </w:r>
      <w:r>
        <w:rPr>
          <w:rFonts w:cs="Times New Roman"/>
          <w:i/>
          <w:iCs/>
        </w:rPr>
        <w:t>Environmental Monitoring and Assessment</w:t>
      </w:r>
      <w:r>
        <w:rPr>
          <w:rFonts w:cs="Times New Roman"/>
        </w:rPr>
        <w:t xml:space="preserve">, </w:t>
      </w:r>
      <w:r>
        <w:rPr>
          <w:rFonts w:cs="Times New Roman"/>
          <w:i/>
          <w:iCs/>
        </w:rPr>
        <w:t>187</w:t>
      </w:r>
      <w:r>
        <w:rPr>
          <w:rFonts w:cs="Times New Roman"/>
        </w:rPr>
        <w:t>(5). https://doi.org/10.1007/s10661-015-4483-9</w:t>
      </w:r>
    </w:p>
    <w:p w14:paraId="59D309A0" w14:textId="77777777" w:rsidR="0092112F" w:rsidRPr="0092112F" w:rsidRDefault="0092112F" w:rsidP="000545D1">
      <w:pPr>
        <w:pStyle w:val="Bibliography"/>
        <w:rPr>
          <w:rFonts w:cs="Times New Roman"/>
        </w:rPr>
      </w:pPr>
      <w:r>
        <w:rPr>
          <w:rFonts w:cs="Times New Roman"/>
        </w:rPr>
        <w:lastRenderedPageBreak/>
        <w:t xml:space="preserve">Yoccoz, N. G., Nichols, J. D., &amp; Boulinier, T. (2001). Monitoring of biological diversity in space and time. </w:t>
      </w:r>
      <w:r>
        <w:rPr>
          <w:rFonts w:cs="Times New Roman"/>
          <w:i/>
          <w:iCs/>
        </w:rPr>
        <w:t>Trends in Ecology &amp; Evolution</w:t>
      </w:r>
      <w:r>
        <w:rPr>
          <w:rFonts w:cs="Times New Roman"/>
        </w:rPr>
        <w:t xml:space="preserve">, </w:t>
      </w:r>
      <w:r>
        <w:rPr>
          <w:rFonts w:cs="Times New Roman"/>
          <w:i/>
          <w:iCs/>
        </w:rPr>
        <w:t>16</w:t>
      </w:r>
      <w:r>
        <w:rPr>
          <w:rFonts w:cs="Times New Roman"/>
        </w:rPr>
        <w:t>(8), 446–453. https://doi.org/10.1016/S0169-5347(01)02205-4</w:t>
      </w:r>
    </w:p>
    <w:p w14:paraId="10252C26" w14:textId="77777777" w:rsidR="0092112F" w:rsidRPr="0092112F" w:rsidRDefault="0092112F" w:rsidP="000545D1">
      <w:pPr>
        <w:pStyle w:val="Bibliography"/>
        <w:rPr>
          <w:rFonts w:cs="Times New Roman"/>
        </w:rPr>
      </w:pPr>
      <w:r>
        <w:rPr>
          <w:rFonts w:cs="Times New Roman"/>
        </w:rPr>
        <w:t xml:space="preserve">Zhao, J., Yang, K., &amp; Ma, J. (2022). Optimization of Sampling Effort for Different Fishery Groups in the Yangtze River Estuary, China. </w:t>
      </w:r>
      <w:r>
        <w:rPr>
          <w:rFonts w:cs="Times New Roman"/>
          <w:i/>
          <w:iCs/>
        </w:rPr>
        <w:t>Marine and Coastal Fisheries</w:t>
      </w:r>
      <w:r>
        <w:rPr>
          <w:rFonts w:cs="Times New Roman"/>
        </w:rPr>
        <w:t xml:space="preserve">, </w:t>
      </w:r>
      <w:r>
        <w:rPr>
          <w:rFonts w:cs="Times New Roman"/>
          <w:i/>
          <w:iCs/>
        </w:rPr>
        <w:t>14</w:t>
      </w:r>
      <w:r>
        <w:rPr>
          <w:rFonts w:cs="Times New Roman"/>
        </w:rPr>
        <w:t>(4). https://doi.org/10.1002/mcf2.10214</w:t>
      </w:r>
    </w:p>
    <w:p w14:paraId="7D1B6C4B" w14:textId="77777777" w:rsidR="000974AE" w:rsidRDefault="00F553D1" w:rsidP="000545D1">
      <w:pPr>
        <w:pStyle w:val="Bibliography"/>
      </w:pPr>
      <w:r>
        <w:rPr>
          <w:rFonts w:cs="Times New Roman"/>
        </w:rPr>
        <w:fldChar w:fldCharType="end"/>
      </w:r>
      <w:r>
        <w:br w:type="page"/>
      </w:r>
    </w:p>
    <w:p w14:paraId="201665D2" w14:textId="77777777" w:rsidR="00BD1D03" w:rsidRDefault="00000000" w:rsidP="000545D1">
      <w:pPr>
        <w:pStyle w:val="Heading1"/>
        <w:pageBreakBefore/>
        <w:spacing w:before="0" w:after="0" w:line="480" w:lineRule="auto"/>
      </w:pPr>
      <w:r>
        <w:lastRenderedPageBreak/>
        <w:t>Figure captions</w:t>
      </w:r>
    </w:p>
    <w:p w14:paraId="164CE469" w14:textId="77777777" w:rsidR="00BD1D03" w:rsidRDefault="00000000" w:rsidP="00DE2E40">
      <w:pPr>
        <w:pStyle w:val="BodyText"/>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1EE34FB0" w14:textId="0DAC5BFC" w:rsidR="00BD1D03" w:rsidRDefault="00000000" w:rsidP="00DE2E40">
      <w:pPr>
        <w:pStyle w:val="BodyText"/>
      </w:pPr>
      <w:r>
        <w:rPr>
          <w:b/>
        </w:rPr>
        <w:t>Figure 2.</w:t>
      </w:r>
      <w:r>
        <w:t xml:space="preserve"> Workflow of the method for simulated (A, </w:t>
      </w:r>
      <w:r>
        <w:rPr>
          <w:i/>
        </w:rPr>
        <w:t>in silico</w:t>
      </w:r>
      <w:r>
        <w:t xml:space="preserve">, true spatial field known) and real-world (B, </w:t>
      </w:r>
      <w:r>
        <w:rPr>
          <w:i/>
        </w:rPr>
        <w:t>in situ</w:t>
      </w:r>
      <w:r>
        <w:t>, true spatial field unknown) eDNA data. In Step 0 a spatial field with known parameters is generated on a discrete grid (</w:t>
      </w:r>
      <w:r>
        <w:rPr>
          <w:i/>
        </w:rPr>
        <w:t>Q</w:t>
      </w:r>
      <w:r>
        <w:t>, simulations only), in Step 1 the field is sampled (</w:t>
      </w:r>
      <w:r>
        <w:rPr>
          <w:i/>
        </w:rPr>
        <w:t>Y</w:t>
      </w:r>
      <w:r>
        <w:t>) and a GP model is fitted to predict the reference field (</w:t>
      </w:r>
      <w:r>
        <w:rPr>
          <w:i/>
        </w:rPr>
        <w:t>Z</w:t>
      </w:r>
      <w:r>
        <w:t>), in Step 2 the samples are thinned to fewer samples (</w:t>
      </w:r>
      <w:r>
        <w:rPr>
          <w:i/>
        </w:rPr>
        <w:t>Y</w:t>
      </w:r>
      <w:r>
        <w:rPr>
          <w:vertAlign w:val="subscript"/>
        </w:rPr>
        <w:t>E</w:t>
      </w:r>
      <w:r>
        <w:t>) and the GP model is refitted to predict the field again (</w:t>
      </w:r>
      <w:r>
        <w:rPr>
          <w:i/>
        </w:rPr>
        <w:t>S</w:t>
      </w:r>
      <w:r>
        <w:rPr>
          <w:vertAlign w:val="subscript"/>
        </w:rPr>
        <w:t>E</w:t>
      </w:r>
      <w:r>
        <w:t>), and in Step 3 the resulting prediction errors are related to sampling effort and spatial autocorrelation. Three prediction errors are calculated, ε</w:t>
      </w:r>
      <w:r>
        <w:rPr>
          <w:vertAlign w:val="subscript"/>
        </w:rPr>
        <w:t>sim</w:t>
      </w:r>
      <w:r>
        <w:t xml:space="preserve"> and ε</w:t>
      </w:r>
      <w:r>
        <w:rPr>
          <w:vertAlign w:val="subscript"/>
        </w:rPr>
        <w:t>sim,358</w:t>
      </w:r>
      <w:r>
        <w:t xml:space="preserve"> for the simulated data (using </w:t>
      </w:r>
      <w:r>
        <w:rPr>
          <w:i/>
        </w:rPr>
        <w:t>Z</w:t>
      </w:r>
      <w:r>
        <w:t xml:space="preserve"> and the prediction from 358 samples as the reference, respectively) and ε</w:t>
      </w:r>
      <w:r>
        <w:rPr>
          <w:vertAlign w:val="subscript"/>
        </w:rPr>
        <w:t>obs</w:t>
      </w:r>
      <w:r>
        <w:t xml:space="preserve"> for the observed data, and each is fitted to a relationship with </w:t>
      </w:r>
      <w:r>
        <w:rPr>
          <w:i/>
        </w:rPr>
        <w:t>ρ</w:t>
      </w:r>
      <w:r>
        <w:t xml:space="preserve"> and </w:t>
      </w:r>
      <w:r>
        <w:rPr>
          <w:i/>
        </w:rPr>
        <w:t>E</w:t>
      </w:r>
      <w:r>
        <w:t xml:space="preserve"> (Eq. 6).</w:t>
      </w:r>
    </w:p>
    <w:p w14:paraId="481AA01C" w14:textId="173BA0B7" w:rsidR="00BD1D03" w:rsidRDefault="00000000" w:rsidP="00DE2E40">
      <w:pPr>
        <w:pStyle w:val="BodyText"/>
      </w:pPr>
      <w:r>
        <w:rPr>
          <w:b/>
        </w:rPr>
        <w:t>Figure 3.</w:t>
      </w:r>
      <w:r>
        <w:t xml:space="preserve"> Prediction error (</w:t>
      </w:r>
      <w:r>
        <w:rPr>
          <w:i/>
        </w:rPr>
        <w:t>ε</w:t>
      </w:r>
      <w:r>
        <w:rPr>
          <w:vertAlign w:val="subscript"/>
        </w:rPr>
        <w:t>sim</w:t>
      </w:r>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w:t>
      </w:r>
    </w:p>
    <w:p w14:paraId="407D365A" w14:textId="659150BD" w:rsidR="00BD1D03" w:rsidRDefault="00000000" w:rsidP="00DE2E40">
      <w:pPr>
        <w:pStyle w:val="BodyText"/>
      </w:pPr>
      <w:r>
        <w:rPr>
          <w:b/>
        </w:rPr>
        <w:t>Figure 4.</w:t>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r>
        <w:rPr>
          <w:i/>
        </w:rPr>
        <w:t>μ</w:t>
      </w:r>
      <w:r>
        <w:rPr>
          <w:vertAlign w:val="subscript"/>
        </w:rPr>
        <w:t>d</w:t>
      </w:r>
      <w:r>
        <w:t xml:space="preserve">) and (D) </w:t>
      </w:r>
      <w:r>
        <w:rPr>
          <w:i/>
        </w:rPr>
        <w:t>α</w:t>
      </w:r>
      <w:r>
        <w:rPr>
          <w:vertAlign w:val="superscript"/>
        </w:rPr>
        <w:t>2</w:t>
      </w:r>
      <w:r>
        <w:t>, by sampling density (</w:t>
      </w:r>
      <w:r>
        <w:rPr>
          <w:i/>
        </w:rPr>
        <w:t>E</w:t>
      </w:r>
      <w:r>
        <w:t>) and length-scale (colors).</w:t>
      </w:r>
    </w:p>
    <w:p w14:paraId="0AB75128" w14:textId="77777777" w:rsidR="00BD1D03" w:rsidRDefault="00000000" w:rsidP="00DE2E40">
      <w:pPr>
        <w:pStyle w:val="BodyText"/>
      </w:pPr>
      <w:r>
        <w:rPr>
          <w:b/>
        </w:rPr>
        <w:t>Figure 5.</w:t>
      </w:r>
      <w:r>
        <w:t xml:space="preserve"> Gaussian process parameter estimates for the 12 species. (A) Spatial autocorrelation </w:t>
      </w:r>
      <w:r>
        <w:t>length-scale (</w:t>
      </w:r>
      <w:r>
        <w:rPr>
          <w:i/>
        </w:rPr>
        <w:t>ρ</w:t>
      </w:r>
      <w:r>
        <w:t xml:space="preserve">, km) by depth association (surface, midwater, deepwater). (B) Depth-specific mean </w:t>
      </w:r>
      <w:r>
        <w:lastRenderedPageBreak/>
        <w:t>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p>
    <w:p w14:paraId="1E9AEEEB" w14:textId="77777777" w:rsidR="00BD1D03" w:rsidRDefault="00000000" w:rsidP="00DE2E40">
      <w:pPr>
        <w:pStyle w:val="BodyText"/>
      </w:pPr>
      <w:r>
        <w:t>Figure 1</w:t>
      </w:r>
    </w:p>
    <w:p w14:paraId="38CC6724" w14:textId="77777777" w:rsidR="00BD1D03" w:rsidRDefault="00000000" w:rsidP="000545D1">
      <w:pPr>
        <w:spacing w:after="0" w:line="480" w:lineRule="auto"/>
        <w:jc w:val="center"/>
      </w:pPr>
      <w:r>
        <w:rPr>
          <w:noProof/>
        </w:rPr>
        <w:drawing>
          <wp:inline distT="0" distB="0" distL="0" distR="0" wp14:anchorId="249C8E92" wp14:editId="2516335C">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149DABA5" w14:textId="77777777" w:rsidR="00BD1D03" w:rsidRDefault="00000000" w:rsidP="00DE2E40">
      <w:pPr>
        <w:pStyle w:val="BodyText"/>
      </w:pPr>
      <w:r>
        <w:t>Figure 2</w:t>
      </w:r>
    </w:p>
    <w:p w14:paraId="7FCE8B11" w14:textId="2F5D9542" w:rsidR="00BD1D03" w:rsidRDefault="005C4C60" w:rsidP="000545D1">
      <w:pPr>
        <w:spacing w:after="0" w:line="480" w:lineRule="auto"/>
        <w:jc w:val="center"/>
      </w:pPr>
      <w:r>
        <w:rPr>
          <w:noProof/>
        </w:rPr>
        <w:lastRenderedPageBreak/>
        <w:drawing>
          <wp:inline distT="0" distB="0" distL="0" distR="0" wp14:anchorId="3433D719" wp14:editId="092AF893">
            <wp:extent cx="5943600" cy="3590925"/>
            <wp:effectExtent l="0" t="0" r="0" b="3175"/>
            <wp:docPr id="90617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73010" name="Picture 9061730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14:paraId="31B9F8DF" w14:textId="77777777" w:rsidR="00BD1D03" w:rsidRDefault="00000000" w:rsidP="00DE2E40">
      <w:pPr>
        <w:pStyle w:val="BodyText"/>
      </w:pPr>
      <w:r>
        <w:t>Figure 3</w:t>
      </w:r>
    </w:p>
    <w:p w14:paraId="468D59DB" w14:textId="07215F02" w:rsidR="00BD1D03" w:rsidRDefault="00000000" w:rsidP="000545D1">
      <w:pPr>
        <w:spacing w:after="0" w:line="480" w:lineRule="auto"/>
        <w:jc w:val="center"/>
      </w:pPr>
      <w:r>
        <w:rPr>
          <w:noProof/>
        </w:rPr>
        <w:drawing>
          <wp:inline distT="0" distB="0" distL="0" distR="0" wp14:anchorId="42F5182B" wp14:editId="4FAD015D">
            <wp:extent cx="5943600" cy="3566160"/>
            <wp:effectExtent l="0" t="0" r="0" b="2540"/>
            <wp:docPr id="800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2" name="Picture 6408272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7BCEE0B" w14:textId="77777777" w:rsidR="00BD1D03" w:rsidRDefault="00000000" w:rsidP="00DE2E40">
      <w:pPr>
        <w:pStyle w:val="BodyText"/>
      </w:pPr>
      <w:r>
        <w:t>Figure 4</w:t>
      </w:r>
    </w:p>
    <w:p w14:paraId="6604DA69" w14:textId="50332E96" w:rsidR="00BD1D03" w:rsidRDefault="00000000" w:rsidP="000545D1">
      <w:pPr>
        <w:spacing w:after="0" w:line="480" w:lineRule="auto"/>
        <w:jc w:val="center"/>
      </w:pPr>
      <w:r>
        <w:rPr>
          <w:iCs/>
          <w:noProof/>
        </w:rPr>
        <w:lastRenderedPageBreak/>
        <w:drawing>
          <wp:inline distT="0" distB="0" distL="0" distR="0" wp14:anchorId="3B1A1B29" wp14:editId="7390CD95">
            <wp:extent cx="5943600" cy="4245610"/>
            <wp:effectExtent l="0" t="0" r="0" b="0"/>
            <wp:docPr id="800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4" name="Picture 10780978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633BD3BF" w14:textId="77777777" w:rsidR="00BD1D03" w:rsidRDefault="00000000" w:rsidP="00DE2E40">
      <w:pPr>
        <w:pStyle w:val="BodyText"/>
      </w:pPr>
      <w:r>
        <w:t>Figure 5</w:t>
      </w:r>
    </w:p>
    <w:p w14:paraId="09372BEB" w14:textId="1D083699" w:rsidR="00BD1D03" w:rsidRDefault="00000000" w:rsidP="000545D1">
      <w:pPr>
        <w:spacing w:after="0" w:line="480" w:lineRule="auto"/>
        <w:jc w:val="center"/>
      </w:pPr>
      <w:r>
        <w:rPr>
          <w:noProof/>
        </w:rPr>
        <w:lastRenderedPageBreak/>
        <w:drawing>
          <wp:inline distT="0" distB="0" distL="0" distR="0" wp14:anchorId="20CC281B" wp14:editId="532B6601">
            <wp:extent cx="5943600" cy="4245610"/>
            <wp:effectExtent l="0" t="0" r="0" b="0"/>
            <wp:docPr id="8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6" name="Picture 904899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sectPr w:rsidR="00BD1D03" w:rsidSect="00FE50DF">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3" w:author="Gledis Guri" w:date="2026-10-03T23:14:00Z" w:initials="GG">
    <w:p w14:paraId="1F615265" w14:textId="77777777" w:rsidR="00131911" w:rsidRDefault="00131911" w:rsidP="00131911">
      <w:r>
        <w:rPr>
          <w:rStyle w:val="CommentReference"/>
        </w:rPr>
        <w:annotationRef/>
      </w:r>
      <w:r>
        <w:rPr>
          <w:sz w:val="20"/>
          <w:szCs w:val="20"/>
        </w:rPr>
        <w:t>Link these 2 paragraphs together. I think there's a discrepancy between the finishing of the first paragraph and the beginning of the second paragraph. Also I really dislike ":" so please remove them and use words instead of :</w:t>
      </w:r>
    </w:p>
  </w:comment>
  <w:comment w:id="14" w:author="Gledis Guri" w:date="2026-10-03T23:24:00Z" w:initials="GG">
    <w:p w14:paraId="4D52EFC3" w14:textId="5F8504AF" w:rsidR="005114CF" w:rsidRDefault="005114CF">
      <w:pPr>
        <w:pStyle w:val="CommentText"/>
      </w:pPr>
      <w:r>
        <w:rPr>
          <w:rStyle w:val="CommentReference"/>
        </w:rPr>
        <w:annotationRef/>
      </w:r>
      <w:r>
        <w:t>Merged the two paragraphs into one. The fitting of Eq. 6 to εobs now leads straight into why the observed and simulated errors must be made comparable, then how that was done. Removed the colons here and in the following paragraph, rephrasing them in words (the 1:1 line is kept).</w:t>
      </w:r>
    </w:p>
  </w:comment>
  <w:comment w:id="15" w:author="Claude" w:date="2026-10-06T00:27:37Z" w:initials="C">
    <w:p w14:paraId="1618F439" w14:textId="77777777">
      <w:r>
        <w:rPr>
          <w:rStyle w:val="CommentReference"/>
        </w:rPr>
        <w:annotationRef/>
      </w:r>
      <w:r>
        <w:rPr>
          <w:color w:val="000000"/>
          <w:sz w:val="20"/>
          <w:szCs w:val="20"/>
        </w:rPr>
        <w:t xml:space="preserve">Repeats the next paragraph, which opens by saying the same thing in more detail (prediction error modelled as a function of E and ρ, with their interaction).</w:t>
      </w:r>
    </w:p>
  </w:comment>
  <w:comment w:id="16" w:author="Claude" w:date="2026-10-06T00:27:37Z" w:initials="C">
    <w:p w14:paraId="7A68C983" w14:textId="77777777">
      <w:r>
        <w:rPr>
          <w:rStyle w:val="CommentReference"/>
        </w:rPr>
        <w:annotationRef/>
      </w:r>
      <w:r>
        <w:rPr>
          <w:color w:val="000000"/>
          <w:sz w:val="20"/>
          <w:szCs w:val="20"/>
        </w:rPr>
        <w:t xml:space="preserve">The lm()-in-R fit is stated again, with the citation, in the last paragraph of this section (R Core Team, 2024).</w:t>
      </w:r>
    </w:p>
  </w:comment>
  <w:comment w:id="17" w:author="Claude" w:date="2026-10-06T00:27:37Z" w:initials="C">
    <w:p w14:paraId="499E3AD4" w14:textId="77777777">
      <w:r>
        <w:rPr>
          <w:rStyle w:val="CommentReference"/>
        </w:rPr>
        <w:annotationRef/>
      </w:r>
      <w:r>
        <w:rPr>
          <w:color w:val="000000"/>
          <w:sz w:val="20"/>
          <w:szCs w:val="20"/>
        </w:rPr>
        <w:t xml:space="preserve">Same point as the first sentence of this paragraph (Eq. 7 returns a single value for the mean relationship, not the scatter around it).</w:t>
      </w:r>
    </w:p>
  </w:comment>
  <w:comment w:id="18" w:author="Claude" w:date="2026-10-06T00:27:37Z" w:initials="C">
    <w:p w14:paraId="71340C21" w14:textId="77777777">
      <w:r>
        <w:rPr>
          <w:rStyle w:val="CommentReference"/>
        </w:rPr>
        <w:annotationRef/>
      </w:r>
      <w:r>
        <w:rPr>
          <w:color w:val="000000"/>
          <w:sz w:val="20"/>
          <w:szCs w:val="20"/>
        </w:rPr>
        <w:t xml:space="preserve">The 100 copies/L worked examples (with Figure S3) are already given in Results, under Prediction error and the error–effort model. Kept the e^ε statement, which is the new element here.</w:t>
      </w:r>
    </w:p>
  </w:comment>
  <w:comment w:id="19" w:author="Claude" w:date="2026-10-06T00:27:37Z" w:initials="C">
    <w:p w14:paraId="39F1918F" w14:textId="77777777">
      <w:r>
        <w:rPr>
          <w:rStyle w:val="CommentReference"/>
        </w:rPr>
        <w:annotationRef/>
      </w:r>
      <w:r>
        <w:rPr>
          <w:color w:val="000000"/>
          <w:sz w:val="20"/>
          <w:szCs w:val="20"/>
        </w:rPr>
        <w:t xml:space="preserve">This clause restates the first sentence of the Discussion (and the Results); the new point is the interpretation that smooth fields are easier to reconstruct, which is kept.</w:t>
      </w:r>
    </w:p>
  </w:comment>
  <w:comment w:id="20" w:author="Claude" w:date="2026-10-06T00:27:37Z" w:initials="C">
    <w:p w14:paraId="52E195BF" w14:textId="77777777">
      <w:r>
        <w:rPr>
          <w:rStyle w:val="CommentReference"/>
        </w:rPr>
        <w:annotationRef/>
      </w:r>
      <w:r>
        <w:rPr>
          <w:color w:val="000000"/>
          <w:sz w:val="20"/>
          <w:szCs w:val="20"/>
        </w:rPr>
        <w:t xml:space="preserve">Same idea as the two sentences before it and as the d/ρ paragraph below (the same effort can be too sparse for one taxon and sufficient for another). García-Machado et al. (2024) is still cited in the Introduction.</w:t>
      </w:r>
    </w:p>
  </w:comment>
  <w:comment w:id="21" w:author="Claude" w:date="2026-10-06T00:27:38Z" w:initials="C">
    <w:p w14:paraId="2CD56704" w14:textId="77777777">
      <w:r>
        <w:rPr>
          <w:rStyle w:val="CommentReference"/>
        </w:rPr>
        <w:annotationRef/>
      </w:r>
      <w:r>
        <w:rPr>
          <w:color w:val="000000"/>
          <w:sz w:val="20"/>
          <w:szCs w:val="20"/>
        </w:rPr>
        <w:t xml:space="preserve">This coefficient-by-coefficient detail repeats the Case study (Step 3) paragraph, which already reports the same directions and the 1:1 alignment, and the Discussion opener, which says the same error structure held in real fields.</w:t>
      </w:r>
    </w:p>
  </w:comment>
  <w:comment w:id="22" w:author="Claude" w:date="2026-10-06T00:27:38Z" w:initials="C">
    <w:p w14:paraId="3A43C6A5" w14:textId="77777777">
      <w:r>
        <w:rPr>
          <w:rStyle w:val="CommentReference"/>
        </w:rPr>
        <w:annotationRef/>
      </w:r>
      <w:r>
        <w:rPr>
          <w:color w:val="000000"/>
          <w:sz w:val="20"/>
          <w:szCs w:val="20"/>
        </w:rPr>
        <w:t xml:space="preserve">Repeats Results, Applying the planner, and Table 1 (the 358 samples met the target only for the smoothest taxa).</w:t>
      </w:r>
    </w:p>
  </w:comment>
  <w:comment w:id="23" w:author="Claude" w:date="2026-10-06T00:27:38Z" w:initials="C">
    <w:p w14:paraId="610A684F" w14:textId="77777777">
      <w:r>
        <w:rPr>
          <w:rStyle w:val="CommentReference"/>
        </w:rPr>
        <w:annotationRef/>
      </w:r>
      <w:r>
        <w:rPr>
          <w:color w:val="000000"/>
          <w:sz w:val="20"/>
          <w:szCs w:val="20"/>
        </w:rPr>
        <w:t xml:space="preserve">“Only a prior estimate of ρ and a target error”, offline and no data uploaded are already stated in Description of the method and in Implementation.</w:t>
      </w:r>
    </w:p>
  </w:comment>
  <w:comment w:id="24" w:author="Claude" w:date="2026-10-06T00:27:38Z" w:initials="C">
    <w:p w14:paraId="49375A79" w14:textId="77777777">
      <w:r>
        <w:rPr>
          <w:rStyle w:val="CommentReference"/>
        </w:rPr>
        <w:annotationRef/>
      </w:r>
      <w:r>
        <w:rPr>
          <w:color w:val="000000"/>
          <w:sz w:val="20"/>
          <w:szCs w:val="20"/>
        </w:rPr>
        <w:t xml:space="preserve">The two directions (error to density, budget to area) are already described in Solving for the sampling density and in Implementation (“How many samples?” / “How much area?”).</w:t>
      </w:r>
    </w:p>
  </w:comment>
  <w:comment w:id="25" w:author="Claude" w:date="2026-10-06T00:27:38Z" w:initials="C">
    <w:p w14:paraId="053DF5C8" w14:textId="77777777">
      <w:r>
        <w:rPr>
          <w:rStyle w:val="CommentReference"/>
        </w:rPr>
        <w:annotationRef/>
      </w:r>
      <w:r>
        <w:rPr>
          <w:color w:val="000000"/>
          <w:sz w:val="20"/>
          <w:szCs w:val="20"/>
        </w:rPr>
        <w:t xml:space="preserve">This is said again, with the supporting examples, at the end of the policy paragraph below (length-scale, target error and effort stated openly so agencies and reviewers can judge a map and revisit it as new data accumulate).</w:t>
      </w:r>
    </w:p>
  </w:comment>
  <w:comment w:id="26" w:author="Claude" w:date="2026-10-06T00:27:38Z" w:initials="C">
    <w:p w14:paraId="19A669D2" w14:textId="77777777">
      <w:r>
        <w:rPr>
          <w:rStyle w:val="CommentReference"/>
        </w:rPr>
        <w:annotationRef/>
      </w:r>
      <w:r>
        <w:rPr>
          <w:color w:val="000000"/>
          <w:sz w:val="20"/>
          <w:szCs w:val="20"/>
        </w:rPr>
        <w:t xml:space="preserve">The stock-assessment point (aggregate index, spatial structure acts through precision; Thorson et al., 2015) is already made in Introduction paragraph 3. Thorson et al. (2015) is still cited there.</w:t>
      </w:r>
    </w:p>
  </w:comment>
  <w:comment w:id="27" w:author="Claude" w:date="2026-10-06T00:27:38Z" w:initials="C">
    <w:p w14:paraId="09B217FD" w14:textId="77777777">
      <w:r>
        <w:rPr>
          <w:rStyle w:val="CommentReference"/>
        </w:rPr>
        <w:annotationRef/>
      </w:r>
      <w:r>
        <w:rPr>
          <w:color w:val="000000"/>
          <w:sz w:val="20"/>
          <w:szCs w:val="20"/>
        </w:rPr>
        <w:t xml:space="preserve">Same list of spatial-product applications (and the same citation) as Introduction paragraph 3.</w:t>
      </w:r>
    </w:p>
  </w:comment>
  <w:comment w:id="28" w:author="Claude" w:date="2026-10-06T00:27:38Z" w:initials="C">
    <w:p w14:paraId="3D7452CD" w14:textId="77777777">
      <w:r>
        <w:rPr>
          <w:rStyle w:val="CommentReference"/>
        </w:rPr>
        <w:annotationRef/>
      </w:r>
      <w:r>
        <w:rPr>
          <w:color w:val="000000"/>
          <w:sz w:val="20"/>
          <w:szCs w:val="20"/>
        </w:rPr>
        <w:t xml:space="preserve">Verbatim concept from Introduction paragraph 3 (sampling density is the bottleneck because conventional surveys are costly and sparse; eDNA lowers cost). All three citations remain cited there. “It” changed to “eDNA sampling” in the next sentence because its antecedent was in the cut text.</w:t>
      </w:r>
    </w:p>
  </w:comment>
  <w:comment w:id="29" w:author="Claude" w:date="2026-10-06T00:27:38Z" w:initials="C">
    <w:p w14:paraId="7EB79383" w14:textId="77777777">
      <w:r>
        <w:rPr>
          <w:rStyle w:val="CommentReference"/>
        </w:rPr>
        <w:annotationRef/>
      </w:r>
      <w:r>
        <w:rPr>
          <w:color w:val="000000"/>
          <w:sz w:val="20"/>
          <w:szCs w:val="20"/>
        </w:rPr>
        <w:t xml:space="preserve">The 53 km spacing is derived and used in the d/ρ paragraph above, so it is not repeated here.</w:t>
      </w:r>
    </w:p>
  </w:comment>
  <w:comment w:id="30" w:author="Claude" w:date="2026-10-06T00:27:38Z" w:initials="C">
    <w:p w14:paraId="1721FAAF" w14:textId="77777777">
      <w:r>
        <w:rPr>
          <w:rStyle w:val="CommentReference"/>
        </w:rPr>
        <w:annotationRef/>
      </w:r>
      <w:r>
        <w:rPr>
          <w:color w:val="000000"/>
          <w:sz w:val="20"/>
          <w:szCs w:val="20"/>
        </w:rPr>
        <w:t xml:space="preserve">Departure from a single characteristic length-scale (multi-scale patterns) is already given in the previous paragraph.</w:t>
      </w:r>
    </w:p>
  </w:comment>
  <w:comment w:id="31" w:author="Claude" w:date="2026-10-06T00:27:38Z" w:initials="C">
    <w:p w14:paraId="0FB85D9A" w14:textId="77777777">
      <w:r>
        <w:rPr>
          <w:rStyle w:val="CommentReference"/>
        </w:rPr>
        <w:annotationRef/>
      </w:r>
      <w:r>
        <w:rPr>
          <w:color w:val="000000"/>
          <w:sz w:val="20"/>
          <w:szCs w:val="20"/>
        </w:rPr>
        <w:t xml:space="preserve">Overlaps with the d/ρ paragraph (the ratio is not a fixed threshold; transferability beyond this domain is untested) and with the case-study limitation paragraph (single domain). The remaining small-domain sentence is kept for now because it carries Paciorek (2010) and Redfern et al. (2006), but it also overlaps with the first limitations paragraph (smooth taxa whose ρ approaches the domain extent).</w:t>
      </w:r>
    </w:p>
  </w:comment>
  <w:comment w:id="32" w:author="Claude" w:date="2026-10-06T00:27:38Z" w:initials="C">
    <w:p w14:paraId="6AD9BF20" w14:textId="77777777">
      <w:r>
        <w:rPr>
          <w:rStyle w:val="CommentReference"/>
        </w:rPr>
        <w:annotationRef/>
      </w:r>
      <w:r>
        <w:rPr>
          <w:color w:val="000000"/>
          <w:sz w:val="20"/>
          <w:szCs w:val="20"/>
        </w:rPr>
        <w:t xml:space="preserve">Substituting a calibration for your own region, taxa or assay with the archived code is already stated in Implementation (editable coefficients) and in the case-study limitation paragraph. “such” changed to “regional” because its antecedent was cut.</w:t>
      </w:r>
    </w:p>
  </w:comment>
  <w:comment w:id="33" w:author="Claude" w:date="2026-10-06T00:27:38Z" w:initials="C">
    <w:p w14:paraId="2FFA1CBA" w14:textId="77777777">
      <w:r>
        <w:rPr>
          <w:rStyle w:val="CommentReference"/>
        </w:rPr>
        <w:annotationRef/>
      </w:r>
      <w:r>
        <w:rPr>
          <w:color w:val="000000"/>
          <w:sz w:val="20"/>
          <w:szCs w:val="20"/>
        </w:rPr>
        <w:t xml:space="preserve">Already stated in Implementation (“uncertainty in the coefficients is not yet propagated”).</w:t>
      </w:r>
    </w:p>
  </w:comment>
  <w:comment w:id="34" w:author="Claude" w:date="2026-10-06T00:27:38Z" w:initials="C">
    <w:p w14:paraId="55914F6C" w14:textId="77777777">
      <w:r>
        <w:rPr>
          <w:rStyle w:val="CommentReference"/>
        </w:rPr>
        <w:annotationRef/>
      </w:r>
      <w:r>
        <w:rPr>
          <w:color w:val="000000"/>
          <w:sz w:val="20"/>
          <w:szCs w:val="20"/>
        </w:rPr>
        <w:t xml:space="preserve">The Introduction (last paragraph) already states these three purposes (test the error structure on real fields, provide reference length-scales, show the planner on an existing survey), and the Description of the method closes with the same roadmap.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F615265" w15:done="1"/>
  <w15:commentEx w15:paraId="4D52EFC3" w15:paraIdParent="1F615265" w15:done="1"/>
  <w15:commentEx w15:paraId="1618F439" w15:done="0"/>
  <w15:commentEx w15:paraId="7A68C983" w15:done="0"/>
  <w15:commentEx w15:paraId="499E3AD4" w15:done="0"/>
  <w15:commentEx w15:paraId="71340C21" w15:done="0"/>
  <w15:commentEx w15:paraId="39F1918F" w15:done="0"/>
  <w15:commentEx w15:paraId="52E195BF" w15:done="0"/>
  <w15:commentEx w15:paraId="2CD56704" w15:done="0"/>
  <w15:commentEx w15:paraId="3A43C6A5" w15:done="0"/>
  <w15:commentEx w15:paraId="610A684F" w15:done="0"/>
  <w15:commentEx w15:paraId="49375A79" w15:done="0"/>
  <w15:commentEx w15:paraId="053DF5C8" w15:done="0"/>
  <w15:commentEx w15:paraId="19A669D2" w15:done="0"/>
  <w15:commentEx w15:paraId="09B217FD" w15:done="0"/>
  <w15:commentEx w15:paraId="3D7452CD" w15:done="0"/>
  <w15:commentEx w15:paraId="7EB79383" w15:done="0"/>
  <w15:commentEx w15:paraId="1721FAAF" w15:done="0"/>
  <w15:commentEx w15:paraId="0FB85D9A" w15:done="0"/>
  <w15:commentEx w15:paraId="6AD9BF20" w15:done="0"/>
  <w15:commentEx w15:paraId="2FFA1CBA" w15:done="0"/>
  <w15:commentEx w15:paraId="55914F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4E3175F" w16cex:dateUtc="2026-10-04T06:14:00Z"/>
  <w16cex:commentExtensible w16cex:durableId="18EEF0AB" w16cex:dateUtc="2026-10-04T06:24:00Z"/>
  <w16cex:commentExtensible w16cex:durableId="3E42E086" w16cex:dateUtc="2026-10-06T00:27:37Z"/>
  <w16cex:commentExtensible w16cex:durableId="5773B520" w16cex:dateUtc="2026-10-06T00:27:37Z"/>
  <w16cex:commentExtensible w16cex:durableId="30356E7B" w16cex:dateUtc="2026-10-06T00:27:37Z"/>
  <w16cex:commentExtensible w16cex:durableId="0DAEDBC5" w16cex:dateUtc="2026-10-06T00:27:37Z"/>
  <w16cex:commentExtensible w16cex:durableId="6BB4E583" w16cex:dateUtc="2026-10-06T00:27:37Z"/>
  <w16cex:commentExtensible w16cex:durableId="154F95D9" w16cex:dateUtc="2026-10-06T00:27:37Z"/>
  <w16cex:commentExtensible w16cex:durableId="53A2F545" w16cex:dateUtc="2026-10-06T00:27:38Z"/>
  <w16cex:commentExtensible w16cex:durableId="5DF8A2F7" w16cex:dateUtc="2026-10-06T00:27:38Z"/>
  <w16cex:commentExtensible w16cex:durableId="1E0D34BF" w16cex:dateUtc="2026-10-06T00:27:38Z"/>
  <w16cex:commentExtensible w16cex:durableId="20BABEFE" w16cex:dateUtc="2026-10-06T00:27:38Z"/>
  <w16cex:commentExtensible w16cex:durableId="471E617A" w16cex:dateUtc="2026-10-06T00:27:38Z"/>
  <w16cex:commentExtensible w16cex:durableId="3FE339AD" w16cex:dateUtc="2026-10-06T00:27:38Z"/>
  <w16cex:commentExtensible w16cex:durableId="283DFD3B" w16cex:dateUtc="2026-10-06T00:27:38Z"/>
  <w16cex:commentExtensible w16cex:durableId="0D7B612E" w16cex:dateUtc="2026-10-06T00:27:38Z"/>
  <w16cex:commentExtensible w16cex:durableId="5DEFE620" w16cex:dateUtc="2026-10-06T00:27:38Z"/>
  <w16cex:commentExtensible w16cex:durableId="5C2BCAC3" w16cex:dateUtc="2026-10-06T00:27:38Z"/>
  <w16cex:commentExtensible w16cex:durableId="65DE25B6" w16cex:dateUtc="2026-10-06T00:27:38Z"/>
  <w16cex:commentExtensible w16cex:durableId="714C8EB4" w16cex:dateUtc="2026-10-06T00:27:38Z"/>
  <w16cex:commentExtensible w16cex:durableId="1E796066" w16cex:dateUtc="2026-10-06T00:27:38Z"/>
  <w16cex:commentExtensible w16cex:durableId="78AA7591" w16cex:dateUtc="2026-10-06T00:27:3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F615265" w16cid:durableId="04E3175F"/>
  <w16cid:commentId w16cid:paraId="4D52EFC3" w16cid:durableId="18EEF0AB"/>
  <w16cid:commentId w16cid:paraId="1618F439" w16cid:durableId="3E42E086"/>
  <w16cid:commentId w16cid:paraId="7A68C983" w16cid:durableId="5773B520"/>
  <w16cid:commentId w16cid:paraId="499E3AD4" w16cid:durableId="30356E7B"/>
  <w16cid:commentId w16cid:paraId="71340C21" w16cid:durableId="0DAEDBC5"/>
  <w16cid:commentId w16cid:paraId="39F1918F" w16cid:durableId="6BB4E583"/>
  <w16cid:commentId w16cid:paraId="52E195BF" w16cid:durableId="154F95D9"/>
  <w16cid:commentId w16cid:paraId="2CD56704" w16cid:durableId="53A2F545"/>
  <w16cid:commentId w16cid:paraId="3A43C6A5" w16cid:durableId="5DF8A2F7"/>
  <w16cid:commentId w16cid:paraId="610A684F" w16cid:durableId="1E0D34BF"/>
  <w16cid:commentId w16cid:paraId="49375A79" w16cid:durableId="20BABEFE"/>
  <w16cid:commentId w16cid:paraId="053DF5C8" w16cid:durableId="471E617A"/>
  <w16cid:commentId w16cid:paraId="19A669D2" w16cid:durableId="3FE339AD"/>
  <w16cid:commentId w16cid:paraId="09B217FD" w16cid:durableId="283DFD3B"/>
  <w16cid:commentId w16cid:paraId="3D7452CD" w16cid:durableId="0D7B612E"/>
  <w16cid:commentId w16cid:paraId="7EB79383" w16cid:durableId="5DEFE620"/>
  <w16cid:commentId w16cid:paraId="1721FAAF" w16cid:durableId="5C2BCAC3"/>
  <w16cid:commentId w16cid:paraId="0FB85D9A" w16cid:durableId="65DE25B6"/>
  <w16cid:commentId w16cid:paraId="6AD9BF20" w16cid:durableId="714C8EB4"/>
  <w16cid:commentId w16cid:paraId="2FFA1CBA" w16cid:durableId="1E796066"/>
  <w16cid:commentId w16cid:paraId="55914F6C" w16cid:durableId="78AA7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59FDE8" w14:textId="77777777" w:rsidR="001F7511" w:rsidRDefault="001F7511" w:rsidP="009A2297">
      <w:pPr>
        <w:spacing w:after="0"/>
      </w:pPr>
      <w:r>
        <w:separator/>
      </w:r>
    </w:p>
  </w:endnote>
  <w:endnote w:type="continuationSeparator" w:id="0">
    <w:p w14:paraId="14432FFB" w14:textId="77777777" w:rsidR="001F7511" w:rsidRDefault="001F7511"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38A6EEE"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20CEA0E4"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20577206"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E1F87" w14:textId="77777777" w:rsidR="00A66B15" w:rsidRDefault="00A66B15" w:rsidP="00D16A1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375B1" w14:textId="77777777" w:rsidR="00462704" w:rsidRDefault="0046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4EB287" w14:textId="77777777" w:rsidR="001F7511" w:rsidRDefault="001F7511" w:rsidP="009A2297">
      <w:pPr>
        <w:spacing w:after="0"/>
      </w:pPr>
      <w:r>
        <w:separator/>
      </w:r>
    </w:p>
  </w:footnote>
  <w:footnote w:type="continuationSeparator" w:id="0">
    <w:p w14:paraId="1BEBBAF3" w14:textId="77777777" w:rsidR="001F7511" w:rsidRDefault="001F7511" w:rsidP="009A2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CA47A" w14:textId="77777777" w:rsidR="00462704" w:rsidRDefault="0046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F8CB3" w14:textId="77777777" w:rsidR="00462704" w:rsidRDefault="0046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B168D" w14:textId="77777777" w:rsidR="00462704" w:rsidRDefault="0046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dis Guri">
    <w15:presenceInfo w15:providerId="AD" w15:userId="S::gguri@uw.edu::83df82f3-47dd-4c7f-8014-681978acda0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5BD4"/>
    <w:rsid w:val="000160E2"/>
    <w:rsid w:val="00016814"/>
    <w:rsid w:val="000168C8"/>
    <w:rsid w:val="00017B7F"/>
    <w:rsid w:val="00017D18"/>
    <w:rsid w:val="00020159"/>
    <w:rsid w:val="00020775"/>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3E5"/>
    <w:rsid w:val="000534CC"/>
    <w:rsid w:val="0005381B"/>
    <w:rsid w:val="0005416C"/>
    <w:rsid w:val="000545D1"/>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6456E"/>
    <w:rsid w:val="00066A29"/>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36E"/>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2BA2"/>
    <w:rsid w:val="000F31EB"/>
    <w:rsid w:val="000F3DDE"/>
    <w:rsid w:val="000F40A8"/>
    <w:rsid w:val="000F510C"/>
    <w:rsid w:val="000F5585"/>
    <w:rsid w:val="000F5722"/>
    <w:rsid w:val="000F5B32"/>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07E75"/>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911"/>
    <w:rsid w:val="00131C1F"/>
    <w:rsid w:val="001331B5"/>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195E"/>
    <w:rsid w:val="001C2382"/>
    <w:rsid w:val="001C356D"/>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11"/>
    <w:rsid w:val="001F75CE"/>
    <w:rsid w:val="002011ED"/>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08E7"/>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2C10"/>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AA"/>
    <w:rsid w:val="002877EE"/>
    <w:rsid w:val="00290F94"/>
    <w:rsid w:val="002911E5"/>
    <w:rsid w:val="00291D04"/>
    <w:rsid w:val="00291EB6"/>
    <w:rsid w:val="0029301E"/>
    <w:rsid w:val="002937E8"/>
    <w:rsid w:val="00293DC4"/>
    <w:rsid w:val="002945EA"/>
    <w:rsid w:val="00294A57"/>
    <w:rsid w:val="00294B01"/>
    <w:rsid w:val="00294CBC"/>
    <w:rsid w:val="00295077"/>
    <w:rsid w:val="002955E7"/>
    <w:rsid w:val="00295A9F"/>
    <w:rsid w:val="00295D54"/>
    <w:rsid w:val="0029719D"/>
    <w:rsid w:val="0029731D"/>
    <w:rsid w:val="002975EB"/>
    <w:rsid w:val="00297BBE"/>
    <w:rsid w:val="00297F83"/>
    <w:rsid w:val="002A17F8"/>
    <w:rsid w:val="002A1A2C"/>
    <w:rsid w:val="002A1B4E"/>
    <w:rsid w:val="002A1F7B"/>
    <w:rsid w:val="002A222B"/>
    <w:rsid w:val="002A2798"/>
    <w:rsid w:val="002A2A47"/>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1F3F"/>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519"/>
    <w:rsid w:val="00330D63"/>
    <w:rsid w:val="003329B8"/>
    <w:rsid w:val="00333361"/>
    <w:rsid w:val="00336225"/>
    <w:rsid w:val="00336E69"/>
    <w:rsid w:val="00340F6A"/>
    <w:rsid w:val="003438BD"/>
    <w:rsid w:val="00344228"/>
    <w:rsid w:val="003443CF"/>
    <w:rsid w:val="00345B8C"/>
    <w:rsid w:val="00345E4A"/>
    <w:rsid w:val="00345EBB"/>
    <w:rsid w:val="00347549"/>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06C"/>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33B"/>
    <w:rsid w:val="0038376D"/>
    <w:rsid w:val="0038376F"/>
    <w:rsid w:val="00383999"/>
    <w:rsid w:val="00383D92"/>
    <w:rsid w:val="00383EED"/>
    <w:rsid w:val="0038715A"/>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A37"/>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1FC1"/>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704"/>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748"/>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4FB5"/>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08"/>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4CF"/>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2BE6"/>
    <w:rsid w:val="00523D96"/>
    <w:rsid w:val="00524F5B"/>
    <w:rsid w:val="00525775"/>
    <w:rsid w:val="005258FE"/>
    <w:rsid w:val="0052612F"/>
    <w:rsid w:val="0052745E"/>
    <w:rsid w:val="005275B2"/>
    <w:rsid w:val="00527630"/>
    <w:rsid w:val="0053009E"/>
    <w:rsid w:val="0053022A"/>
    <w:rsid w:val="0053049B"/>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A7757"/>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4C60"/>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75A"/>
    <w:rsid w:val="005E3F20"/>
    <w:rsid w:val="005E42EA"/>
    <w:rsid w:val="005E4FB7"/>
    <w:rsid w:val="005E64EB"/>
    <w:rsid w:val="005E6B87"/>
    <w:rsid w:val="005E765B"/>
    <w:rsid w:val="005F24BA"/>
    <w:rsid w:val="005F2DAF"/>
    <w:rsid w:val="005F3525"/>
    <w:rsid w:val="005F3ED8"/>
    <w:rsid w:val="005F50C9"/>
    <w:rsid w:val="005F5413"/>
    <w:rsid w:val="005F6804"/>
    <w:rsid w:val="005F788B"/>
    <w:rsid w:val="005F7A16"/>
    <w:rsid w:val="006011D6"/>
    <w:rsid w:val="00601827"/>
    <w:rsid w:val="00601E1C"/>
    <w:rsid w:val="00601EE9"/>
    <w:rsid w:val="00601EEA"/>
    <w:rsid w:val="006025A0"/>
    <w:rsid w:val="006041E1"/>
    <w:rsid w:val="00604F8F"/>
    <w:rsid w:val="00605654"/>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0E0"/>
    <w:rsid w:val="0062718F"/>
    <w:rsid w:val="00627C7B"/>
    <w:rsid w:val="00627E69"/>
    <w:rsid w:val="0063190F"/>
    <w:rsid w:val="00632271"/>
    <w:rsid w:val="0063346B"/>
    <w:rsid w:val="00633845"/>
    <w:rsid w:val="0063455A"/>
    <w:rsid w:val="00634B41"/>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1C4"/>
    <w:rsid w:val="00675859"/>
    <w:rsid w:val="00675FD2"/>
    <w:rsid w:val="00676296"/>
    <w:rsid w:val="0068039E"/>
    <w:rsid w:val="00680F51"/>
    <w:rsid w:val="00680F6C"/>
    <w:rsid w:val="00683088"/>
    <w:rsid w:val="00683426"/>
    <w:rsid w:val="00683868"/>
    <w:rsid w:val="006841C3"/>
    <w:rsid w:val="006850A2"/>
    <w:rsid w:val="006853ED"/>
    <w:rsid w:val="0068555D"/>
    <w:rsid w:val="006859D7"/>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941"/>
    <w:rsid w:val="006E2BD9"/>
    <w:rsid w:val="006E4E43"/>
    <w:rsid w:val="006E5251"/>
    <w:rsid w:val="006E579A"/>
    <w:rsid w:val="006E5AC8"/>
    <w:rsid w:val="006E7C7F"/>
    <w:rsid w:val="006F09B4"/>
    <w:rsid w:val="006F0DEA"/>
    <w:rsid w:val="006F2273"/>
    <w:rsid w:val="006F2CDA"/>
    <w:rsid w:val="006F4FFD"/>
    <w:rsid w:val="006F522A"/>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174DD"/>
    <w:rsid w:val="007216FD"/>
    <w:rsid w:val="00721766"/>
    <w:rsid w:val="00722382"/>
    <w:rsid w:val="007226DE"/>
    <w:rsid w:val="007227C3"/>
    <w:rsid w:val="007230F0"/>
    <w:rsid w:val="00724ADD"/>
    <w:rsid w:val="007259B3"/>
    <w:rsid w:val="00726274"/>
    <w:rsid w:val="0072648C"/>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61B7"/>
    <w:rsid w:val="007A7099"/>
    <w:rsid w:val="007A76E7"/>
    <w:rsid w:val="007B0B48"/>
    <w:rsid w:val="007B2115"/>
    <w:rsid w:val="007B3E21"/>
    <w:rsid w:val="007B44B1"/>
    <w:rsid w:val="007B5395"/>
    <w:rsid w:val="007B5662"/>
    <w:rsid w:val="007C0615"/>
    <w:rsid w:val="007C0AAD"/>
    <w:rsid w:val="007C0D45"/>
    <w:rsid w:val="007C129B"/>
    <w:rsid w:val="007C3549"/>
    <w:rsid w:val="007C4C73"/>
    <w:rsid w:val="007C575B"/>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3764"/>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2764B"/>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0C6"/>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0EB9"/>
    <w:rsid w:val="008B1586"/>
    <w:rsid w:val="008B1CE5"/>
    <w:rsid w:val="008B2811"/>
    <w:rsid w:val="008B42C2"/>
    <w:rsid w:val="008B46AB"/>
    <w:rsid w:val="008B5351"/>
    <w:rsid w:val="008B6184"/>
    <w:rsid w:val="008B66B7"/>
    <w:rsid w:val="008B7A6B"/>
    <w:rsid w:val="008C0368"/>
    <w:rsid w:val="008C05CD"/>
    <w:rsid w:val="008C1538"/>
    <w:rsid w:val="008C1720"/>
    <w:rsid w:val="008C354B"/>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D95"/>
    <w:rsid w:val="008E6F06"/>
    <w:rsid w:val="008E7E08"/>
    <w:rsid w:val="008F108E"/>
    <w:rsid w:val="008F2CC0"/>
    <w:rsid w:val="008F2EE8"/>
    <w:rsid w:val="008F345B"/>
    <w:rsid w:val="008F35CC"/>
    <w:rsid w:val="008F3C69"/>
    <w:rsid w:val="008F4FF2"/>
    <w:rsid w:val="008F6356"/>
    <w:rsid w:val="009005DE"/>
    <w:rsid w:val="0090168C"/>
    <w:rsid w:val="00902DC2"/>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2E7C"/>
    <w:rsid w:val="009231CF"/>
    <w:rsid w:val="00924509"/>
    <w:rsid w:val="00927FDD"/>
    <w:rsid w:val="0093039C"/>
    <w:rsid w:val="009315C7"/>
    <w:rsid w:val="009317F7"/>
    <w:rsid w:val="0093251B"/>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0C6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5C6"/>
    <w:rsid w:val="00995B9D"/>
    <w:rsid w:val="00995F58"/>
    <w:rsid w:val="0099609F"/>
    <w:rsid w:val="00996125"/>
    <w:rsid w:val="0099693C"/>
    <w:rsid w:val="009969C7"/>
    <w:rsid w:val="00996A79"/>
    <w:rsid w:val="00997CCD"/>
    <w:rsid w:val="009A0DF6"/>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1FA3"/>
    <w:rsid w:val="009D2167"/>
    <w:rsid w:val="009D278C"/>
    <w:rsid w:val="009D2805"/>
    <w:rsid w:val="009D3544"/>
    <w:rsid w:val="009D65AB"/>
    <w:rsid w:val="009D6A45"/>
    <w:rsid w:val="009D6DBA"/>
    <w:rsid w:val="009D7BDF"/>
    <w:rsid w:val="009E0D6B"/>
    <w:rsid w:val="009E1270"/>
    <w:rsid w:val="009E14EE"/>
    <w:rsid w:val="009E197D"/>
    <w:rsid w:val="009E38DC"/>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14D7"/>
    <w:rsid w:val="00A21ACF"/>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179A"/>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641"/>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53F8"/>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0FEF"/>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3BBE"/>
    <w:rsid w:val="00B353DF"/>
    <w:rsid w:val="00B35DB9"/>
    <w:rsid w:val="00B36A72"/>
    <w:rsid w:val="00B37FED"/>
    <w:rsid w:val="00B4170D"/>
    <w:rsid w:val="00B418AC"/>
    <w:rsid w:val="00B426CE"/>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4EDC"/>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0F5F"/>
    <w:rsid w:val="00BE214C"/>
    <w:rsid w:val="00BE239A"/>
    <w:rsid w:val="00BE245B"/>
    <w:rsid w:val="00BE3A37"/>
    <w:rsid w:val="00BE4210"/>
    <w:rsid w:val="00BE4B03"/>
    <w:rsid w:val="00BE4D8B"/>
    <w:rsid w:val="00BE5154"/>
    <w:rsid w:val="00BE570C"/>
    <w:rsid w:val="00BE576D"/>
    <w:rsid w:val="00BE7285"/>
    <w:rsid w:val="00BF0057"/>
    <w:rsid w:val="00BF0925"/>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07A06"/>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3770"/>
    <w:rsid w:val="00C446E8"/>
    <w:rsid w:val="00C44C20"/>
    <w:rsid w:val="00C4581E"/>
    <w:rsid w:val="00C46AE7"/>
    <w:rsid w:val="00C47431"/>
    <w:rsid w:val="00C476AF"/>
    <w:rsid w:val="00C50719"/>
    <w:rsid w:val="00C5139A"/>
    <w:rsid w:val="00C525D3"/>
    <w:rsid w:val="00C52B31"/>
    <w:rsid w:val="00C52B80"/>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2FD"/>
    <w:rsid w:val="00C73729"/>
    <w:rsid w:val="00C73F7E"/>
    <w:rsid w:val="00C74135"/>
    <w:rsid w:val="00C75E34"/>
    <w:rsid w:val="00C80094"/>
    <w:rsid w:val="00C808FE"/>
    <w:rsid w:val="00C816CB"/>
    <w:rsid w:val="00C83116"/>
    <w:rsid w:val="00C83611"/>
    <w:rsid w:val="00C85E51"/>
    <w:rsid w:val="00C86410"/>
    <w:rsid w:val="00C87744"/>
    <w:rsid w:val="00C879D1"/>
    <w:rsid w:val="00C901FA"/>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8E2"/>
    <w:rsid w:val="00CB7B2C"/>
    <w:rsid w:val="00CC01B4"/>
    <w:rsid w:val="00CC0335"/>
    <w:rsid w:val="00CC11D9"/>
    <w:rsid w:val="00CC192B"/>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0C3A"/>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0D31"/>
    <w:rsid w:val="00D010A7"/>
    <w:rsid w:val="00D0175D"/>
    <w:rsid w:val="00D020BE"/>
    <w:rsid w:val="00D0383A"/>
    <w:rsid w:val="00D0383F"/>
    <w:rsid w:val="00D04708"/>
    <w:rsid w:val="00D05BE1"/>
    <w:rsid w:val="00D06983"/>
    <w:rsid w:val="00D06A6D"/>
    <w:rsid w:val="00D06D96"/>
    <w:rsid w:val="00D07218"/>
    <w:rsid w:val="00D109D3"/>
    <w:rsid w:val="00D114B9"/>
    <w:rsid w:val="00D11C02"/>
    <w:rsid w:val="00D123C5"/>
    <w:rsid w:val="00D12D23"/>
    <w:rsid w:val="00D12F22"/>
    <w:rsid w:val="00D12FC8"/>
    <w:rsid w:val="00D15894"/>
    <w:rsid w:val="00D15A4E"/>
    <w:rsid w:val="00D15F1E"/>
    <w:rsid w:val="00D15F71"/>
    <w:rsid w:val="00D16A1F"/>
    <w:rsid w:val="00D1724D"/>
    <w:rsid w:val="00D1781D"/>
    <w:rsid w:val="00D209C7"/>
    <w:rsid w:val="00D21A19"/>
    <w:rsid w:val="00D21AF2"/>
    <w:rsid w:val="00D23D4E"/>
    <w:rsid w:val="00D2547E"/>
    <w:rsid w:val="00D2585C"/>
    <w:rsid w:val="00D25D98"/>
    <w:rsid w:val="00D265B9"/>
    <w:rsid w:val="00D26859"/>
    <w:rsid w:val="00D2688E"/>
    <w:rsid w:val="00D26F01"/>
    <w:rsid w:val="00D3001E"/>
    <w:rsid w:val="00D30B74"/>
    <w:rsid w:val="00D31C68"/>
    <w:rsid w:val="00D328B7"/>
    <w:rsid w:val="00D33560"/>
    <w:rsid w:val="00D33900"/>
    <w:rsid w:val="00D34A36"/>
    <w:rsid w:val="00D34C42"/>
    <w:rsid w:val="00D34F4D"/>
    <w:rsid w:val="00D35746"/>
    <w:rsid w:val="00D366A8"/>
    <w:rsid w:val="00D36B91"/>
    <w:rsid w:val="00D36F49"/>
    <w:rsid w:val="00D42BF7"/>
    <w:rsid w:val="00D42D57"/>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3BF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6EF"/>
    <w:rsid w:val="00DB7D6A"/>
    <w:rsid w:val="00DB7E94"/>
    <w:rsid w:val="00DC09FD"/>
    <w:rsid w:val="00DC0E33"/>
    <w:rsid w:val="00DC0E83"/>
    <w:rsid w:val="00DC0EDA"/>
    <w:rsid w:val="00DC1663"/>
    <w:rsid w:val="00DC19F2"/>
    <w:rsid w:val="00DC1B5E"/>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566F"/>
    <w:rsid w:val="00DD7455"/>
    <w:rsid w:val="00DE0C1E"/>
    <w:rsid w:val="00DE1492"/>
    <w:rsid w:val="00DE2E40"/>
    <w:rsid w:val="00DE3392"/>
    <w:rsid w:val="00DE3973"/>
    <w:rsid w:val="00DE3F70"/>
    <w:rsid w:val="00DE43E5"/>
    <w:rsid w:val="00DE4E8A"/>
    <w:rsid w:val="00DE510E"/>
    <w:rsid w:val="00DE5AA2"/>
    <w:rsid w:val="00DE5C00"/>
    <w:rsid w:val="00DE6053"/>
    <w:rsid w:val="00DE62E8"/>
    <w:rsid w:val="00DE6C90"/>
    <w:rsid w:val="00DE719A"/>
    <w:rsid w:val="00DE7F2C"/>
    <w:rsid w:val="00DF0185"/>
    <w:rsid w:val="00DF0259"/>
    <w:rsid w:val="00DF1333"/>
    <w:rsid w:val="00DF1848"/>
    <w:rsid w:val="00DF2301"/>
    <w:rsid w:val="00DF3574"/>
    <w:rsid w:val="00DF37E0"/>
    <w:rsid w:val="00DF3B3E"/>
    <w:rsid w:val="00DF3E7E"/>
    <w:rsid w:val="00DF427B"/>
    <w:rsid w:val="00DF45D1"/>
    <w:rsid w:val="00DF4BED"/>
    <w:rsid w:val="00DF4F1C"/>
    <w:rsid w:val="00DF518A"/>
    <w:rsid w:val="00DF52A7"/>
    <w:rsid w:val="00DF52B6"/>
    <w:rsid w:val="00DF56B4"/>
    <w:rsid w:val="00E00528"/>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15A8C"/>
    <w:rsid w:val="00E20738"/>
    <w:rsid w:val="00E21848"/>
    <w:rsid w:val="00E25D94"/>
    <w:rsid w:val="00E2699F"/>
    <w:rsid w:val="00E26F88"/>
    <w:rsid w:val="00E27275"/>
    <w:rsid w:val="00E27661"/>
    <w:rsid w:val="00E27C38"/>
    <w:rsid w:val="00E303CB"/>
    <w:rsid w:val="00E307F4"/>
    <w:rsid w:val="00E3170C"/>
    <w:rsid w:val="00E33848"/>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3BD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76F"/>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5286"/>
    <w:rsid w:val="00EF678B"/>
    <w:rsid w:val="00EF778F"/>
    <w:rsid w:val="00EF7D10"/>
    <w:rsid w:val="00F00310"/>
    <w:rsid w:val="00F01B50"/>
    <w:rsid w:val="00F01C7C"/>
    <w:rsid w:val="00F02012"/>
    <w:rsid w:val="00F03029"/>
    <w:rsid w:val="00F038B8"/>
    <w:rsid w:val="00F03F4A"/>
    <w:rsid w:val="00F04F50"/>
    <w:rsid w:val="00F0518E"/>
    <w:rsid w:val="00F059D3"/>
    <w:rsid w:val="00F05D8D"/>
    <w:rsid w:val="00F072A7"/>
    <w:rsid w:val="00F10790"/>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2C0A"/>
    <w:rsid w:val="00F5391E"/>
    <w:rsid w:val="00F53CA7"/>
    <w:rsid w:val="00F542CF"/>
    <w:rsid w:val="00F553D1"/>
    <w:rsid w:val="00F55E88"/>
    <w:rsid w:val="00F56993"/>
    <w:rsid w:val="00F57B8A"/>
    <w:rsid w:val="00F60295"/>
    <w:rsid w:val="00F6070A"/>
    <w:rsid w:val="00F622B3"/>
    <w:rsid w:val="00F629B8"/>
    <w:rsid w:val="00F632A1"/>
    <w:rsid w:val="00F632D6"/>
    <w:rsid w:val="00F64082"/>
    <w:rsid w:val="00F64148"/>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1DE5"/>
    <w:rsid w:val="00F82035"/>
    <w:rsid w:val="00F82B88"/>
    <w:rsid w:val="00F82C02"/>
    <w:rsid w:val="00F8348C"/>
    <w:rsid w:val="00F844BA"/>
    <w:rsid w:val="00F8493D"/>
    <w:rsid w:val="00F84974"/>
    <w:rsid w:val="00F8575A"/>
    <w:rsid w:val="00F869DE"/>
    <w:rsid w:val="00F86CCF"/>
    <w:rsid w:val="00F86E3D"/>
    <w:rsid w:val="00F87A78"/>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4C5C"/>
    <w:rsid w:val="00FA6146"/>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6D51"/>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DE2E40"/>
    <w:pPr>
      <w:spacing w:line="48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DE2E40"/>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4DEE92-1F71-8141-B211-CCA9A27044AD}">
  <we:reference id="WA200010453" version="1.0.0.1" store="Omex" storeType="OMEX"/>
  <we:alternateReferences>
    <we:reference id="WA200010453" version="1.0.0.1" store="WA200010453" storeType="OMEX"/>
  </we:alternateReferences>
  <we:properties>
    <we:property name="claude.fileId" value="&quot;b64b54a2-11a2-4c92-9592-acefd5f2d4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8FA728-015D-44AF-9219-4C87A77886F0}">
  <ds:schemaRefs>
    <ds:schemaRef ds:uri="http://schemas.microsoft.com/sharepoint/v3/contenttype/forms"/>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42</Pages>
  <Words>29235</Words>
  <Characters>166643</Characters>
  <Application>Microsoft Office Word</Application>
  <DocSecurity>0</DocSecurity>
  <Lines>1388</Lines>
  <Paragraphs>390</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195488</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9</cp:revision>
  <cp:lastPrinted>2026-10-03T04:14:00Z</cp:lastPrinted>
  <dcterms:created xsi:type="dcterms:W3CDTF">2026-10-06T00:02:00Z</dcterms:created>
  <dcterms:modified xsi:type="dcterms:W3CDTF">2026-10-06T00:19:00Z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