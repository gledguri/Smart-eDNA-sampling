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60" w:line="276" w:lineRule="auto"/>
        <w:jc w:val="left"/>
        <w:rPr>
          <w:ins w:id="9001" w:author="Gledis Guri" w:date="2026-09-25T00:00:00Z"/>
        </w:rPr>
      </w:pPr>
      <w:ins w:id="9002" w:author="Gledis Guri" w:date="2026-09-25T00:00:00Z">
        <w:r>
          <w:rPr>
            <w:rFonts w:ascii="Times New Roman" w:hAnsi="Times New Roman" w:cs="Times New Roman"/>
            <w:b/>
          </w:rPr>
          <w:t xml:space="preserve">Appendix S1</w:t>
        </w:r>
      </w:ins>
    </w:p>
    <w:p>
      <w:pPr>
        <w:spacing w:after="160" w:line="276" w:lineRule="auto"/>
        <w:jc w:val="left"/>
        <w:rPr>
          <w:ins w:id="9003" w:author="Gledis Guri" w:date="2026-09-25T00:00:00Z"/>
        </w:rPr>
      </w:pPr>
      <w:ins w:id="9004" w:author="Gledis Guri" w:date="2026-09-25T00:00:00Z">
        <w:r>
          <w:rPr>
            <w:rFonts w:ascii="Times New Roman" w:hAnsi="Times New Roman" w:cs="Times New Roman"/>
          </w:rPr>
          <w:t xml:space="preserve">Gledis Guri, Ryan P. Kelly, Andrew O. Shelton, Owen R. Liu, and Krista M. Nichols</w:t>
        </w:r>
      </w:ins>
    </w:p>
    <w:p w14:paraId="7429E31E" w14:textId="7DCD00E1" w:rsidR="001731C5" w:rsidRDefault="00C95467" w:rsidP="00F0681B">
      <w:pPr>
        <w:pStyle w:val="Author"/>
        <w:spacing w:after="0" w:line="360" w:lineRule="auto"/>
        <w:jc w:val="left"/>
        <w:rPr>
          <w:rFonts w:ascii="Times New Roman" w:hAnsi="Times New Roman" w:cs="Times New Roman"/>
          <w:b/>
          <w:bCs/>
          <w:szCs w:val="36"/>
        </w:rPr>
      </w:pPr>
      <w:del w:id="9005" w:author="Gledis Guri" w:date="2026-09-25T00:00:00Z">
        <w:r>
          <w:rPr>
            <w:rFonts w:ascii="Times New Roman" w:hAnsi="Times New Roman" w:cs="Times New Roman"/>
            <w:b/>
            <w:bCs/>
            <w:szCs w:val="36"/>
          </w:rPr>
          <w:delText xml:space="preserve">Supplementary</w:delText>
        </w:r>
        <w:r>
          <w:rPr>
            <w:rFonts w:ascii="Times New Roman" w:hAnsi="Times New Roman" w:cs="Times New Roman"/>
            <w:b/>
            <w:bCs/>
            <w:szCs w:val="36"/>
          </w:rPr>
          <w:delText xml:space="preserve"> </w:delText>
        </w:r>
        <w:r>
          <w:rPr>
            <w:rFonts w:ascii="Times New Roman" w:hAnsi="Times New Roman" w:cs="Times New Roman"/>
            <w:b/>
            <w:bCs/>
            <w:szCs w:val="36"/>
          </w:rPr>
          <w:delText xml:space="preserve">Information</w:delText>
        </w:r>
        <w:r>
          <w:rPr>
            <w:rFonts w:ascii="Times New Roman" w:hAnsi="Times New Roman" w:cs="Times New Roman"/>
            <w:b/>
            <w:bCs/>
            <w:szCs w:val="36"/>
          </w:rPr>
          <w:delText xml:space="preserve"> </w:delText>
        </w:r>
        <w:r>
          <w:rPr>
            <w:rFonts w:ascii="Times New Roman" w:hAnsi="Times New Roman" w:cs="Times New Roman"/>
            <w:b/>
            <w:bCs/>
            <w:szCs w:val="36"/>
          </w:rPr>
          <w:delText xml:space="preserve">for</w:delText>
        </w:r>
        <w:r>
          <w:rPr>
            <w:rFonts w:ascii="Times New Roman" w:hAnsi="Times New Roman" w:cs="Times New Roman"/>
            <w:b/>
            <w:bCs/>
            <w:szCs w:val="36"/>
          </w:rPr>
          <w:delText xml:space="preserve"> </w:delText>
        </w:r>
      </w:del>
      <w:r>
        <w:rPr>
          <w:rFonts w:ascii="Times New Roman" w:hAnsi="Times New Roman" w:cs="Times New Roman"/>
          <w:b/>
          <w:bCs/>
          <w:szCs w:val="36"/>
        </w:rPr>
        <w:t xml:space="preserve">Smart</w:t>
      </w:r>
      <w:r>
        <w:rPr>
          <w:rFonts w:ascii="Times New Roman" w:hAnsi="Times New Roman" w:cs="Times New Roman"/>
          <w:b/>
          <w:bCs/>
          <w:szCs w:val="36"/>
        </w:rPr>
        <w:t xml:space="preserve"> </w:t>
      </w:r>
      <w:del w:id="9006" w:author="Gledis Guri" w:date="2026-09-25T00:00:00Z">
        <w:r>
          <w:rPr>
            <w:rFonts w:ascii="Times New Roman" w:hAnsi="Times New Roman" w:cs="Times New Roman"/>
            <w:b/>
            <w:bCs/>
            <w:szCs w:val="36"/>
          </w:rPr>
          <w:delText xml:space="preserve">eDNA</w:delText>
        </w:r>
      </w:del>
      <w:ins w:id="9007" w:author="Gledis Guri" w:date="2026-09-25T00:00:00Z">
        <w:r>
          <w:rPr>
            <w:rFonts w:ascii="Times New Roman" w:hAnsi="Times New Roman" w:cs="Times New Roman"/>
            <w:b/>
            <w:szCs w:val="36"/>
          </w:rPr>
          <w:t xml:space="preserve">environmental DNA</w:t>
        </w:r>
      </w:ins>
      <w:r>
        <w:rPr>
          <w:rFonts w:ascii="Times New Roman" w:hAnsi="Times New Roman" w:cs="Times New Roman"/>
          <w:b/>
          <w:bCs/>
          <w:szCs w:val="36"/>
        </w:rPr>
        <w:t xml:space="preserve"> </w:t>
      </w:r>
      <w:r>
        <w:rPr>
          <w:rFonts w:ascii="Times New Roman" w:hAnsi="Times New Roman" w:cs="Times New Roman"/>
          <w:b/>
          <w:bCs/>
          <w:szCs w:val="36"/>
        </w:rPr>
        <w:t xml:space="preserve">sampling</w:t>
      </w:r>
      <w:r>
        <w:rPr>
          <w:rFonts w:ascii="Times New Roman" w:hAnsi="Times New Roman" w:cs="Times New Roman"/>
          <w:b/>
          <w:bCs/>
          <w:szCs w:val="36"/>
        </w:rPr>
        <w:t xml:space="preserve"> </w:t>
      </w:r>
      <w:r>
        <w:rPr>
          <w:rFonts w:ascii="Times New Roman" w:hAnsi="Times New Roman" w:cs="Times New Roman"/>
          <w:b/>
          <w:bCs/>
          <w:szCs w:val="36"/>
        </w:rPr>
        <w:t xml:space="preserve">strategies</w:t>
      </w:r>
      <w:r>
        <w:rPr>
          <w:rFonts w:ascii="Times New Roman" w:hAnsi="Times New Roman" w:cs="Times New Roman"/>
          <w:b/>
          <w:bCs/>
          <w:szCs w:val="36"/>
        </w:rPr>
        <w:t xml:space="preserve">:</w:t>
      </w:r>
      <w:r>
        <w:rPr>
          <w:rFonts w:ascii="Times New Roman" w:hAnsi="Times New Roman" w:cs="Times New Roman"/>
          <w:b/>
          <w:bCs/>
          <w:szCs w:val="36"/>
        </w:rPr>
        <w:t xml:space="preserve"> </w:t>
      </w:r>
      <w:del w:id="9008" w:author="Gledis Guri" w:date="2026-09-25T00:00:00Z">
        <w:r>
          <w:rPr>
            <w:rFonts w:ascii="Times New Roman" w:hAnsi="Times New Roman" w:cs="Times New Roman"/>
            <w:b/>
            <w:bCs/>
            <w:szCs w:val="36"/>
          </w:rPr>
          <w:delText xml:space="preserve">S</w:delText>
        </w:r>
        <w:r>
          <w:rPr>
            <w:rFonts w:ascii="Times New Roman" w:hAnsi="Times New Roman" w:cs="Times New Roman"/>
            <w:b/>
            <w:bCs/>
            <w:szCs w:val="36"/>
          </w:rPr>
          <w:delText xml:space="preserve">patial</w:delText>
        </w:r>
      </w:del>
      <w:ins w:id="9009" w:author="Gledis Guri" w:date="2026-09-25T00:00:00Z">
        <w:r>
          <w:rPr>
            <w:rFonts w:ascii="Times New Roman" w:hAnsi="Times New Roman" w:cs="Times New Roman"/>
            <w:b/>
            <w:szCs w:val="36"/>
          </w:rPr>
          <w:t xml:space="preserve">a spatial</w:t>
        </w:r>
      </w:ins>
      <w:r>
        <w:rPr>
          <w:rFonts w:ascii="Times New Roman" w:hAnsi="Times New Roman" w:cs="Times New Roman"/>
          <w:b/>
          <w:bCs/>
          <w:szCs w:val="36"/>
        </w:rPr>
        <w:t xml:space="preserve"> </w:t>
      </w:r>
      <w:r>
        <w:rPr>
          <w:rFonts w:ascii="Times New Roman" w:hAnsi="Times New Roman" w:cs="Times New Roman"/>
          <w:b/>
          <w:bCs/>
          <w:szCs w:val="36"/>
        </w:rPr>
        <w:t xml:space="preserve">autocorrelation</w:t>
      </w:r>
      <w:r>
        <w:rPr>
          <w:rFonts w:ascii="Times New Roman" w:hAnsi="Times New Roman" w:cs="Times New Roman"/>
          <w:b/>
          <w:bCs/>
          <w:szCs w:val="36"/>
        </w:rPr>
        <w:t xml:space="preserve"> </w:t>
      </w:r>
      <w:del w:id="9010" w:author="Gledis Guri" w:date="2026-09-25T00:00:00Z">
        <w:r>
          <w:rPr>
            <w:rFonts w:ascii="Times New Roman" w:hAnsi="Times New Roman" w:cs="Times New Roman"/>
            <w:b/>
            <w:bCs/>
            <w:szCs w:val="36"/>
          </w:rPr>
          <w:delText xml:space="preserve">can</w:delText>
        </w:r>
        <w:r>
          <w:rPr>
            <w:rFonts w:ascii="Times New Roman" w:hAnsi="Times New Roman" w:cs="Times New Roman"/>
            <w:b/>
            <w:bCs/>
            <w:szCs w:val="36"/>
          </w:rPr>
          <w:delText xml:space="preserve"> </w:delText>
        </w:r>
        <w:r>
          <w:rPr>
            <w:rFonts w:ascii="Times New Roman" w:hAnsi="Times New Roman" w:cs="Times New Roman"/>
            <w:b/>
            <w:bCs/>
            <w:szCs w:val="36"/>
          </w:rPr>
          <w:delText xml:space="preserve">guide</w:delText>
        </w:r>
        <w:r>
          <w:rPr>
            <w:rFonts w:ascii="Times New Roman" w:hAnsi="Times New Roman" w:cs="Times New Roman"/>
            <w:b/>
            <w:bCs/>
            <w:szCs w:val="36"/>
          </w:rPr>
          <w:delText xml:space="preserve"> </w:delText>
        </w:r>
        <w:r>
          <w:rPr>
            <w:rFonts w:ascii="Times New Roman" w:hAnsi="Times New Roman" w:cs="Times New Roman"/>
            <w:b/>
            <w:bCs/>
            <w:szCs w:val="36"/>
          </w:rPr>
          <w:delText xml:space="preserve">efficient</w:delText>
        </w:r>
      </w:del>
      <w:ins w:id="9011" w:author="Gledis Guri" w:date="2026-09-25T00:00:00Z">
        <w:r>
          <w:rPr>
            <w:rFonts w:ascii="Times New Roman" w:hAnsi="Times New Roman" w:cs="Times New Roman"/>
            <w:b/>
            <w:szCs w:val="36"/>
          </w:rPr>
          <w:t xml:space="preserve">method and interactive planner for</w:t>
        </w:r>
      </w:ins>
      <w:r>
        <w:rPr>
          <w:rFonts w:ascii="Times New Roman" w:hAnsi="Times New Roman" w:cs="Times New Roman"/>
          <w:b/>
          <w:bCs/>
          <w:szCs w:val="36"/>
        </w:rPr>
        <w:t xml:space="preserve"> </w:t>
      </w:r>
      <w:r>
        <w:rPr>
          <w:rFonts w:ascii="Times New Roman" w:hAnsi="Times New Roman" w:cs="Times New Roman"/>
          <w:b/>
          <w:bCs/>
          <w:szCs w:val="36"/>
        </w:rPr>
        <w:t xml:space="preserve">survey</w:t>
      </w:r>
      <w:r>
        <w:rPr>
          <w:rFonts w:ascii="Times New Roman" w:hAnsi="Times New Roman" w:cs="Times New Roman"/>
          <w:b/>
          <w:bCs/>
          <w:szCs w:val="36"/>
        </w:rPr>
        <w:t xml:space="preserve"> </w:t>
      </w:r>
      <w:r>
        <w:rPr>
          <w:rFonts w:ascii="Times New Roman" w:hAnsi="Times New Roman" w:cs="Times New Roman"/>
          <w:b/>
          <w:bCs/>
          <w:szCs w:val="36"/>
        </w:rPr>
        <w:t xml:space="preserve">design</w:t>
      </w:r>
      <w:r w:rsidRPr="00C95467">
        <w:rPr>
          <w:rFonts w:ascii="Times New Roman" w:hAnsi="Times New Roman" w:cs="Times New Roman"/>
          <w:b/>
          <w:bCs/>
          <w:szCs w:val="36"/>
        </w:rPr>
        <w:br/>
      </w:r>
    </w:p>
    <w:p>
      <w:pPr>
        <w:spacing w:after="160" w:line="276" w:lineRule="auto"/>
        <w:jc w:val="left"/>
        <w:rPr>
          <w:ins w:id="9012" w:author="Gledis Guri" w:date="2026-09-25T00:00:00Z"/>
        </w:rPr>
      </w:pPr>
      <w:ins w:id="9013" w:author="Gledis Guri" w:date="2026-09-25T00:00:00Z">
        <w:r>
          <w:rPr>
            <w:rFonts w:ascii="Times New Roman" w:hAnsi="Times New Roman" w:cs="Times New Roman"/>
            <w:i/>
          </w:rPr>
          <w:t xml:space="preserve">Ecological Applications</w:t>
        </w:r>
      </w:ins>
    </w:p>
    <w:p w14:paraId="19F3196C" w14:textId="1C289FAB" w:rsidR="00C95467" w:rsidRPr="00C95467" w:rsidRDefault="00C95467" w:rsidP="00C95467">
      <w:pPr>
        <w:spacing w:after="160" w:line="278" w:lineRule="auto"/>
        <w:rPr>
          <w:rFonts w:ascii="Times New Roman" w:hAnsi="Times New Roman" w:cs="Times New Roman"/>
          <w:b/>
          <w:bCs/>
          <w:szCs w:val="36"/>
        </w:rPr>
      </w:pPr>
      <w:r w:rsidRPr="00C95467">
        <w:rPr>
          <w:rFonts w:ascii="Times New Roman" w:hAnsi="Times New Roman" w:cs="Times New Roman"/>
          <w:b/>
          <w:bCs/>
          <w:szCs w:val="36"/>
        </w:rPr>
        <w:br w:type="page"/>
      </w:r>
      <w:r w:rsidRPr="00C95467">
        <w:rPr>
          <w:rFonts w:ascii="Times New Roman" w:hAnsi="Times New Roman" w:cs="Times New Roman"/>
          <w:b/>
          <w:bCs/>
          <w:szCs w:val="36"/>
        </w:rPr>
        <w:lastRenderedPageBreak/>
        <w:t xml:space="preserve">Table S1. </w:t>
      </w:r>
      <w:r w:rsidRPr="004100F8">
        <w:rPr>
          <w:rFonts w:ascii="Times New Roman" w:hAnsi="Times New Roman" w:cs="Times New Roman"/>
          <w:szCs w:val="36"/>
        </w:rPr>
        <w:t>Parameter values used to generate the 200 simulated Gaussian process (GP) spatial fields. Each row defines one simulation scenario characterised by a single spatial autocorrelation length-scale (ρ), given in kilometres and ranging from 25 to 1000 km. Across all scenarios the non-spatial variance (σ²) is fixed at 3 and the amplitude (α²) at 4, and 20 replicate spatial fields are drawn per scenario (10 ρ levels × 20 replicates = 200 datasets). Columns give the scenario number, ρ (km), σ², α², and the number of replicate iterations.</w:t>
      </w:r>
      <w:r w:rsidRPr="00C95467">
        <w:rPr>
          <w:rFonts w:ascii="Times New Roman" w:hAnsi="Times New Roman" w:cs="Times New Roman"/>
          <w:b/>
          <w:bCs/>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10"/>
      </w:tblGrid>
      <w:tr w:rsidR="00C95467" w:rsidRPr="00C95467" w14:paraId="3FC6D38D" w14:textId="77777777" w:rsidTr="00793081">
        <w:tc>
          <w:tcPr>
            <w:tcW w:w="1337" w:type="dxa"/>
          </w:tcPr>
          <w:p w14:paraId="1E22F3A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Simulation</w:t>
            </w:r>
          </w:p>
        </w:tc>
        <w:tc>
          <w:tcPr>
            <w:tcW w:w="922" w:type="dxa"/>
          </w:tcPr>
          <w:p w14:paraId="3DEA99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rho</w:t>
            </w:r>
          </w:p>
        </w:tc>
        <w:tc>
          <w:tcPr>
            <w:tcW w:w="839" w:type="dxa"/>
          </w:tcPr>
          <w:p w14:paraId="6C1A1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sigma</w:t>
            </w:r>
          </w:p>
        </w:tc>
        <w:tc>
          <w:tcPr>
            <w:tcW w:w="866" w:type="dxa"/>
          </w:tcPr>
          <w:p w14:paraId="3F4B573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alpha</w:t>
            </w:r>
          </w:p>
        </w:tc>
        <w:tc>
          <w:tcPr>
            <w:tcW w:w="866" w:type="dxa"/>
          </w:tcPr>
          <w:p w14:paraId="485D565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No of iterations</w:t>
            </w:r>
          </w:p>
        </w:tc>
      </w:tr>
      <w:tr w:rsidR="00C95467" w:rsidRPr="00C95467" w14:paraId="6D3F1B85" w14:textId="77777777" w:rsidTr="00793081">
        <w:tc>
          <w:tcPr>
            <w:tcW w:w="1337" w:type="dxa"/>
          </w:tcPr>
          <w:p w14:paraId="49AE90A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w:t>
            </w:r>
          </w:p>
        </w:tc>
        <w:tc>
          <w:tcPr>
            <w:tcW w:w="922" w:type="dxa"/>
          </w:tcPr>
          <w:p w14:paraId="48F12F7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25</w:t>
            </w:r>
          </w:p>
        </w:tc>
        <w:tc>
          <w:tcPr>
            <w:tcW w:w="839" w:type="dxa"/>
          </w:tcPr>
          <w:p w14:paraId="67B7A4C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0B3A36E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357E02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E93956E" w14:textId="77777777" w:rsidTr="00793081">
        <w:tc>
          <w:tcPr>
            <w:tcW w:w="1337" w:type="dxa"/>
          </w:tcPr>
          <w:p w14:paraId="290FB7F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w:t>
            </w:r>
          </w:p>
        </w:tc>
        <w:tc>
          <w:tcPr>
            <w:tcW w:w="922" w:type="dxa"/>
          </w:tcPr>
          <w:p w14:paraId="5B11B2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w:t>
            </w:r>
          </w:p>
        </w:tc>
        <w:tc>
          <w:tcPr>
            <w:tcW w:w="839" w:type="dxa"/>
          </w:tcPr>
          <w:p w14:paraId="50FECF4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A62121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F5C9A2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6847CAE6" w14:textId="77777777" w:rsidTr="00793081">
        <w:tc>
          <w:tcPr>
            <w:tcW w:w="1337" w:type="dxa"/>
          </w:tcPr>
          <w:p w14:paraId="1ED851C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922" w:type="dxa"/>
          </w:tcPr>
          <w:p w14:paraId="6BC6680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75</w:t>
            </w:r>
          </w:p>
        </w:tc>
        <w:tc>
          <w:tcPr>
            <w:tcW w:w="839" w:type="dxa"/>
          </w:tcPr>
          <w:p w14:paraId="3591D6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36EBF18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49D0EA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2B80E10C" w14:textId="77777777" w:rsidTr="00793081">
        <w:tc>
          <w:tcPr>
            <w:tcW w:w="1337" w:type="dxa"/>
          </w:tcPr>
          <w:p w14:paraId="253FB62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922" w:type="dxa"/>
          </w:tcPr>
          <w:p w14:paraId="183C569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w:t>
            </w:r>
          </w:p>
        </w:tc>
        <w:tc>
          <w:tcPr>
            <w:tcW w:w="839" w:type="dxa"/>
          </w:tcPr>
          <w:p w14:paraId="5DD2462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6D93C1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6E287C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0709F0B1" w14:textId="77777777" w:rsidTr="00793081">
        <w:tc>
          <w:tcPr>
            <w:tcW w:w="1337" w:type="dxa"/>
          </w:tcPr>
          <w:p w14:paraId="0A4662D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w:t>
            </w:r>
          </w:p>
        </w:tc>
        <w:tc>
          <w:tcPr>
            <w:tcW w:w="922" w:type="dxa"/>
          </w:tcPr>
          <w:p w14:paraId="494A0D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200</w:t>
            </w:r>
          </w:p>
        </w:tc>
        <w:tc>
          <w:tcPr>
            <w:tcW w:w="839" w:type="dxa"/>
          </w:tcPr>
          <w:p w14:paraId="3902057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D98729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C709B7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2592F0C" w14:textId="77777777" w:rsidTr="00793081">
        <w:tc>
          <w:tcPr>
            <w:tcW w:w="1337" w:type="dxa"/>
          </w:tcPr>
          <w:p w14:paraId="2363678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6</w:t>
            </w:r>
          </w:p>
        </w:tc>
        <w:tc>
          <w:tcPr>
            <w:tcW w:w="922" w:type="dxa"/>
          </w:tcPr>
          <w:p w14:paraId="37878C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300</w:t>
            </w:r>
          </w:p>
        </w:tc>
        <w:tc>
          <w:tcPr>
            <w:tcW w:w="839" w:type="dxa"/>
          </w:tcPr>
          <w:p w14:paraId="66331C6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1D55E6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01937E1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C3C5539" w14:textId="77777777" w:rsidTr="00793081">
        <w:tc>
          <w:tcPr>
            <w:tcW w:w="1337" w:type="dxa"/>
          </w:tcPr>
          <w:p w14:paraId="026E880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w:t>
            </w:r>
          </w:p>
        </w:tc>
        <w:tc>
          <w:tcPr>
            <w:tcW w:w="922" w:type="dxa"/>
          </w:tcPr>
          <w:p w14:paraId="65660B8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400</w:t>
            </w:r>
          </w:p>
        </w:tc>
        <w:tc>
          <w:tcPr>
            <w:tcW w:w="839" w:type="dxa"/>
          </w:tcPr>
          <w:p w14:paraId="16D580C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7BAC1C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2A843C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1DBD011" w14:textId="77777777" w:rsidTr="00793081">
        <w:tc>
          <w:tcPr>
            <w:tcW w:w="1337" w:type="dxa"/>
          </w:tcPr>
          <w:p w14:paraId="719E4D3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w:t>
            </w:r>
          </w:p>
        </w:tc>
        <w:tc>
          <w:tcPr>
            <w:tcW w:w="922" w:type="dxa"/>
          </w:tcPr>
          <w:p w14:paraId="6104105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500</w:t>
            </w:r>
          </w:p>
        </w:tc>
        <w:tc>
          <w:tcPr>
            <w:tcW w:w="839" w:type="dxa"/>
          </w:tcPr>
          <w:p w14:paraId="73F3B4A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765EC0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C1C39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06C4250" w14:textId="77777777" w:rsidTr="00793081">
        <w:tc>
          <w:tcPr>
            <w:tcW w:w="1337" w:type="dxa"/>
          </w:tcPr>
          <w:p w14:paraId="18CA2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9</w:t>
            </w:r>
          </w:p>
        </w:tc>
        <w:tc>
          <w:tcPr>
            <w:tcW w:w="922" w:type="dxa"/>
          </w:tcPr>
          <w:p w14:paraId="1DA0FC2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800</w:t>
            </w:r>
          </w:p>
        </w:tc>
        <w:tc>
          <w:tcPr>
            <w:tcW w:w="839" w:type="dxa"/>
          </w:tcPr>
          <w:p w14:paraId="43F510B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2B8F4C6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3737C1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461F7E5" w14:textId="77777777" w:rsidTr="00793081">
        <w:tc>
          <w:tcPr>
            <w:tcW w:w="1337" w:type="dxa"/>
          </w:tcPr>
          <w:p w14:paraId="0438ED9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w:t>
            </w:r>
          </w:p>
        </w:tc>
        <w:tc>
          <w:tcPr>
            <w:tcW w:w="922" w:type="dxa"/>
          </w:tcPr>
          <w:p w14:paraId="16FFEE1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1000</w:t>
            </w:r>
          </w:p>
        </w:tc>
        <w:tc>
          <w:tcPr>
            <w:tcW w:w="839" w:type="dxa"/>
          </w:tcPr>
          <w:p w14:paraId="735C895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00EC5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1C602B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bl>
    <w:p w14:paraId="6D7003D9" w14:textId="77777777" w:rsidR="00C95467" w:rsidRPr="00C95467" w:rsidRDefault="00C95467" w:rsidP="00C95467">
      <w:pPr>
        <w:pStyle w:val="Bibliography"/>
        <w:spacing w:line="360" w:lineRule="auto"/>
        <w:rPr>
          <w:rFonts w:ascii="Times New Roman" w:hAnsi="Times New Roman" w:cs="Times New Roman"/>
        </w:rPr>
      </w:pPr>
    </w:p>
    <w:p w14:paraId="18F79196" w14:textId="5B4DD4C4" w:rsidR="00C95467" w:rsidRPr="004100F8" w:rsidRDefault="00C95467" w:rsidP="00C95467">
      <w:pPr>
        <w:rPr>
          <w:rFonts w:ascii="Times New Roman" w:eastAsia="Times New Roman" w:hAnsi="Times New Roman" w:cs="Times New Roman"/>
          <w:i/>
          <w:iCs/>
        </w:rPr>
      </w:pPr>
      <w:r w:rsidRPr="00C95467">
        <w:rPr>
          <w:rFonts w:ascii="Times New Roman" w:hAnsi="Times New Roman" w:cs="Times New Roman"/>
          <w:b/>
          <w:bCs/>
          <w:i/>
          <w:iCs/>
        </w:rPr>
        <w:br w:type="page"/>
      </w:r>
      <w:r w:rsidRPr="00C95467">
        <w:rPr>
          <w:rFonts w:ascii="Times New Roman" w:hAnsi="Times New Roman" w:cs="Times New Roman"/>
          <w:b/>
          <w:bCs/>
        </w:rPr>
        <w:lastRenderedPageBreak/>
        <w:t xml:space="preserve">Figure S1. </w:t>
      </w:r>
      <w:r w:rsidR="00FB7E42" w:rsidRPr="004100F8">
        <w:rPr>
          <w:rFonts w:ascii="Times New Roman" w:hAnsi="Times New Roman" w:cs="Times New Roman"/>
        </w:rPr>
        <w:t>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w:t>
      </w:r>
    </w:p>
    <w:p w14:paraId="6C98F44B" w14:textId="77777777" w:rsidR="00C95467" w:rsidRPr="00C95467" w:rsidRDefault="00C95467" w:rsidP="00C95467">
      <w:pPr>
        <w:pStyle w:val="Bibliography"/>
        <w:spacing w:line="360" w:lineRule="auto"/>
        <w:rPr>
          <w:rFonts w:ascii="Times New Roman" w:hAnsi="Times New Roman" w:cs="Times New Roman"/>
        </w:rPr>
      </w:pPr>
    </w:p>
    <w:p w14:paraId="42E0C20E" w14:textId="77777777" w:rsidR="00C95467" w:rsidRPr="00C95467" w:rsidRDefault="00C95467" w:rsidP="00C95467">
      <w:pPr>
        <w:pStyle w:val="BodyText"/>
        <w:rPr>
          <w:rFonts w:cs="Times New Roman"/>
        </w:rPr>
      </w:pPr>
      <w:r w:rsidRPr="00C95467">
        <w:rPr>
          <w:rFonts w:cs="Times New Roman"/>
          <w:noProof/>
        </w:rPr>
        <w:drawing>
          <wp:inline distT="0" distB="0" distL="0" distR="0" wp14:anchorId="01E9F40C" wp14:editId="07440FE8">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38160A3" w14:textId="77777777" w:rsidR="00C95467" w:rsidRPr="00C95467" w:rsidRDefault="00C95467" w:rsidP="00C95467">
      <w:pPr>
        <w:rPr>
          <w:rFonts w:ascii="Times New Roman" w:hAnsi="Times New Roman" w:cs="Times New Roman"/>
        </w:rPr>
      </w:pPr>
      <w:r w:rsidRPr="00C95467">
        <w:rPr>
          <w:rFonts w:ascii="Times New Roman" w:hAnsi="Times New Roman" w:cs="Times New Roman"/>
        </w:rPr>
        <w:br w:type="page"/>
      </w:r>
    </w:p>
    <w:p w14:paraId="556526FA" w14:textId="0DC277ED" w:rsidR="00C95467" w:rsidRPr="00C95467" w:rsidRDefault="00C95467" w:rsidP="00C95467">
      <w:pPr>
        <w:pStyle w:val="Bibliography"/>
        <w:spacing w:line="360" w:lineRule="auto"/>
        <w:jc w:val="left"/>
        <w:rPr>
          <w:rFonts w:ascii="Times New Roman" w:eastAsia="Times New Roman" w:hAnsi="Times New Roman" w:cs="Times New Roman"/>
          <w:b/>
          <w:bCs/>
        </w:rPr>
      </w:pPr>
      <w:r w:rsidRPr="00C95467">
        <w:rPr>
          <w:rFonts w:ascii="Times New Roman" w:eastAsia="Times New Roman" w:hAnsi="Times New Roman" w:cs="Times New Roman"/>
          <w:b/>
          <w:bCs/>
        </w:rPr>
        <w:lastRenderedPageBreak/>
        <w:t xml:space="preserve">Figure S2. </w:t>
      </w:r>
      <w:r w:rsidRPr="004100F8">
        <w:rPr>
          <w:rFonts w:ascii="Times New Roman" w:eastAsia="Times New Roman" w:hAnsi="Times New Roman" w:cs="Times New Roman"/>
        </w:rPr>
        <w:t>Prediction error as a function of sampling density for the simulated (left panel) and empirical (right panel) datasets, both referenced to a common baseline field (Z) derived from N = 358 samples. The x-axis is sampling density (number of samples per 10,000 km²) and the y-axis is prediction error (ε). Each point is an individual thinning replicate and each solid line is the fitted trend for a given spatial autocorrelation length-scale (ρ), coloured from dark blue (ρ = 25 km) through green and yellow to red (ρ = 1000 km).</w:t>
      </w:r>
      <w:r w:rsidRPr="00C95467">
        <w:rPr>
          <w:rFonts w:ascii="Times New Roman" w:eastAsia="Times New Roman" w:hAnsi="Times New Roman" w:cs="Times New Roman"/>
          <w:b/>
          <w:bCs/>
        </w:rPr>
        <w:t xml:space="preserve"> </w:t>
      </w:r>
    </w:p>
    <w:p w14:paraId="249535E4"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noProof/>
        </w:rPr>
        <w:drawing>
          <wp:inline distT="0" distB="0" distL="0" distR="0" wp14:anchorId="5922FCD1" wp14:editId="2E49BDFA">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7"/>
                    <a:stretch>
                      <a:fillRect/>
                    </a:stretch>
                  </pic:blipFill>
                  <pic:spPr>
                    <a:xfrm>
                      <a:off x="0" y="0"/>
                      <a:ext cx="5943600" cy="3507740"/>
                    </a:xfrm>
                    <a:prstGeom prst="rect">
                      <a:avLst/>
                    </a:prstGeom>
                  </pic:spPr>
                </pic:pic>
              </a:graphicData>
            </a:graphic>
          </wp:inline>
        </w:drawing>
      </w:r>
      <w:r w:rsidRPr="00C95467">
        <w:rPr>
          <w:rFonts w:ascii="Times New Roman" w:hAnsi="Times New Roman" w:cs="Times New Roman"/>
        </w:rPr>
        <w:br w:type="page"/>
      </w:r>
    </w:p>
    <w:p w14:paraId="0B4122FB" w14:textId="70A88035" w:rsidR="00C95467" w:rsidRPr="004100F8" w:rsidRDefault="00C95467" w:rsidP="00C95467">
      <w:pPr>
        <w:pStyle w:val="Bibliography"/>
        <w:spacing w:line="360" w:lineRule="auto"/>
        <w:jc w:val="left"/>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S3. </w:t>
      </w:r>
      <w:r w:rsidRPr="004100F8">
        <w:rPr>
          <w:rFonts w:ascii="Times New Roman" w:eastAsia="Times New Roman" w:hAnsi="Times New Roman" w:cs="Times New Roman"/>
        </w:rPr>
        <w:t>Predicted eDNA concentration and its uncertainty as a function of sampling density, shown in separate panels for each spatial autocorrelation length-scale (ρ = 25–1000 km; colour from dark blue for small ρ to red for large ρ). In every panel the x-axis is sampling density (number of samples per 10,000 km²) and the y-axis is the estimated concentration (copies/L) for a true value of 100 copies/L. Points mark the central estimate and vertical bars show the lower and upper prediction bounds implied by the prediction error (ε) at each sampling density.</w:t>
      </w:r>
    </w:p>
    <w:p w14:paraId="3CBEFBC2" w14:textId="2893D6F4" w:rsidR="00C95467" w:rsidRPr="006376B2" w:rsidRDefault="00C95467" w:rsidP="006376B2">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5E09E521" wp14:editId="2B676C0F">
            <wp:extent cx="4174761" cy="6513115"/>
            <wp:effectExtent l="0" t="0" r="3810" b="254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8"/>
                    <a:stretch>
                      <a:fillRect/>
                    </a:stretch>
                  </pic:blipFill>
                  <pic:spPr>
                    <a:xfrm>
                      <a:off x="0" y="0"/>
                      <a:ext cx="4188335" cy="6534293"/>
                    </a:xfrm>
                    <a:prstGeom prst="rect">
                      <a:avLst/>
                    </a:prstGeom>
                  </pic:spPr>
                </pic:pic>
              </a:graphicData>
            </a:graphic>
          </wp:inline>
        </w:drawing>
      </w:r>
    </w:p>
    <w:p w14:paraId="05CD2210" w14:textId="79B335BC"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S4. </w:t>
      </w:r>
      <w:r w:rsidRPr="004100F8">
        <w:rPr>
          <w:rFonts w:ascii="Times New Roman" w:eastAsia="Times New Roman" w:hAnsi="Times New Roman" w:cs="Times New Roman"/>
        </w:rPr>
        <w:t>Per-grid-cell differences between the reference field (Z) and the effort-specific predicted field (Sₑ), shown in separate panels for each sampling effort (N = 150–2000 samples). Within each panel the x-axis is the spatial autocorrelation length-scale (ρ, in km, on a log scale) and the y-axis is the difference Z − Sₑ. Each point is one grid-cell residual across simulation replicates, plotted relative to the zero reference line.</w:t>
      </w:r>
    </w:p>
    <w:p w14:paraId="29A07876"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13B50187" wp14:editId="22084C58">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9"/>
                    <a:stretch>
                      <a:fillRect/>
                    </a:stretch>
                  </pic:blipFill>
                  <pic:spPr>
                    <a:xfrm>
                      <a:off x="0" y="0"/>
                      <a:ext cx="5943600" cy="2929255"/>
                    </a:xfrm>
                    <a:prstGeom prst="rect">
                      <a:avLst/>
                    </a:prstGeom>
                  </pic:spPr>
                </pic:pic>
              </a:graphicData>
            </a:graphic>
          </wp:inline>
        </w:drawing>
      </w:r>
    </w:p>
    <w:p w14:paraId="0C3A06A2"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291D3E6F" w14:textId="47A1E3A5"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S5. </w:t>
      </w:r>
      <w:r w:rsidRPr="004100F8">
        <w:rPr>
          <w:rFonts w:ascii="Times New Roman" w:eastAsia="Times New Roman" w:hAnsi="Times New Roman" w:cs="Times New Roman"/>
        </w:rPr>
        <w:t>Observed prediction error and the corresponding fitted model values across sampling density. Points show the individual simulated prediction errors (ε₂) and dashed lines show the fitted values from the log–log model (Eq. 6). The x-axis is sampling density (number of samples per 10,000 km², on a log scale) and the y-axis is prediction error (ε₂). Points and lines are coloured by spatial autocorrelation length-scale, from ρ = 25 km (dark blue) to ρ = 1000 km (red).</w:t>
      </w:r>
    </w:p>
    <w:p w14:paraId="61F0EA09"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33659D91" wp14:editId="5C5A9618">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10"/>
                    <a:stretch>
                      <a:fillRect/>
                    </a:stretch>
                  </pic:blipFill>
                  <pic:spPr>
                    <a:xfrm>
                      <a:off x="0" y="0"/>
                      <a:ext cx="5943600" cy="3866515"/>
                    </a:xfrm>
                    <a:prstGeom prst="rect">
                      <a:avLst/>
                    </a:prstGeom>
                  </pic:spPr>
                </pic:pic>
              </a:graphicData>
            </a:graphic>
          </wp:inline>
        </w:drawing>
      </w:r>
    </w:p>
    <w:p w14:paraId="724F4092" w14:textId="77777777" w:rsidR="00C95467" w:rsidRPr="00C95467" w:rsidRDefault="00C95467" w:rsidP="00C95467">
      <w:pPr>
        <w:pStyle w:val="Bibliography"/>
        <w:spacing w:line="360" w:lineRule="auto"/>
        <w:rPr>
          <w:rFonts w:ascii="Times New Roman" w:hAnsi="Times New Roman" w:cs="Times New Roman"/>
        </w:rPr>
      </w:pPr>
    </w:p>
    <w:p w14:paraId="24B87901" w14:textId="360923A8" w:rsidR="007574C0" w:rsidRPr="00C95467" w:rsidRDefault="007574C0">
      <w:pPr>
        <w:rPr>
          <w:rFonts w:ascii="Times New Roman" w:hAnsi="Times New Roman" w:cs="Times New Roman"/>
          <w:sz w:val="20"/>
        </w:rPr>
      </w:pPr>
    </w:p>
    <w:p>
      <w:pPr>
        <w:keepNext/>
        <w:pageBreakBefore/>
        <w:spacing w:after="160" w:line="276" w:lineRule="auto"/>
        <w:jc w:val="left"/>
        <w:rPr>
          <w:ins w:id="9014" w:author="Gledis Guri" w:date="2026-09-25T00:00:00Z"/>
        </w:rPr>
      </w:pPr>
      <w:ins w:id="9015" w:author="Gledis Guri" w:date="2026-09-25T00:00:00Z">
        <w:r>
          <w:rPr>
            <w:rFonts w:ascii="Times New Roman" w:hAnsi="Times New Roman" w:cs="Times New Roman"/>
            <w:b/>
          </w:rPr>
          <w:t xml:space="preserve">Section S1. Case-study sampling, laboratory processing and additional parameter estimates</w:t>
        </w:r>
      </w:ins>
    </w:p>
    <w:p>
      <w:pPr>
        <w:spacing w:after="160" w:line="276" w:lineRule="auto"/>
        <w:jc w:val="left"/>
        <w:rPr>
          <w:ins w:id="9016" w:author="Gledis Guri" w:date="2026-09-25T00:00:00Z"/>
        </w:rPr>
      </w:pPr>
      <w:ins w:id="9017" w:author="Gledis Guri" w:date="2026-09-25T00:00:00Z">
        <w:r>
          <w:rPr>
            <w:rFonts w:ascii="Times New Roman" w:hAnsi="Times New Roman" w:cs="Times New Roman"/>
          </w:rPr>
          <w:t xml:space="preserve">Environmental DNA samples were collected during the Joint U.S.-Canada Integrated Ecosystem and Pacific Hake Acoustic-Trawl Survey aboard the NOAA ship Bell M. Shimada in summer 2019 (de Blois, 2020). 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μm pore size) to capture suspended eDNA. Filters were preserved and DNA was extracted using a phase-lock phenol-chloroform protocol, following established methods (Ramón-Laca et al., 2021; Shelton et al., 2022).</w:t>
        </w:r>
      </w:ins>
    </w:p>
    <w:p>
      <w:pPr>
        <w:spacing w:after="160" w:line="276" w:lineRule="auto"/>
        <w:jc w:val="left"/>
        <w:rPr>
          <w:ins w:id="9018" w:author="Gledis Guri" w:date="2026-09-25T00:00:00Z"/>
        </w:rPr>
      </w:pPr>
      <w:ins w:id="9019" w:author="Gledis Guri" w:date="2026-09-25T00:00:00Z">
        <w:r>
          <w:rPr>
            <w:rFonts w:ascii="Times New Roman" w:hAnsi="Times New Roman" w:cs="Times New Roman"/>
          </w:rPr>
          <w:t xml:space="preserve">Samples underwent PCR amplification using the MiFish U universal primer set (Miya et al., 2015), targeting a 170 bp fragment of the mitochondrial 12S rRNA gene and thereafter sequenced on an Illumina MiSeq platform (2x150 bp paired-end) at a university genomics core facility.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(Guri et al., 2025). Species-specific eDNA concentrations were estimated by jointly modeling ASV read counts, a mock community to correct for amplification bias, and qPCR measurements of Pacific hake to estimate absolute eDNA abundance for 12 fish species (Guri et al., 2024, 2025). The focal assemblage comprised a mixture of pelagic, mesopelagic, and demersal taxa characteristic of the California Current ecosystem, including </w:t>
        </w:r>
        <w:r>
          <w:rPr>
            <w:rFonts w:ascii="Times New Roman" w:hAnsi="Times New Roman" w:cs="Times New Roman"/>
            <w:i/>
          </w:rPr>
          <w:t xml:space="preserve">Clupea pallasii</w:t>
        </w:r>
        <w:r>
          <w:rPr>
            <w:rFonts w:ascii="Times New Roman" w:hAnsi="Times New Roman" w:cs="Times New Roman"/>
          </w:rPr>
          <w:t xml:space="preserve">, </w:t>
        </w:r>
        <w:r>
          <w:rPr>
            <w:rFonts w:ascii="Times New Roman" w:hAnsi="Times New Roman" w:cs="Times New Roman"/>
            <w:i/>
          </w:rPr>
          <w:t xml:space="preserve">Engraulis mordax</w:t>
        </w:r>
        <w:r>
          <w:rPr>
            <w:rFonts w:ascii="Times New Roman" w:hAnsi="Times New Roman" w:cs="Times New Roman"/>
          </w:rPr>
          <w:t xml:space="preserve">, </w:t>
        </w:r>
        <w:r>
          <w:rPr>
            <w:rFonts w:ascii="Times New Roman" w:hAnsi="Times New Roman" w:cs="Times New Roman"/>
            <w:i/>
          </w:rPr>
          <w:t xml:space="preserve">Leuroglossus stilbius</w:t>
        </w:r>
        <w:r>
          <w:rPr>
            <w:rFonts w:ascii="Times New Roman" w:hAnsi="Times New Roman" w:cs="Times New Roman"/>
          </w:rPr>
          <w:t xml:space="preserve">, </w:t>
        </w:r>
        <w:r>
          <w:rPr>
            <w:rFonts w:ascii="Times New Roman" w:hAnsi="Times New Roman" w:cs="Times New Roman"/>
            <w:i/>
          </w:rPr>
          <w:t xml:space="preserve">Microstomus pacificus</w:t>
        </w:r>
        <w:r>
          <w:rPr>
            <w:rFonts w:ascii="Times New Roman" w:hAnsi="Times New Roman" w:cs="Times New Roman"/>
          </w:rPr>
          <w:t xml:space="preserve">, </w:t>
        </w:r>
        <w:r>
          <w:rPr>
            <w:rFonts w:ascii="Times New Roman" w:hAnsi="Times New Roman" w:cs="Times New Roman"/>
            <w:i/>
          </w:rPr>
          <w:t xml:space="preserve">Sardinops sagax</w:t>
        </w:r>
        <w:r>
          <w:rPr>
            <w:rFonts w:ascii="Times New Roman" w:hAnsi="Times New Roman" w:cs="Times New Roman"/>
          </w:rPr>
          <w:t xml:space="preserve">, </w:t>
        </w:r>
        <w:r>
          <w:rPr>
            <w:rFonts w:ascii="Times New Roman" w:hAnsi="Times New Roman" w:cs="Times New Roman"/>
            <w:i/>
          </w:rPr>
          <w:t xml:space="preserve">Scomber japonicus</w:t>
        </w:r>
        <w:r>
          <w:rPr>
            <w:rFonts w:ascii="Times New Roman" w:hAnsi="Times New Roman" w:cs="Times New Roman"/>
          </w:rPr>
          <w:t xml:space="preserve">, </w:t>
        </w:r>
        <w:r>
          <w:rPr>
            <w:rFonts w:ascii="Times New Roman" w:hAnsi="Times New Roman" w:cs="Times New Roman"/>
            <w:i/>
          </w:rPr>
          <w:t xml:space="preserve">Sebastes entomelas</w:t>
        </w:r>
        <w:r>
          <w:rPr>
            <w:rFonts w:ascii="Times New Roman" w:hAnsi="Times New Roman" w:cs="Times New Roman"/>
          </w:rPr>
          <w:t xml:space="preserve">, </w:t>
        </w:r>
        <w:r>
          <w:rPr>
            <w:rFonts w:ascii="Times New Roman" w:hAnsi="Times New Roman" w:cs="Times New Roman"/>
            <w:i/>
          </w:rPr>
          <w:t xml:space="preserve">Stenobrachius leucopsarus</w:t>
        </w:r>
        <w:r>
          <w:rPr>
            <w:rFonts w:ascii="Times New Roman" w:hAnsi="Times New Roman" w:cs="Times New Roman"/>
          </w:rPr>
          <w:t xml:space="preserve">, </w:t>
        </w:r>
        <w:r>
          <w:rPr>
            <w:rFonts w:ascii="Times New Roman" w:hAnsi="Times New Roman" w:cs="Times New Roman"/>
            <w:i/>
          </w:rPr>
          <w:t xml:space="preserve">Tactostoma macropus</w:t>
        </w:r>
        <w:r>
          <w:rPr>
            <w:rFonts w:ascii="Times New Roman" w:hAnsi="Times New Roman" w:cs="Times New Roman"/>
          </w:rPr>
          <w:t xml:space="preserve">, </w:t>
        </w:r>
        <w:r>
          <w:rPr>
            <w:rFonts w:ascii="Times New Roman" w:hAnsi="Times New Roman" w:cs="Times New Roman"/>
            <w:i/>
          </w:rPr>
          <w:t xml:space="preserve">Tarletonbeania crenularis</w:t>
        </w:r>
        <w:r>
          <w:rPr>
            <w:rFonts w:ascii="Times New Roman" w:hAnsi="Times New Roman" w:cs="Times New Roman"/>
          </w:rPr>
          <w:t xml:space="preserve">, </w:t>
        </w:r>
        <w:r>
          <w:rPr>
            <w:rFonts w:ascii="Times New Roman" w:hAnsi="Times New Roman" w:cs="Times New Roman"/>
            <w:i/>
          </w:rPr>
          <w:t xml:space="preserve">Thaleichthys pacificus</w:t>
        </w:r>
        <w:r>
          <w:rPr>
            <w:rFonts w:ascii="Times New Roman" w:hAnsi="Times New Roman" w:cs="Times New Roman"/>
          </w:rPr>
          <w:t xml:space="preserve"> and </w:t>
        </w:r>
        <w:r>
          <w:rPr>
            <w:rFonts w:ascii="Times New Roman" w:hAnsi="Times New Roman" w:cs="Times New Roman"/>
            <w:i/>
          </w:rPr>
          <w:t xml:space="preserve">Trachurus symmetricus</w:t>
        </w:r>
        <w:r>
          <w:rPr>
            <w:rFonts w:ascii="Times New Roman" w:hAnsi="Times New Roman" w:cs="Times New Roman"/>
          </w:rPr>
          <w:t xml:space="preserve">. The final empirical dataset included eDNA measurements (in log copies/L) from 358 spatially distributed sampling among the reported depth layers.</w:t>
        </w:r>
      </w:ins>
    </w:p>
    <w:p>
      <w:pPr>
        <w:spacing w:after="160" w:line="276" w:lineRule="auto"/>
        <w:jc w:val="left"/>
        <w:rPr>
          <w:ins w:id="9020" w:author="Gledis Guri" w:date="2026-09-25T00:00:00Z"/>
        </w:rPr>
      </w:pPr>
      <w:ins w:id="9021" w:author="Gledis Guri" w:date="2026-09-25T00:00:00Z">
        <w:r>
          <w:rPr>
            <w:rFonts w:ascii="Times New Roman" w:hAnsi="Times New Roman" w:cs="Times New Roman"/>
          </w:rPr>
          <w:t xml:space="preserve">Across species, estimated </w:t>
        </w:r>
        <w:r>
          <w:rPr>
            <w:rFonts w:ascii="Times New Roman" w:hAnsi="Times New Roman" w:cs="Times New Roman"/>
            <w:i/>
          </w:rPr>
          <w:t xml:space="preserve">α</w:t>
        </w:r>
        <w:r>
          <w:rPr>
            <w:rFonts w:ascii="Times New Roman" w:hAnsi="Times New Roman" w:cs="Times New Roman"/>
            <w:i/>
            <w:vertAlign w:val="superscript"/>
          </w:rPr>
          <w:t xml:space="preserve">2</w:t>
        </w:r>
        <w:r>
          <w:rPr>
            <w:rFonts w:ascii="Times New Roman" w:hAnsi="Times New Roman" w:cs="Times New Roman"/>
          </w:rPr>
          <w:t xml:space="preserve"> ranged from 2.3 to 4.2, whereas the GP non-spatial variance </w:t>
        </w:r>
        <w:r>
          <w:rPr>
            <w:rFonts w:ascii="Times New Roman" w:hAnsi="Times New Roman" w:cs="Times New Roman"/>
            <w:i/>
          </w:rPr>
          <w:t xml:space="preserve">σ</w:t>
        </w:r>
        <w:r>
          <w:rPr>
            <w:rFonts w:ascii="Times New Roman" w:hAnsi="Times New Roman" w:cs="Times New Roman"/>
            <w:i/>
            <w:vertAlign w:val="superscript"/>
          </w:rPr>
          <w:t xml:space="preserve">2</w:t>
        </w:r>
        <w:r>
          <w:rPr>
            <w:rFonts w:ascii="Times New Roman" w:hAnsi="Times New Roman" w:cs="Times New Roman"/>
          </w:rPr>
          <w:t xml:space="preserve"> spanned from 1.5 to 4.5. Surface-associated taxa generally exhibited slightly higher </w:t>
        </w:r>
        <w:r>
          <w:rPr>
            <w:rFonts w:ascii="Times New Roman" w:hAnsi="Times New Roman" w:cs="Times New Roman"/>
            <w:i/>
          </w:rPr>
          <w:t xml:space="preserve">σ</w:t>
        </w:r>
        <w:r>
          <w:rPr>
            <w:rFonts w:ascii="Times New Roman" w:hAnsi="Times New Roman" w:cs="Times New Roman"/>
            <w:i/>
            <w:vertAlign w:val="superscript"/>
          </w:rPr>
          <w:t xml:space="preserve">2</w:t>
        </w:r>
        <w:r>
          <w:rPr>
            <w:rFonts w:ascii="Times New Roman" w:hAnsi="Times New Roman" w:cs="Times New Roman"/>
          </w:rPr>
          <w:t xml:space="preserve"> than bottom-associated taxa, indicating greater process variance of the inferred eDNA fields. This pattern may partly reflect a mean–variance relationship, as surface taxa showed higher mean eDNA concentrations or alternatively, differences in σ</w:t>
        </w:r>
        <w:r>
          <w:rPr>
            <w:rFonts w:ascii="Times New Roman" w:hAnsi="Times New Roman" w:cs="Times New Roman"/>
            <w:vertAlign w:val="superscript"/>
          </w:rPr>
          <w:t xml:space="preserve">2</w:t>
        </w:r>
        <w:r>
          <w:rPr>
            <w:rFonts w:ascii="Times New Roman" w:hAnsi="Times New Roman" w:cs="Times New Roman"/>
          </w:rPr>
          <w:t xml:space="preserve"> are linked to the spatial autocorrelation parameter ρ. Together, these patterns suggest that surface-associated species may be more spatially heterogeneous, whereas deeper-dwelling species may display increasingly homogeneous distributions (main text Figure 3).</w:t>
        </w:r>
      </w:ins>
    </w:p>
    <w:p>
      <w:pPr>
        <w:spacing w:after="160" w:line="276" w:lineRule="auto"/>
        <w:jc w:val="left"/>
        <w:rPr>
          <w:ins w:id="9022" w:author="Gledis Guri" w:date="2026-09-25T00:00:00Z"/>
        </w:rPr>
      </w:pPr>
      <w:ins w:id="9023" w:author="Gledis Guri" w:date="2026-09-25T00:00:00Z">
        <w:r>
          <w:rPr>
            <w:rFonts w:ascii="Times New Roman" w:hAnsi="Times New Roman" w:cs="Times New Roman"/>
          </w:rPr>
          <w:t xml:space="preserve">Surface-associated species were consistently patchier than deep-associated ones and showed larger surface–deep differences in mean concentration (main text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 (Guri et al., 2023).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 Because the length-scale parameter reflects the integrated effects of organism distribution together with eDNA transport and decay, these depth patterns may also reflect depth-dependent physical processes (Brandão‐Dias et al., 2023).</w:t>
        </w:r>
      </w:ins>
    </w:p>
    <w:p>
      <w:pPr>
        <w:keepNext/>
        <w:spacing w:after="160" w:line="276" w:lineRule="auto"/>
        <w:jc w:val="left"/>
        <w:rPr>
          <w:ins w:id="9024" w:author="Gledis Guri" w:date="2026-09-25T00:00:00Z"/>
        </w:rPr>
      </w:pPr>
      <w:ins w:id="9025" w:author="Gledis Guri" w:date="2026-09-25T00:00:00Z">
        <w:r>
          <w:rPr>
            <w:rFonts w:ascii="Times New Roman" w:hAnsi="Times New Roman" w:cs="Times New Roman"/>
            <w:b/>
          </w:rPr>
          <w:t xml:space="preserve">Section S2. Benchmarking simulated against observed fields on a common scale</w:t>
        </w:r>
      </w:ins>
    </w:p>
    <w:p>
      <w:pPr>
        <w:spacing w:after="160" w:line="276" w:lineRule="auto"/>
        <w:jc w:val="left"/>
        <w:rPr>
          <w:ins w:id="9026" w:author="Gledis Guri" w:date="2026-09-25T00:00:00Z"/>
        </w:rPr>
      </w:pPr>
      <w:ins w:id="9027" w:author="Gledis Guri" w:date="2026-09-25T00:00:00Z">
        <w:r>
          <w:rPr>
            <w:rFonts w:ascii="Times New Roman" w:hAnsi="Times New Roman" w:cs="Times New Roman"/>
          </w:rPr>
          <w:t xml:space="preserve">Due to the gap in sampling effort between field data and simulation datasets, prediction accuracy was benchmarked differently between the two datasets. The empirical benchmark (</w:t>
        </w:r>
        <w:r>
          <w:rPr>
            <w:rFonts w:ascii="Times New Roman" w:hAnsi="Times New Roman" w:cs="Times New Roman"/>
            <w:i/>
          </w:rPr>
          <w:t xml:space="preserve">ε₁</w:t>
        </w:r>
        <w:r>
          <w:rPr>
            <w:rFonts w:ascii="Times New Roman" w:hAnsi="Times New Roman" w:cs="Times New Roman"/>
          </w:rPr>
          <w:t xml:space="preserve">) was determined by the sampling effort of </w:t>
        </w:r>
        <w:r>
          <w:rPr>
            <w:rFonts w:ascii="Times New Roman" w:hAnsi="Times New Roman" w:cs="Times New Roman"/>
            <w:i/>
          </w:rPr>
          <w:t xml:space="preserve">N </w:t>
        </w:r>
        <w:r>
          <w:rPr>
            <w:rFonts w:ascii="Times New Roman" w:hAnsi="Times New Roman" w:cs="Times New Roman"/>
          </w:rPr>
          <w:t xml:space="preserve">= 358, while the simulation accuracy (</w:t>
        </w:r>
        <w:r>
          <w:rPr>
            <w:rFonts w:ascii="Times New Roman" w:hAnsi="Times New Roman" w:cs="Times New Roman"/>
            <w:i/>
          </w:rPr>
          <w:t xml:space="preserve">ε</w:t>
        </w:r>
        <w:r>
          <w:rPr>
            <w:rFonts w:ascii="Times New Roman" w:hAnsi="Times New Roman" w:cs="Times New Roman"/>
            <w:i/>
            <w:vertAlign w:val="subscript"/>
          </w:rPr>
          <w:t xml:space="preserve">2</w:t>
        </w:r>
        <w:r>
          <w:rPr>
            <w:rFonts w:ascii="Times New Roman" w:hAnsi="Times New Roman" w:cs="Times New Roman"/>
          </w:rPr>
          <w:t xml:space="preserve">) was benchmarked against a much larger set of sampling effort </w:t>
        </w:r>
        <w:r>
          <w:rPr>
            <w:rFonts w:ascii="Times New Roman" w:hAnsi="Times New Roman" w:cs="Times New Roman"/>
            <w:i/>
          </w:rPr>
          <w:t xml:space="preserve">N</w:t>
        </w:r>
        <w:r>
          <w:rPr>
            <w:rFonts w:ascii="Times New Roman" w:hAnsi="Times New Roman" w:cs="Times New Roman"/>
          </w:rPr>
          <w:t xml:space="preserve"> = 4,000 samples (main text Figure 2). </w:t>
        </w:r>
      </w:ins>
    </w:p>
    <w:p>
      <w:pPr>
        <w:spacing w:after="160" w:line="276" w:lineRule="auto"/>
        <w:jc w:val="left"/>
        <w:rPr>
          <w:ins w:id="9028" w:author="Gledis Guri" w:date="2026-09-25T00:00:00Z"/>
        </w:rPr>
      </w:pPr>
      <w:ins w:id="9029" w:author="Gledis Guri" w:date="2026-09-25T00:00:00Z">
        <w:r>
          <w:rPr>
            <w:rFonts w:ascii="Times New Roman" w:hAnsi="Times New Roman" w:cs="Times New Roman"/>
          </w:rPr>
          <w:t xml:space="preserve">To enable a like-for-like comparison between simulated and empirical results, we performed a secondary thinning analysis and prediction accuracy estimation (</w:t>
        </w:r>
        <w:r>
          <w:rPr>
            <w:rFonts w:ascii="Times New Roman" w:hAnsi="Times New Roman" w:cs="Times New Roman"/>
            <w:i/>
          </w:rPr>
          <w:t xml:space="preserve">ε</w:t>
        </w:r>
        <w:r>
          <w:rPr>
            <w:rFonts w:ascii="Times New Roman" w:hAnsi="Times New Roman" w:cs="Times New Roman"/>
            <w:i/>
            <w:vertAlign w:val="subscript"/>
          </w:rPr>
          <w:t xml:space="preserve">3</w:t>
        </w:r>
        <w:r>
          <w:rPr>
            <w:rFonts w:ascii="Times New Roman" w:hAnsi="Times New Roman" w:cs="Times New Roman"/>
          </w:rPr>
          <w:t xml:space="preserve">) in which the benchmark was redefined to match empirical sampling effort (</w:t>
        </w:r>
        <w:r>
          <w:rPr>
            <w:rFonts w:ascii="Times New Roman" w:hAnsi="Times New Roman" w:cs="Times New Roman"/>
            <w:i/>
          </w:rPr>
          <w:t xml:space="preserve">N</w:t>
        </w:r>
        <w:r>
          <w:rPr>
            <w:rFonts w:ascii="Times New Roman" w:hAnsi="Times New Roman" w:cs="Times New Roman"/>
          </w:rPr>
          <w:t xml:space="preserve"> = 358; main text Figure 2A). Taking the N=358 subsample as the reference observation set and its prediction on Q as the baseline (Z), we compared the predictions (</w:t>
        </w:r>
        <w:r>
          <w:rPr>
            <w:rFonts w:ascii="Times New Roman" w:hAnsi="Times New Roman" w:cs="Times New Roman"/>
            <w:i/>
          </w:rPr>
          <w:t xml:space="preserve">S</w:t>
        </w:r>
        <w:r>
          <w:rPr>
            <w:rFonts w:ascii="Times New Roman" w:hAnsi="Times New Roman" w:cs="Times New Roman"/>
            <w:i/>
            <w:vertAlign w:val="subscript"/>
          </w:rPr>
          <w:t xml:space="preserve">E</w:t>
        </w:r>
        <w:r>
          <w:rPr>
            <w:rFonts w:ascii="Times New Roman" w:hAnsi="Times New Roman" w:cs="Times New Roman"/>
          </w:rPr>
          <w:t xml:space="preserve">) of the sampling-effort datasets (</w:t>
        </w:r>
        <w:r>
          <w:rPr>
            <w:rFonts w:ascii="Times New Roman" w:hAnsi="Times New Roman" w:cs="Times New Roman"/>
            <w:i/>
          </w:rPr>
          <w:t xml:space="preserve">Y</w:t>
        </w:r>
        <w:r>
          <w:rPr>
            <w:rFonts w:ascii="Times New Roman" w:hAnsi="Times New Roman" w:cs="Times New Roman"/>
            <w:i/>
            <w:vertAlign w:val="subscript"/>
          </w:rPr>
          <w:t xml:space="preserve">E</w:t>
        </w:r>
        <w:r>
          <w:rPr>
            <w:rFonts w:ascii="Times New Roman" w:hAnsi="Times New Roman" w:cs="Times New Roman"/>
          </w:rPr>
          <w:t xml:space="preserve">; </w:t>
        </w:r>
        <w:r>
          <w:rPr>
            <w:rFonts w:ascii="Times New Roman" w:hAnsi="Times New Roman" w:cs="Times New Roman"/>
            <w:i/>
          </w:rPr>
          <w:t xml:space="preserve">E</w:t>
        </w:r>
        <w:r>
          <w:rPr>
            <w:rFonts w:ascii="Times New Roman" w:hAnsi="Times New Roman" w:cs="Times New Roman"/>
          </w:rPr>
          <w:t xml:space="preserve"> = 330, 300, 260, 220, and 150) to both the simulated and empirical datasets, refit the GP model at each effort, and computed effort-specific (</w:t>
        </w:r>
        <w:r>
          <w:rPr>
            <w:rFonts w:ascii="Times New Roman" w:hAnsi="Times New Roman" w:cs="Times New Roman"/>
            <w:i/>
          </w:rPr>
          <w:t xml:space="preserve">ε</w:t>
        </w:r>
        <w:r>
          <w:rPr>
            <w:rFonts w:ascii="Times New Roman" w:hAnsi="Times New Roman" w:cs="Times New Roman"/>
            <w:i/>
            <w:vertAlign w:val="subscript"/>
          </w:rPr>
          <w:t xml:space="preserve">3</w:t>
        </w:r>
        <w:r>
          <w:rPr>
            <w:rFonts w:ascii="Times New Roman" w:hAnsi="Times New Roman" w:cs="Times New Roman"/>
          </w:rPr>
          <w:t xml:space="preserve">) prediction errors by comparing each </w:t>
        </w:r>
        <w:r>
          <w:rPr>
            <w:rFonts w:ascii="Times New Roman" w:hAnsi="Times New Roman" w:cs="Times New Roman"/>
            <w:i/>
          </w:rPr>
          <w:t xml:space="preserve">S</w:t>
        </w:r>
        <w:r>
          <w:rPr>
            <w:rFonts w:ascii="Times New Roman" w:hAnsi="Times New Roman" w:cs="Times New Roman"/>
            <w:i/>
            <w:vertAlign w:val="subscript"/>
          </w:rPr>
          <w:t xml:space="preserve">E</w:t>
        </w:r>
        <w:r>
          <w:rPr>
            <w:rFonts w:ascii="Times New Roman" w:hAnsi="Times New Roman" w:cs="Times New Roman"/>
          </w:rPr>
          <w:t xml:space="preserve"> to the matched reference field </w:t>
        </w:r>
        <w:r>
          <w:rPr>
            <w:rFonts w:ascii="Times New Roman" w:hAnsi="Times New Roman" w:cs="Times New Roman"/>
            <w:i/>
          </w:rPr>
          <w:t xml:space="preserve">Z </w:t>
        </w:r>
        <w:r>
          <w:rPr>
            <w:rFonts w:ascii="Times New Roman" w:hAnsi="Times New Roman" w:cs="Times New Roman"/>
          </w:rPr>
          <w:t xml:space="preserve">(derived from</w:t>
        </w:r>
        <w:r>
          <w:rPr>
            <w:rFonts w:ascii="Times New Roman" w:hAnsi="Times New Roman" w:cs="Times New Roman"/>
            <w:i/>
          </w:rPr>
          <w:t xml:space="preserve"> S</w:t>
        </w:r>
        <w:r>
          <w:rPr>
            <w:rFonts w:ascii="Times New Roman" w:hAnsi="Times New Roman" w:cs="Times New Roman"/>
            <w:i/>
            <w:vertAlign w:val="subscript"/>
          </w:rPr>
          <w:t xml:space="preserve">E=358</w:t>
        </w:r>
        <w:r>
          <w:rPr>
            <w:rFonts w:ascii="Times New Roman" w:hAnsi="Times New Roman" w:cs="Times New Roman"/>
            <w:i/>
          </w:rPr>
          <w:t xml:space="preserve">; </w:t>
        </w:r>
        <w:r>
          <w:rPr>
            <w:rFonts w:ascii="Times New Roman" w:hAnsi="Times New Roman" w:cs="Times New Roman"/>
          </w:rPr>
          <w:t xml:space="preserve">main text Figure 2A). Furthermore, we fitted the prediction accuracy (ε</w:t>
        </w:r>
        <w:r>
          <w:rPr>
            <w:rFonts w:ascii="Times New Roman" w:hAnsi="Times New Roman" w:cs="Times New Roman"/>
            <w:vertAlign w:val="subscript"/>
          </w:rPr>
          <w:t xml:space="preserve">3</w:t>
        </w:r>
        <w:r>
          <w:rPr>
            <w:rFonts w:ascii="Times New Roman" w:hAnsi="Times New Roman" w:cs="Times New Roman"/>
          </w:rPr>
          <w:t xml:space="preserve">) as a function of sampling effort (</w:t>
        </w:r>
        <w:r>
          <w:rPr>
            <w:rFonts w:ascii="Times New Roman" w:hAnsi="Times New Roman" w:cs="Times New Roman"/>
            <w:i/>
          </w:rPr>
          <w:t xml:space="preserve">E</w:t>
        </w:r>
        <w:r>
          <w:rPr>
            <w:rFonts w:ascii="Times New Roman" w:hAnsi="Times New Roman" w:cs="Times New Roman"/>
          </w:rPr>
          <w:t xml:space="preserve">) and spatial autocorrelation (</w:t>
        </w:r>
        <w:r>
          <w:rPr>
            <w:rFonts w:ascii="Times New Roman" w:hAnsi="Times New Roman" w:cs="Times New Roman"/>
            <w:i/>
          </w:rPr>
          <w:t xml:space="preserve">ρ</w:t>
        </w:r>
        <w:r>
          <w:rPr>
            <w:rFonts w:ascii="Times New Roman" w:hAnsi="Times New Roman" w:cs="Times New Roman"/>
          </w:rPr>
          <w:t xml:space="preserve">) using Eq. 6 (similarly to empirical data). We then compared the estimated model coefficients of prediction accuracy between the simulated and empirical to assess whether similar patterns were observed.</w:t>
        </w:r>
      </w:ins>
    </w:p>
    <w:p>
      <w:pPr>
        <w:keepNext/>
        <w:spacing w:after="160" w:line="276" w:lineRule="auto"/>
        <w:jc w:val="left"/>
        <w:rPr>
          <w:ins w:id="9030" w:author="Gledis Guri" w:date="2026-09-25T00:00:00Z"/>
        </w:rPr>
      </w:pPr>
      <w:ins w:id="9031" w:author="Gledis Guri" w:date="2026-09-25T00:00:00Z">
        <w:r>
          <w:rPr>
            <w:rFonts w:ascii="Times New Roman" w:hAnsi="Times New Roman" w:cs="Times New Roman"/>
            <w:b/>
          </w:rPr>
          <w:t xml:space="preserve">Section S3. Model fitting</w:t>
        </w:r>
      </w:ins>
    </w:p>
    <w:p>
      <w:pPr>
        <w:spacing w:after="160" w:line="276" w:lineRule="auto"/>
        <w:jc w:val="left"/>
        <w:rPr>
          <w:ins w:id="9032" w:author="Gledis Guri" w:date="2026-09-25T00:00:00Z"/>
        </w:rPr>
      </w:pPr>
      <w:ins w:id="9033" w:author="Gledis Guri" w:date="2026-09-25T00:00:00Z">
        <w:r>
          <w:rPr>
            <w:rFonts w:ascii="Times New Roman" w:hAnsi="Times New Roman" w:cs="Times New Roman"/>
          </w:rPr>
          <w:t xml:space="preserve">All the GP models (equation 1 and 2) were fitted in a Bayesian framework using Stan probabilistic programming language (Stan Development Team, 2023). We used weakly informative priors (Table S2) to allow the data to primarily inform the posterior distributions of the parameters. For each GP model in Stan, we ran four parallel chains with 2,000 iterations each, discarding the first 1,000 iterations as warm-up. Stan's warm-up phase both discards these initial draws and adapts the sampler's step size and mass matrix, and so is not strictly equivalent to a conventional burn-in. Convergence was assessed using R̂ values, where values below 1.01 indicated satisfactory convergence and effective sample size (ESS) above 200. The model in Eq. 6 was fitted using linear models using </w:t>
        </w:r>
        <w:r>
          <w:rPr>
            <w:rFonts w:ascii="Times New Roman" w:hAnsi="Times New Roman" w:cs="Times New Roman"/>
            <w:i/>
          </w:rPr>
          <w:t xml:space="preserve">lm()</w:t>
        </w:r>
        <w:r>
          <w:rPr>
            <w:rFonts w:ascii="Times New Roman" w:hAnsi="Times New Roman" w:cs="Times New Roman"/>
          </w:rPr>
          <w:t xml:space="preserve"> function in R (R Core Team, 2024; Figure S5 for model fit diagnostics).</w:t>
        </w:r>
      </w:ins>
    </w:p>
    <w:p>
      <w:pPr>
        <w:spacing w:after="160" w:line="276" w:lineRule="auto"/>
        <w:jc w:val="left"/>
        <w:rPr>
          <w:ins w:id="9034" w:author="Gledis Guri" w:date="2026-09-25T00:00:00Z"/>
        </w:rPr>
      </w:pPr>
      <w:ins w:id="9035" w:author="Gledis Guri" w:date="2026-09-25T00:00:00Z">
        <w:r>
          <w:rPr>
            <w:rFonts w:ascii="Times New Roman" w:hAnsi="Times New Roman" w:cs="Times New Roman"/>
            <w:b/>
          </w:rPr>
          <w:t xml:space="preserve">Table S2.</w:t>
        </w:r>
        <w:r>
          <w:rPr>
            <w:rFonts w:ascii="Times New Roman" w:hAnsi="Times New Roman" w:cs="Times New Roman"/>
          </w:rPr>
          <w:t xml:space="preserve"> Gaussian process model parameters and the prior distributions used in Bayesian inference.</w:t>
        </w:r>
      </w:ins>
    </w:p>
    <w:tbl>
      <w:tblPr>
        <w:tblW w:w="9360" w:type="dxa"/>
        <w:tblBorders>
          <w:top w:val="single" w:sz="8" w:space="0" w:color="000000"/>
          <w:bottom w:val="single" w:sz="8" w:space="0" w:color="000000"/>
          <w:insideH w:val="single" w:sz="4" w:space="0" w:color="000000"/>
        </w:tblBorders>
        <w:tblLook w:val="04A0"/>
      </w:tblPr>
      <w:tblGrid>
        <w:gridCol w:w="2340"/>
        <w:gridCol w:w="2340"/>
        <w:gridCol w:w="2340"/>
        <w:gridCol w:w="2340"/>
      </w:tblGrid>
      <w:tr>
        <w:trPr>
          <w:ins w:id="9036" w:author="Gledis Guri" w:date="2026-09-25T00:00:00Z"/>
        </w:trPr>
        <w:tc>
          <w:tcPr>
            <w:tcW w:w="2340" w:type="dxa"/>
          </w:tcPr>
          <w:p>
            <w:pPr>
              <w:spacing w:after="0" w:line="240" w:lineRule="auto"/>
              <w:rPr>
                <w:ins w:id="9037" w:author="Gledis Guri" w:date="2026-09-25T00:00:00Z"/>
              </w:rPr>
            </w:pPr>
            <w:ins w:id="9038" w:author="Gledis Guri" w:date="2026-09-25T00:00:00Z">
              <w:r>
                <w:rPr>
                  <w:rFonts w:ascii="Times New Roman" w:hAnsi="Times New Roman" w:cs="Times New Roman"/>
                  <w:b/>
                </w:rPr>
                <w:t xml:space="preserve">Parameter</w:t>
              </w:r>
            </w:ins>
          </w:p>
        </w:tc>
        <w:tc>
          <w:tcPr>
            <w:tcW w:w="2340" w:type="dxa"/>
          </w:tcPr>
          <w:p>
            <w:pPr>
              <w:spacing w:after="0" w:line="240" w:lineRule="auto"/>
              <w:rPr>
                <w:ins w:id="9039" w:author="Gledis Guri" w:date="2026-09-25T00:00:00Z"/>
              </w:rPr>
            </w:pPr>
            <w:ins w:id="9040" w:author="Gledis Guri" w:date="2026-09-25T00:00:00Z">
              <w:r>
                <w:rPr>
                  <w:rFonts w:ascii="Times New Roman" w:hAnsi="Times New Roman" w:cs="Times New Roman"/>
                  <w:b/>
                </w:rPr>
                <w:t xml:space="preserve">Prior</w:t>
              </w:r>
            </w:ins>
          </w:p>
        </w:tc>
        <w:tc>
          <w:tcPr>
            <w:tcW w:w="2340" w:type="dxa"/>
          </w:tcPr>
          <w:p>
            <w:pPr>
              <w:spacing w:after="0" w:line="240" w:lineRule="auto"/>
              <w:rPr>
                <w:ins w:id="9041" w:author="Gledis Guri" w:date="2026-09-25T00:00:00Z"/>
              </w:rPr>
            </w:pPr>
            <w:ins w:id="9042" w:author="Gledis Guri" w:date="2026-09-25T00:00:00Z">
              <w:r>
                <w:rPr>
                  <w:rFonts w:ascii="Times New Roman" w:hAnsi="Times New Roman" w:cs="Times New Roman"/>
                  <w:b/>
                </w:rPr>
                <w:t xml:space="preserve">Lower bound</w:t>
              </w:r>
            </w:ins>
          </w:p>
        </w:tc>
        <w:tc>
          <w:tcPr>
            <w:tcW w:w="2340" w:type="dxa"/>
          </w:tcPr>
          <w:p>
            <w:pPr>
              <w:spacing w:after="0" w:line="240" w:lineRule="auto"/>
              <w:rPr>
                <w:ins w:id="9043" w:author="Gledis Guri" w:date="2026-09-25T00:00:00Z"/>
              </w:rPr>
            </w:pPr>
            <w:ins w:id="9044" w:author="Gledis Guri" w:date="2026-09-25T00:00:00Z">
              <w:r>
                <w:rPr>
                  <w:rFonts w:ascii="Times New Roman" w:hAnsi="Times New Roman" w:cs="Times New Roman"/>
                  <w:b/>
                </w:rPr>
                <w:t xml:space="preserve">Upper bound</w:t>
              </w:r>
            </w:ins>
          </w:p>
        </w:tc>
      </w:tr>
      <w:tr>
        <w:trPr>
          <w:ins w:id="9045" w:author="Gledis Guri" w:date="2026-09-25T00:00:00Z"/>
        </w:trPr>
        <w:tc>
          <w:tcPr>
            <w:tcW w:w="2340" w:type="dxa"/>
          </w:tcPr>
          <w:p>
            <w:pPr>
              <w:spacing w:after="0" w:line="240" w:lineRule="auto"/>
              <w:rPr>
                <w:ins w:id="9046" w:author="Gledis Guri" w:date="2026-09-25T00:00:00Z"/>
              </w:rPr>
            </w:pPr>
            <w:ins w:id="9047" w:author="Gledis Guri" w:date="2026-09-25T00:00:00Z">
              <w:r>
                <w:rPr>
                  <w:rFonts w:ascii="Times New Roman" w:hAnsi="Times New Roman" w:cs="Times New Roman"/>
                  <w:i/>
                </w:rPr>
                <w:t xml:space="preserve">α</w:t>
              </w:r>
              <w:r>
                <w:rPr>
                  <w:rFonts w:ascii="Times New Roman" w:hAnsi="Times New Roman" w:cs="Times New Roman"/>
                  <w:vertAlign w:val="superscript"/>
                </w:rPr>
                <w:t xml:space="preserve">2</w:t>
              </w:r>
            </w:ins>
          </w:p>
        </w:tc>
        <w:tc>
          <w:tcPr>
            <w:tcW w:w="2340" w:type="dxa"/>
          </w:tcPr>
          <w:p>
            <w:pPr>
              <w:spacing w:after="0" w:line="240" w:lineRule="auto"/>
              <w:rPr>
                <w:ins w:id="9048" w:author="Gledis Guri" w:date="2026-09-25T00:00:00Z"/>
              </w:rPr>
            </w:pPr>
            <w:ins w:id="9049" w:author="Gledis Guri" w:date="2026-09-25T00:00:00Z">
              <w:r>
                <w:rPr>
                  <w:rFonts w:ascii="Times New Roman" w:hAnsi="Times New Roman" w:cs="Times New Roman"/>
                  <w:i/>
                </w:rPr>
                <w:t xml:space="preserve">N</w:t>
              </w:r>
              <w:r>
                <w:rPr>
                  <w:rFonts w:ascii="Times New Roman" w:hAnsi="Times New Roman" w:cs="Times New Roman"/>
                </w:rPr>
                <w:t xml:space="preserve">(4, 1)</w:t>
              </w:r>
            </w:ins>
          </w:p>
        </w:tc>
        <w:tc>
          <w:tcPr>
            <w:tcW w:w="2340" w:type="dxa"/>
          </w:tcPr>
          <w:p>
            <w:pPr>
              <w:spacing w:after="0" w:line="240" w:lineRule="auto"/>
              <w:rPr>
                <w:ins w:id="9050" w:author="Gledis Guri" w:date="2026-09-25T00:00:00Z"/>
              </w:rPr>
            </w:pPr>
            <w:ins w:id="9051" w:author="Gledis Guri" w:date="2026-09-25T00:00:00Z">
              <w:r>
                <w:rPr>
                  <w:rFonts w:ascii="Times New Roman" w:hAnsi="Times New Roman" w:cs="Times New Roman"/>
                </w:rPr>
                <w:t xml:space="preserve">0</w:t>
              </w:r>
            </w:ins>
          </w:p>
        </w:tc>
        <w:tc>
          <w:tcPr>
            <w:tcW w:w="2340" w:type="dxa"/>
          </w:tcPr>
          <w:p>
            <w:pPr>
              <w:spacing w:after="0" w:line="240" w:lineRule="auto"/>
              <w:rPr>
                <w:ins w:id="9052" w:author="Gledis Guri" w:date="2026-09-25T00:00:00Z"/>
              </w:rPr>
            </w:pPr>
            <w:ins w:id="9053" w:author="Gledis Guri" w:date="2026-09-25T00:00:00Z">
              <w:r>
                <w:rPr>
                  <w:rFonts w:ascii="Times New Roman" w:hAnsi="Times New Roman" w:cs="Times New Roman"/>
                </w:rPr>
                <w:t xml:space="preserve">+∞</w:t>
              </w:r>
            </w:ins>
          </w:p>
        </w:tc>
      </w:tr>
      <w:tr>
        <w:trPr>
          <w:ins w:id="9054" w:author="Gledis Guri" w:date="2026-09-25T00:00:00Z"/>
        </w:trPr>
        <w:tc>
          <w:tcPr>
            <w:tcW w:w="2340" w:type="dxa"/>
          </w:tcPr>
          <w:p>
            <w:pPr>
              <w:spacing w:after="0" w:line="240" w:lineRule="auto"/>
              <w:rPr>
                <w:ins w:id="9055" w:author="Gledis Guri" w:date="2026-09-25T00:00:00Z"/>
              </w:rPr>
            </w:pPr>
            <w:ins w:id="9056" w:author="Gledis Guri" w:date="2026-09-25T00:00:00Z">
              <w:r>
                <w:rPr>
                  <w:rFonts w:ascii="Times New Roman" w:hAnsi="Times New Roman" w:cs="Times New Roman"/>
                  <w:i/>
                </w:rPr>
                <w:t xml:space="preserve">μ</w:t>
              </w:r>
            </w:ins>
          </w:p>
        </w:tc>
        <w:tc>
          <w:tcPr>
            <w:tcW w:w="2340" w:type="dxa"/>
          </w:tcPr>
          <w:p>
            <w:pPr>
              <w:spacing w:after="0" w:line="240" w:lineRule="auto"/>
              <w:rPr>
                <w:ins w:id="9057" w:author="Gledis Guri" w:date="2026-09-25T00:00:00Z"/>
              </w:rPr>
            </w:pPr>
            <w:ins w:id="9058" w:author="Gledis Guri" w:date="2026-09-25T00:00:00Z">
              <w:r>
                <w:rPr>
                  <w:rFonts w:ascii="Times New Roman" w:hAnsi="Times New Roman" w:cs="Times New Roman"/>
                  <w:i/>
                </w:rPr>
                <w:t xml:space="preserve">N</w:t>
              </w:r>
              <w:r>
                <w:rPr>
                  <w:rFonts w:ascii="Times New Roman" w:hAnsi="Times New Roman" w:cs="Times New Roman"/>
                </w:rPr>
                <w:t xml:space="preserve">(0, 5)</w:t>
              </w:r>
            </w:ins>
          </w:p>
        </w:tc>
        <w:tc>
          <w:tcPr>
            <w:tcW w:w="2340" w:type="dxa"/>
          </w:tcPr>
          <w:p>
            <w:pPr>
              <w:spacing w:after="0" w:line="240" w:lineRule="auto"/>
              <w:rPr>
                <w:ins w:id="9059" w:author="Gledis Guri" w:date="2026-09-25T00:00:00Z"/>
              </w:rPr>
            </w:pPr>
            <w:ins w:id="9060" w:author="Gledis Guri" w:date="2026-09-25T00:00:00Z">
              <w:r>
                <w:rPr>
                  <w:rFonts w:ascii="Times New Roman" w:hAnsi="Times New Roman" w:cs="Times New Roman"/>
                </w:rPr>
                <w:t xml:space="preserve">−5</w:t>
              </w:r>
            </w:ins>
          </w:p>
        </w:tc>
        <w:tc>
          <w:tcPr>
            <w:tcW w:w="2340" w:type="dxa"/>
          </w:tcPr>
          <w:p>
            <w:pPr>
              <w:spacing w:after="0" w:line="240" w:lineRule="auto"/>
              <w:rPr>
                <w:ins w:id="9061" w:author="Gledis Guri" w:date="2026-09-25T00:00:00Z"/>
              </w:rPr>
            </w:pPr>
            <w:ins w:id="9062" w:author="Gledis Guri" w:date="2026-09-25T00:00:00Z">
              <w:r>
                <w:rPr>
                  <w:rFonts w:ascii="Times New Roman" w:hAnsi="Times New Roman" w:cs="Times New Roman"/>
                </w:rPr>
                <w:t xml:space="preserve">+∞</w:t>
              </w:r>
            </w:ins>
          </w:p>
        </w:tc>
      </w:tr>
      <w:tr>
        <w:trPr>
          <w:ins w:id="9063" w:author="Gledis Guri" w:date="2026-09-25T00:00:00Z"/>
        </w:trPr>
        <w:tc>
          <w:tcPr>
            <w:tcW w:w="2340" w:type="dxa"/>
          </w:tcPr>
          <w:p>
            <w:pPr>
              <w:spacing w:after="0" w:line="240" w:lineRule="auto"/>
              <w:rPr>
                <w:ins w:id="9064" w:author="Gledis Guri" w:date="2026-09-25T00:00:00Z"/>
              </w:rPr>
            </w:pPr>
            <w:ins w:id="9065" w:author="Gledis Guri" w:date="2026-09-25T00:00:00Z">
              <w:r>
                <w:rPr>
                  <w:rFonts w:ascii="Times New Roman" w:hAnsi="Times New Roman" w:cs="Times New Roman"/>
                </w:rPr>
                <w:t xml:space="preserve">log(</w:t>
              </w:r>
              <w:r>
                <w:rPr>
                  <w:rFonts w:ascii="Times New Roman" w:hAnsi="Times New Roman" w:cs="Times New Roman"/>
                  <w:i/>
                </w:rPr>
                <w:t xml:space="preserve">ρ</w:t>
              </w:r>
              <w:r>
                <w:rPr>
                  <w:rFonts w:ascii="Times New Roman" w:hAnsi="Times New Roman" w:cs="Times New Roman"/>
                </w:rPr>
                <w:t xml:space="preserve">)</w:t>
              </w:r>
            </w:ins>
          </w:p>
        </w:tc>
        <w:tc>
          <w:tcPr>
            <w:tcW w:w="2340" w:type="dxa"/>
          </w:tcPr>
          <w:p>
            <w:pPr>
              <w:spacing w:after="0" w:line="240" w:lineRule="auto"/>
              <w:rPr>
                <w:ins w:id="9066" w:author="Gledis Guri" w:date="2026-09-25T00:00:00Z"/>
              </w:rPr>
            </w:pPr>
            <w:ins w:id="9067" w:author="Gledis Guri" w:date="2026-09-25T00:00:00Z">
              <w:r>
                <w:rPr>
                  <w:rFonts w:ascii="Times New Roman" w:hAnsi="Times New Roman" w:cs="Times New Roman"/>
                  <w:i/>
                </w:rPr>
                <w:t xml:space="preserve">N</w:t>
              </w:r>
              <w:r>
                <w:rPr>
                  <w:rFonts w:ascii="Times New Roman" w:hAnsi="Times New Roman" w:cs="Times New Roman"/>
                </w:rPr>
                <w:t xml:space="preserve">(0, 1)</w:t>
              </w:r>
            </w:ins>
          </w:p>
        </w:tc>
        <w:tc>
          <w:tcPr>
            <w:tcW w:w="2340" w:type="dxa"/>
          </w:tcPr>
          <w:p>
            <w:pPr>
              <w:spacing w:after="0" w:line="240" w:lineRule="auto"/>
              <w:rPr>
                <w:ins w:id="9068" w:author="Gledis Guri" w:date="2026-09-25T00:00:00Z"/>
              </w:rPr>
            </w:pPr>
            <w:ins w:id="9069" w:author="Gledis Guri" w:date="2026-09-25T00:00:00Z">
              <w:r>
                <w:rPr>
                  <w:rFonts w:ascii="Times New Roman" w:hAnsi="Times New Roman" w:cs="Times New Roman"/>
                </w:rPr>
                <w:t xml:space="preserve">−5</w:t>
              </w:r>
            </w:ins>
          </w:p>
        </w:tc>
        <w:tc>
          <w:tcPr>
            <w:tcW w:w="2340" w:type="dxa"/>
          </w:tcPr>
          <w:p>
            <w:pPr>
              <w:spacing w:after="0" w:line="240" w:lineRule="auto"/>
              <w:rPr>
                <w:ins w:id="9070" w:author="Gledis Guri" w:date="2026-09-25T00:00:00Z"/>
              </w:rPr>
            </w:pPr>
            <w:ins w:id="9071" w:author="Gledis Guri" w:date="2026-09-25T00:00:00Z">
              <w:r>
                <w:rPr>
                  <w:rFonts w:ascii="Times New Roman" w:hAnsi="Times New Roman" w:cs="Times New Roman"/>
                </w:rPr>
                <w:t xml:space="preserve">+∞</w:t>
              </w:r>
            </w:ins>
          </w:p>
        </w:tc>
      </w:tr>
      <w:tr>
        <w:trPr>
          <w:ins w:id="9072" w:author="Gledis Guri" w:date="2026-09-25T00:00:00Z"/>
        </w:trPr>
        <w:tc>
          <w:tcPr>
            <w:tcW w:w="2340" w:type="dxa"/>
          </w:tcPr>
          <w:p>
            <w:pPr>
              <w:spacing w:after="0" w:line="240" w:lineRule="auto"/>
              <w:rPr>
                <w:ins w:id="9073" w:author="Gledis Guri" w:date="2026-09-25T00:00:00Z"/>
              </w:rPr>
            </w:pPr>
            <w:ins w:id="9074" w:author="Gledis Guri" w:date="2026-09-25T00:00:00Z">
              <w:r>
                <w:rPr>
                  <w:rFonts w:ascii="Times New Roman" w:hAnsi="Times New Roman" w:cs="Times New Roman"/>
                  <w:i/>
                </w:rPr>
                <w:t xml:space="preserve">σ</w:t>
              </w:r>
              <w:r>
                <w:rPr>
                  <w:rFonts w:ascii="Times New Roman" w:hAnsi="Times New Roman" w:cs="Times New Roman"/>
                  <w:vertAlign w:val="superscript"/>
                </w:rPr>
                <w:t xml:space="preserve">2</w:t>
              </w:r>
            </w:ins>
          </w:p>
        </w:tc>
        <w:tc>
          <w:tcPr>
            <w:tcW w:w="2340" w:type="dxa"/>
          </w:tcPr>
          <w:p>
            <w:pPr>
              <w:spacing w:after="0" w:line="240" w:lineRule="auto"/>
              <w:rPr>
                <w:ins w:id="9075" w:author="Gledis Guri" w:date="2026-09-25T00:00:00Z"/>
              </w:rPr>
            </w:pPr>
            <w:ins w:id="9076" w:author="Gledis Guri" w:date="2026-09-25T00:00:00Z">
              <w:r>
                <w:rPr>
                  <w:rFonts w:ascii="Times New Roman" w:hAnsi="Times New Roman" w:cs="Times New Roman"/>
                  <w:i/>
                </w:rPr>
                <w:t xml:space="preserve">N</w:t>
              </w:r>
              <w:r>
                <w:rPr>
                  <w:rFonts w:ascii="Times New Roman" w:hAnsi="Times New Roman" w:cs="Times New Roman"/>
                </w:rPr>
                <w:t xml:space="preserve">(0, 1)</w:t>
              </w:r>
            </w:ins>
          </w:p>
        </w:tc>
        <w:tc>
          <w:tcPr>
            <w:tcW w:w="2340" w:type="dxa"/>
          </w:tcPr>
          <w:p>
            <w:pPr>
              <w:spacing w:after="0" w:line="240" w:lineRule="auto"/>
              <w:rPr>
                <w:ins w:id="9077" w:author="Gledis Guri" w:date="2026-09-25T00:00:00Z"/>
              </w:rPr>
            </w:pPr>
            <w:ins w:id="9078" w:author="Gledis Guri" w:date="2026-09-25T00:00:00Z">
              <w:r>
                <w:rPr>
                  <w:rFonts w:ascii="Times New Roman" w:hAnsi="Times New Roman" w:cs="Times New Roman"/>
                </w:rPr>
                <w:t xml:space="preserve">0</w:t>
              </w:r>
            </w:ins>
          </w:p>
        </w:tc>
        <w:tc>
          <w:tcPr>
            <w:tcW w:w="2340" w:type="dxa"/>
          </w:tcPr>
          <w:p>
            <w:pPr>
              <w:spacing w:after="0" w:line="240" w:lineRule="auto"/>
              <w:rPr>
                <w:ins w:id="9079" w:author="Gledis Guri" w:date="2026-09-25T00:00:00Z"/>
              </w:rPr>
            </w:pPr>
            <w:ins w:id="9080" w:author="Gledis Guri" w:date="2026-09-25T00:00:00Z">
              <w:r>
                <w:rPr>
                  <w:rFonts w:ascii="Times New Roman" w:hAnsi="Times New Roman" w:cs="Times New Roman"/>
                </w:rPr>
                <w:t xml:space="preserve">+∞</w:t>
              </w:r>
            </w:ins>
          </w:p>
        </w:tc>
      </w:tr>
    </w:tbl>
    <w:p>
      <w:pPr>
        <w:spacing w:after="160" w:line="276" w:lineRule="auto"/>
        <w:jc w:val="left"/>
        <w:rPr>
          <w:ins w:id="9081" w:author="Gledis Guri" w:date="2026-09-25T00:00:00Z"/>
        </w:rPr>
      </w:pPr>
      <w:ins w:id="9082" w:author="Gledis Guri" w:date="2026-09-25T00:00:00Z">
        <w:r>
          <w:rPr>
            <w:rFonts w:ascii="Times New Roman" w:hAnsi="Times New Roman" w:cs="Times New Roman"/>
            <w:i/>
          </w:rPr>
          <w:t xml:space="preserve">Notes</w:t>
        </w:r>
        <w:r>
          <w:rPr>
            <w:rFonts w:ascii="Times New Roman" w:hAnsi="Times New Roman" w:cs="Times New Roman"/>
          </w:rPr>
          <w:t xml:space="preserve">: </w:t>
        </w:r>
        <w:r>
          <w:rPr>
            <w:rFonts w:ascii="Times New Roman" w:hAnsi="Times New Roman" w:cs="Times New Roman"/>
            <w:i/>
          </w:rPr>
          <w:t xml:space="preserve">N</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rPr>
          <w:t xml:space="preserve">) denotes a normal prior with mean </w:t>
        </w:r>
        <w:r>
          <w:rPr>
            <w:rFonts w:ascii="Times New Roman" w:hAnsi="Times New Roman" w:cs="Times New Roman"/>
            <w:i/>
          </w:rPr>
          <w:t xml:space="preserve">m</w:t>
        </w:r>
        <w:r>
          <w:rPr>
            <w:rFonts w:ascii="Times New Roman" w:hAnsi="Times New Roman" w:cs="Times New Roman"/>
          </w:rPr>
          <w:t xml:space="preserve"> and standard deviation </w:t>
        </w:r>
        <w:r>
          <w:rPr>
            <w:rFonts w:ascii="Times New Roman" w:hAnsi="Times New Roman" w:cs="Times New Roman"/>
            <w:i/>
          </w:rPr>
          <w:t xml:space="preserve">s</w:t>
        </w:r>
        <w:r>
          <w:rPr>
            <w:rFonts w:ascii="Times New Roman" w:hAnsi="Times New Roman" w:cs="Times New Roman"/>
          </w:rPr>
          <w:t xml:space="preserve">, truncated at the bounds shown. The same priors were used for the empirical and simulated datasets.</w:t>
        </w:r>
      </w:ins>
    </w:p>
    <w:p>
      <w:pPr>
        <w:keepNext/>
        <w:spacing w:after="160" w:line="276" w:lineRule="auto"/>
        <w:jc w:val="left"/>
        <w:rPr>
          <w:ins w:id="9083" w:author="Gledis Guri" w:date="2026-09-25T00:00:00Z"/>
        </w:rPr>
      </w:pPr>
      <w:ins w:id="9084" w:author="Gledis Guri" w:date="2026-09-25T00:00:00Z">
        <w:r>
          <w:rPr>
            <w:rFonts w:ascii="Times New Roman" w:hAnsi="Times New Roman" w:cs="Times New Roman"/>
            <w:b/>
          </w:rPr>
          <w:t xml:space="preserve">Section S4. Additional discussion of Gaussian process parameter recovery</w:t>
        </w:r>
      </w:ins>
    </w:p>
    <w:p>
      <w:pPr>
        <w:spacing w:after="160" w:line="276" w:lineRule="auto"/>
        <w:jc w:val="left"/>
        <w:rPr>
          <w:ins w:id="9085" w:author="Gledis Guri" w:date="2026-09-25T00:00:00Z"/>
        </w:rPr>
      </w:pPr>
      <w:ins w:id="9086" w:author="Gledis Guri" w:date="2026-09-25T00:00:00Z">
        <w:r>
          <w:rPr>
            <w:rFonts w:ascii="Times New Roman" w:hAnsi="Times New Roman" w:cs="Times New Roman"/>
          </w:rPr>
          <w:t xml:space="preserve">Estimation of </w:t>
        </w:r>
        <w:r>
          <w:rPr>
            <w:rFonts w:ascii="Times New Roman" w:hAnsi="Times New Roman" w:cs="Times New Roman"/>
            <w:i/>
          </w:rPr>
          <w:t xml:space="preserve">μ</w:t>
        </w:r>
        <w:r>
          <w:rPr>
            <w:rFonts w:ascii="Times New Roman" w:hAnsi="Times New Roman" w:cs="Times New Roman"/>
            <w:i/>
            <w:vertAlign w:val="subscript"/>
          </w:rPr>
          <w:t xml:space="preserve">d</w:t>
        </w:r>
        <w:r>
          <w:rPr>
            <w:rFonts w:ascii="Times New Roman" w:hAnsi="Times New Roman" w:cs="Times New Roman"/>
          </w:rPr>
          <w:t xml:space="preserve"> improved with increasing effort when scenarios had small spatial autocorrelations, but for highly autocorrelated scenarios (especially above 400 km) error (</w:t>
        </w:r>
        <w:r>
          <w:rPr>
            <w:rFonts w:ascii="Times New Roman" w:hAnsi="Times New Roman" w:cs="Times New Roman"/>
            <w:i/>
          </w:rPr>
          <w:t xml:space="preserve">τ</w:t>
        </w:r>
        <w:r>
          <w:rPr>
            <w:rFonts w:ascii="Times New Roman" w:hAnsi="Times New Roman" w:cs="Times New Roman"/>
          </w:rPr>
          <w:t xml:space="preserve">) in estimating </w:t>
        </w:r>
        <w:r>
          <w:rPr>
            <w:rFonts w:ascii="Times New Roman" w:hAnsi="Times New Roman" w:cs="Times New Roman"/>
            <w:i/>
          </w:rPr>
          <w:t xml:space="preserve">μ</w:t>
        </w:r>
        <w:r>
          <w:rPr>
            <w:rFonts w:ascii="Times New Roman" w:hAnsi="Times New Roman" w:cs="Times New Roman"/>
          </w:rPr>
          <w:t xml:space="preserve"> increased rather than declined. One likely explanation is that, when the spatial autocorrelation parameter approaches or exceeds the spatial extent of the study area (200 km longitudinal here), the data provide only weak information about the parameter, leaving the posterior estimates heavily dependent on the Bayesian prior. </w:t>
        </w:r>
      </w:ins>
    </w:p>
    <w:p>
      <w:pPr>
        <w:spacing w:after="160" w:line="276" w:lineRule="auto"/>
        <w:jc w:val="left"/>
        <w:rPr>
          <w:ins w:id="9087" w:author="Gledis Guri" w:date="2026-09-25T00:00:00Z"/>
        </w:rPr>
      </w:pPr>
      <w:ins w:id="9088" w:author="Gledis Guri" w:date="2026-09-25T00:00:00Z">
        <w:r>
          <w:rPr>
            <w:rFonts w:ascii="Times New Roman" w:hAnsi="Times New Roman" w:cs="Times New Roman"/>
          </w:rPr>
          <w:t xml:space="preserve">By contrast, estimation of the spatial autocorrelation parameter </w:t>
        </w:r>
        <w:r>
          <w:rPr>
            <w:rFonts w:ascii="Times New Roman" w:hAnsi="Times New Roman" w:cs="Times New Roman"/>
            <w:i/>
          </w:rPr>
          <w:t xml:space="preserve">ρ</w:t>
        </w:r>
        <w:r>
          <w:rPr>
            <w:rFonts w:ascii="Times New Roman" w:hAnsi="Times New Roman" w:cs="Times New Roman"/>
          </w:rPr>
          <w:t xml:space="preserve"> was substantially more sensitive to reduced sampling effort, particularly in scenarios with low spatial autocorrelation. Estimating the mean mainly requires observations that broadly represent the range of values across the study area, whereas estimating spatial autocorrelation requires information on how similarity between samples changes with distance (Paciorek, 2010; Rocha et al., 2021). In practical terms, </w:t>
        </w:r>
        <w:r>
          <w:rPr>
            <w:rFonts w:ascii="Times New Roman" w:hAnsi="Times New Roman" w:cs="Times New Roman"/>
            <w:i/>
          </w:rPr>
          <w:t xml:space="preserve">μ</w:t>
        </w:r>
        <w:r>
          <w:rPr>
            <w:rFonts w:ascii="Times New Roman" w:hAnsi="Times New Roman" w:cs="Times New Roman"/>
            <w:i/>
            <w:vertAlign w:val="subscript"/>
          </w:rPr>
          <w:t xml:space="preserve">d</w:t>
        </w:r>
        <w:r>
          <w:rPr>
            <w:rFonts w:ascii="Times New Roman" w:hAnsi="Times New Roman" w:cs="Times New Roman"/>
          </w:rPr>
          <w:t xml:space="preserve"> can remain relatively robust under reduced sampling effort, provided that the spatial structure is still contained within the extent of the survey. By contrast, estimating ρ depends much more strongly on the distances among sampling points, because resolving spatial autocorrelation requires enough closely and broadly spaced pairs to detect how similarity declines with distance (Paciorek, 2010).</w:t>
        </w:r>
      </w:ins>
    </w:p>
    <w:p>
      <w:pPr>
        <w:spacing w:after="160" w:line="276" w:lineRule="auto"/>
        <w:jc w:val="left"/>
        <w:rPr>
          <w:ins w:id="9089" w:author="Gledis Guri" w:date="2026-09-25T00:00:00Z"/>
        </w:rPr>
      </w:pPr>
      <w:ins w:id="9090" w:author="Gledis Guri" w:date="2026-09-25T00:00:00Z">
        <w:r>
          <w:rPr>
            <w:rFonts w:ascii="Times New Roman" w:hAnsi="Times New Roman" w:cs="Times New Roman"/>
          </w:rPr>
          <w:t xml:space="preserve">Overall, this behavior is expected when the underlying process varies at a finer spatial scale than the sampling design can resolve. Once the true </w:t>
        </w:r>
        <w:r>
          <w:rPr>
            <w:rFonts w:ascii="Times New Roman" w:hAnsi="Times New Roman" w:cs="Times New Roman"/>
            <w:i/>
          </w:rPr>
          <w:t xml:space="preserve">ρ</w:t>
        </w:r>
        <w:r>
          <w:rPr>
            <w:rFonts w:ascii="Times New Roman" w:hAnsi="Times New Roman" w:cs="Times New Roman"/>
          </w:rPr>
          <w:t xml:space="preserve"> is smaller than the spatial resolution of the sampling grid (e.g., a grid spaced at 5 km cannot resolve patchiness occurring at a 1 km scale) the model has no way to detect the pattern, and predictions default to the priors with large residual uncertainty (Kaufman &amp; Shaby, 2013).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undersampled reference as truth) can become uninformative for very patchy species, because the benchmark surface itself is not resolved well enough to support fine-scale comparisons (Kaufman &amp; Shaby, 2013). This, in turn, motivates our reliance on simulations with much higher spatial resolution to characterize how sampling effort should scale with spatial autocorrelation. </w:t>
        </w:r>
      </w:ins>
    </w:p>
    <w:p>
      <w:pPr>
        <w:spacing w:after="160" w:line="276" w:lineRule="auto"/>
        <w:jc w:val="left"/>
        <w:rPr>
          <w:ins w:id="9091" w:author="Gledis Guri" w:date="2026-09-25T00:00:00Z"/>
        </w:rPr>
      </w:pPr>
      <w:ins w:id="9092" w:author="Gledis Guri" w:date="2026-09-25T00:00:00Z">
        <w:r>
          <w:rPr>
            <w:rFonts w:ascii="Times New Roman" w:hAnsi="Times New Roman" w:cs="Times New Roman"/>
          </w:rPr>
          <w:t xml:space="preserve">Overall, the parameter estimates indicate that most gains in estimation of the GP parameters occurred at low sampling effort, with little additional improvement once effort exceeded roughly 6 samples per 10,000 km</w:t>
        </w:r>
        <w:r>
          <w:rPr>
            <w:rFonts w:ascii="Times New Roman" w:hAnsi="Times New Roman" w:cs="Times New Roman"/>
            <w:vertAlign w:val="superscript"/>
          </w:rPr>
          <w:t xml:space="preserve">2</w:t>
        </w:r>
        <w:r>
          <w:rPr>
            <w:rFonts w:ascii="Times New Roman" w:hAnsi="Times New Roman" w:cs="Times New Roman"/>
          </w:rPr>
          <w:t xml:space="preserve"> per depth layer. This consistent leveling-off across GP parameters estimation (main text Figure 5) suggests a clear point of diminishing returns, beyond which further increases in sampling effort are unlikely to substantially improve inference under the spatial scales considered here.</w:t>
        </w:r>
      </w:ins>
    </w:p>
    <w:p>
      <w:pPr>
        <w:pageBreakBefore/>
        <w:spacing w:after="160" w:line="240" w:lineRule="auto"/>
        <w:jc w:val="center"/>
        <w:rPr>
          <w:ins w:id="9093" w:author="Gledis Guri" w:date="2026-09-25T00:00:00Z"/>
        </w:rPr>
      </w:pPr>
      <w:ins w:id="9094" w:author="Gledis Guri" w:date="2026-09-25T00:00:00Z">
        <w:r xmlns:a="http://schemas.openxmlformats.org/drawingml/2006/main" xmlns:pic="http://schemas.openxmlformats.org/drawingml/2006/picture">
          <w:drawing>
            <wp:inline distT="0" distB="0" distL="0" distR="0">
              <wp:extent cx="5120640" cy="8026127"/>
              <wp:docPr id="900001" name="Figure S6"/>
              <wp:cNvGraphicFramePr>
                <a:graphicFrameLocks noChangeAspect="1"/>
              </wp:cNvGraphicFramePr>
              <a:graphic>
                <a:graphicData uri="http://schemas.openxmlformats.org/drawingml/2006/picture">
                  <pic:pic>
                    <pic:nvPicPr>
                      <pic:cNvPr id="900002" name="Figure S6"/>
                      <pic:cNvPicPr/>
                    </pic:nvPicPr>
                    <pic:blipFill>
                      <a:blip r:embed="rId900"/>
                      <a:stretch>
                        <a:fillRect/>
                      </a:stretch>
                    </pic:blipFill>
                    <pic:spPr>
                      <a:xfrm>
                        <a:off x="0" y="0"/>
                        <a:ext cx="5120640" cy="8026127"/>
                      </a:xfrm>
                      <a:prstGeom prst="rect">
                        <a:avLst/>
                      </a:prstGeom>
                    </pic:spPr>
                  </pic:pic>
                </a:graphicData>
              </a:graphic>
            </wp:inline>
          </w:drawing>
        </w:r>
      </w:ins>
    </w:p>
    <w:p>
      <w:pPr>
        <w:spacing w:after="160" w:line="276" w:lineRule="auto"/>
        <w:jc w:val="left"/>
        <w:rPr>
          <w:ins w:id="9095" w:author="Gledis Guri" w:date="2026-09-25T00:00:00Z"/>
        </w:rPr>
      </w:pPr>
      <w:ins w:id="9096" w:author="Gledis Guri" w:date="2026-09-25T00:00:00Z">
        <w:r>
          <w:rPr>
            <w:rFonts w:ascii="Times New Roman" w:hAnsi="Times New Roman" w:cs="Times New Roman"/>
            <w:b/>
          </w:rPr>
          <w:t xml:space="preserve">Figure S6.</w:t>
        </w:r>
        <w:r>
          <w:rPr>
            <w:rFonts w:ascii="Times New Roman" w:hAnsi="Times New Roman" w:cs="Times New Roman"/>
          </w:rPr>
          <w:t xml:space="preserve"> The eDNA Survey Planner applied to the case-study domain for a patchy taxon (</w:t>
        </w:r>
        <w:r>
          <w:rPr>
            <w:rFonts w:ascii="Times New Roman" w:hAnsi="Times New Roman" w:cs="Times New Roman"/>
            <w:i/>
          </w:rPr>
          <w:t xml:space="preserve">ρ</w:t>
        </w:r>
        <w:r>
          <w:rPr>
            <w:rFonts w:ascii="Times New Roman" w:hAnsi="Times New Roman" w:cs="Times New Roman"/>
          </w:rPr>
          <w:t xml:space="preserve"> = 50 km), a target prediction error </w:t>
        </w:r>
        <w:r>
          <w:rPr>
            <w:rFonts w:ascii="Times New Roman" w:hAnsi="Times New Roman" w:cs="Times New Roman"/>
            <w:i/>
          </w:rPr>
          <w:t xml:space="preserve">ε</w:t>
        </w:r>
        <w:r>
          <w:rPr>
            <w:rFonts w:ascii="Times New Roman" w:hAnsi="Times New Roman" w:cs="Times New Roman"/>
          </w:rPr>
          <w:t xml:space="preserve"> = 0.8 and 200,000 km</w:t>
        </w:r>
        <w:r>
          <w:rPr>
            <w:rFonts w:ascii="Times New Roman" w:hAnsi="Times New Roman" w:cs="Times New Roman"/>
            <w:vertAlign w:val="superscript"/>
          </w:rPr>
          <w:t xml:space="preserve">2</w:t>
        </w:r>
        <w:r>
          <w:rPr>
            <w:rFonts w:ascii="Times New Roman" w:hAnsi="Times New Roman" w:cs="Times New Roman"/>
          </w:rPr>
          <w:t xml:space="preserve"> per depth layer in five layers (see main text, Applying the planner). (a) “How many samples?” returns the required sampling density (9.13 samples per 10,000 km</w:t>
        </w:r>
        <w:r>
          <w:rPr>
            <w:rFonts w:ascii="Times New Roman" w:hAnsi="Times New Roman" w:cs="Times New Roman"/>
            <w:vertAlign w:val="superscript"/>
          </w:rPr>
          <w:t xml:space="preserve">2</w:t>
        </w:r>
        <w:r>
          <w:rPr>
            <w:rFonts w:ascii="Times New Roman" w:hAnsi="Times New Roman" w:cs="Times New Roman"/>
          </w:rPr>
          <w:t xml:space="preserve"> per stratum), samples per stratum (183) and total site–stratum observations (915), and confirms that the result lies within the calibrated range. (b) Error–effort curve (Eq. 6) for the chosen </w:t>
        </w:r>
        <w:r>
          <w:rPr>
            <w:rFonts w:ascii="Times New Roman" w:hAnsi="Times New Roman" w:cs="Times New Roman"/>
            <w:i/>
          </w:rPr>
          <w:t xml:space="preserve">ρ</w:t>
        </w:r>
        <w:r>
          <w:rPr>
            <w:rFonts w:ascii="Times New Roman" w:hAnsi="Times New Roman" w:cs="Times New Roman"/>
          </w:rPr>
          <w:t xml:space="preserve">: the target error (dashed line) and required density (dotted line and point, which can be dragged) within the fitted density range (shaded). (c) Translation of </w:t>
        </w:r>
        <w:r>
          <w:rPr>
            <w:rFonts w:ascii="Times New Roman" w:hAnsi="Times New Roman" w:cs="Times New Roman"/>
            <w:i/>
          </w:rPr>
          <w:t xml:space="preserve">ε</w:t>
        </w:r>
        <w:r>
          <w:rPr>
            <w:rFonts w:ascii="Times New Roman" w:hAnsi="Times New Roman" w:cs="Times New Roman"/>
          </w:rPr>
          <w:t xml:space="preserve"> into a concentration range around a true concentration of 100 copies/L. (d) One-dimensional illustration of a simulated true field (black line), the samples required to reach </w:t>
        </w:r>
        <w:r>
          <w:rPr>
            <w:rFonts w:ascii="Times New Roman" w:hAnsi="Times New Roman" w:cs="Times New Roman"/>
            <w:i/>
          </w:rPr>
          <w:t xml:space="preserve">ε</w:t>
        </w:r>
        <w:r>
          <w:rPr>
            <w:rFonts w:ascii="Times New Roman" w:hAnsi="Times New Roman" w:cs="Times New Roman"/>
          </w:rPr>
          <w:t xml:space="preserve"> (green points) and the resulting reconstruction (red dotted line). The planner is available at https://gledguri.github.io/Smart-eDNA-sampling/.</w:t>
        </w:r>
      </w:ins>
    </w:p>
    <w:p>
      <w:pPr>
        <w:keepNext/>
        <w:pageBreakBefore/>
        <w:spacing w:after="160" w:line="276" w:lineRule="auto"/>
        <w:jc w:val="left"/>
        <w:rPr>
          <w:ins w:id="9097" w:author="Gledis Guri" w:date="2026-09-25T00:00:00Z"/>
        </w:rPr>
      </w:pPr>
      <w:ins w:id="9098" w:author="Gledis Guri" w:date="2026-09-25T00:00:00Z">
        <w:r>
          <w:rPr>
            <w:rFonts w:ascii="Times New Roman" w:hAnsi="Times New Roman" w:cs="Times New Roman"/>
            <w:b/>
          </w:rPr>
          <w:t xml:space="preserve">References</w:t>
        </w:r>
      </w:ins>
    </w:p>
    <w:p>
      <w:pPr>
        <w:spacing w:after="120" w:line="276" w:lineRule="auto"/>
        <w:ind w:left="720" w:hanging="720"/>
        <w:jc w:val="left"/>
        <w:rPr>
          <w:ins w:id="9099" w:author="Gledis Guri" w:date="2026-09-25T00:00:00Z"/>
        </w:rPr>
      </w:pPr>
      <w:ins w:id="9100" w:author="Gledis Guri" w:date="2026-09-25T00:00:00Z">
        <w:r>
          <w:rPr>
            <w:rFonts w:ascii="Times New Roman" w:hAnsi="Times New Roman" w:cs="Times New Roman"/>
          </w:rPr>
          <w:t xml:space="preserve">Brandão‐Dias, P. F. P., Hallack, D. M. C., Snyder, E. D., Tank, J. L., Bolster, D., Volponi, S., Shogren, A. J., Lamberti, G. A., Bibby, K., &amp; Egan, S. P. (2023). Particle size influences decay rates of environmental DNA in aquatic systems. </w:t>
        </w:r>
        <w:r>
          <w:rPr>
            <w:rFonts w:ascii="Times New Roman" w:hAnsi="Times New Roman" w:cs="Times New Roman"/>
            <w:i/>
          </w:rPr>
          <w:t xml:space="preserve">Molecular Ecology Resources</w:t>
        </w:r>
        <w:r>
          <w:rPr>
            <w:rFonts w:ascii="Times New Roman" w:hAnsi="Times New Roman" w:cs="Times New Roman"/>
          </w:rPr>
          <w:t xml:space="preserve">, </w:t>
        </w:r>
        <w:r>
          <w:rPr>
            <w:rFonts w:ascii="Times New Roman" w:hAnsi="Times New Roman" w:cs="Times New Roman"/>
            <w:i/>
          </w:rPr>
          <w:t xml:space="preserve">23</w:t>
        </w:r>
        <w:r>
          <w:rPr>
            <w:rFonts w:ascii="Times New Roman" w:hAnsi="Times New Roman" w:cs="Times New Roman"/>
          </w:rPr>
          <w:t xml:space="preserve">(4), 756–770. https://doi.org/10.1111/1755-0998.13751</w:t>
        </w:r>
      </w:ins>
    </w:p>
    <w:p>
      <w:pPr>
        <w:spacing w:after="120" w:line="276" w:lineRule="auto"/>
        <w:ind w:left="720" w:hanging="720"/>
        <w:jc w:val="left"/>
        <w:rPr>
          <w:ins w:id="9101" w:author="Gledis Guri" w:date="2026-09-25T00:00:00Z"/>
        </w:rPr>
      </w:pPr>
      <w:ins w:id="9102" w:author="Gledis Guri" w:date="2026-09-25T00:00:00Z">
        <w:r>
          <w:rPr>
            <w:rFonts w:ascii="Times New Roman" w:hAnsi="Times New Roman" w:cs="Times New Roman"/>
          </w:rPr>
          <w:t xml:space="preserve">Callahan, B. J., McMurdie, P. J., Rosen, M. J., Han, A. W., Johnson, A. J. A., &amp; Holmes, S. P. (2016). DADA2: High-resolution sample inference from Illumina amplicon data. </w:t>
        </w:r>
        <w:r>
          <w:rPr>
            <w:rFonts w:ascii="Times New Roman" w:hAnsi="Times New Roman" w:cs="Times New Roman"/>
            <w:i/>
          </w:rPr>
          <w:t xml:space="preserve">Nature Methods</w:t>
        </w:r>
        <w:r>
          <w:rPr>
            <w:rFonts w:ascii="Times New Roman" w:hAnsi="Times New Roman" w:cs="Times New Roman"/>
          </w:rPr>
          <w:t xml:space="preserve">, </w:t>
        </w:r>
        <w:r>
          <w:rPr>
            <w:rFonts w:ascii="Times New Roman" w:hAnsi="Times New Roman" w:cs="Times New Roman"/>
            <w:i/>
          </w:rPr>
          <w:t xml:space="preserve">13</w:t>
        </w:r>
        <w:r>
          <w:rPr>
            <w:rFonts w:ascii="Times New Roman" w:hAnsi="Times New Roman" w:cs="Times New Roman"/>
          </w:rPr>
          <w:t xml:space="preserve">(7), 581–583. https://doi.org/10.1038/nmeth.3869</w:t>
        </w:r>
      </w:ins>
    </w:p>
    <w:p>
      <w:pPr>
        <w:spacing w:after="120" w:line="276" w:lineRule="auto"/>
        <w:ind w:left="720" w:hanging="720"/>
        <w:jc w:val="left"/>
        <w:rPr>
          <w:ins w:id="9103" w:author="Gledis Guri" w:date="2026-09-25T00:00:00Z"/>
        </w:rPr>
      </w:pPr>
      <w:ins w:id="9104" w:author="Gledis Guri" w:date="2026-09-25T00:00:00Z">
        <w:r>
          <w:rPr>
            <w:rFonts w:ascii="Times New Roman" w:hAnsi="Times New Roman" w:cs="Times New Roman"/>
          </w:rPr>
          <w:t xml:space="preserve">de Blois, S. (2020). </w:t>
        </w:r>
        <w:r>
          <w:rPr>
            <w:rFonts w:ascii="Times New Roman" w:hAnsi="Times New Roman" w:cs="Times New Roman"/>
            <w:i/>
          </w:rPr>
          <w:t xml:space="preserve">The 2019 Joint U.S.–Canada Integrated Ecosystem and Pacific Hake Acoustic-Trawl Survey: Cruise report SH-19-06</w:t>
        </w:r>
        <w:r>
          <w:rPr>
            <w:rFonts w:ascii="Times New Roman" w:hAnsi="Times New Roman" w:cs="Times New Roman"/>
          </w:rPr>
          <w:t xml:space="preserve"> (NWFSC Processed Report 2020-03). Northwest Fisheries Science Center, National Oceanic and Atmospheric Administration. https://doi.org/10.25923/p55a-1a22</w:t>
        </w:r>
      </w:ins>
    </w:p>
    <w:p>
      <w:pPr>
        <w:spacing w:after="120" w:line="276" w:lineRule="auto"/>
        <w:ind w:left="720" w:hanging="720"/>
        <w:jc w:val="left"/>
        <w:rPr>
          <w:ins w:id="9105" w:author="Gledis Guri" w:date="2026-09-25T00:00:00Z"/>
        </w:rPr>
      </w:pPr>
      <w:ins w:id="9106" w:author="Gledis Guri" w:date="2026-09-25T00:00:00Z">
        <w:r>
          <w:rPr>
            <w:rFonts w:ascii="Times New Roman" w:hAnsi="Times New Roman" w:cs="Times New Roman"/>
          </w:rPr>
          <w:t xml:space="preserve">Guri, G., Liu, O. R., Kelly, R. P., Shaffer, M. R., Parsons, K. M., Ramón-Laca, A., Nichols, K. M., Brandão-Dias, P. F. P., Wells, A., &amp; Shelton, A. O. (2025). </w:t>
        </w:r>
        <w:r>
          <w:rPr>
            <w:rFonts w:ascii="Times New Roman" w:hAnsi="Times New Roman" w:cs="Times New Roman"/>
            <w:i/>
          </w:rPr>
          <w:t xml:space="preserve">Quantitative, multispecies monitoring at a continental scale</w:t>
        </w:r>
        <w:r>
          <w:rPr>
            <w:rFonts w:ascii="Times New Roman" w:hAnsi="Times New Roman" w:cs="Times New Roman"/>
          </w:rPr>
          <w:t xml:space="preserve">. Ecology. https://doi.org/10.1101/2025.10.30.685180</w:t>
        </w:r>
      </w:ins>
    </w:p>
    <w:p>
      <w:pPr>
        <w:spacing w:after="120" w:line="276" w:lineRule="auto"/>
        <w:ind w:left="720" w:hanging="720"/>
        <w:jc w:val="left"/>
        <w:rPr>
          <w:ins w:id="9107" w:author="Gledis Guri" w:date="2026-09-25T00:00:00Z"/>
        </w:rPr>
      </w:pPr>
      <w:ins w:id="9108" w:author="Gledis Guri" w:date="2026-09-25T00:00:00Z">
        <w:r>
          <w:rPr>
            <w:rFonts w:ascii="Times New Roman" w:hAnsi="Times New Roman" w:cs="Times New Roman"/>
          </w:rPr>
          <w:t xml:space="preserve">Guri, G., Shelton, A. O., Kelly, R. P., Yoccoz, N., Johansen, T., Præbel, K., Hanebrekke, T., Ray, J. L., Fall, J., &amp; Westgaard, J.-I. (2024). Predicting trawl catches using environmental DNA. </w:t>
        </w:r>
        <w:r>
          <w:rPr>
            <w:rFonts w:ascii="Times New Roman" w:hAnsi="Times New Roman" w:cs="Times New Roman"/>
            <w:i/>
          </w:rPr>
          <w:t xml:space="preserve">ICES Journal of Marine Science</w:t>
        </w:r>
        <w:r>
          <w:rPr>
            <w:rFonts w:ascii="Times New Roman" w:hAnsi="Times New Roman" w:cs="Times New Roman"/>
          </w:rPr>
          <w:t xml:space="preserve">, fsae097. https://doi.org/10.1093/icesjms/fsae097</w:t>
        </w:r>
      </w:ins>
    </w:p>
    <w:p>
      <w:pPr>
        <w:spacing w:after="120" w:line="276" w:lineRule="auto"/>
        <w:ind w:left="720" w:hanging="720"/>
        <w:jc w:val="left"/>
        <w:rPr>
          <w:ins w:id="9109" w:author="Gledis Guri" w:date="2026-09-25T00:00:00Z"/>
        </w:rPr>
      </w:pPr>
      <w:ins w:id="9110" w:author="Gledis Guri" w:date="2026-09-25T00:00:00Z">
        <w:r>
          <w:rPr>
            <w:rFonts w:ascii="Times New Roman" w:hAnsi="Times New Roman" w:cs="Times New Roman"/>
          </w:rPr>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Pr>
            <w:rFonts w:ascii="Times New Roman" w:hAnsi="Times New Roman" w:cs="Times New Roman"/>
            <w:i/>
          </w:rPr>
          <w:t xml:space="preserve">Environmental DNA</w:t>
        </w:r>
        <w:r>
          <w:rPr>
            <w:rFonts w:ascii="Times New Roman" w:hAnsi="Times New Roman" w:cs="Times New Roman"/>
          </w:rPr>
          <w:t xml:space="preserve">, edn3.409. https://doi.org/10.1002/edn3.409</w:t>
        </w:r>
      </w:ins>
    </w:p>
    <w:p>
      <w:pPr>
        <w:spacing w:after="120" w:line="276" w:lineRule="auto"/>
        <w:ind w:left="720" w:hanging="720"/>
        <w:jc w:val="left"/>
        <w:rPr>
          <w:ins w:id="9111" w:author="Gledis Guri" w:date="2026-09-25T00:00:00Z"/>
        </w:rPr>
      </w:pPr>
      <w:ins w:id="9112" w:author="Gledis Guri" w:date="2026-09-25T00:00:00Z">
        <w:r>
          <w:rPr>
            <w:rFonts w:ascii="Times New Roman" w:hAnsi="Times New Roman" w:cs="Times New Roman"/>
          </w:rPr>
          <w:t xml:space="preserve">Kaufman, C. G., &amp; Shaby, B. A. (2013). The role of the range parameter for estimation and prediction in geostatistics. </w:t>
        </w:r>
        <w:r>
          <w:rPr>
            <w:rFonts w:ascii="Times New Roman" w:hAnsi="Times New Roman" w:cs="Times New Roman"/>
            <w:i/>
          </w:rPr>
          <w:t xml:space="preserve">Biometrika</w:t>
        </w:r>
        <w:r>
          <w:rPr>
            <w:rFonts w:ascii="Times New Roman" w:hAnsi="Times New Roman" w:cs="Times New Roman"/>
          </w:rPr>
          <w:t xml:space="preserve">, </w:t>
        </w:r>
        <w:r>
          <w:rPr>
            <w:rFonts w:ascii="Times New Roman" w:hAnsi="Times New Roman" w:cs="Times New Roman"/>
            <w:i/>
          </w:rPr>
          <w:t xml:space="preserve">100</w:t>
        </w:r>
        <w:r>
          <w:rPr>
            <w:rFonts w:ascii="Times New Roman" w:hAnsi="Times New Roman" w:cs="Times New Roman"/>
          </w:rPr>
          <w:t xml:space="preserve">(2), 473–484. https://doi.org/10.1093/biomet/ass079</w:t>
        </w:r>
      </w:ins>
    </w:p>
    <w:p>
      <w:pPr>
        <w:spacing w:after="120" w:line="276" w:lineRule="auto"/>
        <w:ind w:left="720" w:hanging="720"/>
        <w:jc w:val="left"/>
        <w:rPr>
          <w:ins w:id="9113" w:author="Gledis Guri" w:date="2026-09-25T00:00:00Z"/>
        </w:rPr>
      </w:pPr>
      <w:ins w:id="9114" w:author="Gledis Guri" w:date="2026-09-25T00:00:00Z">
        <w:r>
          <w:rPr>
            <w:rFonts w:ascii="Times New Roman" w:hAnsi="Times New Roman" w:cs="Times New Roman"/>
          </w:rPr>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Pr>
            <w:rFonts w:ascii="Times New Roman" w:hAnsi="Times New Roman" w:cs="Times New Roman"/>
            <w:i/>
          </w:rPr>
          <w:t xml:space="preserve">Royal Society Open Science</w:t>
        </w:r>
        <w:r>
          <w:rPr>
            <w:rFonts w:ascii="Times New Roman" w:hAnsi="Times New Roman" w:cs="Times New Roman"/>
          </w:rPr>
          <w:t xml:space="preserve">. https://doi.org/10.1098/rsos.150088</w:t>
        </w:r>
      </w:ins>
    </w:p>
    <w:p>
      <w:pPr>
        <w:spacing w:after="120" w:line="276" w:lineRule="auto"/>
        <w:ind w:left="720" w:hanging="720"/>
        <w:jc w:val="left"/>
        <w:rPr>
          <w:ins w:id="9115" w:author="Gledis Guri" w:date="2026-09-25T00:00:00Z"/>
        </w:rPr>
      </w:pPr>
      <w:ins w:id="9116" w:author="Gledis Guri" w:date="2026-09-25T00:00:00Z">
        <w:r>
          <w:rPr>
            <w:rFonts w:ascii="Times New Roman" w:hAnsi="Times New Roman" w:cs="Times New Roman"/>
          </w:rPr>
          <w:t xml:space="preserve">Paciorek, C. J. (2010). The importance of scale for spatial-confounding bias and precision of spatial regression estimators. </w:t>
        </w:r>
        <w:r>
          <w:rPr>
            <w:rFonts w:ascii="Times New Roman" w:hAnsi="Times New Roman" w:cs="Times New Roman"/>
            <w:i/>
          </w:rPr>
          <w:t xml:space="preserve">Statistical Science</w:t>
        </w:r>
        <w:r>
          <w:rPr>
            <w:rFonts w:ascii="Times New Roman" w:hAnsi="Times New Roman" w:cs="Times New Roman"/>
          </w:rPr>
          <w:t xml:space="preserve">, </w:t>
        </w:r>
        <w:r>
          <w:rPr>
            <w:rFonts w:ascii="Times New Roman" w:hAnsi="Times New Roman" w:cs="Times New Roman"/>
            <w:i/>
          </w:rPr>
          <w:t xml:space="preserve">25</w:t>
        </w:r>
        <w:r>
          <w:rPr>
            <w:rFonts w:ascii="Times New Roman" w:hAnsi="Times New Roman" w:cs="Times New Roman"/>
          </w:rPr>
          <w:t xml:space="preserve">(1). https://doi.org/10.1214/10-STS326</w:t>
        </w:r>
      </w:ins>
    </w:p>
    <w:p>
      <w:pPr>
        <w:spacing w:after="120" w:line="276" w:lineRule="auto"/>
        <w:ind w:left="720" w:hanging="720"/>
        <w:jc w:val="left"/>
        <w:rPr>
          <w:ins w:id="9117" w:author="Gledis Guri" w:date="2026-09-25T00:00:00Z"/>
        </w:rPr>
      </w:pPr>
      <w:ins w:id="9118" w:author="Gledis Guri" w:date="2026-09-25T00:00:00Z">
        <w:r>
          <w:rPr>
            <w:rFonts w:ascii="Times New Roman" w:hAnsi="Times New Roman" w:cs="Times New Roman"/>
          </w:rPr>
          <w:t xml:space="preserve">R Core Team. (2024). </w:t>
        </w:r>
        <w:r>
          <w:rPr>
            <w:rFonts w:ascii="Times New Roman" w:hAnsi="Times New Roman" w:cs="Times New Roman"/>
            <w:i/>
          </w:rPr>
          <w:t xml:space="preserve">R: A language and environment for statistical computing</w:t>
        </w:r>
        <w:r>
          <w:rPr>
            <w:rFonts w:ascii="Times New Roman" w:hAnsi="Times New Roman" w:cs="Times New Roman"/>
          </w:rPr>
          <w:t xml:space="preserve">. R Foundation for Statistical Computing, Vienna, Austria. https://www.R-project.org/</w:t>
        </w:r>
      </w:ins>
    </w:p>
    <w:p>
      <w:pPr>
        <w:spacing w:after="120" w:line="276" w:lineRule="auto"/>
        <w:ind w:left="720" w:hanging="720"/>
        <w:jc w:val="left"/>
        <w:rPr>
          <w:ins w:id="9119" w:author="Gledis Guri" w:date="2026-09-25T00:00:00Z"/>
        </w:rPr>
      </w:pPr>
      <w:ins w:id="9120" w:author="Gledis Guri" w:date="2026-09-25T00:00:00Z">
        <w:r>
          <w:rPr>
            <w:rFonts w:ascii="Times New Roman" w:hAnsi="Times New Roman" w:cs="Times New Roman"/>
          </w:rPr>
          <w:t xml:space="preserve">Ramón-Laca, A., Wells, A., &amp; Park, L. (2021). A workflow for the relative quantification of multiple fish species from oceanic water samples using environmental DNA (eDNA) to support large-scale fishery surveys. </w:t>
        </w:r>
        <w:r>
          <w:rPr>
            <w:rFonts w:ascii="Times New Roman" w:hAnsi="Times New Roman" w:cs="Times New Roman"/>
            <w:i/>
          </w:rPr>
          <w:t xml:space="preserve">PLOS ONE</w:t>
        </w:r>
        <w:r>
          <w:rPr>
            <w:rFonts w:ascii="Times New Roman" w:hAnsi="Times New Roman" w:cs="Times New Roman"/>
          </w:rPr>
          <w:t xml:space="preserve">, </w:t>
        </w:r>
        <w:r>
          <w:rPr>
            <w:rFonts w:ascii="Times New Roman" w:hAnsi="Times New Roman" w:cs="Times New Roman"/>
            <w:i/>
          </w:rPr>
          <w:t xml:space="preserve">16</w:t>
        </w:r>
        <w:r>
          <w:rPr>
            <w:rFonts w:ascii="Times New Roman" w:hAnsi="Times New Roman" w:cs="Times New Roman"/>
          </w:rPr>
          <w:t xml:space="preserve">(9), e0257773. https://doi.org/10.1371/journal.pone.0257773</w:t>
        </w:r>
      </w:ins>
    </w:p>
    <w:p>
      <w:pPr>
        <w:spacing w:after="120" w:line="276" w:lineRule="auto"/>
        <w:ind w:left="720" w:hanging="720"/>
        <w:jc w:val="left"/>
        <w:rPr>
          <w:ins w:id="9121" w:author="Gledis Guri" w:date="2026-09-25T00:00:00Z"/>
        </w:rPr>
      </w:pPr>
      <w:ins w:id="9122" w:author="Gledis Guri" w:date="2026-09-25T00:00:00Z">
        <w:r>
          <w:rPr>
            <w:rFonts w:ascii="Times New Roman" w:hAnsi="Times New Roman" w:cs="Times New Roman"/>
          </w:rPr>
          <w:t xml:space="preserve">Rocha, A. D., Groen, T. A., Skidmore, A. K., &amp; Willemen, L. (2021). Role of sampling design when predicting spatially dependent ecological data with remote sensing. </w:t>
        </w:r>
        <w:r>
          <w:rPr>
            <w:rFonts w:ascii="Times New Roman" w:hAnsi="Times New Roman" w:cs="Times New Roman"/>
            <w:i/>
          </w:rPr>
          <w:t xml:space="preserve">IEEE Transactions on Geoscience and Remote Sensing</w:t>
        </w:r>
        <w:r>
          <w:rPr>
            <w:rFonts w:ascii="Times New Roman" w:hAnsi="Times New Roman" w:cs="Times New Roman"/>
          </w:rPr>
          <w:t xml:space="preserve">, </w:t>
        </w:r>
        <w:r>
          <w:rPr>
            <w:rFonts w:ascii="Times New Roman" w:hAnsi="Times New Roman" w:cs="Times New Roman"/>
            <w:i/>
          </w:rPr>
          <w:t xml:space="preserve">59</w:t>
        </w:r>
        <w:r>
          <w:rPr>
            <w:rFonts w:ascii="Times New Roman" w:hAnsi="Times New Roman" w:cs="Times New Roman"/>
          </w:rPr>
          <w:t xml:space="preserve">(1), 663–674. https://doi.org/10.1109/TGRS.2020.2989216</w:t>
        </w:r>
      </w:ins>
    </w:p>
    <w:p>
      <w:pPr>
        <w:spacing w:after="120" w:line="276" w:lineRule="auto"/>
        <w:ind w:left="720" w:hanging="720"/>
        <w:jc w:val="left"/>
        <w:rPr>
          <w:ins w:id="9123" w:author="Gledis Guri" w:date="2026-09-25T00:00:00Z"/>
        </w:rPr>
      </w:pPr>
      <w:ins w:id="9124" w:author="Gledis Guri" w:date="2026-09-25T00:00:00Z">
        <w:r>
          <w:rPr>
            <w:rFonts w:ascii="Times New Roman" w:hAnsi="Times New Roman"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ascii="Times New Roman" w:hAnsi="Times New Roman" w:cs="Times New Roman"/>
            <w:i/>
          </w:rPr>
          <w:t xml:space="preserve">Proceedings of the Royal Society B: Biological Sciences</w:t>
        </w:r>
        <w:r>
          <w:rPr>
            <w:rFonts w:ascii="Times New Roman" w:hAnsi="Times New Roman" w:cs="Times New Roman"/>
          </w:rPr>
          <w:t xml:space="preserve">, </w:t>
        </w:r>
        <w:r>
          <w:rPr>
            <w:rFonts w:ascii="Times New Roman" w:hAnsi="Times New Roman" w:cs="Times New Roman"/>
            <w:i/>
          </w:rPr>
          <w:t xml:space="preserve">289</w:t>
        </w:r>
        <w:r>
          <w:rPr>
            <w:rFonts w:ascii="Times New Roman" w:hAnsi="Times New Roman" w:cs="Times New Roman"/>
          </w:rPr>
          <w:t xml:space="preserve">(1971), 20212613. https://doi.org/10.1098/rspb.2021.2613</w:t>
        </w:r>
      </w:ins>
    </w:p>
    <w:p>
      <w:pPr>
        <w:spacing w:after="120" w:line="276" w:lineRule="auto"/>
        <w:ind w:left="720" w:hanging="720"/>
        <w:jc w:val="left"/>
        <w:rPr>
          <w:ins w:id="9125" w:author="Gledis Guri" w:date="2026-09-25T00:00:00Z"/>
        </w:rPr>
      </w:pPr>
      <w:ins w:id="9126" w:author="Gledis Guri" w:date="2026-09-25T00:00:00Z">
        <w:r>
          <w:rPr>
            <w:rFonts w:ascii="Times New Roman" w:hAnsi="Times New Roman" w:cs="Times New Roman"/>
          </w:rPr>
          <w:t xml:space="preserve">Stan Development Team. (2023). </w:t>
        </w:r>
        <w:r>
          <w:rPr>
            <w:rFonts w:ascii="Times New Roman" w:hAnsi="Times New Roman" w:cs="Times New Roman"/>
            <w:i/>
          </w:rPr>
          <w:t xml:space="preserve">Stan modeling language users guide and reference manual</w:t>
        </w:r>
        <w:r>
          <w:rPr>
            <w:rFonts w:ascii="Times New Roman" w:hAnsi="Times New Roman" w:cs="Times New Roman"/>
          </w:rPr>
          <w:t xml:space="preserve"> (Version 2.26.1). https://mc-stan.org/</w:t>
        </w:r>
      </w:ins>
    </w:p>
    <w:sectPr w:rsidR="007574C0" w:rsidRPr="00C95467" w:rsidSect="00C95467">
      <w:footerReference w:type="even" r:id="rId11"/>
      <w:footerReference w:type="defaul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C3707" w14:textId="77777777" w:rsidR="00F461D7" w:rsidRDefault="00F461D7">
      <w:pPr>
        <w:spacing w:after="0"/>
      </w:pPr>
      <w:r>
        <w:separator/>
      </w:r>
    </w:p>
  </w:endnote>
  <w:endnote w:type="continuationSeparator" w:id="0">
    <w:p w14:paraId="0CCF4170" w14:textId="77777777" w:rsidR="00F461D7" w:rsidRDefault="00F461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1A3D0F6E"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85BA57" w14:textId="77777777" w:rsidR="00C95467" w:rsidRDefault="00C95467"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3DFBB9EF"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18D877" w14:textId="77777777" w:rsidR="00C95467" w:rsidRDefault="00C95467"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D0B0C7" w14:textId="77777777" w:rsidR="00F461D7" w:rsidRDefault="00F461D7">
      <w:pPr>
        <w:spacing w:after="0"/>
      </w:pPr>
      <w:r>
        <w:separator/>
      </w:r>
    </w:p>
  </w:footnote>
  <w:footnote w:type="continuationSeparator" w:id="0">
    <w:p w14:paraId="5BF04104" w14:textId="77777777" w:rsidR="00F461D7" w:rsidRDefault="00F461D7">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7"/>
    <w:rsid w:val="000030CD"/>
    <w:rsid w:val="00010BA8"/>
    <w:rsid w:val="00045324"/>
    <w:rsid w:val="00075337"/>
    <w:rsid w:val="00091A31"/>
    <w:rsid w:val="000B3423"/>
    <w:rsid w:val="000F7DB4"/>
    <w:rsid w:val="0010328B"/>
    <w:rsid w:val="00113A15"/>
    <w:rsid w:val="0012532C"/>
    <w:rsid w:val="00130111"/>
    <w:rsid w:val="00157427"/>
    <w:rsid w:val="001731C5"/>
    <w:rsid w:val="00183B9A"/>
    <w:rsid w:val="001B7AB2"/>
    <w:rsid w:val="001D1C8D"/>
    <w:rsid w:val="001F7648"/>
    <w:rsid w:val="0023342D"/>
    <w:rsid w:val="002519C1"/>
    <w:rsid w:val="002F0620"/>
    <w:rsid w:val="00310F86"/>
    <w:rsid w:val="0031582F"/>
    <w:rsid w:val="003377E3"/>
    <w:rsid w:val="003913C5"/>
    <w:rsid w:val="003B3C0C"/>
    <w:rsid w:val="003C5CAE"/>
    <w:rsid w:val="004100F8"/>
    <w:rsid w:val="0044288E"/>
    <w:rsid w:val="00475880"/>
    <w:rsid w:val="00496E79"/>
    <w:rsid w:val="004D06AF"/>
    <w:rsid w:val="00592AF4"/>
    <w:rsid w:val="005D278A"/>
    <w:rsid w:val="00601E1C"/>
    <w:rsid w:val="006376B2"/>
    <w:rsid w:val="00651D65"/>
    <w:rsid w:val="00695069"/>
    <w:rsid w:val="007574C0"/>
    <w:rsid w:val="00762A68"/>
    <w:rsid w:val="007C21C0"/>
    <w:rsid w:val="008628B5"/>
    <w:rsid w:val="0086752E"/>
    <w:rsid w:val="0087326D"/>
    <w:rsid w:val="00881B81"/>
    <w:rsid w:val="008F1268"/>
    <w:rsid w:val="00955050"/>
    <w:rsid w:val="00956A6C"/>
    <w:rsid w:val="00A07685"/>
    <w:rsid w:val="00A37F5F"/>
    <w:rsid w:val="00A62E5A"/>
    <w:rsid w:val="00A76B17"/>
    <w:rsid w:val="00AC1049"/>
    <w:rsid w:val="00B0706E"/>
    <w:rsid w:val="00B37FED"/>
    <w:rsid w:val="00B90EC3"/>
    <w:rsid w:val="00BD1CF2"/>
    <w:rsid w:val="00C14926"/>
    <w:rsid w:val="00C5066F"/>
    <w:rsid w:val="00C70BFA"/>
    <w:rsid w:val="00C95467"/>
    <w:rsid w:val="00D21053"/>
    <w:rsid w:val="00D364D3"/>
    <w:rsid w:val="00E0605E"/>
    <w:rsid w:val="00E40781"/>
    <w:rsid w:val="00E45ECF"/>
    <w:rsid w:val="00F0681B"/>
    <w:rsid w:val="00F11631"/>
    <w:rsid w:val="00F26004"/>
    <w:rsid w:val="00F461D7"/>
    <w:rsid w:val="00F553F9"/>
    <w:rsid w:val="00F65B86"/>
    <w:rsid w:val="00F7558B"/>
    <w:rsid w:val="00F95484"/>
    <w:rsid w:val="00FA7891"/>
    <w:rsid w:val="00FB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A08E4"/>
  <w15:chartTrackingRefBased/>
  <w15:docId w15:val="{64CEC369-E9FC-874A-8E10-B4283C7C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67"/>
    <w:pPr>
      <w:spacing w:after="200" w:line="240" w:lineRule="auto"/>
    </w:pPr>
    <w:rPr>
      <w:kern w:val="0"/>
      <w14:ligatures w14:val="none"/>
    </w:rPr>
  </w:style>
  <w:style w:type="paragraph" w:styleId="Heading1">
    <w:name w:val="heading 1"/>
    <w:basedOn w:val="Normal"/>
    <w:next w:val="Normal"/>
    <w:link w:val="Heading1Char"/>
    <w:uiPriority w:val="9"/>
    <w:qFormat/>
    <w:rsid w:val="00C954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954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546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9546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9546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95467"/>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95467"/>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95467"/>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95467"/>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7"/>
    <w:rPr>
      <w:rFonts w:eastAsiaTheme="majorEastAsia" w:cstheme="majorBidi"/>
      <w:color w:val="272727" w:themeColor="text1" w:themeTint="D8"/>
    </w:rPr>
  </w:style>
  <w:style w:type="paragraph" w:styleId="Title">
    <w:name w:val="Title"/>
    <w:basedOn w:val="Normal"/>
    <w:next w:val="Normal"/>
    <w:link w:val="TitleChar"/>
    <w:uiPriority w:val="10"/>
    <w:qFormat/>
    <w:rsid w:val="00C954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9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95467"/>
    <w:rPr>
      <w:i/>
      <w:iCs/>
      <w:color w:val="404040" w:themeColor="text1" w:themeTint="BF"/>
    </w:rPr>
  </w:style>
  <w:style w:type="paragraph" w:styleId="ListParagraph">
    <w:name w:val="List Paragraph"/>
    <w:basedOn w:val="Normal"/>
    <w:uiPriority w:val="34"/>
    <w:qFormat/>
    <w:rsid w:val="00C9546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C95467"/>
    <w:rPr>
      <w:i/>
      <w:iCs/>
      <w:color w:val="0F4761" w:themeColor="accent1" w:themeShade="BF"/>
    </w:rPr>
  </w:style>
  <w:style w:type="paragraph" w:styleId="IntenseQuote">
    <w:name w:val="Intense Quote"/>
    <w:basedOn w:val="Normal"/>
    <w:next w:val="Normal"/>
    <w:link w:val="IntenseQuoteChar"/>
    <w:uiPriority w:val="30"/>
    <w:qFormat/>
    <w:rsid w:val="00C954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95467"/>
    <w:rPr>
      <w:i/>
      <w:iCs/>
      <w:color w:val="0F4761" w:themeColor="accent1" w:themeShade="BF"/>
    </w:rPr>
  </w:style>
  <w:style w:type="character" w:styleId="IntenseReference">
    <w:name w:val="Intense Reference"/>
    <w:basedOn w:val="DefaultParagraphFont"/>
    <w:uiPriority w:val="32"/>
    <w:qFormat/>
    <w:rsid w:val="00C95467"/>
    <w:rPr>
      <w:b/>
      <w:bCs/>
      <w:smallCaps/>
      <w:color w:val="0F4761" w:themeColor="accent1" w:themeShade="BF"/>
      <w:spacing w:val="5"/>
    </w:rPr>
  </w:style>
  <w:style w:type="paragraph" w:styleId="Bibliography">
    <w:name w:val="Bibliography"/>
    <w:basedOn w:val="Normal"/>
    <w:next w:val="Normal"/>
    <w:uiPriority w:val="37"/>
    <w:unhideWhenUsed/>
    <w:rsid w:val="00C95467"/>
  </w:style>
  <w:style w:type="paragraph" w:styleId="BodyText">
    <w:name w:val="Body Text"/>
    <w:basedOn w:val="NoSpacing"/>
    <w:link w:val="BodyTextChar"/>
    <w:autoRedefine/>
    <w:qFormat/>
    <w:rsid w:val="00C95467"/>
    <w:pPr>
      <w:spacing w:line="360" w:lineRule="auto"/>
      <w:jc w:val="both"/>
    </w:pPr>
    <w:rPr>
      <w:rFonts w:ascii="Times New Roman" w:hAnsi="Times New Roman"/>
      <w:bCs/>
    </w:rPr>
  </w:style>
  <w:style w:type="character" w:customStyle="1" w:styleId="BodyTextChar">
    <w:name w:val="Body Text Char"/>
    <w:basedOn w:val="DefaultParagraphFont"/>
    <w:link w:val="BodyText"/>
    <w:rsid w:val="00C95467"/>
    <w:rPr>
      <w:rFonts w:ascii="Times New Roman" w:hAnsi="Times New Roman"/>
      <w:bCs/>
      <w:kern w:val="0"/>
      <w14:ligatures w14:val="none"/>
    </w:rPr>
  </w:style>
  <w:style w:type="paragraph" w:customStyle="1" w:styleId="p1">
    <w:name w:val="p1"/>
    <w:basedOn w:val="Normal"/>
    <w:rsid w:val="00C9546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C9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5467"/>
    <w:pPr>
      <w:tabs>
        <w:tab w:val="center" w:pos="4680"/>
        <w:tab w:val="right" w:pos="9360"/>
      </w:tabs>
      <w:spacing w:after="0"/>
    </w:pPr>
  </w:style>
  <w:style w:type="character" w:customStyle="1" w:styleId="FooterChar">
    <w:name w:val="Footer Char"/>
    <w:basedOn w:val="DefaultParagraphFont"/>
    <w:link w:val="Footer"/>
    <w:rsid w:val="00C95467"/>
    <w:rPr>
      <w:kern w:val="0"/>
      <w14:ligatures w14:val="none"/>
    </w:rPr>
  </w:style>
  <w:style w:type="character" w:styleId="PageNumber">
    <w:name w:val="page number"/>
    <w:basedOn w:val="DefaultParagraphFont"/>
    <w:rsid w:val="00C95467"/>
  </w:style>
  <w:style w:type="paragraph" w:styleId="NoSpacing">
    <w:name w:val="No Spacing"/>
    <w:uiPriority w:val="1"/>
    <w:qFormat/>
    <w:rsid w:val="00C95467"/>
    <w:pPr>
      <w:spacing w:after="0" w:line="240" w:lineRule="auto"/>
    </w:pPr>
    <w:rPr>
      <w:kern w:val="0"/>
      <w14:ligatures w14:val="none"/>
    </w:rPr>
  </w:style>
  <w:style w:type="character" w:styleId="LineNumber">
    <w:name w:val="line number"/>
    <w:basedOn w:val="DefaultParagraphFont"/>
    <w:uiPriority w:val="99"/>
    <w:semiHidden/>
    <w:unhideWhenUsed/>
    <w:rsid w:val="00C95467"/>
  </w:style>
  <w:style w:type="paragraph" w:customStyle="1" w:styleId="Compact">
    <w:name w:val="Compact"/>
    <w:basedOn w:val="BodyText"/>
    <w:qFormat/>
    <w:rsid w:val="00C95467"/>
    <w:pPr>
      <w:spacing w:before="36" w:after="36"/>
    </w:pPr>
  </w:style>
  <w:style w:type="paragraph" w:customStyle="1" w:styleId="Author">
    <w:name w:val="Author"/>
    <w:next w:val="BodyText"/>
    <w:qFormat/>
    <w:rsid w:val="00C95467"/>
    <w:pPr>
      <w:keepNext/>
      <w:keepLines/>
      <w:spacing w:after="200" w:line="240" w:lineRule="auto"/>
      <w:jc w:val="center"/>
    </w:pPr>
    <w:rPr>
      <w:kern w:val="0"/>
      <w14:ligatures w14:val="none"/>
    </w:rPr>
  </w:style>
  <w:style w:type="table" w:customStyle="1" w:styleId="Table">
    <w:name w:val="Table"/>
    <w:semiHidden/>
    <w:unhideWhenUsed/>
    <w:qFormat/>
    <w:rsid w:val="00C9546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9546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900" Type="http://schemas.openxmlformats.org/officeDocument/2006/relationships/image" Target="media/image_s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6</cp:revision>
  <dcterms:created xsi:type="dcterms:W3CDTF">2026-07-03T19:55:00Z</dcterms:created>
  <dcterms:modified xsi:type="dcterms:W3CDTF">2026-08-24T04:47:00Z</dcterms:modified>
</cp:coreProperties>
</file>