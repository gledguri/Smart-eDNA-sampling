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506C6" w14:textId="77777777" w:rsidR="00BD1D03" w:rsidRDefault="00000000" w:rsidP="00E70B5B">
      <w:pPr>
        <w:pStyle w:val="BodyText"/>
      </w:pPr>
      <w:r>
        <w:rPr>
          <w:b/>
        </w:rPr>
        <w:t>Journal:</w:t>
      </w:r>
      <w:r>
        <w:t xml:space="preserve"> Ecological Applications</w:t>
      </w:r>
    </w:p>
    <w:p w14:paraId="7DE18935" w14:textId="77777777" w:rsidR="00BD1D03" w:rsidRDefault="00000000" w:rsidP="00E70B5B">
      <w:pPr>
        <w:pStyle w:val="BodyText"/>
      </w:pPr>
      <w:r>
        <w:t>Manuscript type: Method</w:t>
      </w:r>
    </w:p>
    <w:p w14:paraId="5059A7B2"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1A8331A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3614B347" w14:textId="77777777" w:rsidR="00BD1D03" w:rsidRDefault="00000000" w:rsidP="00E70B5B">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532E7BF1" w14:textId="77777777" w:rsidR="00BD1D03" w:rsidRDefault="00000000" w:rsidP="00E70B5B">
      <w:pPr>
        <w:pStyle w:val="BodyText"/>
      </w:pPr>
      <w:r>
        <w:rPr>
          <w:vertAlign w:val="superscript"/>
        </w:rPr>
        <w:t>1</w:t>
      </w:r>
      <w:r>
        <w:t>School of Marine and Environmental Affairs, University of Washington, Seattle, Washington, USA</w:t>
      </w:r>
    </w:p>
    <w:p w14:paraId="39559B87" w14:textId="77777777" w:rsidR="00BD1D03" w:rsidRDefault="00000000" w:rsidP="00E70B5B">
      <w:pPr>
        <w:pStyle w:val="BodyText"/>
      </w:pPr>
      <w:r>
        <w:rPr>
          <w:vertAlign w:val="superscript"/>
        </w:rPr>
        <w:t>2</w:t>
      </w:r>
      <w:r>
        <w:t>Conservation Biology Division, Northwest Fisheries Science Center, NOAA Fisheries, 2725 Montlake Blvd E, Seattle, Washington 98112, USA</w:t>
      </w:r>
    </w:p>
    <w:p w14:paraId="243C4EC1" w14:textId="77777777" w:rsidR="00BD1D03" w:rsidRDefault="00000000" w:rsidP="00E70B5B">
      <w:pPr>
        <w:pStyle w:val="BodyText"/>
      </w:pPr>
      <w:r>
        <w:rPr>
          <w:vertAlign w:val="superscript"/>
        </w:rPr>
        <w:t>3</w:t>
      </w:r>
      <w:r>
        <w:t>School of Aquatic and Fishery Sciences, University of Washington, Seattle, Washington, USA</w:t>
      </w:r>
    </w:p>
    <w:p w14:paraId="38A60B3E" w14:textId="77777777" w:rsidR="00BD1D03" w:rsidRDefault="00000000" w:rsidP="00E70B5B">
      <w:pPr>
        <w:pStyle w:val="BodyText"/>
      </w:pPr>
      <w:r>
        <w:rPr>
          <w:vertAlign w:val="superscript"/>
        </w:rPr>
        <w:t>*</w:t>
      </w:r>
      <w:r>
        <w:t>Corresponding author. Email: gguri@uw.edu</w:t>
      </w:r>
    </w:p>
    <w:p w14:paraId="550A2E27" w14:textId="77777777" w:rsidR="00BD1D03" w:rsidRDefault="00000000" w:rsidP="00E70B5B">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w:t>
      </w:r>
      <w:del w:id="1" w:author="Gledis Guri" w:date="2026-10-08T12:00:00Z">
        <w:r>
          <w:delText>can be used directly in a web browser</w:delText>
        </w:r>
      </w:del>
      <w:ins w:id="2" w:author="Gledis Guri" w:date="2026-10-08T12:00:00Z">
        <w:r>
          <w:t>can be used in a web browser</w:t>
        </w:r>
      </w:ins>
      <w:r>
        <w:t xml:space="preserve"> at https://gledguri.github.io/Smart-eDNA-sampling/. Upon acceptance, the version of record of the code and the planner will be permanently archived in Zenodo.</w:t>
      </w:r>
    </w:p>
    <w:p w14:paraId="029965D7" w14:textId="77777777" w:rsidR="00BD1D03" w:rsidRDefault="00000000" w:rsidP="00E70B5B">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51E48A26" w14:textId="77777777" w:rsidR="00AD04EE" w:rsidRDefault="00AD04EE" w:rsidP="000545D1">
      <w:pPr>
        <w:pStyle w:val="Author"/>
        <w:spacing w:after="0" w:line="480" w:lineRule="auto"/>
        <w:jc w:val="left"/>
        <w:rPr>
          <w:rFonts w:ascii="Times New Roman" w:hAnsi="Times New Roman" w:cs="Times New Roman"/>
        </w:rPr>
      </w:pPr>
    </w:p>
    <w:p w14:paraId="4794B19E"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2E6ED4C3" w14:textId="77777777" w:rsidR="0032076E" w:rsidRDefault="00D04708" w:rsidP="000545D1">
      <w:pPr>
        <w:pStyle w:val="Heading1"/>
        <w:spacing w:before="0" w:after="0" w:line="480" w:lineRule="auto"/>
      </w:pPr>
      <w:r>
        <w:lastRenderedPageBreak/>
        <w:t>Abstract</w:t>
      </w:r>
    </w:p>
    <w:p w14:paraId="6CE518ED" w14:textId="6752D5B3" w:rsidR="000D6CB9" w:rsidRDefault="00000000" w:rsidP="00E70B5B">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Prediction error declined with both sampling density and </w:t>
      </w:r>
      <w:r>
        <w:rPr>
          <w:i/>
        </w:rPr>
        <w:t>ρ</w:t>
      </w:r>
      <w:r>
        <w:t>: at 6 samples per 10,000 km</w:t>
      </w:r>
      <w:r>
        <w:rPr>
          <w:vertAlign w:val="superscript"/>
        </w:rPr>
        <w:t>2</w:t>
      </w:r>
      <w:r>
        <w:t xml:space="preserve">, log-scale error was ~1 (a factor of ~2.7) for </w:t>
      </w:r>
      <w:r>
        <w:rPr>
          <w:i/>
        </w:rPr>
        <w:t>ρ</w:t>
      </w:r>
      <w:r>
        <w:t xml:space="preserve"> = 50 km but &lt;0.4 (~1.5) for </w:t>
      </w:r>
      <w:r>
        <w:rPr>
          <w:i/>
        </w:rPr>
        <w:t>ρ</w:t>
      </w:r>
      <w:r>
        <w:t xml:space="preserve"> &gt; 500 km, and covariance-parameter recovery stabilized above this density. This relationship is summarized in an invertible error–effort equation that converts a target prediction error and a prior estimate of ρ into a minimum sampling density and is implemented in a free, browser-based survey planner</w:t>
      </w:r>
      <w:r>
        <w:t xml:space="preserve">. </w:t>
      </w:r>
      <w:r>
        <w:rPr>
          <w:rFonts w:cs="Times New Roman"/>
        </w:rPr>
        <w:t>We then applied the method to an empirical example combining eDNA data</w:t>
      </w:r>
      <w:r>
        <w:t xml:space="preserve"> for 12 fish species (358 samples from five depths along the U.S. West Coast) with </w:t>
      </w:r>
      <w:r>
        <w:t>200 simulated fields (</w:t>
      </w:r>
      <w:r>
        <w:rPr>
          <w:i/>
        </w:rPr>
        <w:t>ρ</w:t>
      </w:r>
      <w:r>
        <w:t xml:space="preserve"> = 25–1000 km). Species length-scales ranged from 22 to 1283 km. Error patterns in the simulations closely matched those in the observed data. Applied retrospectively, the planner showed that the 358 samples were sufficient to reach a target error of 0.5 for only the two smoothest species (nearly so for a third); the other nine needed 2.2–19.8 times as many. </w:t>
      </w:r>
      <w:r>
        <w:rPr>
          <w:rFonts w:cs="Times New Roman"/>
        </w:rPr>
        <w:t xml:space="preserve">Together, these results show that the sampling effort needed to characterize a species’ distribution is not universal but depends on its spatial autocorrelation, and can therefore be </w:t>
      </w:r>
      <w:r>
        <w:rPr>
          <w:rFonts w:cs="Times New Roman"/>
        </w:rPr>
        <w:lastRenderedPageBreak/>
        <w:t>specified in advance</w:t>
      </w:r>
      <w:r>
        <w:t xml:space="preserve">. </w:t>
      </w:r>
      <w:r>
        <w:t>The planner lets survey designers set defensible, species-specific effort before fieldwork begins.</w:t>
      </w:r>
    </w:p>
    <w:p w14:paraId="2BFA1F01" w14:textId="77777777" w:rsidR="003B5D12" w:rsidRPr="00915163" w:rsidRDefault="003B5D12" w:rsidP="00E70B5B">
      <w:pPr>
        <w:pStyle w:val="BodyText"/>
      </w:pPr>
    </w:p>
    <w:p w14:paraId="35843A36" w14:textId="77777777" w:rsidR="0032076E" w:rsidRDefault="00D04708" w:rsidP="000545D1">
      <w:pPr>
        <w:pStyle w:val="Heading1"/>
        <w:spacing w:before="0" w:after="0" w:line="480" w:lineRule="auto"/>
      </w:pPr>
      <w:bookmarkStart w:id="3" w:name="introduction"/>
      <w:bookmarkEnd w:id="0"/>
      <w:r>
        <w:t>Introduction</w:t>
      </w:r>
    </w:p>
    <w:p w14:paraId="2CBA0315" w14:textId="77777777" w:rsidR="00E656D3" w:rsidRDefault="00686350" w:rsidP="00E70B5B">
      <w:pPr>
        <w:pStyle w:val="BodyText"/>
      </w:pPr>
      <w:bookmarkStart w:id="4" w:name="OLE_LINK9"/>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bookmarkEnd w:id="4"/>
    <w:p w14:paraId="771511D2" w14:textId="77777777" w:rsidR="00CE6B24" w:rsidRDefault="0066533A" w:rsidP="00E70B5B">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xml:space="preserve">. Recent synthesis work shows that eDNA methods have matured sufficiently for key uncertainties to be quantified and incorporated into existing fisheries stock-assessment frameworks and species distribution models,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and species distribution modeling rather than as an exploratory tool, explicit and defensible guidance on how much to sample has become a prerequisite for uptake rather than a refinement of it.</w:t>
      </w:r>
    </w:p>
    <w:p w14:paraId="7E599348" w14:textId="77777777" w:rsidR="00BF4A9D" w:rsidRDefault="00BF4A9D" w:rsidP="00E70B5B">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 xml:space="preserve">(Schweiger et al., </w:t>
      </w:r>
      <w:r>
        <w:rPr>
          <w:noProof/>
        </w:rPr>
        <w:lastRenderedPageBreak/>
        <w:t>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4D7423DF" w14:textId="5FDE11DB" w:rsidR="00286ADA" w:rsidRDefault="00FC70CA" w:rsidP="00E70B5B">
      <w:pPr>
        <w:pStyle w:val="BodyText"/>
      </w:pPr>
      <w:bookmarkStart w:id="5"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5"/>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w:t>
      </w:r>
      <w:r>
        <w:t xml:space="preserve">enough. Our objective is deliberately operational, </w:t>
      </w:r>
      <w:proofErr w:type="gramStart"/>
      <w:r>
        <w:t>namely</w:t>
      </w:r>
      <w:proofErr w:type="gramEnd"/>
      <w:r>
        <w:t xml:space="preserve"> to provide survey planners with guidance that they can apply before fieldwork begins, based on a prior </w:t>
      </w:r>
      <w:r>
        <w:t xml:space="preserve">estimate of the spatial autocorrelation of target taxa and the level of precision required. We </w:t>
      </w:r>
      <w:r>
        <w:lastRenderedPageBreak/>
        <w:t>describe the underlying method and the planner, evaluate them on simulated and empirical data, and outline applications to survey planning, monitoring and management.</w:t>
      </w:r>
    </w:p>
    <w:p w14:paraId="7B90FF72" w14:textId="77777777" w:rsidR="00F072A7" w:rsidRPr="00C36F1B" w:rsidRDefault="00F072A7" w:rsidP="00E70B5B">
      <w:pPr>
        <w:pStyle w:val="BodyText"/>
      </w:pPr>
    </w:p>
    <w:p w14:paraId="04A4A5AA" w14:textId="77777777" w:rsidR="0032076E" w:rsidRDefault="00D04708" w:rsidP="000545D1">
      <w:pPr>
        <w:pStyle w:val="Heading1"/>
        <w:spacing w:before="0" w:after="0" w:line="480" w:lineRule="auto"/>
      </w:pPr>
      <w:bookmarkStart w:id="6" w:name="materials-and-methods"/>
      <w:bookmarkEnd w:id="3"/>
      <w:r>
        <w:t>Description of the method</w:t>
      </w:r>
    </w:p>
    <w:p w14:paraId="3B7417CA" w14:textId="4420B0A2" w:rsidR="001B4F2A" w:rsidRDefault="00DD566F" w:rsidP="00E70B5B">
      <w:pPr>
        <w:pStyle w:val="BodyText"/>
      </w:pPr>
      <w:bookmarkStart w:id="7" w:name="simulated-edna-data"/>
      <w:r>
        <w:t xml:space="preserve">The method links sampling effort to the accuracy of spatial inference within a common GP framework </w:t>
      </w:r>
      <w:r>
        <w:t>and proceeds in four steps, Step 1 to Step 4 (Figure 2): (1) generate simulated eDNA fields from a GP model across a wide range of spatial autocorrelation length-scales, so that the spatial structure of each field is known by construction and effort can be varied over a range no field campaign can achieve; (2) fit the same GP model to each complete simulated dataset to learn its governing parameters and to predict a reference field across a fixed prediction grid; (3) remove samples at progressively lower sampling densities and refit the GP model to each reduced-effort dataset and compare the parameters and the predicted fields with those obtained in Step 2, quantifying how parameter recovery and prediction accuracy degrade as effort is reduced; and (4) summarize the resulting prediction error as</w:t>
      </w:r>
      <w:r>
        <w:t xml:space="preserve">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w:t>
      </w:r>
      <w:r>
        <w:t xml:space="preserve">, giving the values used in the empirical example where relevant. The results of the simulations are reported first (Method performance), followed by the empirical example, which checks the simulations against </w:t>
      </w:r>
      <w:r>
        <w:t>real fields and demonstrates the planner on an existing survey.</w:t>
      </w:r>
    </w:p>
    <w:p w14:paraId="6FC18097" w14:textId="77777777" w:rsidR="00522BE6" w:rsidRPr="007174DD" w:rsidRDefault="00522BE6" w:rsidP="00E70B5B">
      <w:pPr>
        <w:pStyle w:val="BodyText"/>
      </w:pPr>
    </w:p>
    <w:p w14:paraId="6D6F0362" w14:textId="77777777" w:rsidR="000D6CB9" w:rsidRDefault="00000000" w:rsidP="000545D1">
      <w:pPr>
        <w:pStyle w:val="Heading2"/>
        <w:spacing w:before="0" w:after="0" w:line="480" w:lineRule="auto"/>
      </w:pPr>
      <w:r>
        <w:lastRenderedPageBreak/>
        <w:t>Modelling framework: Gaussian processes</w:t>
      </w:r>
    </w:p>
    <w:p w14:paraId="56E1C168" w14:textId="274D76D1" w:rsidR="000D6CB9" w:rsidRDefault="00000000" w:rsidP="00E70B5B">
      <w:pPr>
        <w:pStyle w:val="BodyText"/>
      </w:pPr>
      <w:r>
        <w:t xml:space="preserve">The GP approach is grounded in the assumption that species distributions and abundances change in a smooth and continuous manner across space (or other covariates), reflecting correlated responses to </w:t>
      </w:r>
      <w:r>
        <w:t xml:space="preserve">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assert that observations made </w:t>
      </w:r>
      <w:r>
        <w:t xml:space="preserve">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r>
        <w:rPr>
          <w:i/>
          <w:iCs/>
          <w:vertAlign w:val="subscript"/>
        </w:rPr>
        <w:t>2</w:t>
      </w:r>
      <w:r>
        <w:t>,…</w:t>
      </w:r>
      <w:r>
        <w:rPr>
          <w:i/>
          <w:iCs/>
        </w:rPr>
        <w:t>x</w:t>
      </w:r>
      <w:r>
        <w:rPr>
          <w:i/>
          <w:iCs/>
          <w:vertAlign w:val="subscript"/>
        </w:rPr>
        <w:t>N</w:t>
      </w:r>
      <w:r>
        <w:t xml:space="preserve">} be the set of </w:t>
      </w:r>
      <w:r>
        <w:rPr>
          <w:i/>
          <w:iCs/>
        </w:rPr>
        <w:t>N</w:t>
      </w:r>
      <w:r>
        <w:t xml:space="preserve"> observed spatial locations. Then species (eDNA) abundance or density </w:t>
      </w:r>
      <w:r>
        <w:rPr>
          <w:i/>
          <w:iCs/>
        </w:rPr>
        <w:t>Y</w:t>
      </w:r>
      <w:r>
        <w:t xml:space="preserve"> across all sampled locations (</w:t>
      </w:r>
      <w:r>
        <w:rPr>
          <w:i/>
          <w:iCs/>
        </w:rPr>
        <w:t>X</w:t>
      </w:r>
      <w:r>
        <w:t>) is modeled as,</w:t>
      </w:r>
    </w:p>
    <w:p w14:paraId="2DC5A7E5" w14:textId="77777777" w:rsidR="000D6CB9" w:rsidRDefault="00000000" w:rsidP="00E70B5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2C6D25D" w14:textId="77777777" w:rsidR="000D6CB9" w:rsidRDefault="00000000" w:rsidP="00E70B5B">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del w:id="8" w:author="Gledis Guri" w:date="2026-10-08T12:00:00Z">
        <w:r>
          <w:delText xml:space="preserve"> is an n x n identity matrix</w:delText>
        </w:r>
      </w:del>
      <w:ins w:id="9" w:author="Gledis Guri" w:date="2026-10-08T12:00:00Z">
        <w:r>
          <w:t xml:space="preserve"> is an </w:t>
        </w:r>
        <w:r>
          <w:rPr>
            <w:i/>
            <w:iCs/>
          </w:rPr>
          <w:t>N</w:t>
        </w:r>
        <w:r>
          <w:t xml:space="preserve"> × </w:t>
        </w:r>
        <w:r>
          <w:rPr>
            <w:i/>
            <w:iCs/>
          </w:rPr>
          <w:t>N</w:t>
        </w:r>
        <w:r>
          <w:t xml:space="preserve"> identity matrix</w:t>
        </w:r>
      </w:ins>
      <w:r>
        <w:t xml:space="preserve"> and </w:t>
      </w:r>
      <w:r>
        <w:rPr>
          <w:b/>
          <w:i/>
          <w:iCs/>
        </w:rPr>
        <w:t>K(</w:t>
      </w:r>
      <w:r>
        <w:rPr>
          <w:i/>
          <w:iCs/>
        </w:rPr>
        <w:t>X,X</w:t>
      </w:r>
      <w:r>
        <w:rPr>
          <w:b/>
          <w:i/>
          <w:iCs/>
        </w:rPr>
        <w:t>)</w:t>
      </w:r>
      <w:del w:id="10" w:author="Gledis Guri" w:date="2026-10-08T12:00:00Z">
        <w:r>
          <w:delText xml:space="preserve"> is the covariance matrix whose (</w:delText>
        </w:r>
      </w:del>
      <w:ins w:id="11" w:author="Gledis Guri" w:date="2026-10-08T12:00:00Z">
        <w:r>
          <w:t xml:space="preserve"> is the </w:t>
        </w:r>
        <w:r>
          <w:rPr>
            <w:i/>
            <w:iCs/>
          </w:rPr>
          <w:t>N</w:t>
        </w:r>
        <w:r>
          <w:t xml:space="preserve"> × </w:t>
        </w:r>
        <w:r>
          <w:rPr>
            <w:i/>
            <w:iCs/>
          </w:rPr>
          <w:t>N</w:t>
        </w:r>
        <w:r>
          <w:t xml:space="preserve"> covariance matrix whose (</w:t>
        </w:r>
      </w:ins>
      <w:r>
        <w:rPr>
          <w:i/>
          <w:iCs/>
        </w:rPr>
        <w:t>i</w:t>
      </w:r>
      <w:r>
        <w:t>,</w:t>
      </w:r>
      <w:r>
        <w:rPr>
          <w:i/>
          <w:iCs/>
        </w:rPr>
        <w:t>j</w:t>
      </w:r>
      <w:r>
        <w:t>)</w:t>
      </w:r>
      <w:r>
        <w:rPr>
          <w:vertAlign w:val="superscript"/>
        </w:rPr>
        <w:t>th</w:t>
      </w:r>
      <w:del w:id="12" w:author="Gledis Guri" w:date="2026-10-08T12:00:00Z">
        <w:r>
          <w:delText xml:space="preserve"> entry is given by the squared exponential kernel function,</w:delText>
        </w:r>
      </w:del>
      <w:ins w:id="13" w:author="Gledis Guri" w:date="2026-10-08T12:00:00Z">
        <w:r>
          <w:t xml:space="preserve"> entry, </w:t>
        </w:r>
        <w:r>
          <w:rPr>
            <w:b/>
            <w:i/>
            <w:iCs/>
          </w:rPr>
          <w:t>K</w:t>
        </w:r>
        <w:r>
          <w:rPr>
            <w:i/>
            <w:iCs/>
            <w:vertAlign w:val="subscript"/>
          </w:rPr>
          <w:t>ij</w:t>
        </w:r>
        <w:r>
          <w:t xml:space="preserve">, is given by the squared exponential kernel function </w:t>
        </w:r>
        <w:r>
          <w:rPr>
            <w:i/>
            <w:iCs/>
          </w:rPr>
          <w:t>k</w:t>
        </w:r>
        <w:r>
          <w:t xml:space="preserve">(·,·) evaluated at the pair of locations </w:t>
        </w:r>
        <w:r>
          <w:rPr>
            <w:i/>
            <w:iCs/>
          </w:rPr>
          <w:t>x</w:t>
        </w:r>
        <w:r>
          <w:rPr>
            <w:i/>
            <w:iCs/>
            <w:vertAlign w:val="subscript"/>
          </w:rPr>
          <w:t>i</w:t>
        </w:r>
        <w:r>
          <w:t xml:space="preserve"> and </w:t>
        </w:r>
        <w:r>
          <w:rPr>
            <w:i/>
            <w:iCs/>
          </w:rPr>
          <w:t>x</w:t>
        </w:r>
        <w:r>
          <w:rPr>
            <w:i/>
            <w:iCs/>
            <w:vertAlign w:val="subscript"/>
          </w:rPr>
          <w:t>j</w:t>
        </w:r>
        <w:r>
          <w:t>,</w:t>
        </w:r>
      </w:ins>
    </w:p>
    <w:p w14:paraId="7080E8EA" w14:textId="77777777" w:rsidR="000D6CB9" w:rsidRDefault="00000000" w:rsidP="00E70B5B">
      <w:pPr>
        <w:pStyle w:val="BodyText"/>
        <w:rPr>
          <w:rFonts w:eastAsiaTheme="minorEastAsia"/>
        </w:rPr>
      </w:pPr>
      <m:oMathPara>
        <m:oMathParaPr>
          <m:jc m:val="center"/>
        </m:oMathParaPr>
        <m:oMath>
          <m:eqArr>
            <m:eqArrPr>
              <m:maxDist m:val="1"/>
              <m:ctrlPr>
                <w:rPr>
                  <w:rFonts w:ascii="Cambria Math" w:hAnsi="Cambria Math"/>
                </w:rPr>
              </m:ctrlPr>
            </m:eqArrPr>
            <m:e>
              <m:r>
                <w:del w:id="14" w:author="Gledis Guri" w:date="2026-10-08T12:00:00Z">
                  <m:rPr>
                    <m:sty m:val="bi"/>
                  </m:rPr>
                  <w:rPr>
                    <w:rFonts w:ascii="Cambria Math" w:hAnsi="Cambria Math"/>
                  </w:rPr>
                  <m:t>K</m:t>
                </w:del>
              </m:r>
              <m:r>
                <w:del w:id="15" w:author="Gledis Guri" w:date="2026-10-08T12:00:00Z">
                  <m:rPr>
                    <m:sty m:val="p"/>
                  </m:rPr>
                  <w:rPr>
                    <w:rFonts w:ascii="Cambria Math" w:hAnsi="Cambria Math"/>
                  </w:rPr>
                  <m:t>(</m:t>
                </w:del>
              </m:r>
              <m:r>
                <w:del w:id="16" w:author="Gledis Guri" w:date="2026-10-08T12:00:00Z">
                  <w:rPr>
                    <w:rFonts w:ascii="Cambria Math" w:hAnsi="Cambria Math"/>
                  </w:rPr>
                  <m:t>X</m:t>
                </w:del>
              </m:r>
              <m:r>
                <w:del w:id="17" w:author="Gledis Guri" w:date="2026-10-08T12:00:00Z">
                  <m:rPr>
                    <m:sty m:val="p"/>
                  </m:rPr>
                  <w:rPr>
                    <w:rFonts w:ascii="Cambria Math" w:hAnsi="Cambria Math"/>
                  </w:rPr>
                  <m:t>,</m:t>
                </w:del>
              </m:r>
              <m:r>
                <w:del w:id="18" w:author="Gledis Guri" w:date="2026-10-08T12:00:00Z">
                  <w:rPr>
                    <w:rFonts w:ascii="Cambria Math" w:hAnsi="Cambria Math"/>
                  </w:rPr>
                  <m:t>X</m:t>
                </w:del>
              </m:r>
              <m:r>
                <w:del w:id="19" w:author="Gledis Guri" w:date="2026-10-08T12:00:00Z">
                  <m:rPr>
                    <m:sty m:val="p"/>
                  </m:rPr>
                  <w:rPr>
                    <w:rFonts w:ascii="Cambria Math" w:hAnsi="Cambria Math"/>
                  </w:rPr>
                  <m:t xml:space="preserve">) = </m:t>
                </w:del>
              </m:r>
              <m:sSub>
                <m:sSubPr>
                  <m:ctrlPr>
                    <w:ins w:id="20" w:author="Gledis Guri" w:date="2026-10-08T12:00:00Z">
                      <w:rPr>
                        <w:rFonts w:ascii="Cambria Math" w:hAnsi="Cambria Math"/>
                      </w:rPr>
                    </w:ins>
                  </m:ctrlPr>
                </m:sSubPr>
                <m:e>
                  <m:r>
                    <w:ins w:id="21" w:author="Gledis Guri" w:date="2026-10-08T12:00:00Z">
                      <m:rPr>
                        <m:sty m:val="bi"/>
                      </m:rPr>
                      <w:rPr>
                        <w:rFonts w:ascii="Cambria Math" w:hAnsi="Cambria Math"/>
                      </w:rPr>
                      <m:t>K</m:t>
                    </w:ins>
                  </m:r>
                </m:e>
                <m:sub>
                  <m:r>
                    <w:ins w:id="22" w:author="Gledis Guri" w:date="2026-10-08T12:00:00Z">
                      <w:rPr>
                        <w:rFonts w:ascii="Cambria Math" w:hAnsi="Cambria Math"/>
                      </w:rPr>
                      <m:t>ij</m:t>
                    </w:ins>
                  </m:r>
                </m:sub>
              </m:sSub>
              <m:r>
                <w:ins w:id="23" w:author="Gledis Guri" w:date="2026-10-08T12:00:00Z">
                  <m:rPr>
                    <m:sty m:val="p"/>
                  </m:rPr>
                  <w:rPr>
                    <w:rFonts w:ascii="Cambria Math" w:hAnsi="Cambria Math"/>
                  </w:rPr>
                  <m:t xml:space="preserve"> = </m:t>
                </w:ins>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C743C84" w14:textId="77777777" w:rsidR="00B64EDC" w:rsidRDefault="00000000" w:rsidP="00E70B5B">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ins w:id="24" w:author="Gledis Guri" w:date="2026-10-08T12:00:00Z">
        <w:r>
          <w:t xml:space="preserve">units of </w:t>
        </w:r>
        <w:r>
          <w:rPr>
            <w:i/>
            <w:iCs/>
          </w:rPr>
          <w:t>x</w:t>
        </w:r>
        <w:r>
          <w:t>, here km</w:t>
        </w:r>
      </w:ins>
      <w:del w:id="25" w:author="Gledis Guri" w:date="2026-10-08T12:00:00Z">
        <w:r>
          <w:rPr>
            <w:i/>
            <w:iCs/>
          </w:rPr>
          <w:delText>x</w:delText>
        </w:r>
        <w:r>
          <w:rPr>
            <w:i/>
            <w:iCs/>
            <w:vertAlign w:val="subscript"/>
          </w:rPr>
          <w:delText>i</w:delText>
        </w:r>
        <w:r>
          <w:delText>-</w:delText>
        </w:r>
        <w:r>
          <w:rPr>
            <w:i/>
            <w:iCs/>
          </w:rPr>
          <w:delText>x</w:delText>
        </w:r>
        <w:r>
          <w:rPr>
            <w:i/>
            <w:iCs/>
            <w:vertAlign w:val="subscript"/>
          </w:rPr>
          <w:delText>j</w:delText>
        </w:r>
        <w:r>
          <w:delText xml:space="preserve"> units; hereafter</w:delText>
        </w:r>
      </w:del>
      <w:ins w:id="26" w:author="Gledis Guri" w:date="2026-10-08T12:00:00Z">
        <w:r>
          <w:t>; hereafter</w:t>
        </w:r>
      </w:ins>
      <w:r>
        <w:t xml:space="preserve"> spatial autocorrelation).  </w:t>
      </w:r>
    </w:p>
    <w:p w14:paraId="32424FD2" w14:textId="77777777" w:rsidR="00DC1B5E" w:rsidRPr="00DC1B5E" w:rsidRDefault="00DC1B5E" w:rsidP="00E70B5B">
      <w:pPr>
        <w:pStyle w:val="BodyText"/>
      </w:pPr>
    </w:p>
    <w:p w14:paraId="34FD0A26" w14:textId="77777777" w:rsidR="00B64EDC" w:rsidRPr="00E33848" w:rsidRDefault="00B64EDC" w:rsidP="000545D1">
      <w:pPr>
        <w:pStyle w:val="Heading2"/>
        <w:spacing w:before="0" w:after="0" w:line="480" w:lineRule="auto"/>
      </w:pPr>
      <w:r>
        <w:t xml:space="preserve">Step </w:t>
      </w:r>
      <w:del w:id="27" w:author="Gledis Guri" w:date="2026-10-08T12:00:00Z">
        <w:r>
          <w:delText>0</w:delText>
        </w:r>
      </w:del>
      <w:ins w:id="28" w:author="Gledis Guri" w:date="2026-10-08T12:00:00Z">
        <w:r>
          <w:t>1</w:t>
        </w:r>
      </w:ins>
      <w:r>
        <w:t>: Generating the simulated spatial field</w:t>
      </w:r>
    </w:p>
    <w:p w14:paraId="6A7B2BFE" w14:textId="77777777" w:rsidR="00B64EDC" w:rsidRPr="007174DD" w:rsidRDefault="00B64EDC" w:rsidP="00E70B5B">
      <w:pPr>
        <w:pStyle w:val="BodyText"/>
      </w:pPr>
      <w:r>
        <w:t xml:space="preserve">We generated in-silico eDNA concentration data using the GP model (Eq. 1-2) across </w:t>
      </w:r>
      <w:r>
        <w:t xml:space="preserve">the same spatial domain and prediction grid (Q) used in the empirical analysis. We defined this grid (Q) as </w:t>
      </w:r>
      <w:r>
        <w:lastRenderedPageBreak/>
        <w:t>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1253A776" w14:textId="77777777" w:rsidR="00E33848" w:rsidRPr="007174DD" w:rsidRDefault="00E33848" w:rsidP="00E70B5B">
      <w:pPr>
        <w:pStyle w:val="BodyText"/>
      </w:pPr>
    </w:p>
    <w:p w14:paraId="2E4C1AD5" w14:textId="77777777" w:rsidR="00B64EDC" w:rsidRPr="007174DD" w:rsidRDefault="00B64EDC" w:rsidP="00E70B5B">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38AE235D" w14:textId="77777777" w:rsidR="00E33848" w:rsidRPr="007174DD" w:rsidRDefault="00B64EDC" w:rsidP="00E70B5B">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B8F734A" w14:textId="77777777" w:rsidR="00E33848" w:rsidRPr="00B64EDC" w:rsidRDefault="00E33848" w:rsidP="00E70B5B">
      <w:pPr>
        <w:pStyle w:val="BodyText"/>
      </w:pPr>
    </w:p>
    <w:p w14:paraId="1946A2D2" w14:textId="20C3CC82" w:rsidR="00A15ACC" w:rsidRPr="008D73E1" w:rsidRDefault="00162082" w:rsidP="000545D1">
      <w:pPr>
        <w:pStyle w:val="Heading2"/>
        <w:spacing w:line="480" w:lineRule="auto"/>
      </w:pPr>
      <w:r>
        <w:t>Step 2: Estimating GP-field spatial structure</w:t>
      </w:r>
    </w:p>
    <w:p w14:paraId="45E109F6" w14:textId="77777777" w:rsidR="00D94C80" w:rsidRDefault="0039223E" w:rsidP="00E70B5B">
      <w:pPr>
        <w:pStyle w:val="BodyText"/>
      </w:pPr>
      <w:r>
        <w:t>Given simulated log eDNA concentration values (</w:t>
      </w:r>
      <w:r>
        <w:rPr>
          <w:i/>
          <w:iCs/>
        </w:rPr>
        <w:t>Y</w:t>
      </w:r>
      <w:r>
        <w:t>) paired with spatial coordinates (</w:t>
      </w:r>
      <w:r>
        <w:rPr>
          <w:i/>
          <w:iCs/>
        </w:rPr>
        <w:t>X</w:t>
      </w:r>
      <w:r>
        <w:t xml:space="preserve">) for each sampling location (x; N = 4,000 per simulated field), we used the GP model (Eq. 1–2) to infer the </w:t>
      </w:r>
      <w:r>
        <w:lastRenderedPageBreak/>
        <w:t>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6547FAA1" w14:textId="77777777" w:rsidR="007A35C1" w:rsidRDefault="00AF0FEF" w:rsidP="00E70B5B">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1566F1A5" w14:textId="77777777"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95103C9" w14:textId="12896B99"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to which all subsequent reduced-effort predictions were compared (Figure 2A).</w:t>
      </w:r>
    </w:p>
    <w:p w14:paraId="240AFC61" w14:textId="77777777" w:rsidR="00AF0FEF" w:rsidRDefault="00AF0FEF" w:rsidP="000545D1">
      <w:pPr>
        <w:spacing w:after="0" w:line="480" w:lineRule="auto"/>
        <w:jc w:val="both"/>
        <w:rPr>
          <w:rFonts w:ascii="Times New Roman" w:eastAsia="Times New Roman" w:hAnsi="Times New Roman" w:cs="Times New Roman"/>
        </w:rPr>
      </w:pPr>
    </w:p>
    <w:p w14:paraId="5480DE38" w14:textId="3CF1944A" w:rsidR="003939B7" w:rsidRDefault="003939B7" w:rsidP="000545D1">
      <w:pPr>
        <w:pStyle w:val="Heading2"/>
        <w:spacing w:before="0" w:after="0" w:line="480" w:lineRule="auto"/>
      </w:pPr>
      <w:r>
        <w:t>Step 3: Estimating prediction error under reduced sampling effort</w:t>
      </w:r>
    </w:p>
    <w:p w14:paraId="6ED9E109" w14:textId="1AD2AE35"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379AF62E"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EE3095E" w14:textId="77777777"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76EB4000" w14:textId="77777777" w:rsidR="008C05CD" w:rsidRDefault="008C05CD" w:rsidP="000545D1">
      <w:pPr>
        <w:pStyle w:val="p1"/>
        <w:spacing w:before="0" w:beforeAutospacing="0" w:after="0" w:afterAutospacing="0" w:line="480" w:lineRule="auto"/>
        <w:ind w:firstLine="720"/>
      </w:pPr>
      <w:r>
        <w:lastRenderedPageBreak/>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3A032C92" w14:textId="77777777" w:rsidR="008C05CD" w:rsidRPr="001F75CE" w:rsidRDefault="00000000" w:rsidP="00E70B5B">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6D1BE86" w14:textId="77777777" w:rsidR="00DF1848" w:rsidRDefault="008C05CD" w:rsidP="00E70B5B">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w:t>
      </w:r>
      <w:r>
        <w:t xml:space="preserve">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ins w:id="29" w:author="Gledis Guri" w:date="2026-10-08T12:00:00Z">
        <w:r>
          <w:t xml:space="preserve"> Because </w:t>
        </w:r>
        <w:r>
          <w:rPr>
            <w:i/>
            <w:iCs/>
          </w:rPr>
          <w:t>ε</w:t>
        </w:r>
        <w:r>
          <w:t xml:space="preserve"> is a root mean squared error on the natural-log scale, it can be read as a typical multiplicative deviation, </w:t>
        </w:r>
        <w:r>
          <w:rPr>
            <w:i/>
            <w:iCs/>
          </w:rPr>
          <w:t>e</w:t>
        </w:r>
        <w:r>
          <w:rPr>
            <w:i/>
            <w:iCs/>
            <w:vertAlign w:val="superscript"/>
          </w:rPr>
          <w:t>ε</w:t>
        </w:r>
        <w:r>
          <w:t xml:space="preserve">, between predicted and reference concentrations. For example, </w:t>
        </w:r>
        <w:r>
          <w:rPr>
            <w:i/>
            <w:iCs/>
          </w:rPr>
          <w:t>ε</w:t>
        </w:r>
        <w:r>
          <w:t xml:space="preserve"> = 0.5 at a reference concentration of 100 copies/L means that predictions typically fall between about 61 and 165 copies/L (100 × </w:t>
        </w:r>
        <w:r>
          <w:rPr>
            <w:i/>
            <w:iCs/>
          </w:rPr>
          <w:t>e</w:t>
        </w:r>
        <w:r>
          <w:rPr>
            <w:vertAlign w:val="superscript"/>
          </w:rPr>
          <w:t>±0.5</w:t>
        </w:r>
        <w:r>
          <w:t xml:space="preserve">), whereas </w:t>
        </w:r>
        <w:r>
          <w:rPr>
            <w:i/>
            <w:iCs/>
          </w:rPr>
          <w:t>ε</w:t>
        </w:r>
        <w:r>
          <w:t xml:space="preserve"> = 1 widens this range to about 37–272 copies/L.</w:t>
        </w:r>
      </w:ins>
    </w:p>
    <w:p w14:paraId="5786DA38" w14:textId="77777777" w:rsidR="00DF1848" w:rsidRDefault="00DF1848" w:rsidP="00E70B5B">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B6E7161" w14:textId="77777777" w:rsidR="00D42BF7" w:rsidRDefault="00D42BF7" w:rsidP="00E70B5B">
      <w:pPr>
        <w:pStyle w:val="BodyText"/>
      </w:pPr>
    </w:p>
    <w:p w14:paraId="07008AAE" w14:textId="4DADF7BC" w:rsidR="00792AAF" w:rsidRPr="009E1270" w:rsidRDefault="00B11167" w:rsidP="000545D1">
      <w:pPr>
        <w:pStyle w:val="Heading2"/>
        <w:spacing w:before="0" w:after="0" w:line="480" w:lineRule="auto"/>
      </w:pPr>
      <w:bookmarkStart w:id="30" w:name="statistical-inference"/>
      <w:bookmarkEnd w:id="7"/>
      <w:r>
        <w:t xml:space="preserve">Step 4: Linking prediction error to sampling effort and spatial autocorrelation </w:t>
      </w:r>
    </w:p>
    <w:p w14:paraId="3AD4F307" w14:textId="77777777" w:rsidR="007D39EF" w:rsidRPr="007D39EF" w:rsidRDefault="007D39EF" w:rsidP="00E70B5B">
      <w:pPr>
        <w:pStyle w:val="FirstParagraph"/>
      </w:pPr>
      <w:bookmarkStart w:id="31"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as follows:</w:t>
      </w:r>
    </w:p>
    <w:p w14:paraId="167C27C4" w14:textId="77777777" w:rsidR="00124CBE" w:rsidRPr="00124CBE" w:rsidRDefault="00000000" w:rsidP="00E70B5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340E43F9" w14:textId="77777777" w:rsidR="009E38DC" w:rsidRDefault="000E3B51" w:rsidP="00E70B5B">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22528306" w14:textId="77777777" w:rsidR="009E38DC" w:rsidRDefault="009E38DC" w:rsidP="00E70B5B">
      <w:pPr>
        <w:pStyle w:val="BodyText"/>
      </w:pPr>
    </w:p>
    <w:p w14:paraId="52792F4E" w14:textId="77777777" w:rsidR="00082BC7" w:rsidRPr="009E38DC" w:rsidRDefault="009E38DC" w:rsidP="00D328B7">
      <w:pPr>
        <w:pStyle w:val="Heading2"/>
      </w:pPr>
      <w:r>
        <w:t>Solving for the sampling density</w:t>
      </w:r>
    </w:p>
    <w:p w14:paraId="0E18B109" w14:textId="77777777" w:rsidR="00BD1D03" w:rsidRPr="00DD566F" w:rsidRDefault="00000000" w:rsidP="00E70B5B">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644C56BF" w14:textId="77777777" w:rsidR="00BD1D03" w:rsidRDefault="00000000" w:rsidP="00E70B5B">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5FA8CB3B" w14:textId="77777777" w:rsidR="00BD1D03" w:rsidRDefault="006011D6" w:rsidP="00E70B5B">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The same relationship can also be run in reverse, so that a fixed budget of </w:t>
      </w:r>
      <w:r>
        <w:rPr>
          <w:i/>
        </w:rPr>
        <w:t>N</w:t>
      </w:r>
      <w:r>
        <w:rPr>
          <w:vertAlign w:val="subscript"/>
        </w:rPr>
        <w:t>H</w:t>
      </w:r>
      <w:r>
        <w:t xml:space="preserve"> samples per depth supports a survey area of 10,000 </w:t>
      </w:r>
      <w:r>
        <w:rPr>
          <w:i/>
        </w:rPr>
        <w:t>N</w:t>
      </w:r>
      <w:r>
        <w:rPr>
          <w:vertAlign w:val="subscript"/>
        </w:rPr>
        <w:t>H</w:t>
      </w:r>
      <w:r>
        <w:t>/</w:t>
      </w:r>
      <w:r>
        <w:rPr>
          <w:i/>
        </w:rPr>
        <w:t>E</w:t>
      </w:r>
      <w:r>
        <w:rPr>
          <w:vertAlign w:val="superscript"/>
        </w:rPr>
        <w:t>*</w:t>
      </w:r>
      <w:r>
        <w:t xml:space="preserve"> at the target error. Eq. 7 is calibrated over ρ = 25–1000 km and E = 1.5–20 samples per 10,000 km</w:t>
      </w:r>
      <w:r>
        <w:rPr>
          <w:vertAlign w:val="superscript"/>
        </w:rPr>
        <w:t>2</w:t>
      </w:r>
      <w:r>
        <w:t xml:space="preserve"> per depth layer, and results outside this range are extrapolations.</w:t>
      </w:r>
    </w:p>
    <w:p w14:paraId="69897B36" w14:textId="2605CABB" w:rsidR="007C0AAD" w:rsidRDefault="00F869DE" w:rsidP="00E70B5B">
      <w:pPr>
        <w:pStyle w:val="BodyText"/>
      </w:pPr>
      <w:bookmarkStart w:id="32" w:name="OLE_LINK7"/>
      <w:bookmarkEnd w:id="31"/>
      <w:bookmarkEnd w:id="32"/>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r>
        <w:t>, with weakly informative priors</w:t>
      </w:r>
      <w:hyperlink w:anchor="tab:gp_priors"/>
      <w:r>
        <w:t xml:space="preserve">, and the model in Eq. 6 was fitted using the </w:t>
      </w:r>
      <w:r>
        <w:rPr>
          <w:i/>
          <w:iCs/>
        </w:rPr>
        <w:t>lm()</w:t>
      </w:r>
      <w:r>
        <w:t xml:space="preserve"> function </w:t>
      </w:r>
      <w:r>
        <w:t>in R (R Core Team, 2024); sampler settings, convergence diagnostics and prior distributions are given in Appendix S1: Section S3 and Table S2.</w:t>
      </w:r>
    </w:p>
    <w:p w14:paraId="5A48AC38" w14:textId="77777777" w:rsidR="00D42BF7" w:rsidRDefault="00D42BF7" w:rsidP="00E70B5B">
      <w:pPr>
        <w:pStyle w:val="BodyText"/>
      </w:pPr>
    </w:p>
    <w:p w14:paraId="3103C5DF" w14:textId="77777777" w:rsidR="000533E5" w:rsidRDefault="00000000" w:rsidP="000545D1">
      <w:pPr>
        <w:pStyle w:val="Heading1"/>
        <w:spacing w:before="0" w:after="0" w:line="480" w:lineRule="auto"/>
      </w:pPr>
      <w:r>
        <w:t>Method performance: simulation results</w:t>
      </w:r>
    </w:p>
    <w:p w14:paraId="78CADA91" w14:textId="0FE30A87" w:rsidR="000533E5" w:rsidRDefault="00000000" w:rsidP="00E70B5B">
      <w:pPr>
        <w:pStyle w:val="BodyText"/>
      </w:pPr>
      <w:r>
        <w:t xml:space="preserve">We evaluated the method on the 200 simulated fields </w:t>
      </w:r>
      <w:r>
        <w:t>generated in Step 1. Here we repo</w:t>
      </w:r>
      <w:r>
        <w:t xml:space="preserve">rt how the prediction error and the recovery of the Gaussian process parameters change with sampling density </w:t>
      </w:r>
      <w:r>
        <w:lastRenderedPageBreak/>
        <w:t>and spatial autocorrelation, and how the prediction error is summarized in the error–effort model (Eq. 6) that underlies the planner.</w:t>
      </w:r>
    </w:p>
    <w:p w14:paraId="192FF5B9" w14:textId="77777777" w:rsidR="0006456E" w:rsidRDefault="0006456E" w:rsidP="00E70B5B">
      <w:pPr>
        <w:pStyle w:val="BodyText"/>
      </w:pPr>
    </w:p>
    <w:p w14:paraId="5FF27639" w14:textId="77777777" w:rsidR="00CA5D0F" w:rsidRPr="003D6E81" w:rsidRDefault="00CA5D0F" w:rsidP="000545D1">
      <w:pPr>
        <w:pStyle w:val="Heading2"/>
        <w:spacing w:before="0" w:after="0" w:line="480" w:lineRule="auto"/>
      </w:pPr>
      <w:r>
        <w:t>Prediction error and the error–effort model</w:t>
      </w:r>
    </w:p>
    <w:p w14:paraId="73AE5580" w14:textId="77777777" w:rsidR="0070789F" w:rsidRDefault="00D51BF3" w:rsidP="00E70B5B">
      <w:pPr>
        <w:pStyle w:val="BodyText"/>
      </w:pPr>
      <w:r>
        <w:t>Prediction error in simulation data (</w:t>
      </w:r>
      <w:r>
        <w:rPr>
          <w:i/>
          <w:iCs/>
          <w:lang w:val="el-GR"/>
        </w:rPr>
        <w:t>ε</w:t>
      </w:r>
      <w:r>
        <w:rPr>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021305D1" w14:textId="77777777" w:rsidR="0006456E" w:rsidRPr="00120DF0" w:rsidRDefault="0006456E" w:rsidP="00E70B5B">
      <w:pPr>
        <w:pStyle w:val="BodyText"/>
      </w:pPr>
    </w:p>
    <w:p w14:paraId="2ED2CF36" w14:textId="77777777" w:rsidR="007B0B48" w:rsidRPr="00450784" w:rsidRDefault="007B0B48" w:rsidP="000545D1">
      <w:pPr>
        <w:pStyle w:val="Heading2"/>
        <w:spacing w:before="0" w:after="0" w:line="480" w:lineRule="auto"/>
      </w:pPr>
      <w:r>
        <w:t>GP parameter recovery</w:t>
      </w:r>
    </w:p>
    <w:p w14:paraId="68640B81" w14:textId="247390DB" w:rsidR="003F2203" w:rsidRDefault="00D366A8" w:rsidP="00E70B5B">
      <w:pPr>
        <w:pStyle w:val="BodyText"/>
      </w:pPr>
      <w:r>
        <w:t xml:space="preserve">Sampling effort and spatial autocorrelation strongly influenced the ability of the GP model to recover the parameters used to generate the simulated spatial fields (Figure 4). Estimation error </w:t>
      </w:r>
      <w:r>
        <w:lastRenderedPageBreak/>
        <w:t>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w:t>
      </w:r>
      <w:r>
        <w:t>increased with sampling effort when spatial autocorrelation exceeded 400 km, indicating that mean estimates became increasingly uncertain in smoother, less spatially structured fields. Additionally, the recovery of the spatial autocorrelation length-scale (</w:t>
      </w:r>
      <w:r>
        <w:rPr>
          <w:i/>
          <w:iCs/>
        </w:rPr>
        <w:t>ρ</w:t>
      </w:r>
      <w:r>
        <w:t>) was highly sensitive to sampling de</w:t>
      </w:r>
      <w:r>
        <w:t>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611A503E" w14:textId="77777777" w:rsidR="00EF7D10" w:rsidRDefault="00F70DB9" w:rsidP="00E70B5B">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49854871" w14:textId="77777777" w:rsidR="00D42BF7" w:rsidRDefault="00D42BF7" w:rsidP="000545D1">
      <w:pPr>
        <w:pStyle w:val="p1"/>
        <w:spacing w:before="0" w:beforeAutospacing="0" w:after="0" w:afterAutospacing="0" w:line="480" w:lineRule="auto"/>
        <w:ind w:firstLine="720"/>
      </w:pPr>
    </w:p>
    <w:p w14:paraId="193902CD" w14:textId="77777777" w:rsidR="00D42BF7" w:rsidRDefault="00D42BF7" w:rsidP="000545D1">
      <w:pPr>
        <w:pStyle w:val="Heading2"/>
        <w:spacing w:before="0" w:after="0" w:line="480" w:lineRule="auto"/>
      </w:pPr>
      <w:r>
        <w:t>Implementation: the eDNA Survey Planner</w:t>
      </w:r>
    </w:p>
    <w:p w14:paraId="3B2D2D97" w14:textId="641FAD59" w:rsidR="00D42BF7" w:rsidRDefault="00D42BF7" w:rsidP="00E70B5B">
      <w:pPr>
        <w:pStyle w:val="BodyText"/>
      </w:pPr>
      <w:r>
        <w:t xml:space="preserve">To make Eq. 6–7 usable without a prior installation of a statistical software, we implemented them in the “eDNA survey planner”, a browser-based application that can run offline (Appendix S1: Figure S6). All calculations run locally in the browser, so no survey data are uploaded, and the </w:t>
      </w:r>
      <w:r>
        <w:lastRenderedPageBreak/>
        <w:t>only online component (a basemap for drawing the study domain) is optional, as boundaries can also be entered as coordinates; an R version with the same functions is also provided with the archived code.</w:t>
      </w:r>
      <w:ins w:id="33" w:author="Gledis Guri" w:date="2026-10-08T12:00:00Z">
        <w:r>
          <w:t xml:space="preserve"> The complete source code of the planner (HTML and JavaScript) is openly available in the same GitHub repository and will be archived in Zenodo with the version of record, so that users can run the planner locally from a downloaded copy, or re-host it, if the current web address becomes unavailable or future browser changes break the hosted version.</w:t>
        </w:r>
      </w:ins>
      <w:r>
        <w:t xml:space="preserve"> The planner answers the two questions survey designers most often face. “How many samples?” takes a target error (</w:t>
      </w:r>
      <w:r>
        <w:rPr>
          <w:i/>
        </w:rPr>
        <w:t>ε</w:t>
      </w:r>
      <w:r>
        <w:rPr>
          <w:vertAlign w:val="superscript"/>
        </w:rPr>
        <w:t>*</w:t>
      </w:r>
      <w:r>
        <w:t xml:space="preserve">), a prior estimate of </w:t>
      </w:r>
      <w:r>
        <w:rPr>
          <w:i/>
        </w:rPr>
        <w:t>ρ</w:t>
      </w:r>
      <w:r>
        <w:t xml:space="preserve"> (entered directly or chosen from presets ranging from very patchy, 25 km, to very smooth, 1,000 km), the survey area per depth (measured from a study domain of 1,000–1,000,000 km</w:t>
      </w:r>
      <w:r>
        <w:rPr>
          <w:vertAlign w:val="superscript"/>
        </w:rPr>
        <w:t>2</w:t>
      </w:r>
      <w:r>
        <w:t xml:space="preserve"> per depth layer that the user </w:t>
      </w:r>
      <w:r>
        <w:t>outlines on a map, loads from the Pacific example used in the empirical example or enters as coordinates) and the number of depth layers, and returns the required sampling density, the samples per depth and the total site–depth observations. Additionally</w:t>
      </w:r>
      <w:r>
        <w:t xml:space="preserve">, an optional “How much area?” calculation takes </w:t>
      </w:r>
      <w:r>
        <w:rPr>
          <w:i/>
        </w:rPr>
        <w:t>ε</w:t>
      </w:r>
      <w:r>
        <w:rPr>
          <w:vertAlign w:val="superscript"/>
        </w:rPr>
        <w:t>*</w:t>
      </w:r>
      <w:r>
        <w:t xml:space="preserve">, </w:t>
      </w:r>
      <w:r>
        <w:rPr>
          <w:i/>
        </w:rPr>
        <w:t>ρ</w:t>
      </w:r>
      <w:r>
        <w:t xml:space="preserve"> and a sample budget per depth, and returns the area that budget can support at the target error.</w:t>
      </w:r>
    </w:p>
    <w:p w14:paraId="4F3ADFC2" w14:textId="77777777" w:rsidR="00D42BF7" w:rsidRDefault="00D42BF7" w:rsidP="00E70B5B">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An interactive error–effort curve shows where the target lies on the curve of diminishing returns, and a two-dimensional GP simulation displays, for the chosen domain, a reference field, the samples required to reach </w:t>
      </w:r>
      <w:r>
        <w:rPr>
          <w:i/>
        </w:rPr>
        <w:t>ε</w:t>
      </w:r>
      <w:r>
        <w:rPr>
          <w:vertAlign w:val="superscript"/>
        </w:rPr>
        <w:t>*</w:t>
      </w:r>
      <w:r>
        <w:t xml:space="preserve"> and the resulting reconstruction, together with a map of its pointwise prediction error. This simulation is a visual demonstration of the recommended survey and does not enter the calculation of the sampling density.</w:t>
      </w:r>
    </w:p>
    <w:p w14:paraId="20A6F084" w14:textId="5363CB34" w:rsidR="00D42BF7" w:rsidRDefault="00D42BF7" w:rsidP="00E70B5B">
      <w:pPr>
        <w:pStyle w:val="BodyText"/>
      </w:pPr>
      <w:r>
        <w:lastRenderedPageBreak/>
        <w:t xml:space="preserve">Default coefficients are those of Eq. 6 estimated from the simulations, but they can be edited, so that programs can substitute a calibration for their own region, taxa or </w:t>
      </w:r>
      <w:r>
        <w:t xml:space="preserve">assay by applying Steps 1–4 with the archived code. Results outside the calibrated range are calculated but flagged as extrapolations, and the planner states that </w:t>
      </w:r>
      <w:r>
        <w:rPr>
          <w:i/>
        </w:rPr>
        <w:t>ε</w:t>
      </w:r>
      <w:r>
        <w:t xml:space="preserve"> is an average error across the survey domain rather than a percent error, a detection probability or a pointwise confidence interval. Recommendations follow the central fitted curve; uncertainty in the coefficients is not yet propagated. The output is therefore an exploratory planning aid rather than a guarantee that a given </w:t>
      </w:r>
      <w:r>
        <w:rPr>
          <w:i/>
        </w:rPr>
        <w:t>ε</w:t>
      </w:r>
      <w:r>
        <w:t xml:space="preserve"> will be achieved in a real survey, and the area returned from a sample budget is a density-equivalent value rather than a boundary of reliable inference.</w:t>
      </w:r>
    </w:p>
    <w:p w14:paraId="3F65C607" w14:textId="77777777" w:rsidR="00D42BF7" w:rsidRDefault="00D42BF7" w:rsidP="000545D1">
      <w:pPr>
        <w:pStyle w:val="p1"/>
        <w:spacing w:before="0" w:beforeAutospacing="0" w:after="0" w:afterAutospacing="0" w:line="480" w:lineRule="auto"/>
        <w:ind w:firstLine="720"/>
      </w:pPr>
    </w:p>
    <w:p w14:paraId="3E6ADEB9" w14:textId="36776E72" w:rsidR="0032076E" w:rsidRDefault="00D04708" w:rsidP="000545D1">
      <w:pPr>
        <w:pStyle w:val="Heading1"/>
        <w:spacing w:before="0" w:after="0" w:line="480" w:lineRule="auto"/>
      </w:pPr>
      <w:bookmarkStart w:id="34" w:name="tab:gp_priors"/>
      <w:bookmarkStart w:id="35" w:name="fig:dag"/>
      <w:bookmarkStart w:id="36" w:name="results"/>
      <w:bookmarkEnd w:id="6"/>
      <w:bookmarkEnd w:id="30"/>
      <w:bookmarkEnd w:id="34"/>
      <w:bookmarkEnd w:id="35"/>
      <w:r>
        <w:t>Empirical example: a multispecies eDNA survey of the California Current</w:t>
      </w:r>
    </w:p>
    <w:p w14:paraId="24EF336E" w14:textId="77777777" w:rsidR="0006456E" w:rsidRDefault="0006456E" w:rsidP="00E70B5B">
      <w:pPr>
        <w:pStyle w:val="BodyText"/>
      </w:pPr>
    </w:p>
    <w:p w14:paraId="0794BCBC" w14:textId="77777777" w:rsidR="00BD1D03" w:rsidRDefault="00000000" w:rsidP="000545D1">
      <w:pPr>
        <w:pStyle w:val="Heading2"/>
        <w:spacing w:before="0" w:after="0" w:line="480" w:lineRule="auto"/>
      </w:pPr>
      <w:r>
        <w:t>Study system and eDNA data</w:t>
      </w:r>
    </w:p>
    <w:p w14:paraId="70192D7E" w14:textId="77777777" w:rsidR="0038715A" w:rsidRDefault="00000000" w:rsidP="00E70B5B">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lastRenderedPageBreak/>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bookmarkStart w:id="37" w:name="fig:epsilon"/>
    </w:p>
    <w:p w14:paraId="10F339A1" w14:textId="77777777" w:rsidR="008E7E08" w:rsidRDefault="008E7E08" w:rsidP="00E70B5B">
      <w:pPr>
        <w:pStyle w:val="BodyText"/>
      </w:pPr>
    </w:p>
    <w:p w14:paraId="5DF69CE5" w14:textId="1ED4DC1D" w:rsidR="00E33848" w:rsidRDefault="00823035" w:rsidP="000545D1">
      <w:pPr>
        <w:pStyle w:val="Heading2"/>
        <w:spacing w:before="0" w:after="0" w:line="480" w:lineRule="auto"/>
      </w:pPr>
      <w:r>
        <w:t>Spatial structure of the studied species (Step 2)</w:t>
      </w:r>
    </w:p>
    <w:p w14:paraId="58EDDB00" w14:textId="7B2E133F" w:rsidR="00823035" w:rsidRDefault="00E33848" w:rsidP="00E70B5B">
      <w:pPr>
        <w:pStyle w:val="BodyText"/>
      </w:pPr>
      <w:r>
        <w:t>As in Step 2 of the simulations, we fitted the GP model (Eq. 1–2) to the log eDNA concentrations of each of the 12 species (N = 358 site–depth samples) and used Eq. 3 to predict eDNA concentrations across the prediction grid (Q) defined in Step 1.</w:t>
      </w:r>
    </w:p>
    <w:p w14:paraId="37F778BA" w14:textId="77777777" w:rsidR="007174DD" w:rsidRDefault="000443C6" w:rsidP="00E70B5B">
      <w:pPr>
        <w:pStyle w:val="BodyText"/>
      </w:pPr>
      <w:r>
        <w:t xml:space="preserve">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w:t>
      </w:r>
      <w:r>
        <w:t>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depths, 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2BDF365D" w14:textId="77777777" w:rsidR="008E7E08" w:rsidRDefault="008E7E08" w:rsidP="00E70B5B">
      <w:pPr>
        <w:pStyle w:val="BodyText"/>
      </w:pPr>
    </w:p>
    <w:bookmarkEnd w:id="37"/>
    <w:p w14:paraId="2D354981" w14:textId="73F64B5F" w:rsidR="00E33848" w:rsidRDefault="009E38DC" w:rsidP="000545D1">
      <w:pPr>
        <w:pStyle w:val="Heading2"/>
        <w:spacing w:before="0" w:after="0" w:line="480" w:lineRule="auto"/>
      </w:pPr>
      <w:r>
        <w:t>Estimating prediction error under reduced sampling effort (Step 3)</w:t>
      </w:r>
    </w:p>
    <w:p w14:paraId="7051AAC9" w14:textId="4AB66C81" w:rsidR="00A34072" w:rsidRDefault="00E33848" w:rsidP="00E70B5B">
      <w:pPr>
        <w:pStyle w:val="BodyText"/>
      </w:pPr>
      <w:r>
        <w:t>As in Step 3, we randomly thinned the 358 observations to N = 330, 300, 260, 220 and 150 (Figure 2B), refit the GP model to each reduced dataset and calculated the prediction error (</w:t>
      </w:r>
      <w:r>
        <w:rPr>
          <w:i/>
          <w:iCs/>
        </w:rPr>
        <w:t>ε</w:t>
      </w:r>
      <w:r>
        <w:rPr>
          <w:vertAlign w:val="subscript"/>
        </w:rPr>
        <w:t>obs</w:t>
      </w:r>
      <w:r>
        <w:t xml:space="preserve">) against </w:t>
      </w:r>
      <w:r>
        <w:lastRenderedPageBreak/>
        <w:t>the field predicted from the full dataset as in Eq. 5, repeating the procedure across 20 random realizations for each thinning intensity.</w:t>
      </w:r>
    </w:p>
    <w:p w14:paraId="0811C175" w14:textId="77777777" w:rsidR="0038715A" w:rsidRDefault="0037779D" w:rsidP="00E70B5B">
      <w:pPr>
        <w:pStyle w:val="BodyText"/>
      </w:pPr>
      <w:r>
        <w:t xml:space="preserve">Prediction error in empirical data decreased with increasing sampling density across all species (Appendix S1: Figure S1 and S2). However, this reduction was strongly modulated by the degree of spatial autocorrelation, similar to the simulations (Appendix S1: Figure S2). Species characterized by short spatial autocorrelation (small </w:t>
      </w:r>
      <w:r>
        <w:rPr>
          <w:i/>
          <w:iCs/>
        </w:rPr>
        <w:t>ρ</w:t>
      </w:r>
      <w:r>
        <w:t xml:space="preserve"> values) consistently exhibited higher prediction error (</w:t>
      </w:r>
      <w:r>
        <w:rPr>
          <w:i/>
          <w:iCs/>
        </w:rPr>
        <w:t>ε</w:t>
      </w:r>
      <w:r>
        <w:rPr>
          <w:vertAlign w:val="subscript"/>
        </w:rPr>
        <w:t>obs</w:t>
      </w:r>
      <w:r>
        <w:t>) across all sampling densities, whereas species with wider spatial autocorrelation structures (e.g., ρ &gt; 500 km) showed substantially lower prediction errors (</w:t>
      </w:r>
      <w:r>
        <w:rPr>
          <w:i/>
          <w:iCs/>
          <w:lang w:val="el-GR"/>
        </w:rPr>
        <w:t>ε</w:t>
      </w:r>
      <w:r>
        <w:rPr>
          <w:vertAlign w:val="subscript"/>
        </w:rPr>
        <w:t>obs</w:t>
      </w:r>
      <w:r>
        <w:t>) even under comparatively sparse sampling regimes.</w:t>
      </w:r>
    </w:p>
    <w:p w14:paraId="2C37504A" w14:textId="77777777" w:rsidR="008E7E08" w:rsidRDefault="008E7E08" w:rsidP="00E70B5B">
      <w:pPr>
        <w:pStyle w:val="BodyText"/>
      </w:pPr>
    </w:p>
    <w:p w14:paraId="610FF5DB" w14:textId="536D6768"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4)</w:t>
      </w:r>
    </w:p>
    <w:p w14:paraId="3C57BDA2" w14:textId="4AB60503" w:rsidR="00D328B7" w:rsidRDefault="009E38DC" w:rsidP="00E70B5B">
      <w:pPr>
        <w:pStyle w:val="BodyText"/>
      </w:pPr>
      <w:r>
        <w:t>As in Step 4 of the simulations, we fitted Eq. 6 to the observed prediction errors (</w:t>
      </w:r>
      <w:r>
        <w:rPr>
          <w:i/>
        </w:rPr>
        <w:t>ε</w:t>
      </w:r>
      <w:r>
        <w:rPr>
          <w:vertAlign w:val="subscript"/>
        </w:rPr>
        <w:t>obs</w:t>
      </w:r>
      <w:r>
        <w:t xml:space="preserve">), using the length-scale estimated for each species in Step 2 (ρ) and the sampling density of each thinned dataset (E), to describe how prediction error in real eDNA fields depends jointly on sampling effort and spatial autocorrelation. </w:t>
      </w:r>
    </w:p>
    <w:p w14:paraId="0D12B8FC" w14:textId="77777777" w:rsidR="00A62458" w:rsidRPr="00D328B7" w:rsidRDefault="00F81DE5" w:rsidP="00E70B5B">
      <w:pPr>
        <w:pStyle w:val="BodyText"/>
        <w:rPr>
          <w:rFonts w:cs="Times New Roman"/>
          <w:color w:val="000000"/>
        </w:rPr>
      </w:pPr>
      <w:r>
        <w:t xml:space="preserve">The observed and simulated prediction errors cannot be compared directly because they are measured against reference fields of different quality: </w:t>
      </w:r>
      <w:r>
        <w:rPr>
          <w:i/>
        </w:rPr>
        <w:t>ε</w:t>
      </w:r>
      <w:r>
        <w:rPr>
          <w:vertAlign w:val="subscript"/>
        </w:rPr>
        <w:t>obs</w:t>
      </w:r>
      <w:r>
        <w:t xml:space="preserve"> is measured against the field predicted from the 358 observed samples, whereas </w:t>
      </w:r>
      <w:r>
        <w:rPr>
          <w:i/>
        </w:rPr>
        <w:t>ε</w:t>
      </w:r>
      <w:r>
        <w:rPr>
          <w:vertAlign w:val="subscript"/>
        </w:rPr>
        <w:t>sim</w:t>
      </w:r>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w:t>
      </w:r>
      <w:r>
        <w:rPr>
          <w:i/>
        </w:rPr>
        <w:t>ε</w:t>
      </w:r>
      <w:r>
        <w:rPr>
          <w:vertAlign w:val="subscript"/>
        </w:rPr>
        <w:t>sim,358</w:t>
      </w:r>
      <w:r>
        <w:t xml:space="preserve">) as in Eq. 5. We then fitted Eq. 6 to </w:t>
      </w:r>
      <w:r>
        <w:rPr>
          <w:i/>
        </w:rPr>
        <w:t>ε</w:t>
      </w:r>
      <w:r>
        <w:rPr>
          <w:vertAlign w:val="subscript"/>
        </w:rPr>
        <w:t>sim,358</w:t>
      </w:r>
      <w:r>
        <w:t xml:space="preserve"> </w:t>
      </w:r>
      <w:r>
        <w:lastRenderedPageBreak/>
        <w:t xml:space="preserve">and compared its coefficients with those fitted to </w:t>
      </w:r>
      <w:r>
        <w:rPr>
          <w:i/>
        </w:rPr>
        <w:t>ε</w:t>
      </w:r>
      <w:r>
        <w:rPr>
          <w:vertAlign w:val="subscript"/>
        </w:rPr>
        <w:t>obs</w:t>
      </w:r>
      <w:r>
        <w:t>, as close agreement would indicate that the simulations reproduce the error structure of real eDNA fields (Appendix S1: Section S2).</w:t>
      </w:r>
    </w:p>
    <w:p w14:paraId="224F59D0" w14:textId="77777777" w:rsidR="00D974B6" w:rsidRPr="006751C4" w:rsidRDefault="00D328B7" w:rsidP="00E70B5B">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estimates of all four coefficients, the intercept (</w:t>
      </w:r>
      <w:r>
        <w:rPr>
          <w:i/>
          <w:iCs/>
        </w:rPr>
        <w:t>ω</w:t>
      </w:r>
      <w:r>
        <w:t>) and the three slopes (</w:t>
      </w:r>
      <w:r>
        <w:rPr>
          <w:i/>
        </w:rPr>
        <w:t>β</w:t>
      </w:r>
      <w:r>
        <w:t xml:space="preserve">, </w:t>
      </w:r>
      <w:r>
        <w:rPr>
          <w:i/>
        </w:rPr>
        <w:t>θ</w:t>
      </w:r>
      <w:r>
        <w:t xml:space="preserve"> and </w:t>
      </w:r>
      <w:r>
        <w:rPr>
          <w:i/>
        </w:rPr>
        <w:t>γ</w:t>
      </w:r>
      <w:r>
        <w:t xml:space="preserve">), also aligned closely with the 1:1 line, demonstrating a high degree of structural agreement between the empirical and simulated error models (Appendix S1: Figure S1).  </w:t>
      </w:r>
    </w:p>
    <w:p w14:paraId="5935583A" w14:textId="77777777" w:rsidR="00CB78E2" w:rsidRPr="00101BFB" w:rsidRDefault="00CB78E2" w:rsidP="00E70B5B">
      <w:pPr>
        <w:pStyle w:val="BodyText"/>
      </w:pPr>
    </w:p>
    <w:p w14:paraId="6E8696D6" w14:textId="43EB2832" w:rsidR="00BD1D03" w:rsidRDefault="00000000" w:rsidP="000545D1">
      <w:pPr>
        <w:pStyle w:val="Heading2"/>
        <w:spacing w:before="0" w:after="0" w:line="480" w:lineRule="auto"/>
      </w:pPr>
      <w:r>
        <w:t>Using the planner</w:t>
      </w:r>
    </w:p>
    <w:p w14:paraId="3C5593EB" w14:textId="40FD0DE4" w:rsidR="00BD1D03" w:rsidRDefault="00000000" w:rsidP="00E70B5B">
      <w:pPr>
        <w:pStyle w:val="BodyText"/>
      </w:pPr>
      <w:r>
        <w:t>To show how the planner is used, we asked whet</w:t>
      </w:r>
      <w:r>
        <w:t>her the 358 site–depth samples collected in 2019 (E = 3.6 samples per 10,000 km</w:t>
      </w:r>
      <w:r>
        <w:rPr>
          <w:vertAlign w:val="superscript"/>
        </w:rPr>
        <w:t>2</w:t>
      </w:r>
      <w:r>
        <w:t xml:space="preserve"> per depth layer) were enough to reach a target prediction error of ε* = 0.5 (an arbitrary value chosen for illustration), corresponding to predictions within a typical factor of about 1.65 of the reference field</w:t>
      </w:r>
      <w:ins w:id="38" w:author="Gledis Guri" w:date="2026-10-08T12:00:00Z">
        <w:r>
          <w:t xml:space="preserve"> (e.g., about 61–165 copies/L around a reference concentration of 100 copies/L) and, on the natural scale, to a coefficient of variation (CV) of about 0.53</w:t>
        </w:r>
      </w:ins>
      <w:r>
        <w:t xml:space="preserve">. For each species we entered </w:t>
      </w:r>
      <w:r>
        <w:t>its estimated length-scale (Step 2 applied to the observed data), the survey area (~ 200,000 km</w:t>
      </w:r>
      <w:r>
        <w:rPr>
          <w:vertAlign w:val="superscript"/>
        </w:rPr>
        <w:t>2</w:t>
      </w:r>
      <w:r>
        <w:t xml:space="preserve"> per layer) and the five depth layers into Eq. 7, which returns the required sampling density (E*) and the corresponding total number </w:t>
      </w:r>
      <w:r>
        <w:t xml:space="preserve">of samples (Table 1). The results showed that the samples collected were sufficient for the two species with the longest length-scales, </w:t>
      </w:r>
      <w:r>
        <w:rPr>
          <w:i/>
          <w:iCs/>
        </w:rPr>
        <w:t>Leuroglossus stilbius</w:t>
      </w:r>
      <w:r>
        <w:t xml:space="preserve"> and </w:t>
      </w:r>
      <w:r>
        <w:rPr>
          <w:i/>
          <w:iCs/>
        </w:rPr>
        <w:t>Microstomus pacificus</w:t>
      </w:r>
      <w:r>
        <w:t xml:space="preserve">, for which the planner required 291–295 samples, about 17–19% fewer than were collected, and were close to the requirement for </w:t>
      </w:r>
      <w:r>
        <w:rPr>
          <w:i/>
          <w:iCs/>
        </w:rPr>
        <w:t>Sebastes entomelas</w:t>
      </w:r>
      <w:r>
        <w:t xml:space="preserve"> (373 samples; ρ = 763 km). For the remaining 9 species the planner required 2.2 to 19.8 times as many samples as were collected, and the requirement rose steeply as the length-</w:t>
      </w:r>
      <w:r>
        <w:lastRenderedPageBreak/>
        <w:t xml:space="preserve">scale decreased (for example 1,011 samples for </w:t>
      </w:r>
      <w:r>
        <w:rPr>
          <w:i/>
          <w:iCs/>
        </w:rPr>
        <w:t>Clupea pallasii</w:t>
      </w:r>
      <w:r>
        <w:t xml:space="preserve">, ρ = 150 km, and 7,078 for </w:t>
      </w:r>
      <w:r>
        <w:rPr>
          <w:i/>
          <w:iCs/>
        </w:rPr>
        <w:t>Tarletonbeania crenularis</w:t>
      </w:r>
      <w:r>
        <w:t>, ρ = 22 km). Because five species have length-scales outside the calibrated range (ρ = 25–1000 km) and four require more than the calibrated maximum of 20 samples per 10,000 km</w:t>
      </w:r>
      <w:r>
        <w:rPr>
          <w:vertAlign w:val="superscript"/>
        </w:rPr>
        <w:t>2</w:t>
      </w:r>
      <w:r>
        <w:t xml:space="preserve"> per depth layer (Table 1), the largest requirements are extrapolations. They indicate that the 2019 effort fell far short of the target for these species, but they should not be read as precise sample sizes.</w:t>
      </w:r>
    </w:p>
    <w:p w14:paraId="3A1861BB" w14:textId="77777777" w:rsidR="002F0BC4" w:rsidRDefault="00000000">
      <w:pPr>
        <w:pStyle w:val="BodyText"/>
        <w:rPr>
          <w:ins w:id="39" w:author="Gledis Guri" w:date="2026-10-08T12:00:00Z"/>
        </w:rPr>
      </w:pPr>
      <w:ins w:id="40" w:author="Gledis Guri" w:date="2026-10-08T12:00:00Z">
        <w:r>
          <w:t xml:space="preserve">Because Eq. 7 ties </w:t>
        </w:r>
        <w:r>
          <w:rPr>
            <w:i/>
            <w:iCs/>
          </w:rPr>
          <w:t>E</w:t>
        </w:r>
        <w:r>
          <w:t xml:space="preserve">* to </w:t>
        </w:r>
        <w:r>
          <w:rPr>
            <w:i/>
            <w:iCs/>
          </w:rPr>
          <w:t>ρ</w:t>
        </w:r>
        <w:r>
          <w:t xml:space="preserve">, the ranking of species by required effort follows from their length-scales and is expected by construction; the informative output is the size of the requirement for each species relative to the effort available. The size of the requirement also depends on the chosen target. A CV of 1, a level of precision that fisheries scientists interpret readily, corresponds to </w:t>
        </w:r>
        <w:r>
          <w:rPr>
            <w:i/>
            <w:iCs/>
          </w:rPr>
          <w:t>ε</w:t>
        </w:r>
        <w:r>
          <w:t>* ≈ 0.83 (CV = √(</w:t>
        </w:r>
        <w:r>
          <w:rPr>
            <w:i/>
            <w:iCs/>
          </w:rPr>
          <w:t>e</w:t>
        </w:r>
        <w:r>
          <w:rPr>
            <w:i/>
            <w:iCs/>
            <w:vertAlign w:val="superscript"/>
          </w:rPr>
          <w:t>ε²</w:t>
        </w:r>
        <w:r>
          <w:t xml:space="preserve"> − 1)). At this looser target the 358 samples would have sufficed for five species (</w:t>
        </w:r>
        <w:r>
          <w:rPr>
            <w:i/>
            <w:iCs/>
          </w:rPr>
          <w:t>L. stilbius</w:t>
        </w:r>
        <w:r>
          <w:t xml:space="preserve">, </w:t>
        </w:r>
        <w:r>
          <w:rPr>
            <w:i/>
            <w:iCs/>
          </w:rPr>
          <w:t>M. pacificus</w:t>
        </w:r>
        <w:r>
          <w:t xml:space="preserve">, </w:t>
        </w:r>
        <w:r>
          <w:rPr>
            <w:i/>
            <w:iCs/>
          </w:rPr>
          <w:t>S. entomelas</w:t>
        </w:r>
        <w:r>
          <w:t xml:space="preserve">, </w:t>
        </w:r>
        <w:r>
          <w:rPr>
            <w:i/>
            <w:iCs/>
          </w:rPr>
          <w:t>E. mordax</w:t>
        </w:r>
        <w:r>
          <w:t xml:space="preserve"> and </w:t>
        </w:r>
        <w:r>
          <w:rPr>
            <w:i/>
            <w:iCs/>
          </w:rPr>
          <w:t>S. sagax</w:t>
        </w:r>
        <w:r>
          <w:t xml:space="preserve">) and nearly for </w:t>
        </w:r>
        <w:r>
          <w:rPr>
            <w:i/>
            <w:iCs/>
          </w:rPr>
          <w:t>C. pallasii</w:t>
        </w:r>
        <w:r>
          <w:t xml:space="preserve"> (379 samples required), and the remaining six species would have needed 1.5–5.1 times as many samples. Finally, </w:t>
        </w:r>
        <w:r>
          <w:rPr>
            <w:i/>
            <w:iCs/>
          </w:rPr>
          <w:t>ε</w:t>
        </w:r>
        <w:r>
          <w:t xml:space="preserve"> measures the error in the reconstructed spatial field, that is, in how concentration is distributed across the domain, and not the error in the overall mean concentration. In the simulations, estimates of the depth-specific mean (</w:t>
        </w:r>
        <w:r>
          <w:rPr>
            <w:i/>
            <w:iCs/>
          </w:rPr>
          <w:t>μ</w:t>
        </w:r>
        <w:r>
          <w:rPr>
            <w:i/>
            <w:iCs/>
            <w:vertAlign w:val="subscript"/>
          </w:rPr>
          <w:t>d</w:t>
        </w:r>
        <w:r>
          <w:t xml:space="preserve">) were comparatively robust to sampling effort (Figure 4C), so a survey that falls short of </w:t>
        </w:r>
        <w:r>
          <w:rPr>
            <w:i/>
            <w:iCs/>
          </w:rPr>
          <w:t>ε</w:t>
        </w:r>
        <w:r>
          <w:t xml:space="preserve">* for a species may still estimate its mean concentration well, and readers should not interpret </w:t>
        </w:r>
        <w:r>
          <w:rPr>
            <w:i/>
            <w:iCs/>
          </w:rPr>
          <w:t>ε</w:t>
        </w:r>
        <w:r>
          <w:t xml:space="preserve"> as the error in the mean, which is often the parameter of greatest management interest.</w:t>
        </w:r>
      </w:ins>
    </w:p>
    <w:p w14:paraId="546A2816" w14:textId="77777777" w:rsidR="008B0EB9" w:rsidRPr="008B0EB9" w:rsidRDefault="008B0EB9" w:rsidP="00E70B5B">
      <w:pPr>
        <w:pStyle w:val="BodyText"/>
      </w:pPr>
    </w:p>
    <w:p w14:paraId="0790B614" w14:textId="77777777" w:rsidR="00F52C0A" w:rsidRPr="009A0DF6" w:rsidRDefault="00000000" w:rsidP="00E70B5B">
      <w:pPr>
        <w:pStyle w:val="BodyText"/>
      </w:pPr>
      <w:r>
        <w:rPr>
          <w:b/>
        </w:rPr>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w:t>
      </w:r>
      <w:r>
        <w:lastRenderedPageBreak/>
        <w:t>depth layer), N</w:t>
      </w:r>
      <w:r>
        <w:rPr>
          <w:vertAlign w:val="superscript"/>
        </w:rPr>
        <w:t>*</w:t>
      </w:r>
      <w:r>
        <w:t xml:space="preserve"> the total number of site–depth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4C4A309" w14:textId="77777777" w:rsidTr="007A61B7">
        <w:trPr>
          <w:cantSplit/>
        </w:trPr>
        <w:tc>
          <w:tcPr>
            <w:tcW w:w="2977" w:type="dxa"/>
            <w:tcBorders>
              <w:top w:val="single" w:sz="8" w:space="0" w:color="000000"/>
              <w:bottom w:val="single" w:sz="8" w:space="0" w:color="000000"/>
            </w:tcBorders>
            <w:vAlign w:val="center"/>
          </w:tcPr>
          <w:p w14:paraId="55A5C7D3" w14:textId="77777777" w:rsidR="00CB78E2" w:rsidRDefault="00CB78E2" w:rsidP="00E70B5B">
            <w:pPr>
              <w:pStyle w:val="BodyText"/>
            </w:pPr>
            <w:r>
              <w:t>Species</w:t>
            </w:r>
          </w:p>
        </w:tc>
        <w:tc>
          <w:tcPr>
            <w:tcW w:w="1418" w:type="dxa"/>
            <w:tcBorders>
              <w:top w:val="single" w:sz="8" w:space="0" w:color="000000"/>
              <w:bottom w:val="single" w:sz="8" w:space="0" w:color="000000"/>
            </w:tcBorders>
            <w:vAlign w:val="center"/>
          </w:tcPr>
          <w:p w14:paraId="53EFCA16" w14:textId="77777777" w:rsidR="00CB78E2" w:rsidRDefault="00CB78E2" w:rsidP="00E70B5B">
            <w:pPr>
              <w:pStyle w:val="BodyText"/>
            </w:pPr>
            <w:r>
              <w:rPr>
                <w:i/>
              </w:rPr>
              <w:t>ρ</w:t>
            </w:r>
            <w:r>
              <w:t xml:space="preserve"> (km)</w:t>
            </w:r>
          </w:p>
        </w:tc>
        <w:tc>
          <w:tcPr>
            <w:tcW w:w="1275" w:type="dxa"/>
            <w:tcBorders>
              <w:top w:val="single" w:sz="8" w:space="0" w:color="000000"/>
              <w:bottom w:val="single" w:sz="8" w:space="0" w:color="000000"/>
            </w:tcBorders>
            <w:vAlign w:val="center"/>
          </w:tcPr>
          <w:p w14:paraId="31287F11" w14:textId="77777777" w:rsidR="00CB78E2" w:rsidRDefault="00CB78E2" w:rsidP="00E70B5B">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799F772E" w14:textId="77777777" w:rsidR="00CB78E2" w:rsidRDefault="00CB78E2" w:rsidP="00E70B5B">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75AC0EE7" w14:textId="77777777" w:rsidR="00CB78E2" w:rsidRDefault="00CB78E2" w:rsidP="00E70B5B">
            <w:pPr>
              <w:pStyle w:val="BodyText"/>
            </w:pPr>
            <w:r>
              <w:rPr>
                <w:i/>
              </w:rPr>
              <w:t>N</w:t>
            </w:r>
            <w:r>
              <w:rPr>
                <w:vertAlign w:val="superscript"/>
              </w:rPr>
              <w:t>*</w:t>
            </w:r>
            <w:r>
              <w:t xml:space="preserve"> / 358</w:t>
            </w:r>
          </w:p>
        </w:tc>
      </w:tr>
      <w:tr w:rsidR="00CB78E2" w14:paraId="35AE58DB" w14:textId="77777777" w:rsidTr="007A61B7">
        <w:trPr>
          <w:cantSplit/>
        </w:trPr>
        <w:tc>
          <w:tcPr>
            <w:tcW w:w="2977" w:type="dxa"/>
            <w:vAlign w:val="center"/>
          </w:tcPr>
          <w:p w14:paraId="66AF787E" w14:textId="77777777" w:rsidR="00CB78E2" w:rsidRDefault="00CB78E2" w:rsidP="00E70B5B">
            <w:pPr>
              <w:pStyle w:val="BodyText"/>
            </w:pPr>
            <w:r>
              <w:t>Leuroglossus stilbius†</w:t>
            </w:r>
          </w:p>
        </w:tc>
        <w:tc>
          <w:tcPr>
            <w:tcW w:w="1418" w:type="dxa"/>
            <w:vAlign w:val="center"/>
          </w:tcPr>
          <w:p w14:paraId="74AE6D03" w14:textId="77777777" w:rsidR="00CB78E2" w:rsidRDefault="00CB78E2" w:rsidP="00E70B5B">
            <w:pPr>
              <w:pStyle w:val="BodyText"/>
            </w:pPr>
            <w:r>
              <w:t>1283</w:t>
            </w:r>
          </w:p>
        </w:tc>
        <w:tc>
          <w:tcPr>
            <w:tcW w:w="1275" w:type="dxa"/>
            <w:vAlign w:val="center"/>
          </w:tcPr>
          <w:p w14:paraId="6298F3DD" w14:textId="77777777" w:rsidR="00CB78E2" w:rsidRDefault="00CB78E2" w:rsidP="00E70B5B">
            <w:pPr>
              <w:pStyle w:val="BodyText"/>
            </w:pPr>
            <w:r>
              <w:t>2.9</w:t>
            </w:r>
          </w:p>
        </w:tc>
        <w:tc>
          <w:tcPr>
            <w:tcW w:w="1276" w:type="dxa"/>
            <w:vAlign w:val="center"/>
          </w:tcPr>
          <w:p w14:paraId="20D05528" w14:textId="77777777" w:rsidR="00CB78E2" w:rsidRDefault="00CB78E2" w:rsidP="00E70B5B">
            <w:pPr>
              <w:pStyle w:val="BodyText"/>
            </w:pPr>
            <w:r>
              <w:t>291</w:t>
            </w:r>
          </w:p>
        </w:tc>
        <w:tc>
          <w:tcPr>
            <w:tcW w:w="1418" w:type="dxa"/>
            <w:vAlign w:val="center"/>
          </w:tcPr>
          <w:p w14:paraId="735F9A46" w14:textId="77777777" w:rsidR="00CB78E2" w:rsidRDefault="00CB78E2" w:rsidP="00E70B5B">
            <w:pPr>
              <w:pStyle w:val="BodyText"/>
            </w:pPr>
            <w:r>
              <w:t>0.81</w:t>
            </w:r>
          </w:p>
        </w:tc>
      </w:tr>
      <w:tr w:rsidR="00CB78E2" w14:paraId="5B7BA304" w14:textId="77777777" w:rsidTr="007A61B7">
        <w:trPr>
          <w:cantSplit/>
        </w:trPr>
        <w:tc>
          <w:tcPr>
            <w:tcW w:w="2977" w:type="dxa"/>
            <w:vAlign w:val="center"/>
          </w:tcPr>
          <w:p w14:paraId="7C9392E9" w14:textId="77777777" w:rsidR="00CB78E2" w:rsidRDefault="00CB78E2" w:rsidP="00E70B5B">
            <w:pPr>
              <w:pStyle w:val="BodyText"/>
            </w:pPr>
            <w:r>
              <w:t>Microstomus pacificus†</w:t>
            </w:r>
          </w:p>
        </w:tc>
        <w:tc>
          <w:tcPr>
            <w:tcW w:w="1418" w:type="dxa"/>
            <w:vAlign w:val="center"/>
          </w:tcPr>
          <w:p w14:paraId="4477EE2E" w14:textId="77777777" w:rsidR="00CB78E2" w:rsidRDefault="00CB78E2" w:rsidP="00E70B5B">
            <w:pPr>
              <w:pStyle w:val="BodyText"/>
            </w:pPr>
            <w:r>
              <w:t>1243</w:t>
            </w:r>
          </w:p>
        </w:tc>
        <w:tc>
          <w:tcPr>
            <w:tcW w:w="1275" w:type="dxa"/>
            <w:vAlign w:val="center"/>
          </w:tcPr>
          <w:p w14:paraId="47F92604" w14:textId="77777777" w:rsidR="00CB78E2" w:rsidRDefault="00CB78E2" w:rsidP="00E70B5B">
            <w:pPr>
              <w:pStyle w:val="BodyText"/>
            </w:pPr>
            <w:r>
              <w:t>3.0</w:t>
            </w:r>
          </w:p>
        </w:tc>
        <w:tc>
          <w:tcPr>
            <w:tcW w:w="1276" w:type="dxa"/>
            <w:vAlign w:val="center"/>
          </w:tcPr>
          <w:p w14:paraId="3C342FFC" w14:textId="77777777" w:rsidR="00CB78E2" w:rsidRDefault="00CB78E2" w:rsidP="00E70B5B">
            <w:pPr>
              <w:pStyle w:val="BodyText"/>
            </w:pPr>
            <w:r>
              <w:t>295</w:t>
            </w:r>
          </w:p>
        </w:tc>
        <w:tc>
          <w:tcPr>
            <w:tcW w:w="1418" w:type="dxa"/>
            <w:vAlign w:val="center"/>
          </w:tcPr>
          <w:p w14:paraId="3921A9CB" w14:textId="77777777" w:rsidR="00CB78E2" w:rsidRDefault="00CB78E2" w:rsidP="00E70B5B">
            <w:pPr>
              <w:pStyle w:val="BodyText"/>
            </w:pPr>
            <w:r>
              <w:t>0.83</w:t>
            </w:r>
          </w:p>
        </w:tc>
      </w:tr>
      <w:tr w:rsidR="00CB78E2" w14:paraId="2E3EC14C" w14:textId="77777777" w:rsidTr="007A61B7">
        <w:trPr>
          <w:cantSplit/>
        </w:trPr>
        <w:tc>
          <w:tcPr>
            <w:tcW w:w="2977" w:type="dxa"/>
            <w:vAlign w:val="center"/>
          </w:tcPr>
          <w:p w14:paraId="3129BB3A" w14:textId="77777777" w:rsidR="00CB78E2" w:rsidRDefault="00CB78E2" w:rsidP="00E70B5B">
            <w:pPr>
              <w:pStyle w:val="BodyText"/>
            </w:pPr>
            <w:r>
              <w:t>Sebastes entomelas</w:t>
            </w:r>
          </w:p>
        </w:tc>
        <w:tc>
          <w:tcPr>
            <w:tcW w:w="1418" w:type="dxa"/>
            <w:vAlign w:val="center"/>
          </w:tcPr>
          <w:p w14:paraId="290073B1" w14:textId="77777777" w:rsidR="00CB78E2" w:rsidRDefault="00CB78E2" w:rsidP="00E70B5B">
            <w:pPr>
              <w:pStyle w:val="BodyText"/>
            </w:pPr>
            <w:r>
              <w:t>763</w:t>
            </w:r>
          </w:p>
        </w:tc>
        <w:tc>
          <w:tcPr>
            <w:tcW w:w="1275" w:type="dxa"/>
            <w:vAlign w:val="center"/>
          </w:tcPr>
          <w:p w14:paraId="11631C0E" w14:textId="77777777" w:rsidR="00CB78E2" w:rsidRDefault="00CB78E2" w:rsidP="00E70B5B">
            <w:pPr>
              <w:pStyle w:val="BodyText"/>
            </w:pPr>
            <w:r>
              <w:t>3.7</w:t>
            </w:r>
          </w:p>
        </w:tc>
        <w:tc>
          <w:tcPr>
            <w:tcW w:w="1276" w:type="dxa"/>
            <w:vAlign w:val="center"/>
          </w:tcPr>
          <w:p w14:paraId="2237F4E4" w14:textId="77777777" w:rsidR="00CB78E2" w:rsidRDefault="00CB78E2" w:rsidP="00E70B5B">
            <w:pPr>
              <w:pStyle w:val="BodyText"/>
            </w:pPr>
            <w:r>
              <w:t>373</w:t>
            </w:r>
          </w:p>
        </w:tc>
        <w:tc>
          <w:tcPr>
            <w:tcW w:w="1418" w:type="dxa"/>
            <w:vAlign w:val="center"/>
          </w:tcPr>
          <w:p w14:paraId="57BAA452" w14:textId="77777777" w:rsidR="00CB78E2" w:rsidRDefault="00CB78E2" w:rsidP="00E70B5B">
            <w:pPr>
              <w:pStyle w:val="BodyText"/>
            </w:pPr>
            <w:r>
              <w:t>1.04</w:t>
            </w:r>
          </w:p>
        </w:tc>
      </w:tr>
      <w:tr w:rsidR="00CB78E2" w14:paraId="5D3F9AE4" w14:textId="77777777" w:rsidTr="007A61B7">
        <w:trPr>
          <w:cantSplit/>
        </w:trPr>
        <w:tc>
          <w:tcPr>
            <w:tcW w:w="2977" w:type="dxa"/>
            <w:vAlign w:val="center"/>
          </w:tcPr>
          <w:p w14:paraId="388A3C7A" w14:textId="77777777" w:rsidR="00CB78E2" w:rsidRDefault="00CB78E2" w:rsidP="00E70B5B">
            <w:pPr>
              <w:pStyle w:val="BodyText"/>
            </w:pPr>
            <w:r>
              <w:t>Engraulis mordax</w:t>
            </w:r>
          </w:p>
        </w:tc>
        <w:tc>
          <w:tcPr>
            <w:tcW w:w="1418" w:type="dxa"/>
            <w:vAlign w:val="center"/>
          </w:tcPr>
          <w:p w14:paraId="2A3EF32E" w14:textId="77777777" w:rsidR="00CB78E2" w:rsidRDefault="00CB78E2" w:rsidP="00E70B5B">
            <w:pPr>
              <w:pStyle w:val="BodyText"/>
            </w:pPr>
            <w:r>
              <w:t>207</w:t>
            </w:r>
          </w:p>
        </w:tc>
        <w:tc>
          <w:tcPr>
            <w:tcW w:w="1275" w:type="dxa"/>
            <w:vAlign w:val="center"/>
          </w:tcPr>
          <w:p w14:paraId="4C0403E7" w14:textId="77777777" w:rsidR="00CB78E2" w:rsidRDefault="00CB78E2" w:rsidP="00E70B5B">
            <w:pPr>
              <w:pStyle w:val="BodyText"/>
            </w:pPr>
            <w:r>
              <w:t>8.0</w:t>
            </w:r>
          </w:p>
        </w:tc>
        <w:tc>
          <w:tcPr>
            <w:tcW w:w="1276" w:type="dxa"/>
            <w:vAlign w:val="center"/>
          </w:tcPr>
          <w:p w14:paraId="511686BD" w14:textId="77777777" w:rsidR="00CB78E2" w:rsidRDefault="00CB78E2" w:rsidP="00E70B5B">
            <w:pPr>
              <w:pStyle w:val="BodyText"/>
            </w:pPr>
            <w:r>
              <w:t>804</w:t>
            </w:r>
          </w:p>
        </w:tc>
        <w:tc>
          <w:tcPr>
            <w:tcW w:w="1418" w:type="dxa"/>
            <w:vAlign w:val="center"/>
          </w:tcPr>
          <w:p w14:paraId="683BE7FC" w14:textId="77777777" w:rsidR="00CB78E2" w:rsidRDefault="00CB78E2" w:rsidP="00E70B5B">
            <w:pPr>
              <w:pStyle w:val="BodyText"/>
            </w:pPr>
            <w:r>
              <w:t>2.25</w:t>
            </w:r>
          </w:p>
        </w:tc>
      </w:tr>
      <w:tr w:rsidR="00CB78E2" w14:paraId="664C3010" w14:textId="77777777" w:rsidTr="007A61B7">
        <w:trPr>
          <w:cantSplit/>
        </w:trPr>
        <w:tc>
          <w:tcPr>
            <w:tcW w:w="2977" w:type="dxa"/>
            <w:vAlign w:val="center"/>
          </w:tcPr>
          <w:p w14:paraId="6C260FB1" w14:textId="77777777" w:rsidR="00CB78E2" w:rsidRDefault="00CB78E2" w:rsidP="00E70B5B">
            <w:pPr>
              <w:pStyle w:val="BodyText"/>
            </w:pPr>
            <w:r>
              <w:t>Sardinops sagax</w:t>
            </w:r>
          </w:p>
        </w:tc>
        <w:tc>
          <w:tcPr>
            <w:tcW w:w="1418" w:type="dxa"/>
            <w:vAlign w:val="center"/>
          </w:tcPr>
          <w:p w14:paraId="0B34E49A" w14:textId="77777777" w:rsidR="00CB78E2" w:rsidRDefault="00CB78E2" w:rsidP="00E70B5B">
            <w:pPr>
              <w:pStyle w:val="BodyText"/>
            </w:pPr>
            <w:r>
              <w:t>181</w:t>
            </w:r>
          </w:p>
        </w:tc>
        <w:tc>
          <w:tcPr>
            <w:tcW w:w="1275" w:type="dxa"/>
            <w:vAlign w:val="center"/>
          </w:tcPr>
          <w:p w14:paraId="07329F9F" w14:textId="77777777" w:rsidR="00CB78E2" w:rsidRDefault="00CB78E2" w:rsidP="00E70B5B">
            <w:pPr>
              <w:pStyle w:val="BodyText"/>
            </w:pPr>
            <w:r>
              <w:t>8.8</w:t>
            </w:r>
          </w:p>
        </w:tc>
        <w:tc>
          <w:tcPr>
            <w:tcW w:w="1276" w:type="dxa"/>
            <w:vAlign w:val="center"/>
          </w:tcPr>
          <w:p w14:paraId="3C2248AA" w14:textId="77777777" w:rsidR="00CB78E2" w:rsidRDefault="00CB78E2" w:rsidP="00E70B5B">
            <w:pPr>
              <w:pStyle w:val="BodyText"/>
            </w:pPr>
            <w:r>
              <w:t>882</w:t>
            </w:r>
          </w:p>
        </w:tc>
        <w:tc>
          <w:tcPr>
            <w:tcW w:w="1418" w:type="dxa"/>
            <w:vAlign w:val="center"/>
          </w:tcPr>
          <w:p w14:paraId="0A4A7A8D" w14:textId="77777777" w:rsidR="00CB78E2" w:rsidRDefault="00CB78E2" w:rsidP="00E70B5B">
            <w:pPr>
              <w:pStyle w:val="BodyText"/>
            </w:pPr>
            <w:r>
              <w:t>2.46</w:t>
            </w:r>
          </w:p>
        </w:tc>
      </w:tr>
      <w:tr w:rsidR="00CB78E2" w14:paraId="60D5131B" w14:textId="77777777" w:rsidTr="007A61B7">
        <w:trPr>
          <w:cantSplit/>
        </w:trPr>
        <w:tc>
          <w:tcPr>
            <w:tcW w:w="2977" w:type="dxa"/>
            <w:vAlign w:val="center"/>
          </w:tcPr>
          <w:p w14:paraId="13DCC289" w14:textId="77777777" w:rsidR="00CB78E2" w:rsidRDefault="00CB78E2" w:rsidP="00E70B5B">
            <w:pPr>
              <w:pStyle w:val="BodyText"/>
            </w:pPr>
            <w:r>
              <w:t>Clupea pallasii</w:t>
            </w:r>
          </w:p>
        </w:tc>
        <w:tc>
          <w:tcPr>
            <w:tcW w:w="1418" w:type="dxa"/>
            <w:vAlign w:val="center"/>
          </w:tcPr>
          <w:p w14:paraId="171FCAC1" w14:textId="77777777" w:rsidR="00CB78E2" w:rsidRDefault="00CB78E2" w:rsidP="00E70B5B">
            <w:pPr>
              <w:pStyle w:val="BodyText"/>
            </w:pPr>
            <w:r>
              <w:t>150</w:t>
            </w:r>
          </w:p>
        </w:tc>
        <w:tc>
          <w:tcPr>
            <w:tcW w:w="1275" w:type="dxa"/>
            <w:vAlign w:val="center"/>
          </w:tcPr>
          <w:p w14:paraId="39B1FE71" w14:textId="77777777" w:rsidR="00CB78E2" w:rsidRDefault="00CB78E2" w:rsidP="00E70B5B">
            <w:pPr>
              <w:pStyle w:val="BodyText"/>
            </w:pPr>
            <w:r>
              <w:t>10.1</w:t>
            </w:r>
          </w:p>
        </w:tc>
        <w:tc>
          <w:tcPr>
            <w:tcW w:w="1276" w:type="dxa"/>
            <w:vAlign w:val="center"/>
          </w:tcPr>
          <w:p w14:paraId="7C7B14F5" w14:textId="77777777" w:rsidR="00CB78E2" w:rsidRDefault="00CB78E2" w:rsidP="00E70B5B">
            <w:pPr>
              <w:pStyle w:val="BodyText"/>
            </w:pPr>
            <w:r>
              <w:t>1,011</w:t>
            </w:r>
          </w:p>
        </w:tc>
        <w:tc>
          <w:tcPr>
            <w:tcW w:w="1418" w:type="dxa"/>
            <w:vAlign w:val="center"/>
          </w:tcPr>
          <w:p w14:paraId="18DFE807" w14:textId="77777777" w:rsidR="00CB78E2" w:rsidRDefault="00CB78E2" w:rsidP="00E70B5B">
            <w:pPr>
              <w:pStyle w:val="BodyText"/>
            </w:pPr>
            <w:r>
              <w:t>2.82</w:t>
            </w:r>
          </w:p>
        </w:tc>
      </w:tr>
      <w:tr w:rsidR="00CB78E2" w14:paraId="05BCF799" w14:textId="77777777" w:rsidTr="007A61B7">
        <w:trPr>
          <w:cantSplit/>
        </w:trPr>
        <w:tc>
          <w:tcPr>
            <w:tcW w:w="2977" w:type="dxa"/>
            <w:vAlign w:val="center"/>
          </w:tcPr>
          <w:p w14:paraId="694AE659" w14:textId="77777777" w:rsidR="00CB78E2" w:rsidRDefault="00CB78E2" w:rsidP="00E70B5B">
            <w:pPr>
              <w:pStyle w:val="BodyText"/>
            </w:pPr>
            <w:r>
              <w:t>Scomber japonicus</w:t>
            </w:r>
          </w:p>
        </w:tc>
        <w:tc>
          <w:tcPr>
            <w:tcW w:w="1418" w:type="dxa"/>
            <w:vAlign w:val="center"/>
          </w:tcPr>
          <w:p w14:paraId="7973C19D" w14:textId="77777777" w:rsidR="00CB78E2" w:rsidRDefault="00CB78E2" w:rsidP="00E70B5B">
            <w:pPr>
              <w:pStyle w:val="BodyText"/>
            </w:pPr>
            <w:r>
              <w:t>89</w:t>
            </w:r>
          </w:p>
        </w:tc>
        <w:tc>
          <w:tcPr>
            <w:tcW w:w="1275" w:type="dxa"/>
            <w:vAlign w:val="center"/>
          </w:tcPr>
          <w:p w14:paraId="68D7A9B4" w14:textId="77777777" w:rsidR="00CB78E2" w:rsidRDefault="00CB78E2" w:rsidP="00E70B5B">
            <w:pPr>
              <w:pStyle w:val="BodyText"/>
            </w:pPr>
            <w:r>
              <w:t>15.4</w:t>
            </w:r>
          </w:p>
        </w:tc>
        <w:tc>
          <w:tcPr>
            <w:tcW w:w="1276" w:type="dxa"/>
            <w:vAlign w:val="center"/>
          </w:tcPr>
          <w:p w14:paraId="34966064" w14:textId="77777777" w:rsidR="00CB78E2" w:rsidRDefault="00CB78E2" w:rsidP="00E70B5B">
            <w:pPr>
              <w:pStyle w:val="BodyText"/>
            </w:pPr>
            <w:r>
              <w:t>1,540</w:t>
            </w:r>
          </w:p>
        </w:tc>
        <w:tc>
          <w:tcPr>
            <w:tcW w:w="1418" w:type="dxa"/>
            <w:vAlign w:val="center"/>
          </w:tcPr>
          <w:p w14:paraId="07FCBBCA" w14:textId="77777777" w:rsidR="00CB78E2" w:rsidRDefault="00CB78E2" w:rsidP="00E70B5B">
            <w:pPr>
              <w:pStyle w:val="BodyText"/>
            </w:pPr>
            <w:r>
              <w:t>4.30</w:t>
            </w:r>
          </w:p>
        </w:tc>
      </w:tr>
      <w:tr w:rsidR="00CB78E2" w14:paraId="73FA0D2A" w14:textId="77777777" w:rsidTr="007A61B7">
        <w:trPr>
          <w:cantSplit/>
        </w:trPr>
        <w:tc>
          <w:tcPr>
            <w:tcW w:w="2977" w:type="dxa"/>
            <w:vAlign w:val="center"/>
          </w:tcPr>
          <w:p w14:paraId="3D735970" w14:textId="77777777" w:rsidR="00CB78E2" w:rsidRDefault="00CB78E2" w:rsidP="00E70B5B">
            <w:pPr>
              <w:pStyle w:val="BodyText"/>
            </w:pPr>
            <w:r>
              <w:t>Tactostoma macropus</w:t>
            </w:r>
          </w:p>
        </w:tc>
        <w:tc>
          <w:tcPr>
            <w:tcW w:w="1418" w:type="dxa"/>
            <w:vAlign w:val="center"/>
          </w:tcPr>
          <w:p w14:paraId="0D3AE1A7" w14:textId="77777777" w:rsidR="00CB78E2" w:rsidRDefault="00CB78E2" w:rsidP="00E70B5B">
            <w:pPr>
              <w:pStyle w:val="BodyText"/>
            </w:pPr>
            <w:r>
              <w:t>79</w:t>
            </w:r>
          </w:p>
        </w:tc>
        <w:tc>
          <w:tcPr>
            <w:tcW w:w="1275" w:type="dxa"/>
            <w:vAlign w:val="center"/>
          </w:tcPr>
          <w:p w14:paraId="26EF6D7B" w14:textId="77777777" w:rsidR="00CB78E2" w:rsidRDefault="00CB78E2" w:rsidP="00E70B5B">
            <w:pPr>
              <w:pStyle w:val="BodyText"/>
            </w:pPr>
            <w:r>
              <w:t>17.0</w:t>
            </w:r>
          </w:p>
        </w:tc>
        <w:tc>
          <w:tcPr>
            <w:tcW w:w="1276" w:type="dxa"/>
            <w:vAlign w:val="center"/>
          </w:tcPr>
          <w:p w14:paraId="4A47C8CC" w14:textId="77777777" w:rsidR="00CB78E2" w:rsidRDefault="00CB78E2" w:rsidP="00E70B5B">
            <w:pPr>
              <w:pStyle w:val="BodyText"/>
            </w:pPr>
            <w:r>
              <w:t>1,702</w:t>
            </w:r>
          </w:p>
        </w:tc>
        <w:tc>
          <w:tcPr>
            <w:tcW w:w="1418" w:type="dxa"/>
            <w:vAlign w:val="center"/>
          </w:tcPr>
          <w:p w14:paraId="3EEF0E08" w14:textId="77777777" w:rsidR="00CB78E2" w:rsidRDefault="00CB78E2" w:rsidP="00E70B5B">
            <w:pPr>
              <w:pStyle w:val="BodyText"/>
            </w:pPr>
            <w:r>
              <w:t>4.75</w:t>
            </w:r>
          </w:p>
        </w:tc>
      </w:tr>
      <w:tr w:rsidR="00CB78E2" w14:paraId="055E706B" w14:textId="77777777" w:rsidTr="007A61B7">
        <w:trPr>
          <w:cantSplit/>
        </w:trPr>
        <w:tc>
          <w:tcPr>
            <w:tcW w:w="2977" w:type="dxa"/>
            <w:vAlign w:val="center"/>
          </w:tcPr>
          <w:p w14:paraId="5AD7F04E" w14:textId="77777777" w:rsidR="00CB78E2" w:rsidRDefault="00CB78E2" w:rsidP="00E70B5B">
            <w:pPr>
              <w:pStyle w:val="BodyText"/>
            </w:pPr>
            <w:r>
              <w:t>Stenobrachius leucopsarus†</w:t>
            </w:r>
          </w:p>
        </w:tc>
        <w:tc>
          <w:tcPr>
            <w:tcW w:w="1418" w:type="dxa"/>
            <w:vAlign w:val="center"/>
          </w:tcPr>
          <w:p w14:paraId="292AB754" w14:textId="77777777" w:rsidR="00CB78E2" w:rsidRDefault="00CB78E2" w:rsidP="00E70B5B">
            <w:pPr>
              <w:pStyle w:val="BodyText"/>
            </w:pPr>
            <w:r>
              <w:t>41</w:t>
            </w:r>
          </w:p>
        </w:tc>
        <w:tc>
          <w:tcPr>
            <w:tcW w:w="1275" w:type="dxa"/>
            <w:vAlign w:val="center"/>
          </w:tcPr>
          <w:p w14:paraId="66C7E6EF" w14:textId="77777777" w:rsidR="00CB78E2" w:rsidRDefault="00CB78E2" w:rsidP="00E70B5B">
            <w:pPr>
              <w:pStyle w:val="BodyText"/>
            </w:pPr>
            <w:r>
              <w:t>32.8</w:t>
            </w:r>
          </w:p>
        </w:tc>
        <w:tc>
          <w:tcPr>
            <w:tcW w:w="1276" w:type="dxa"/>
            <w:vAlign w:val="center"/>
          </w:tcPr>
          <w:p w14:paraId="1DF33B5D" w14:textId="77777777" w:rsidR="00CB78E2" w:rsidRDefault="00CB78E2" w:rsidP="00E70B5B">
            <w:pPr>
              <w:pStyle w:val="BodyText"/>
            </w:pPr>
            <w:r>
              <w:t>3,283</w:t>
            </w:r>
          </w:p>
        </w:tc>
        <w:tc>
          <w:tcPr>
            <w:tcW w:w="1418" w:type="dxa"/>
            <w:vAlign w:val="center"/>
          </w:tcPr>
          <w:p w14:paraId="17391EC7" w14:textId="77777777" w:rsidR="00CB78E2" w:rsidRDefault="00CB78E2" w:rsidP="00E70B5B">
            <w:pPr>
              <w:pStyle w:val="BodyText"/>
            </w:pPr>
            <w:r>
              <w:t>9.17</w:t>
            </w:r>
          </w:p>
        </w:tc>
      </w:tr>
      <w:tr w:rsidR="00CB78E2" w14:paraId="31FB2810" w14:textId="77777777" w:rsidTr="007A61B7">
        <w:trPr>
          <w:cantSplit/>
        </w:trPr>
        <w:tc>
          <w:tcPr>
            <w:tcW w:w="2977" w:type="dxa"/>
            <w:vAlign w:val="center"/>
          </w:tcPr>
          <w:p w14:paraId="130B6E39" w14:textId="77777777" w:rsidR="00CB78E2" w:rsidRDefault="00CB78E2" w:rsidP="00E70B5B">
            <w:pPr>
              <w:pStyle w:val="BodyText"/>
            </w:pPr>
            <w:r>
              <w:t>Trachurus symmetricus†</w:t>
            </w:r>
          </w:p>
        </w:tc>
        <w:tc>
          <w:tcPr>
            <w:tcW w:w="1418" w:type="dxa"/>
            <w:vAlign w:val="center"/>
          </w:tcPr>
          <w:p w14:paraId="389040C6" w14:textId="77777777" w:rsidR="00CB78E2" w:rsidRDefault="00CB78E2" w:rsidP="00E70B5B">
            <w:pPr>
              <w:pStyle w:val="BodyText"/>
            </w:pPr>
            <w:r>
              <w:t>24</w:t>
            </w:r>
          </w:p>
        </w:tc>
        <w:tc>
          <w:tcPr>
            <w:tcW w:w="1275" w:type="dxa"/>
            <w:vAlign w:val="center"/>
          </w:tcPr>
          <w:p w14:paraId="1111AB06" w14:textId="77777777" w:rsidR="00CB78E2" w:rsidRDefault="00CB78E2" w:rsidP="00E70B5B">
            <w:pPr>
              <w:pStyle w:val="BodyText"/>
            </w:pPr>
            <w:r>
              <w:t>60.8</w:t>
            </w:r>
          </w:p>
        </w:tc>
        <w:tc>
          <w:tcPr>
            <w:tcW w:w="1276" w:type="dxa"/>
            <w:vAlign w:val="center"/>
          </w:tcPr>
          <w:p w14:paraId="6DDAB668" w14:textId="77777777" w:rsidR="00CB78E2" w:rsidRDefault="00CB78E2" w:rsidP="00E70B5B">
            <w:pPr>
              <w:pStyle w:val="BodyText"/>
            </w:pPr>
            <w:r>
              <w:t>6,076</w:t>
            </w:r>
          </w:p>
        </w:tc>
        <w:tc>
          <w:tcPr>
            <w:tcW w:w="1418" w:type="dxa"/>
            <w:vAlign w:val="center"/>
          </w:tcPr>
          <w:p w14:paraId="7A949A94" w14:textId="77777777" w:rsidR="00CB78E2" w:rsidRDefault="00CB78E2" w:rsidP="00E70B5B">
            <w:pPr>
              <w:pStyle w:val="BodyText"/>
            </w:pPr>
            <w:r>
              <w:t>17.0</w:t>
            </w:r>
          </w:p>
        </w:tc>
      </w:tr>
      <w:tr w:rsidR="00CB78E2" w14:paraId="0851FB0F" w14:textId="77777777" w:rsidTr="007A61B7">
        <w:trPr>
          <w:cantSplit/>
        </w:trPr>
        <w:tc>
          <w:tcPr>
            <w:tcW w:w="2977" w:type="dxa"/>
            <w:vAlign w:val="center"/>
          </w:tcPr>
          <w:p w14:paraId="0B3CB0E0" w14:textId="77777777" w:rsidR="00CB78E2" w:rsidRDefault="00CB78E2" w:rsidP="00E70B5B">
            <w:pPr>
              <w:pStyle w:val="BodyText"/>
            </w:pPr>
            <w:r>
              <w:t>Thaleichthys pacificus†</w:t>
            </w:r>
          </w:p>
        </w:tc>
        <w:tc>
          <w:tcPr>
            <w:tcW w:w="1418" w:type="dxa"/>
            <w:vAlign w:val="center"/>
          </w:tcPr>
          <w:p w14:paraId="325A4AA8" w14:textId="77777777" w:rsidR="00CB78E2" w:rsidRDefault="00CB78E2" w:rsidP="00E70B5B">
            <w:pPr>
              <w:pStyle w:val="BodyText"/>
            </w:pPr>
            <w:r>
              <w:t>23</w:t>
            </w:r>
          </w:p>
        </w:tc>
        <w:tc>
          <w:tcPr>
            <w:tcW w:w="1275" w:type="dxa"/>
            <w:vAlign w:val="center"/>
          </w:tcPr>
          <w:p w14:paraId="4CEEDB3C" w14:textId="77777777" w:rsidR="00CB78E2" w:rsidRDefault="00CB78E2" w:rsidP="00E70B5B">
            <w:pPr>
              <w:pStyle w:val="BodyText"/>
            </w:pPr>
            <w:r>
              <w:t>65.3</w:t>
            </w:r>
          </w:p>
        </w:tc>
        <w:tc>
          <w:tcPr>
            <w:tcW w:w="1276" w:type="dxa"/>
            <w:vAlign w:val="center"/>
          </w:tcPr>
          <w:p w14:paraId="025D5C3A" w14:textId="77777777" w:rsidR="00CB78E2" w:rsidRDefault="00CB78E2" w:rsidP="00E70B5B">
            <w:pPr>
              <w:pStyle w:val="BodyText"/>
            </w:pPr>
            <w:r>
              <w:t>6,532</w:t>
            </w:r>
          </w:p>
        </w:tc>
        <w:tc>
          <w:tcPr>
            <w:tcW w:w="1418" w:type="dxa"/>
            <w:vAlign w:val="center"/>
          </w:tcPr>
          <w:p w14:paraId="52A7BEDD" w14:textId="77777777" w:rsidR="00CB78E2" w:rsidRDefault="00CB78E2" w:rsidP="00E70B5B">
            <w:pPr>
              <w:pStyle w:val="BodyText"/>
            </w:pPr>
            <w:r>
              <w:t>18.2</w:t>
            </w:r>
          </w:p>
        </w:tc>
      </w:tr>
      <w:tr w:rsidR="00CB78E2" w14:paraId="3D3E4F51" w14:textId="77777777" w:rsidTr="007A61B7">
        <w:trPr>
          <w:cantSplit/>
        </w:trPr>
        <w:tc>
          <w:tcPr>
            <w:tcW w:w="2977" w:type="dxa"/>
            <w:tcBorders>
              <w:bottom w:val="single" w:sz="8" w:space="0" w:color="000000"/>
            </w:tcBorders>
            <w:vAlign w:val="center"/>
          </w:tcPr>
          <w:p w14:paraId="4C191F9A" w14:textId="77777777" w:rsidR="00CB78E2" w:rsidRDefault="00CB78E2" w:rsidP="00E70B5B">
            <w:pPr>
              <w:pStyle w:val="BodyText"/>
            </w:pPr>
            <w:r>
              <w:t>Tarletonbeania crenularis†</w:t>
            </w:r>
          </w:p>
        </w:tc>
        <w:tc>
          <w:tcPr>
            <w:tcW w:w="1418" w:type="dxa"/>
            <w:tcBorders>
              <w:bottom w:val="single" w:sz="8" w:space="0" w:color="000000"/>
            </w:tcBorders>
            <w:vAlign w:val="center"/>
          </w:tcPr>
          <w:p w14:paraId="7ADE36C6" w14:textId="77777777" w:rsidR="00CB78E2" w:rsidRDefault="00CB78E2" w:rsidP="00E70B5B">
            <w:pPr>
              <w:pStyle w:val="BodyText"/>
            </w:pPr>
            <w:r>
              <w:t>22</w:t>
            </w:r>
          </w:p>
        </w:tc>
        <w:tc>
          <w:tcPr>
            <w:tcW w:w="1275" w:type="dxa"/>
            <w:tcBorders>
              <w:bottom w:val="single" w:sz="8" w:space="0" w:color="000000"/>
            </w:tcBorders>
            <w:vAlign w:val="center"/>
          </w:tcPr>
          <w:p w14:paraId="39E85659" w14:textId="77777777" w:rsidR="00CB78E2" w:rsidRDefault="00CB78E2" w:rsidP="00E70B5B">
            <w:pPr>
              <w:pStyle w:val="BodyText"/>
            </w:pPr>
            <w:r>
              <w:t>70.8</w:t>
            </w:r>
          </w:p>
        </w:tc>
        <w:tc>
          <w:tcPr>
            <w:tcW w:w="1276" w:type="dxa"/>
            <w:tcBorders>
              <w:bottom w:val="single" w:sz="8" w:space="0" w:color="000000"/>
            </w:tcBorders>
            <w:vAlign w:val="center"/>
          </w:tcPr>
          <w:p w14:paraId="214556F2" w14:textId="77777777" w:rsidR="00CB78E2" w:rsidRDefault="00CB78E2" w:rsidP="00E70B5B">
            <w:pPr>
              <w:pStyle w:val="BodyText"/>
            </w:pPr>
            <w:r>
              <w:t>7,078</w:t>
            </w:r>
          </w:p>
        </w:tc>
        <w:tc>
          <w:tcPr>
            <w:tcW w:w="1418" w:type="dxa"/>
            <w:tcBorders>
              <w:bottom w:val="single" w:sz="8" w:space="0" w:color="000000"/>
            </w:tcBorders>
            <w:vAlign w:val="center"/>
          </w:tcPr>
          <w:p w14:paraId="7C2547BE" w14:textId="77777777" w:rsidR="00CB78E2" w:rsidRDefault="00CB78E2" w:rsidP="00E70B5B">
            <w:pPr>
              <w:pStyle w:val="BodyText"/>
            </w:pPr>
            <w:r>
              <w:t>19.8</w:t>
            </w:r>
          </w:p>
        </w:tc>
      </w:tr>
    </w:tbl>
    <w:p w14:paraId="1A75A3AE" w14:textId="77777777" w:rsidR="00F52C0A" w:rsidRDefault="00F52C0A" w:rsidP="00E70B5B">
      <w:pPr>
        <w:pStyle w:val="BodyText"/>
      </w:pPr>
    </w:p>
    <w:p w14:paraId="2E15081A" w14:textId="77777777" w:rsidR="0032076E" w:rsidRDefault="00D04708" w:rsidP="000545D1">
      <w:pPr>
        <w:pStyle w:val="Heading1"/>
        <w:spacing w:before="0" w:after="0" w:line="480" w:lineRule="auto"/>
      </w:pPr>
      <w:bookmarkStart w:id="41" w:name="fig:epsilon_sp"/>
      <w:bookmarkStart w:id="42" w:name="discussion"/>
      <w:bookmarkEnd w:id="36"/>
      <w:bookmarkEnd w:id="41"/>
      <w:r>
        <w:t>Discussion</w:t>
      </w:r>
    </w:p>
    <w:p w14:paraId="77E4A8A1" w14:textId="77777777" w:rsidR="00D00D31" w:rsidRDefault="00000000" w:rsidP="00E70B5B">
      <w:pPr>
        <w:pStyle w:val="BodyText"/>
      </w:pPr>
      <w:bookmarkStart w:id="43" w:name="sampling-optimisaion"/>
      <w:r>
        <w:t xml:space="preserve">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w:t>
      </w:r>
      <w:r>
        <w:lastRenderedPageBreak/>
        <w:t>eDNA fields (Appendix S1: Figure S1). Optimal sampling effort is therefore not universal but depends on the spatial autocorrelation of the target species and on the precision a survey requires.</w:t>
      </w:r>
    </w:p>
    <w:p w14:paraId="1A262ADE" w14:textId="77777777" w:rsidR="000900A5" w:rsidRDefault="000900A5" w:rsidP="00E70B5B">
      <w:pPr>
        <w:pStyle w:val="BodyText"/>
      </w:pPr>
    </w:p>
    <w:p w14:paraId="45473C39" w14:textId="77777777" w:rsidR="00F87A78" w:rsidRDefault="00D328B7" w:rsidP="005A7757">
      <w:pPr>
        <w:pStyle w:val="Heading2"/>
        <w:spacing w:line="480" w:lineRule="auto"/>
      </w:pPr>
      <w:bookmarkStart w:id="44" w:name="OLE_LINK2"/>
      <w:r>
        <w:t>Sampling effort, spatial autocorrelation and prediction accuracy</w:t>
      </w:r>
    </w:p>
    <w:p w14:paraId="58DE2BAD" w14:textId="77777777" w:rsidR="00D00D31" w:rsidRDefault="00000000" w:rsidP="00E70B5B">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Additionally, acceptable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5E3E64F0" w14:textId="77777777" w:rsidR="00F87A78" w:rsidRDefault="00F87A78" w:rsidP="00E70B5B">
      <w:pPr>
        <w:pStyle w:val="BodyText"/>
      </w:pPr>
    </w:p>
    <w:p w14:paraId="1AB323E8" w14:textId="77777777" w:rsidR="00D00D31" w:rsidRDefault="00000000" w:rsidP="00E70B5B">
      <w:pPr>
        <w:pStyle w:val="BodyText"/>
      </w:pPr>
      <w:del w:id="45" w:author="Gledis Guri" w:date="2026-10-08T12:00:00Z">
        <w:r>
          <w:delText>Although effort is reported per 10,000 km</w:delText>
        </w:r>
        <w:r>
          <w:rPr>
            <w:vertAlign w:val="superscript"/>
          </w:rPr>
          <w:delText>2</w:delText>
        </w:r>
        <w:r>
          <w:delText xml:space="preserve">, due to its dependence on the study domain and the number of samples, what matters most is how far apart samples are relative to the autocorrelation of a species. A sampling effort </w:delText>
        </w:r>
        <w:r>
          <w:rPr>
            <w:i/>
          </w:rPr>
          <w:delText>E</w:delText>
        </w:r>
        <w:r>
          <w:delText xml:space="preserve"> places samples roughly </w:delText>
        </w:r>
        <w:r>
          <w:sym w:font="Symbol" w:char="F0D6"/>
        </w:r>
        <w:r>
          <w:delText>(10,000/</w:delText>
        </w:r>
        <w:r>
          <w:rPr>
            <w:i/>
          </w:rPr>
          <w:delText>E</w:delText>
        </w:r>
        <w:r>
          <w:delText>) km apart, so the effort needed for a given target error can equivalently be expressed as the ratio of sample spacing to length-scale (</w:delText>
        </w:r>
        <w:r>
          <w:rPr>
            <w:i/>
          </w:rPr>
          <w:delText>d</w:delText>
        </w:r>
        <w:r>
          <w:delText>/</w:delText>
        </w:r>
        <w:r>
          <w:rPr>
            <w:i/>
          </w:rPr>
          <w:delText>ρ</w:delText>
        </w:r>
        <w:r>
          <w:delText>). In the 2019 survey (</w:delText>
        </w:r>
        <w:r>
          <w:rPr>
            <w:i/>
          </w:rPr>
          <w:delText>E</w:delText>
        </w:r>
        <w:r>
          <w:delText xml:space="preserve"> = 3.6), spacing was about 53 km, giving a </w:delText>
        </w:r>
        <w:r>
          <w:rPr>
            <w:i/>
          </w:rPr>
          <w:delText>d</w:delText>
        </w:r>
        <w:r>
          <w:delText>/</w:delText>
        </w:r>
        <w:r>
          <w:rPr>
            <w:i/>
          </w:rPr>
          <w:delText>ρ</w:delText>
        </w:r>
        <w:r>
          <w:delText xml:space="preserve"> ratio of roughly 2.4 for the patchiest taxon (</w:delText>
        </w:r>
        <w:r>
          <w:rPr>
            <w:i/>
          </w:rPr>
          <w:delText>ρ</w:delText>
        </w:r>
        <w:r>
          <w:delText xml:space="preserve"> = 22 km) and 0.04 for the smoothest (</w:delText>
        </w:r>
        <w:r>
          <w:rPr>
            <w:i/>
          </w:rPr>
          <w:delText>ρ</w:delText>
        </w:r>
        <w:r>
          <w:delText xml:space="preserve"> = 1283 km; Table 1). In the first case neighboring samples are separated by more than two length-scales and share little information, whereas in the second many samples fall within a single length-scale and carry overlapping information, which is why the same effort can be too sparse for one taxon and </w:delText>
        </w:r>
        <w:r>
          <w:lastRenderedPageBreak/>
          <w:delText xml:space="preserve">sufficient for another. Expressing effort relative to length-scale also makes the result easier to carry to domains of different size or to surveys with different numbers of depths, although the ratio is not a single fixed threshold because error depends on </w:delText>
        </w:r>
        <w:r>
          <w:rPr>
            <w:i/>
          </w:rPr>
          <w:delText>E</w:delText>
        </w:r>
        <w:r>
          <w:delText xml:space="preserve"> and </w:delText>
        </w:r>
        <w:r>
          <w:rPr>
            <w:i/>
          </w:rPr>
          <w:delText>ρ</w:delText>
        </w:r>
        <w:r>
          <w:delText xml:space="preserve"> jointly (Eq. 6), and its transferability beyond the domain and length-scales studied here remains to be tested.</w:delText>
        </w:r>
      </w:del>
      <w:ins w:id="46" w:author="Gledis Guri" w:date="2026-10-08T12:00:00Z">
        <w:r>
          <w:t xml:space="preserve">Why should the same effort suffice for one taxon but not for another? The answer lies in the joint dependence of error on sampling density and length-scale in Eq. 6 (the interaction </w:t>
        </w:r>
        <w:r>
          <w:rPr>
            <w:i/>
            <w:iCs/>
          </w:rPr>
          <w:t>γ</w:t>
        </w:r>
        <w:r>
          <w:t xml:space="preserve">), and expressing effort relative to the length-scale of a species offers an intuitive way to see it. We did not vary the spacing of samples independently of their density in this study, so what follows is an interpretation of the fitted error–effort relationship rather than a separate result. Because samples fell at random within a fixed domain, a density </w:t>
        </w:r>
        <w:r>
          <w:rPr>
            <w:i/>
            <w:iCs/>
          </w:rPr>
          <w:t>E</w:t>
        </w:r>
        <w:r>
          <w:t xml:space="preserve"> corresponds to an average spacing (</w:t>
        </w:r>
        <w:r>
          <w:rPr>
            <w:i/>
            <w:iCs/>
          </w:rPr>
          <w:t>d</w:t>
        </w:r>
        <w:r>
          <w:t>) of roughly √(10,000/</w:t>
        </w:r>
        <w:r>
          <w:rPr>
            <w:i/>
            <w:iCs/>
          </w:rPr>
          <w:t>E</w:t>
        </w:r>
        <w:r>
          <w:t xml:space="preserve">) km between neighboring samples, and the ratio </w:t>
        </w:r>
        <w:r>
          <w:rPr>
            <w:i/>
            <w:iCs/>
          </w:rPr>
          <w:t>d</w:t>
        </w:r>
        <w:r>
          <w:t>/</w:t>
        </w:r>
        <w:r>
          <w:rPr>
            <w:i/>
            <w:iCs/>
          </w:rPr>
          <w:t>ρ</w:t>
        </w:r>
        <w:r>
          <w:t xml:space="preserve"> indicates how many length-scales separate them. In the 2019 survey (</w:t>
        </w:r>
        <w:r>
          <w:rPr>
            <w:i/>
            <w:iCs/>
          </w:rPr>
          <w:t>E</w:t>
        </w:r>
        <w:r>
          <w:t xml:space="preserve"> = 3.6), </w:t>
        </w:r>
        <w:r>
          <w:rPr>
            <w:i/>
            <w:iCs/>
          </w:rPr>
          <w:t>d</w:t>
        </w:r>
        <w:r>
          <w:t xml:space="preserve"> was about 53 km, giving </w:t>
        </w:r>
        <w:r>
          <w:rPr>
            <w:i/>
            <w:iCs/>
          </w:rPr>
          <w:t>d</w:t>
        </w:r>
        <w:r>
          <w:t>/</w:t>
        </w:r>
        <w:r>
          <w:rPr>
            <w:i/>
            <w:iCs/>
          </w:rPr>
          <w:t>ρ</w:t>
        </w:r>
        <w:r>
          <w:t xml:space="preserve"> ≈ 2.4 for the patchiest taxon (</w:t>
        </w:r>
        <w:r>
          <w:rPr>
            <w:i/>
            <w:iCs/>
          </w:rPr>
          <w:t>ρ</w:t>
        </w:r>
        <w:r>
          <w:t xml:space="preserve"> = 22 km) and ≈ 0.04 for the smoothest (</w:t>
        </w:r>
        <w:r>
          <w:rPr>
            <w:i/>
            <w:iCs/>
          </w:rPr>
          <w:t>ρ</w:t>
        </w:r>
        <w:r>
          <w:t xml:space="preserve"> = 1283 km; Table 1). In the first case, neighboring samples lie more than two length-scales apart and share little information; in the second, many samples fall within a single length-scale and carry overlapping information. This view may also help users carry the results to domains of different size or to surveys with different numbers of depth layers, but </w:t>
        </w:r>
        <w:r>
          <w:rPr>
            <w:i/>
            <w:iCs/>
          </w:rPr>
          <w:t>d</w:t>
        </w:r>
        <w:r>
          <w:t>/</w:t>
        </w:r>
        <w:r>
          <w:rPr>
            <w:i/>
            <w:iCs/>
          </w:rPr>
          <w:t>ρ</w:t>
        </w:r>
        <w:r>
          <w:t xml:space="preserve"> is not a single fixed threshold, because error depends on </w:t>
        </w:r>
        <w:r>
          <w:rPr>
            <w:i/>
            <w:iCs/>
          </w:rPr>
          <w:t>E</w:t>
        </w:r>
        <w:r>
          <w:t xml:space="preserve"> and </w:t>
        </w:r>
        <w:r>
          <w:rPr>
            <w:i/>
            <w:iCs/>
          </w:rPr>
          <w:t>ρ</w:t>
        </w:r>
        <w:r>
          <w:t xml:space="preserve"> jointly (Eq. 6), and future work should test whether it transfers beyond the domain and length-scales studied here.</w:t>
        </w:r>
      </w:ins>
    </w:p>
    <w:p w14:paraId="65753127" w14:textId="77777777" w:rsidR="00C30665" w:rsidRDefault="00C30665" w:rsidP="00E70B5B">
      <w:pPr>
        <w:pStyle w:val="BodyText"/>
      </w:pPr>
    </w:p>
    <w:p w14:paraId="5BEB9602" w14:textId="6ADA7462" w:rsidR="000533E5" w:rsidRDefault="00000000" w:rsidP="002E0707">
      <w:pPr>
        <w:pStyle w:val="Heading2"/>
        <w:spacing w:line="480" w:lineRule="auto"/>
      </w:pPr>
      <w:r>
        <w:t>Empirical example: agreement with observed data and implications</w:t>
      </w:r>
    </w:p>
    <w:p w14:paraId="77E6B9B1" w14:textId="59AFBC5A" w:rsidR="00D00D31" w:rsidRDefault="00000000" w:rsidP="00E70B5B">
      <w:pPr>
        <w:pStyle w:val="BodyText"/>
      </w:pPr>
      <w:r>
        <w:t xml:space="preserve">In the empirical example, the error model estimated </w:t>
      </w:r>
      <w:r>
        <w:t xml:space="preserve">from the observed data reproduced the structure of the model estimated from the simulations. This supports the use of the simulation-derived coefficients for taxa and domains similar to those studied here. </w:t>
      </w:r>
    </w:p>
    <w:p w14:paraId="696EBBE0" w14:textId="10D2BD46" w:rsidR="00D00D31" w:rsidRDefault="00000000" w:rsidP="003E57EA">
      <w:pPr>
        <w:pStyle w:val="BodyText"/>
      </w:pPr>
      <w:bookmarkStart w:id="47" w:name="OLE_LINK13"/>
      <w:r>
        <w:lastRenderedPageBreak/>
        <w:t xml:space="preserve">The empirical example is also the main limit on how far these </w:t>
      </w:r>
      <w:r>
        <w:t>conclusions can be generalized. It covers 12 fish species from a single region, season (summer 2019), survey and assay, within one domain of about 200,000 km</w:t>
      </w:r>
      <w:r>
        <w:rPr>
          <w:vertAlign w:val="superscript"/>
        </w:rPr>
        <w:t>2</w:t>
      </w:r>
      <w:r>
        <w:t xml:space="preserve">,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w:t>
      </w:r>
      <w:del w:id="48" w:author="Gledis Guri" w:date="2026-10-08T12:00:00Z">
        <w:r>
          <w:delText>built to test this directly, because the same workflow can be applied to any dataset</w:delText>
        </w:r>
      </w:del>
      <w:ins w:id="49" w:author="Gledis Guri" w:date="2026-10-08T12:00:00Z">
        <w:r>
          <w:t>built to test this, because researchers can apply the same workflow to any dataset</w:t>
        </w:r>
      </w:ins>
      <w:r>
        <w:t xml:space="preserve"> using the archived code.</w:t>
      </w:r>
    </w:p>
    <w:p w14:paraId="582A74E3" w14:textId="77777777" w:rsidR="00BF0925" w:rsidRDefault="00BF0925" w:rsidP="003E57EA">
      <w:pPr>
        <w:pStyle w:val="BodyText"/>
      </w:pPr>
    </w:p>
    <w:bookmarkEnd w:id="44"/>
    <w:bookmarkEnd w:id="47"/>
    <w:p w14:paraId="6FD3139C" w14:textId="77777777" w:rsidR="00A318B1" w:rsidRPr="000D2BF7" w:rsidRDefault="000F7C17" w:rsidP="003E57EA">
      <w:pPr>
        <w:pStyle w:val="Heading2"/>
        <w:spacing w:line="480" w:lineRule="auto"/>
        <w:rPr>
          <w:i/>
          <w:iCs/>
        </w:rPr>
      </w:pPr>
      <w:r>
        <w:t>Assumptions and limitations of the method</w:t>
      </w:r>
    </w:p>
    <w:p w14:paraId="0FA43E23" w14:textId="32BDCF41" w:rsidR="00D00D31" w:rsidRDefault="00000000" w:rsidP="003E57EA">
      <w:pPr>
        <w:pStyle w:val="BodyText"/>
      </w:pPr>
      <w:r>
        <w:t xml:space="preserve">A first limitation concerns how well </w:t>
      </w:r>
      <w:r>
        <w:rPr>
          <w:i/>
        </w:rPr>
        <w:t>ρ</w:t>
      </w:r>
      <w:r>
        <w:t xml:space="preserve"> itself can be esti</w:t>
      </w:r>
      <w:r>
        <w:t xml:space="preserve">mated at the sampling effort available in the empirical example. The 358 samples correspond to </w:t>
      </w:r>
      <w:r>
        <w:rPr>
          <w:i/>
        </w:rPr>
        <w:t>E</w:t>
      </w:r>
      <w:r>
        <w:t xml:space="preserve"> = 3.6 samples per 10,000 km</w:t>
      </w:r>
      <w:r>
        <w:rPr>
          <w:vertAlign w:val="superscript"/>
        </w:rPr>
        <w:t>2</w:t>
      </w:r>
      <w:r>
        <w:t xml:space="preserve"> per depth layer, below the density at </w:t>
      </w:r>
      <w:r>
        <w:t xml:space="preserve">which the recovery of </w:t>
      </w:r>
      <w:r>
        <w:rPr>
          <w:i/>
        </w:rPr>
        <w:t>ρ</w:t>
      </w:r>
      <w:r>
        <w:t xml:space="preserve"> stabilized in the simulations (Figure 4A</w:t>
      </w:r>
      <w:r>
        <w:t>). At this effort, length-scales may be over- or under-estimated at both ends of the range. For very patchy taxa (</w:t>
      </w:r>
      <w:r>
        <w:rPr>
          <w:i/>
        </w:rPr>
        <w:t>ρ</w:t>
      </w:r>
      <w:r>
        <w:t xml:space="preserve"> below roughly 50 km), spacing is comparable to or greater than the distance over which samples remain correlated, so few sample pairs resolve how quickly correlation decays. For very smooth </w:t>
      </w:r>
      <w:r>
        <w:t>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w:t>
      </w:r>
      <w:ins w:id="50" w:author="Gledis Guri" w:date="2026-10-08T12:00:00Z">
        <w:r>
          <w:t xml:space="preserve"> More generally, the length-scale and amplitude of a GP are notoriously difficult to estimate: they are only weakly identified individually, and recovering them reliably requires dense sampling relative to </w:t>
        </w:r>
        <w:r>
          <w:rPr>
            <w:i/>
            <w:iCs/>
          </w:rPr>
          <w:t>ρ</w:t>
        </w:r>
        <w:r>
          <w:t xml:space="preserve"> and a </w:t>
        </w:r>
        <w:r>
          <w:lastRenderedPageBreak/>
          <w:t>domain that is large relative to it (Zhang, 2004; Kaufman &amp; Shaby, 2013).</w:t>
        </w:r>
      </w:ins>
      <w:r>
        <w:t xml:space="preserve">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2AF07EF0" w14:textId="437FA763" w:rsidR="00AE268E" w:rsidRDefault="00000000" w:rsidP="00E70B5B">
      <w:pPr>
        <w:pStyle w:val="BodyText"/>
      </w:pPr>
      <w:r>
        <w:t xml:space="preserve">Extrapolating from simulations to natural </w:t>
      </w:r>
      <w:r>
        <w:t xml:space="preserve">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w:t>
      </w:r>
    </w:p>
    <w:p w14:paraId="674275D5" w14:textId="77777777" w:rsidR="00AE268E" w:rsidRDefault="00000000" w:rsidP="00E70B5B">
      <w:pPr>
        <w:pStyle w:val="BodyText"/>
      </w:pPr>
      <w:r>
        <w:t xml:space="preserve">In addition, ecological processes such as migration, schooling, habitat discontinuities or patchy prey fields can also generate multi-scale patterns that depart from a single characteristic length-scale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in the simulations. </w:t>
      </w:r>
    </w:p>
    <w:p w14:paraId="7BAF5281" w14:textId="77777777" w:rsidR="00D00D31" w:rsidRDefault="00000000" w:rsidP="00E70B5B">
      <w:pPr>
        <w:pStyle w:val="BodyText"/>
      </w:pPr>
      <w:r>
        <w:t xml:space="preserve">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0FFD0ECF" w14:textId="77777777" w:rsidR="00D00D31" w:rsidRDefault="00000000" w:rsidP="00E70B5B">
      <w:pPr>
        <w:pStyle w:val="BodyText"/>
      </w:pPr>
      <w:r>
        <w:t xml:space="preserve">Furthermore, the simulation assumes a stationary GP with fixed amplitude and noise and a single length-scale across depths, whereas real eDNA fields may have variable variance structure and dependence on environmental covariates such as temperature, salinity, chlorophyll and bathymetry </w:t>
      </w:r>
      <w:r>
        <w:lastRenderedPageBreak/>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 In addition, Eq. 7 reflects the GP model used here, and models that survey teams build in the future from their own data (for example with different kernels, covariates, priors or observation models) can add further variance, so realized errors may exceed the target error (</w:t>
      </w:r>
      <w:r>
        <w:rPr>
          <w:i/>
        </w:rPr>
        <w:t>ε</w:t>
      </w:r>
      <w:r>
        <w:rPr>
          <w:vertAlign w:val="superscript"/>
        </w:rPr>
        <w:t>*</w:t>
      </w:r>
      <w:r>
        <w:t>) even when the recommended sampling density is achieved.</w:t>
      </w:r>
    </w:p>
    <w:p w14:paraId="7A2DDCE8" w14:textId="77777777" w:rsidR="00D00D31" w:rsidRDefault="00000000" w:rsidP="00E70B5B">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w:t>
      </w:r>
      <w:r>
        <w:fldChar w:fldCharType="begin"/>
      </w:r>
      <w:r>
        <w:instrText xml:space="preserve"> ADDIN ZOTERO_ITEM CSL_CITATION {"citationItems":[{"id":4808,"uris":["http://zotero.org/users/9456007/items/PZMXF3Y4"],"itemData":{"id":4808,"type":"article-journal","abstract":"Abstract\n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P."}],"issued":{"date-parts":[["2023",5]]}}},{"id":99001,"uris":["http://zotero.org/users/9456007/items/U8Y2U7U9"],"itemData":{"id":99001,"type":"article-journal","citation-key":"dias2025","container-title":"Scientific Reports","DOI":"10.1038/s41598-025-12916-5","ISSN":"2045-2322","issue":"1","journalAbbreviation":"Sci Rep","language":"en","page":"26791","source":"DOI.org (Crossref)","title":"Differential decay of multiple environmental nucleic acid components","URL":"https://www.nature.com/articles/s41598-025-12916-5","volume":"15","author":[{"family":"Brandão‐Dias","given":"Pedro Fp"},{"family":"Shaffer","given":"Megan"},{"family":"Guri","given":"Gledis"},{"family":"Parsons","given":"Kim M."},{"family":"Kelly","given":"Ryan P."},{"family":"Allan","given":"Elizabeth Andruszkiewicz"}],"issued":{"date-parts":[["2025",7,23]]}}}],"schema":"https://github.com/citation-style-language/schema/raw/master/csl-citation.json","citationID":"RR1G9juY","properties":{"unsorted":false,"formattedCitation":"(Brand\\uc0\\u227{}o\\uc0\\u8208{}Dias et al., 2023, 2025)","plainCitation":"(Brandão‐Dias et al., 2023, 2025)","noteIndex":0}} </w:instrText>
      </w:r>
      <w:r>
        <w:fldChar w:fldCharType="separate"/>
      </w:r>
      <w:r>
        <w:rPr>
          <w:noProof/>
        </w:rPr>
        <w:t>(Brandão‐Dias et al., 2025)</w:t>
      </w:r>
      <w:r>
        <w:fldChar w:fldCharType="end"/>
      </w:r>
      <w:r>
        <w:t xml:space="preserve">. Such integration is embedded within the inferred length-scale, so </w:t>
      </w:r>
      <w:r>
        <w:rPr>
          <w:i/>
          <w:iCs/>
          <w:lang w:val="el-GR"/>
        </w:rPr>
        <w:t>ρ</w:t>
      </w:r>
      <w:r>
        <w:t xml:space="preserve"> should be interpreted as an effective length-scale of the observed 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bookmarkStart w:id="51" w:name="OLE_LINK3"/>
      <w:r>
        <w:t xml:space="preserve"> In a small domain, the autocorrelation scale of the observed eDNA field may exceed the survey extent, making the field appear nearly uniform and the depth-specific mean (</w:t>
      </w:r>
      <w:r>
        <w:rPr>
          <w:i/>
        </w:rPr>
        <w:t>μ</w:t>
      </w:r>
      <w:r>
        <w:rPr>
          <w:i/>
          <w:vertAlign w:val="subscript"/>
        </w:rPr>
        <w:t>d</w:t>
      </w:r>
      <w:r>
        <w:t xml:space="preserve">) difficult to estimate independently of the spatial process, as observed in our simulations (Figure 4C) and reported previously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C80BBF2" w14:textId="77777777" w:rsidR="008540C6" w:rsidRDefault="008540C6" w:rsidP="00E70B5B">
      <w:pPr>
        <w:pStyle w:val="BodyText"/>
      </w:pPr>
    </w:p>
    <w:p w14:paraId="01B722F0" w14:textId="77777777" w:rsidR="00BD1D03" w:rsidRDefault="00000000" w:rsidP="000545D1">
      <w:pPr>
        <w:pStyle w:val="Heading1"/>
        <w:spacing w:before="0" w:after="0" w:line="480" w:lineRule="auto"/>
      </w:pPr>
      <w:r>
        <w:lastRenderedPageBreak/>
        <w:t>Perspectives and applications</w:t>
      </w:r>
    </w:p>
    <w:p w14:paraId="69C3F381" w14:textId="143CA061" w:rsidR="00D00D31" w:rsidRDefault="00000000" w:rsidP="00E70B5B">
      <w:pPr>
        <w:pStyle w:val="BodyText"/>
      </w:pPr>
      <w:r>
        <w:t xml:space="preserve">The eDNA Survey Planner turns a single estimable quantity, the spatial autocorrelation of the </w:t>
      </w:r>
      <w:r>
        <w:t xml:space="preserve">target taxon, into a transparent calculation that survey teams can run before fieldwork begins. It needs only an outline of the study domain, a prior estimate of </w:t>
      </w:r>
      <w:r>
        <w:rPr>
          <w:i/>
        </w:rPr>
        <w:t>ρ</w:t>
      </w:r>
      <w:r>
        <w:t xml:space="preserve"> and a target error, runs in a web browser (also offline) without installation and uploads no survey data, so it is accessible to the people who allocate survey time and resources and not only to</w:t>
      </w:r>
      <w:r>
        <w:t xml:space="preserve"> </w:t>
      </w:r>
      <w:r>
        <w:t xml:space="preserve">those who fit geostatistical models. Users can apply it in either direction, converting a target error into the sampling density a survey needs, or converting a fixed sample budget into the area that budget can cover at that error. Because users can apply the same relationship to an existing design, the planner also supports retrospective use, as in the empirical example, where it showed how far a completed </w:t>
      </w:r>
      <w:r>
        <w:t>survey met a stated precision for each taxon.</w:t>
      </w:r>
    </w:p>
    <w:p w14:paraId="1D617D0D" w14:textId="6C1F4891" w:rsidR="00107E75" w:rsidRDefault="00000000" w:rsidP="00E70B5B">
      <w:pPr>
        <w:pStyle w:val="BodyText"/>
      </w:pPr>
      <w:r>
        <w:t xml:space="preserve">For data collection, the planner lets survey teams state their assumptions about spatial structure and precision at the proposal stage and compare designs for taxa with different length-scales. The value of the planner depends on what a survey is meant to deliver. For stock assessment the key output is usually an aggregate abundance or biomass index, to which spatial structure contributes mainly </w:t>
      </w:r>
      <w:r>
        <w:t xml:space="preserve">through the precision of that index </w:t>
      </w:r>
      <w:r>
        <w:fldChar w:fldCharType="begin"/>
      </w:r>
      <w:r>
        <w: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and the 2025 U.S.-Canada Pacific hake assessment incorporated an eDNA-derived abundance index for the first time </w:t>
      </w:r>
      <w:r>
        <w:fldChar w:fldCharType="begin"/>
      </w:r>
      <w:r>
        <w:instrText xml:space="preserve"> ADDIN ZOTERO_ITEM CSL_CITATION {"citationItems":[{"id":99002,"uris":["http://zotero.org/users/9456007/items/STZS5KKI"],"itemData":{"id":99002,"type":"article-journal","citation-key":"johnson2025","DOI":"10.25923/B5XS-S331","language":"en","publisher":"NOAA National Marine Fisheries Service Northwest Fisheries Science Center","source":"DOI.org (Datacite)","title":"Status of the Pacific Hake (whiting) stock in U.S. and Canadian waters in 2025","URL":"https://repository.library.noaa.gov/view/noaa/67186","author":[{"family":"Johnson","given":"Kelli"},{"family":"Edwards","given":"Andrew"},{"family":"Berger","given":"Aaron"},{"family":"Grandin","given":"Chris"},{"family":"Wetzel","given":"Chantel"}],"issued":{"date-parts":[["2025"]]}}}],"schema":"https://github.com/citation-style-language/schema/raw/master/csl-citation.json","citationID":"DYE4ZmvE","properties":{"unsorted":false,"formattedCitation":"(Johnson et al., 2025)","plainCitation":"(Johnson et al., 2025)","noteIndex":0}} </w:instrText>
      </w:r>
      <w:r>
        <w:fldChar w:fldCharType="separate"/>
      </w:r>
      <w:r>
        <w:rPr>
          <w:noProof/>
        </w:rPr>
        <w:t>(Johnson et al., 2025)</w:t>
      </w:r>
      <w:r>
        <w:fldChar w:fldCharType="end"/>
      </w:r>
      <w:r>
        <w:t xml:space="preserve">. The planner’s </w:t>
      </w:r>
      <w:r>
        <w:t xml:space="preserve">error metric, which measures how well a whole field is reconstructed, is not the same as the uncertainty of an area-integrated total, </w:t>
      </w:r>
      <w:del w:id="52" w:author="Gledis Guri" w:date="2026-10-08T12:00:00Z">
        <w:r>
          <w:delText>so it should not be read as a direct measure of assessment precision. It applies directly where</w:delText>
        </w:r>
      </w:del>
      <w:ins w:id="53" w:author="Gledis Guri" w:date="2026-10-08T12:00:00Z">
        <w:r>
          <w:t>so users should not treat it as a measure of assessment precision. It applies where</w:t>
        </w:r>
      </w:ins>
      <w:r>
        <w:t xml:space="preserve"> the spatial field itself is the product, as in distribution maps, range shifts, protected areas, bycatch avoidance and multispecies management </w:t>
      </w:r>
      <w:r>
        <w:fldChar w:fldCharType="begin"/>
      </w:r>
      <w:r>
        <w: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In these cases sampling density is often the bottleneck, because conventional surveys are </w:t>
      </w:r>
      <w:r>
        <w:lastRenderedPageBreak/>
        <w:t xml:space="preserve">costly and cover space sparsely </w:t>
      </w:r>
      <w:r>
        <w:fldChar w:fldCharType="begin"/>
      </w:r>
      <w:r>
        <w: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whereas eDNA tends to lower the cost and effort of sampling </w:t>
      </w:r>
      <w:r>
        <w:fldChar w:fldCharType="begin"/>
      </w:r>
      <w:r>
        <w: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many more sampling points. </w:t>
      </w:r>
      <w:del w:id="54" w:author="Gledis Guri" w:date="2026-10-08T12:00:00Z">
        <w:r>
          <w:delText>It is best seen as complementing conventional gear</w:delText>
        </w:r>
      </w:del>
      <w:ins w:id="55" w:author="Gledis Guri" w:date="2026-10-08T12:00:00Z">
        <w:r>
          <w:t>We see eDNA as complementing conventional gear</w:t>
        </w:r>
      </w:ins>
      <w:r>
        <w:t xml:space="preserve"> rather than replacing it </w:t>
      </w:r>
      <w:r>
        <w:fldChar w:fldCharType="begin"/>
      </w:r>
      <w:r>
        <w:instrText xml:space="preserve"> ADDIN ZOTERO_ITEM CSL_CITATION {"citationItems":[{"id":619,"uris":["http://zotero.org/users/9456007/items/HEWRJKJD"],"itemData":{"id":619,"type":"article-journal","abstract":"Abstract\n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citationID":"rjDhkXkS","properties":{"unsorted":false,"formattedCitation":"(Guri et al., 2024; Hansen et al., 2018; Lacoursi\\uc0\\u232{}re-Roussel et al., 2016; Ram\\uc0\\u237{}rez-Amaro et al., 2022; Salter et al., 2026)","plainCitation":"(Guri et al., 2024; Hansen et al., 2018; Lacoursière-Roussel et al., 2016; Ramírez-Amaro et al., 2022; Salter et al., 2026)","noteIndex":0}} </w:instrText>
      </w:r>
      <w:r>
        <w:fldChar w:fldCharType="separate"/>
      </w:r>
      <w:r>
        <w:rPr>
          <w:noProof/>
        </w:rPr>
        <w:t>(Guri et al., 2024; Hansen et al., 2018; Lacoursière-Roussel et al., 2016; Ramírez-Amaro et al., 2022; Salter et al., 2026)</w:t>
      </w:r>
      <w:r>
        <w:fldChar w:fldCharType="end"/>
      </w:r>
      <w:r>
        <w:t xml:space="preserve">. </w:t>
      </w:r>
    </w:p>
    <w:p w14:paraId="40071664" w14:textId="77777777" w:rsidR="006640EB" w:rsidRDefault="00000000" w:rsidP="00E70B5B">
      <w:pPr>
        <w:pStyle w:val="BodyText"/>
      </w:pPr>
      <w:r>
        <w:t xml:space="preserve">For monitoring and management, </w:t>
      </w:r>
      <w:del w:id="56" w:author="Gledis Guri" w:date="2026-10-08T12:00:00Z">
        <w:r>
          <w:delText>the planner can be used to evaluate whether</w:delText>
        </w:r>
      </w:del>
      <w:ins w:id="57" w:author="Gledis Guri" w:date="2026-10-08T12:00:00Z">
        <w:r>
          <w:t>managers can use the planner to evaluate whether</w:t>
        </w:r>
      </w:ins>
      <w:r>
        <w:t xml:space="preserve"> existing programs are matched to the objectives they are meant to serve, and to anticipate how effort may need to change if new target taxa are added. </w:t>
      </w:r>
      <w:del w:id="58" w:author="Gledis Guri" w:date="2026-10-08T12:00:00Z">
        <w:r>
          <w:delText>Such programs are required for marine protected areas and other regulated places, where increasing sampling effort has been shown to shorten</w:delText>
        </w:r>
      </w:del>
      <w:ins w:id="59" w:author="Gledis Guri" w:date="2026-10-08T12:00:00Z">
        <w:r>
          <w:t>Marine protected areas and other regulated places require such programs, and in these settings increasing sampling effort shortens</w:t>
        </w:r>
      </w:ins>
      <w:r>
        <w:t xml:space="preserve">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xml:space="preserve">. Because the planner converts a target error and length-scale into a sampling density, </w:t>
      </w:r>
      <w:del w:id="60" w:author="Gledis Guri" w:date="2026-10-08T12:00:00Z">
        <w:r>
          <w:delText>it can be used to size baseline surveys</w:delText>
        </w:r>
      </w:del>
      <w:ins w:id="61" w:author="Gledis Guri" w:date="2026-10-08T12:00:00Z">
        <w:r>
          <w:t>programs can use it to size baseline surveys</w:t>
        </w:r>
      </w:ins>
      <w:r>
        <w:t xml:space="preserve"> and before-after-control designs.</w:t>
      </w:r>
    </w:p>
    <w:p w14:paraId="6AF2DCC8" w14:textId="01D6D495" w:rsidR="00107E75" w:rsidRDefault="00000000" w:rsidP="00E70B5B">
      <w:pPr>
        <w:pStyle w:val="BodyText"/>
      </w:pPr>
      <w:r>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Coupling molecular tools with conventional surveys can add flexibility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w:t>
      </w:r>
      <w:r>
        <w:t xml:space="preserve">Because it returns a number of samples, users can also combine it with per-sample costs to produce a budget; </w:t>
      </w:r>
      <w:r>
        <w:t xml:space="preserve">analyzing ten eDNA samples cost roughly €5,000 in </w:t>
      </w:r>
      <w:r>
        <w:lastRenderedPageBreak/>
        <w:t xml:space="preserve">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020CD86D" w14:textId="6749C7F1" w:rsidR="00107E75" w:rsidRDefault="00000000" w:rsidP="00E70B5B">
      <w:pPr>
        <w:pStyle w:val="BodyText"/>
      </w:pPr>
      <w:r>
        <w:t xml:space="preserve">For policy </w:t>
      </w:r>
      <w:r>
        <w:t xml:space="preserve">implementation, the planner offers a transparent and reproducible way to justify the sampling effort written into monitoring plans, survey proposals and funding requests, and its most immediate use is in decisions that depend on knowing where species occur. Range maps are cornerstones </w:t>
      </w:r>
      <w:r>
        <w:t xml:space="preserve">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and have been used to map the marine distribution of the eulachon a species listed as threatened under the U.S. Endangered Species Act, to augment recovery planning and potentially inform bycatch mitigation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w:t>
      </w:r>
      <w:r>
        <w:t xml:space="preserve">accuracy, as the empirical example showed, a survey </w:t>
      </w:r>
      <w:r>
        <w:t xml:space="preserve">sized for the latter may be too sparse to delineate habitat for the former. Global targets for protected-area coverage emphasize the quantity 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t>. Stating the length-scale, target error and sampling effort behind a distribution map lets agencies and reviewers judge whether the map is robust enough to support a designation, and revisit boundaries as new data accumulate.</w:t>
      </w:r>
    </w:p>
    <w:p w14:paraId="41D77323" w14:textId="77777777" w:rsidR="00605654" w:rsidRDefault="00605654" w:rsidP="00E70B5B">
      <w:pPr>
        <w:pStyle w:val="BodyText"/>
      </w:pPr>
    </w:p>
    <w:p w14:paraId="0168DFA3" w14:textId="15A9B25C" w:rsidR="00D00D31" w:rsidRDefault="00000000" w:rsidP="00E70B5B">
      <w:pPr>
        <w:pStyle w:val="BodyText"/>
      </w:pPr>
      <w:r>
        <w:t xml:space="preserve">We designed the planner to be adapted rather than applied as a fixed rule. Users can edit its coefficients, so that programs </w:t>
      </w:r>
      <w:r>
        <w:t xml:space="preserve">can substitute a calibration for their own region, taxa or assay by applying the workflow to their own data with the archived code, and the length-scales estimated here for 12 fish species can serve as starting priors until regional calibrations exist. Reporting estimated length-scales alongside concentration results would allow these priors to accumulate across surveys and regions. Natural extensions of the framework are to propagate uncertainty in the model coefficients into the recommended sampling density, to relax the stationary, isotropic kernel so that non-stationary, anisotropic or covariate-dependent spatial structure can be represented, and to link length-scales to independent abundance data so that they can be interpreted ecologically as well as statistically. Because the code and the planner are openly available, </w:t>
      </w:r>
      <w:del w:id="62" w:author="Gledis Guri" w:date="2026-10-08T12:00:00Z">
        <w:r>
          <w:delText>such extensions and regional calibrations can be developed and shared by the wider eDNA community.</w:delText>
        </w:r>
      </w:del>
      <w:ins w:id="63" w:author="Gledis Guri" w:date="2026-10-08T12:00:00Z">
        <w:r>
          <w:t>the wider eDNA community can develop and share such extensions and regional calibrations.</w:t>
        </w:r>
      </w:ins>
    </w:p>
    <w:p w14:paraId="2F581322" w14:textId="77777777" w:rsidR="00480748" w:rsidRDefault="00480748" w:rsidP="00E70B5B">
      <w:pPr>
        <w:pStyle w:val="BodyText"/>
      </w:pPr>
    </w:p>
    <w:p w14:paraId="60E2CB8E" w14:textId="77777777" w:rsidR="00AB53F8" w:rsidRDefault="00AB53F8" w:rsidP="00E70B5B">
      <w:pPr>
        <w:pStyle w:val="BodyText"/>
      </w:pPr>
      <w:bookmarkStart w:id="64" w:name="OLE_LINK1"/>
      <w:bookmarkEnd w:id="51"/>
      <w:bookmarkEnd w:id="64"/>
    </w:p>
    <w:p w14:paraId="77A7E182" w14:textId="77777777" w:rsidR="00BD1D03" w:rsidRDefault="00000000" w:rsidP="000545D1">
      <w:pPr>
        <w:pStyle w:val="Heading1"/>
        <w:spacing w:before="0" w:after="0" w:line="480" w:lineRule="auto"/>
      </w:pPr>
      <w:r>
        <w:t>Acknowledgments</w:t>
      </w:r>
    </w:p>
    <w:p w14:paraId="7E83356E" w14:textId="77777777" w:rsidR="00BD1D03" w:rsidRDefault="00000000" w:rsidP="00E70B5B">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0AA5AAE2" w14:textId="77777777" w:rsidR="002955E7" w:rsidRDefault="002955E7" w:rsidP="00E70B5B">
      <w:pPr>
        <w:pStyle w:val="BodyText"/>
      </w:pPr>
    </w:p>
    <w:p w14:paraId="10996590" w14:textId="77777777" w:rsidR="00BD1D03" w:rsidRDefault="00000000" w:rsidP="000545D1">
      <w:pPr>
        <w:pStyle w:val="Heading1"/>
        <w:spacing w:before="0" w:after="0" w:line="480" w:lineRule="auto"/>
      </w:pPr>
      <w:r>
        <w:lastRenderedPageBreak/>
        <w:t>Author contributions</w:t>
      </w:r>
    </w:p>
    <w:p w14:paraId="67DA0766" w14:textId="77777777" w:rsidR="00BD1D03" w:rsidRDefault="00000000" w:rsidP="00E70B5B">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25AB5D6" w14:textId="77777777" w:rsidR="0005381B" w:rsidRDefault="0005381B" w:rsidP="00E70B5B">
      <w:pPr>
        <w:pStyle w:val="BodyText"/>
      </w:pPr>
    </w:p>
    <w:p w14:paraId="5CFEAE27" w14:textId="77777777" w:rsidR="00BD1D03" w:rsidRDefault="00000000" w:rsidP="000545D1">
      <w:pPr>
        <w:pStyle w:val="Heading1"/>
        <w:spacing w:before="0" w:after="0" w:line="480" w:lineRule="auto"/>
      </w:pPr>
      <w:r>
        <w:t>Conflict of interest statement</w:t>
      </w:r>
    </w:p>
    <w:p w14:paraId="316BFF16" w14:textId="77777777" w:rsidR="00BD1D03" w:rsidRDefault="00000000" w:rsidP="00E70B5B">
      <w:pPr>
        <w:pStyle w:val="BodyText"/>
      </w:pPr>
      <w:r>
        <w:t>The authors declare no conflicts of interest.</w:t>
      </w:r>
    </w:p>
    <w:p w14:paraId="1725BE92" w14:textId="77777777" w:rsidR="00DE3F70" w:rsidRDefault="00DE3F70" w:rsidP="00E70B5B">
      <w:pPr>
        <w:pStyle w:val="BodyText"/>
      </w:pPr>
    </w:p>
    <w:p w14:paraId="1E0C96C5" w14:textId="77777777" w:rsidR="0032076E" w:rsidRPr="002877EE" w:rsidRDefault="00625110" w:rsidP="00411FC1">
      <w:pPr>
        <w:pStyle w:val="Heading1"/>
      </w:pPr>
      <w:bookmarkStart w:id="65" w:name="fig:mu_rho_N"/>
      <w:bookmarkStart w:id="66" w:name="appendix"/>
      <w:bookmarkEnd w:id="42"/>
      <w:bookmarkEnd w:id="43"/>
      <w:r>
        <w:t>References</w:t>
      </w:r>
    </w:p>
    <w:bookmarkEnd w:id="65"/>
    <w:bookmarkEnd w:id="66"/>
    <w:p w14:paraId="6400D217"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0E88A3FC"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2B07B60B" w14:textId="77777777" w:rsidR="0092112F" w:rsidRPr="0092112F" w:rsidRDefault="0092112F" w:rsidP="000545D1">
      <w:pPr>
        <w:pStyle w:val="Bibliography"/>
        <w:rPr>
          <w:rFonts w:cs="Times New Roman"/>
        </w:rPr>
      </w:pPr>
      <w:r>
        <w:rPr>
          <w:rFonts w:cs="Times New Roman"/>
        </w:rPr>
        <w:t xml:space="preserve">Bessey, C., Jarman, S. N., Berry, O., Olsen, Y. S., Bunce, M., Simpson, T., Power, M., McLaughlin, J., Edgar, G. J., &amp; Keesing, J. (2020). Maximizing fish detection with </w:t>
      </w:r>
      <w:r>
        <w:rPr>
          <w:rFonts w:cs="Times New Roman"/>
        </w:rPr>
        <w:lastRenderedPageBreak/>
        <w:t xml:space="preserve">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61DF8003"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563EDFE2" w14:textId="77777777" w:rsidR="001012B0" w:rsidRDefault="00000000">
      <w:pPr>
        <w:pStyle w:val="Bibliography"/>
        <w:rPr>
          <w:rFonts w:cs="Times New Roman"/>
        </w:rPr>
      </w:pPr>
      <w:r>
        <w:rPr>
          <w:rFonts w:cs="Times New Roman"/>
        </w:rPr>
        <w:t xml:space="preserve">Brandão-Dias, P. F., Shaffer, M., Guri, G., Parsons, K. M., Kelly, R. P., &amp; Allan, E. A. (2025). Differential decay of multiple environmental nucleic acid components. </w:t>
      </w:r>
      <w:r>
        <w:rPr>
          <w:rFonts w:cs="Times New Roman"/>
          <w:i/>
        </w:rPr>
        <w:t>Scientific Reports</w:t>
      </w:r>
      <w:r>
        <w:rPr>
          <w:rFonts w:cs="Times New Roman"/>
        </w:rPr>
        <w:t xml:space="preserve">, </w:t>
      </w:r>
      <w:r>
        <w:rPr>
          <w:rFonts w:cs="Times New Roman"/>
          <w:i/>
        </w:rPr>
        <w:t>15</w:t>
      </w:r>
      <w:r>
        <w:rPr>
          <w:rFonts w:cs="Times New Roman"/>
        </w:rPr>
        <w:t>(1), 26791. https://doi.org/10.1038/s41598-025-12916-5</w:t>
      </w:r>
    </w:p>
    <w:p w14:paraId="451FD76A"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7197D013"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68166F8C" w14:textId="77777777" w:rsidR="0092112F" w:rsidRPr="0092112F" w:rsidRDefault="0092112F" w:rsidP="000545D1">
      <w:pPr>
        <w:pStyle w:val="Bibliography"/>
        <w:rPr>
          <w:rFonts w:cs="Times New Roman"/>
        </w:rPr>
      </w:pPr>
      <w:r>
        <w:rPr>
          <w:rFonts w:cs="Times New Roman"/>
        </w:rPr>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3FC2376F" w14:textId="77777777" w:rsidR="00107E75" w:rsidRDefault="00000000">
      <w:pPr>
        <w:pStyle w:val="Bibliography"/>
        <w:rPr>
          <w:rFonts w:cs="Times New Roman"/>
        </w:rPr>
      </w:pPr>
      <w:r>
        <w:rPr>
          <w:rFonts w:cs="Times New Roman"/>
        </w:rPr>
        <w:t xml:space="preserve">Friedland, K. D., Boucher, J. M., Jones, A. W., Methratta, E. T., Morse, R. E., Foley, C., Rago, P. J., &amp; Degraer, S. (2025). The spatial correlation between trawl surveys and planned </w:t>
      </w:r>
      <w:r>
        <w:rPr>
          <w:rFonts w:cs="Times New Roman"/>
        </w:rPr>
        <w:lastRenderedPageBreak/>
        <w:t xml:space="preserve">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18D5748B"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4FE4BC75"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151EA4AE"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53A06853"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4BCF0C12"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610EF929"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Quantitative, Multispecies Monitoring at a Continental Scale</w:t>
      </w:r>
      <w:r>
        <w:rPr>
          <w:rFonts w:cs="Times New Roman"/>
        </w:rPr>
        <w:t>. Ecology. https://doi.org/10.1101/2025.10.30.685180</w:t>
      </w:r>
    </w:p>
    <w:p w14:paraId="167985F2" w14:textId="77777777" w:rsidR="0092112F" w:rsidRPr="0092112F" w:rsidRDefault="0092112F" w:rsidP="000545D1">
      <w:pPr>
        <w:pStyle w:val="Bibliography"/>
        <w:rPr>
          <w:rFonts w:cs="Times New Roman"/>
        </w:rPr>
      </w:pPr>
      <w:r>
        <w:rPr>
          <w:rFonts w:cs="Times New Roman"/>
        </w:rPr>
        <w:t xml:space="preserve">Guri, G., Shelton, A. O., Kelly, R. P., Yoccoz, N., Johansen, T., Præbel, K., Hanebrekke, T., Ray, J. L., Fall, J., &amp; Westgaard, J.-I. (2024). Predicting trawl catches using </w:t>
      </w:r>
      <w:r>
        <w:rPr>
          <w:rFonts w:cs="Times New Roman"/>
        </w:rPr>
        <w:lastRenderedPageBreak/>
        <w:t xml:space="preserve">environmental DNA. </w:t>
      </w:r>
      <w:r>
        <w:rPr>
          <w:rFonts w:cs="Times New Roman"/>
          <w:i/>
          <w:iCs/>
        </w:rPr>
        <w:t>ICES Journal of Marine Science</w:t>
      </w:r>
      <w:r>
        <w:rPr>
          <w:rFonts w:cs="Times New Roman"/>
        </w:rPr>
        <w:t>, fsae097. https://doi.org/10.1093/icesjms/fsae097</w:t>
      </w:r>
    </w:p>
    <w:p w14:paraId="4F14458B"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57BCBAEA"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7E5B7F8A"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1738DDDA"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7BA3AC50" w14:textId="77777777" w:rsidR="001012B0" w:rsidRDefault="00000000">
      <w:pPr>
        <w:pStyle w:val="Bibliography"/>
        <w:rPr>
          <w:rFonts w:cs="Times New Roman"/>
        </w:rPr>
      </w:pPr>
      <w:r>
        <w:rPr>
          <w:rFonts w:cs="Times New Roman"/>
        </w:rPr>
        <w:t xml:space="preserve">Johnson, K., Edwards, A., Berger, A., Grandin, C., &amp; Wetzel, C. (2025). </w:t>
      </w:r>
      <w:r>
        <w:rPr>
          <w:rFonts w:cs="Times New Roman"/>
          <w:i/>
        </w:rPr>
        <w:t>Status of the Pacific Hake (whiting) stock in U.S. and Canadian waters in 2025</w:t>
      </w:r>
      <w:r>
        <w:rPr>
          <w:rFonts w:cs="Times New Roman"/>
        </w:rPr>
        <w:t>. NOAA National Marine Fisheries Service, Northwest Fisheries Science Center. https://doi.org/10.25923/B5XS-S331</w:t>
      </w:r>
    </w:p>
    <w:p w14:paraId="51167B23" w14:textId="77777777" w:rsidR="0092112F" w:rsidRPr="0092112F" w:rsidRDefault="0092112F" w:rsidP="000545D1">
      <w:pPr>
        <w:pStyle w:val="Bibliography"/>
        <w:rPr>
          <w:rFonts w:cs="Times New Roman"/>
        </w:rPr>
      </w:pPr>
      <w:r>
        <w:rPr>
          <w:rFonts w:cs="Times New Roman"/>
        </w:rPr>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67ED424" w14:textId="77777777" w:rsidR="0092112F" w:rsidRPr="0092112F" w:rsidRDefault="0092112F" w:rsidP="000545D1">
      <w:pPr>
        <w:pStyle w:val="Bibliography"/>
        <w:rPr>
          <w:rFonts w:cs="Times New Roman"/>
        </w:rPr>
      </w:pPr>
      <w:r>
        <w:rPr>
          <w:rFonts w:cs="Times New Roman"/>
        </w:rPr>
        <w:lastRenderedPageBreak/>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A9D4E88"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FDA8EFF"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2EACB371"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326CB19F"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0EE6E3C0"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4ABBFF10" w14:textId="77777777" w:rsidR="00107E75" w:rsidRDefault="00000000">
      <w:pPr>
        <w:pStyle w:val="Bibliography"/>
        <w:rPr>
          <w:rFonts w:cs="Times New Roman"/>
        </w:rPr>
      </w:pPr>
      <w:r>
        <w:rPr>
          <w:rFonts w:cs="Times New Roman"/>
        </w:rPr>
        <w:lastRenderedPageBreak/>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2934D923"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6B7AE2C3"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645A44E1"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7611571C"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247B22E"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638B3C7E"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6F9C86EF" w14:textId="77777777" w:rsidR="00BD1D03" w:rsidRDefault="00000000" w:rsidP="000545D1">
      <w:pPr>
        <w:pStyle w:val="Bibliography"/>
      </w:pPr>
      <w:r>
        <w:lastRenderedPageBreak/>
        <w:t xml:space="preserve">R Core Team. (2024). </w:t>
      </w:r>
      <w:r>
        <w:rPr>
          <w:i/>
        </w:rPr>
        <w:t>R: A language and environment for statistical computing</w:t>
      </w:r>
      <w:r>
        <w:t>. R Foundation for Statistical Computing, Vienna, Austria. https://www.R-project.org/</w:t>
      </w:r>
    </w:p>
    <w:p w14:paraId="62F184D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66833733"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52E997B6"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666E0871"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2646C366"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03C2EC8F" w14:textId="77777777" w:rsidR="0092112F" w:rsidRPr="0092112F" w:rsidRDefault="0092112F" w:rsidP="000545D1">
      <w:pPr>
        <w:pStyle w:val="Bibliography"/>
        <w:rPr>
          <w:rFonts w:cs="Times New Roman"/>
        </w:rPr>
      </w:pPr>
      <w:r>
        <w:rPr>
          <w:rFonts w:cs="Times New Roman"/>
        </w:rPr>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w:t>
      </w:r>
      <w:r>
        <w:rPr>
          <w:rFonts w:cs="Times New Roman"/>
        </w:rPr>
        <w:lastRenderedPageBreak/>
        <w:t xml:space="preserve">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67F9EEE2"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7A4E3222"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24E640FB"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3057B5FA"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2FECF4AA"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t>Methods in Ecology and Evolution</w:t>
      </w:r>
      <w:r>
        <w:rPr>
          <w:rFonts w:cs="Times New Roman"/>
        </w:rPr>
        <w:t xml:space="preserve">, </w:t>
      </w:r>
      <w:r>
        <w:rPr>
          <w:rFonts w:cs="Times New Roman"/>
          <w:i/>
          <w:iCs/>
        </w:rPr>
        <w:t>7</w:t>
      </w:r>
      <w:r>
        <w:rPr>
          <w:rFonts w:cs="Times New Roman"/>
        </w:rPr>
        <w:t>(11), 1291–1298. https://doi.org/10.1111/2041-210X.12598</w:t>
      </w:r>
    </w:p>
    <w:p w14:paraId="3072E41E" w14:textId="77777777" w:rsidR="0092112F" w:rsidRPr="0092112F" w:rsidRDefault="0092112F" w:rsidP="000545D1">
      <w:pPr>
        <w:pStyle w:val="Bibliography"/>
        <w:rPr>
          <w:rFonts w:cs="Times New Roman"/>
        </w:rPr>
      </w:pPr>
      <w:r>
        <w:rPr>
          <w:rFonts w:cs="Times New Roman"/>
        </w:rPr>
        <w:lastRenderedPageBreak/>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42A61BE1"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79885D6D"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7F7524DE"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4C1445AB"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40C1960D"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5DA63DE6"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4DA17DD7"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4765806A"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1BFC3E26" w14:textId="77777777" w:rsidR="000974AE" w:rsidRDefault="00F553D1" w:rsidP="000545D1">
      <w:pPr>
        <w:pStyle w:val="Bibliography"/>
      </w:pPr>
      <w:r>
        <w:rPr>
          <w:rFonts w:cs="Times New Roman"/>
        </w:rPr>
        <w:fldChar w:fldCharType="end"/>
      </w:r>
      <w:r>
        <w:br w:type="page"/>
      </w:r>
    </w:p>
    <w:p w14:paraId="36E8F0E7" w14:textId="77777777" w:rsidR="00BD1D03" w:rsidRDefault="00000000" w:rsidP="000545D1">
      <w:pPr>
        <w:pStyle w:val="Heading1"/>
        <w:pageBreakBefore/>
        <w:spacing w:before="0" w:after="0" w:line="480" w:lineRule="auto"/>
      </w:pPr>
      <w:r>
        <w:lastRenderedPageBreak/>
        <w:t>Figure captions</w:t>
      </w:r>
    </w:p>
    <w:p w14:paraId="216E9121" w14:textId="77777777" w:rsidR="00BD1D03" w:rsidRDefault="00000000" w:rsidP="00E70B5B">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29C27635" w14:textId="77777777" w:rsidR="00BD1D03" w:rsidRDefault="00000000" w:rsidP="00E70B5B">
      <w:pPr>
        <w:pStyle w:val="BodyText"/>
      </w:pPr>
      <w:r>
        <w:rPr>
          <w:b/>
        </w:rPr>
        <w:t>Figure 2.</w:t>
      </w:r>
      <w:r>
        <w:t xml:space="preserve"> Workflow of the method for simulated (A, </w:t>
      </w:r>
      <w:r>
        <w:rPr>
          <w:i/>
        </w:rPr>
        <w:t>in silico</w:t>
      </w:r>
      <w:r>
        <w:t xml:space="preserve">, true spatial field known) and real-world (B, </w:t>
      </w:r>
      <w:r>
        <w:rPr>
          <w:i/>
        </w:rPr>
        <w:t>in situ</w:t>
      </w:r>
      <w:r>
        <w:t xml:space="preserve">, true spatial field unknown) eDNA data. In Step </w:t>
      </w:r>
      <w:del w:id="67" w:author="Gledis Guri" w:date="2026-10-08T12:00:00Z">
        <w:r>
          <w:delText>0</w:delText>
        </w:r>
      </w:del>
      <w:ins w:id="68" w:author="Gledis Guri" w:date="2026-10-08T12:00:00Z">
        <w:r>
          <w:t>1</w:t>
        </w:r>
      </w:ins>
      <w:r>
        <w:t xml:space="preserve"> a spatial field with known parameters is generated on a discrete grid (</w:t>
      </w:r>
      <w:r>
        <w:rPr>
          <w:i/>
        </w:rPr>
        <w:t>Q</w:t>
      </w:r>
      <w:r>
        <w:t xml:space="preserve">, simulations only), in Step </w:t>
      </w:r>
      <w:del w:id="69" w:author="Gledis Guri" w:date="2026-10-08T12:00:00Z">
        <w:r>
          <w:delText>1</w:delText>
        </w:r>
      </w:del>
      <w:ins w:id="70" w:author="Gledis Guri" w:date="2026-10-08T12:00:00Z">
        <w:r>
          <w:t>2</w:t>
        </w:r>
      </w:ins>
      <w:r>
        <w:t xml:space="preserve"> the field is sampled (</w:t>
      </w:r>
      <w:r>
        <w:rPr>
          <w:i/>
        </w:rPr>
        <w:t>Y</w:t>
      </w:r>
      <w:r>
        <w:t>) and a GP model is fitted to predict the reference field (</w:t>
      </w:r>
      <w:r>
        <w:rPr>
          <w:i/>
        </w:rPr>
        <w:t>Z</w:t>
      </w:r>
      <w:r>
        <w:t xml:space="preserve">), in Step </w:t>
      </w:r>
      <w:del w:id="71" w:author="Gledis Guri" w:date="2026-10-08T12:00:00Z">
        <w:r>
          <w:delText>2</w:delText>
        </w:r>
      </w:del>
      <w:ins w:id="72" w:author="Gledis Guri" w:date="2026-10-08T12:00:00Z">
        <w:r>
          <w:t>3</w:t>
        </w:r>
      </w:ins>
      <w:r>
        <w:t xml:space="preserve"> the samples are thinned to fewer samples (</w:t>
      </w:r>
      <w:r>
        <w:rPr>
          <w:i/>
        </w:rPr>
        <w:t>Y</w:t>
      </w:r>
      <w:r>
        <w:rPr>
          <w:vertAlign w:val="subscript"/>
        </w:rPr>
        <w:t>E</w:t>
      </w:r>
      <w:r>
        <w:t>) and the GP model is refitted to predict the field again (</w:t>
      </w:r>
      <w:r>
        <w:rPr>
          <w:i/>
        </w:rPr>
        <w:t>S</w:t>
      </w:r>
      <w:r>
        <w:rPr>
          <w:vertAlign w:val="subscript"/>
        </w:rPr>
        <w:t>E</w:t>
      </w:r>
      <w:r>
        <w:t xml:space="preserve">), and in Step </w:t>
      </w:r>
      <w:del w:id="73" w:author="Gledis Guri" w:date="2026-10-08T12:00:00Z">
        <w:r>
          <w:delText>3</w:delText>
        </w:r>
      </w:del>
      <w:ins w:id="74" w:author="Gledis Guri" w:date="2026-10-08T12:00:00Z">
        <w:r>
          <w:t>4</w:t>
        </w:r>
      </w:ins>
      <w:r>
        <w:t xml:space="preserve"> the resulting prediction errors are related to sampling effort and spatial autocorrelation. Three prediction errors are calculated, </w:t>
      </w:r>
      <w:r>
        <w:rPr>
          <w:i/>
        </w:rPr>
        <w:t>ε</w:t>
      </w:r>
      <w:r>
        <w:rPr>
          <w:vertAlign w:val="subscript"/>
        </w:rPr>
        <w:t>sim</w:t>
      </w:r>
      <w:r>
        <w:t xml:space="preserve"> and </w:t>
      </w:r>
      <w:r>
        <w:rPr>
          <w:i/>
        </w:rPr>
        <w:t>ε</w:t>
      </w:r>
      <w:r>
        <w:rPr>
          <w:vertAlign w:val="subscript"/>
        </w:rPr>
        <w:t>sim,358</w:t>
      </w:r>
      <w:r>
        <w:t xml:space="preserve"> for the simulated data (using </w:t>
      </w:r>
      <w:r>
        <w:rPr>
          <w:i/>
        </w:rPr>
        <w:t>Z</w:t>
      </w:r>
      <w:r>
        <w:t xml:space="preserve"> and the prediction from 358 samples as the reference, respectively) and </w:t>
      </w:r>
      <w:r>
        <w:rPr>
          <w:i/>
        </w:rPr>
        <w:t>ε</w:t>
      </w:r>
      <w:r>
        <w:rPr>
          <w:vertAlign w:val="subscript"/>
        </w:rPr>
        <w:t>obs</w:t>
      </w:r>
      <w:r>
        <w:t xml:space="preserve"> for the observed data, and each is fitted to a relationship with </w:t>
      </w:r>
      <w:r>
        <w:rPr>
          <w:i/>
        </w:rPr>
        <w:t>ρ</w:t>
      </w:r>
      <w:r>
        <w:t xml:space="preserve"> and </w:t>
      </w:r>
      <w:r>
        <w:rPr>
          <w:i/>
        </w:rPr>
        <w:t>E</w:t>
      </w:r>
      <w:r>
        <w:t xml:space="preserve"> (Eq. 6).</w:t>
      </w:r>
    </w:p>
    <w:p w14:paraId="243D9337" w14:textId="77777777" w:rsidR="00BD1D03" w:rsidRDefault="00000000" w:rsidP="00E70B5B">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69457527" w14:textId="77777777" w:rsidR="00BD1D03" w:rsidRDefault="00000000" w:rsidP="00E70B5B">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28AC40A5" w14:textId="77777777" w:rsidR="00BD1D03" w:rsidRDefault="00000000" w:rsidP="00E70B5B">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7338CDDC" w14:textId="77777777" w:rsidR="00BD1D03" w:rsidRDefault="00000000" w:rsidP="00E70B5B">
      <w:pPr>
        <w:pStyle w:val="BodyText"/>
      </w:pPr>
      <w:r>
        <w:t>Figure 1</w:t>
      </w:r>
    </w:p>
    <w:p w14:paraId="653E5B8B"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244ACF9F" w14:textId="77777777" w:rsidR="00BD1D03" w:rsidRDefault="00000000" w:rsidP="00E70B5B">
      <w:pPr>
        <w:pStyle w:val="BodyText"/>
      </w:pPr>
      <w:r>
        <w:t>Figure 2</w:t>
      </w:r>
    </w:p>
    <w:p w14:paraId="650BBE5B" w14:textId="77777777"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0E92A0B9" w14:textId="77777777" w:rsidR="00BD1D03" w:rsidRDefault="00000000" w:rsidP="00E70B5B">
      <w:pPr>
        <w:pStyle w:val="BodyText"/>
      </w:pPr>
      <w:r>
        <w:t>Figure 3</w:t>
      </w:r>
    </w:p>
    <w:p w14:paraId="2A2C8FC2" w14:textId="77777777"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A93C1F3" w14:textId="77777777" w:rsidR="00BD1D03" w:rsidRDefault="00000000" w:rsidP="00E70B5B">
      <w:pPr>
        <w:pStyle w:val="BodyText"/>
      </w:pPr>
      <w:r>
        <w:t>Figure 4</w:t>
      </w:r>
    </w:p>
    <w:p w14:paraId="61842ACB" w14:textId="77777777"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66A8B55" w14:textId="77777777" w:rsidR="00BD1D03" w:rsidRDefault="00000000" w:rsidP="00E70B5B">
      <w:pPr>
        <w:pStyle w:val="BodyText"/>
      </w:pPr>
      <w:r>
        <w:t>Figure 5</w:t>
      </w:r>
    </w:p>
    <w:p w14:paraId="607010B2" w14:textId="77777777"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72775A" w14:textId="77777777" w:rsidR="00850FFB" w:rsidRDefault="00850FFB" w:rsidP="009A2297">
      <w:pPr>
        <w:spacing w:after="0"/>
      </w:pPr>
      <w:r>
        <w:separator/>
      </w:r>
    </w:p>
  </w:endnote>
  <w:endnote w:type="continuationSeparator" w:id="0">
    <w:p w14:paraId="7611EA64" w14:textId="77777777" w:rsidR="00850FFB" w:rsidRDefault="00850FFB"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14B5C7C7"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1CBDE946"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01EB2ACD"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D5A9C1"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5F6DA"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84F741" w14:textId="77777777" w:rsidR="00850FFB" w:rsidRDefault="00850FFB" w:rsidP="009A2297">
      <w:pPr>
        <w:spacing w:after="0"/>
      </w:pPr>
      <w:r>
        <w:separator/>
      </w:r>
    </w:p>
  </w:footnote>
  <w:footnote w:type="continuationSeparator" w:id="0">
    <w:p w14:paraId="1F5B53DB" w14:textId="77777777" w:rsidR="00850FFB" w:rsidRDefault="00850FFB"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98FE4"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D3755"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C74CB"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0A2"/>
    <w:rsid w:val="000022BE"/>
    <w:rsid w:val="00002ABD"/>
    <w:rsid w:val="00003A5F"/>
    <w:rsid w:val="00003D9A"/>
    <w:rsid w:val="000051F2"/>
    <w:rsid w:val="00005561"/>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67A37"/>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00A5"/>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18B7"/>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526"/>
    <w:rsid w:val="000F67DF"/>
    <w:rsid w:val="000F71FC"/>
    <w:rsid w:val="000F7C17"/>
    <w:rsid w:val="00100A8A"/>
    <w:rsid w:val="00100FD6"/>
    <w:rsid w:val="001012B0"/>
    <w:rsid w:val="001012ED"/>
    <w:rsid w:val="001016A0"/>
    <w:rsid w:val="00101BFB"/>
    <w:rsid w:val="00102D80"/>
    <w:rsid w:val="00103125"/>
    <w:rsid w:val="00105071"/>
    <w:rsid w:val="00106163"/>
    <w:rsid w:val="001062D5"/>
    <w:rsid w:val="001063EA"/>
    <w:rsid w:val="00106A43"/>
    <w:rsid w:val="00107481"/>
    <w:rsid w:val="00107A58"/>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1D"/>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4C1D"/>
    <w:rsid w:val="001D5C6C"/>
    <w:rsid w:val="001D6294"/>
    <w:rsid w:val="001D6DCB"/>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360B"/>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D37"/>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707"/>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BC4"/>
    <w:rsid w:val="002F0C0B"/>
    <w:rsid w:val="002F11A4"/>
    <w:rsid w:val="002F24ED"/>
    <w:rsid w:val="002F4694"/>
    <w:rsid w:val="002F53D4"/>
    <w:rsid w:val="002F68A8"/>
    <w:rsid w:val="002F6B03"/>
    <w:rsid w:val="002F6B9D"/>
    <w:rsid w:val="003004DE"/>
    <w:rsid w:val="00300B06"/>
    <w:rsid w:val="0030120A"/>
    <w:rsid w:val="00301CEE"/>
    <w:rsid w:val="003029C3"/>
    <w:rsid w:val="00303831"/>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57809"/>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57EA"/>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48F"/>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0A2"/>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291A"/>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482"/>
    <w:rsid w:val="004C790D"/>
    <w:rsid w:val="004C7D1E"/>
    <w:rsid w:val="004D0AE1"/>
    <w:rsid w:val="004D0F65"/>
    <w:rsid w:val="004D0F66"/>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5B"/>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04FF"/>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0BF8"/>
    <w:rsid w:val="005A1D6F"/>
    <w:rsid w:val="005A2B11"/>
    <w:rsid w:val="005A2C98"/>
    <w:rsid w:val="005A2D43"/>
    <w:rsid w:val="005A387E"/>
    <w:rsid w:val="005A48FF"/>
    <w:rsid w:val="005A4BD9"/>
    <w:rsid w:val="005A5E64"/>
    <w:rsid w:val="005A6DEF"/>
    <w:rsid w:val="005A7757"/>
    <w:rsid w:val="005B03F9"/>
    <w:rsid w:val="005B12B8"/>
    <w:rsid w:val="005B1BAA"/>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0EB"/>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52E"/>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17B14"/>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2E01"/>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0FF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5EA"/>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8E4"/>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3341"/>
    <w:rsid w:val="00924509"/>
    <w:rsid w:val="00926073"/>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4A30"/>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A24"/>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2BAD"/>
    <w:rsid w:val="009A35F4"/>
    <w:rsid w:val="009A36EB"/>
    <w:rsid w:val="009A5D04"/>
    <w:rsid w:val="009A5D91"/>
    <w:rsid w:val="009A5E84"/>
    <w:rsid w:val="009A606B"/>
    <w:rsid w:val="009A6F98"/>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1C6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5EE6"/>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268E"/>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3188"/>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2E1"/>
    <w:rsid w:val="00C15E52"/>
    <w:rsid w:val="00C165C1"/>
    <w:rsid w:val="00C17112"/>
    <w:rsid w:val="00C210C6"/>
    <w:rsid w:val="00C2175D"/>
    <w:rsid w:val="00C22C74"/>
    <w:rsid w:val="00C25351"/>
    <w:rsid w:val="00C25FD6"/>
    <w:rsid w:val="00C2782F"/>
    <w:rsid w:val="00C30246"/>
    <w:rsid w:val="00C30665"/>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0248"/>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1E62"/>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E2C"/>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4B77"/>
    <w:rsid w:val="00DD5633"/>
    <w:rsid w:val="00DD566F"/>
    <w:rsid w:val="00DD7455"/>
    <w:rsid w:val="00DE0C1E"/>
    <w:rsid w:val="00DE1492"/>
    <w:rsid w:val="00DE2E40"/>
    <w:rsid w:val="00DE3392"/>
    <w:rsid w:val="00DE3973"/>
    <w:rsid w:val="00DE3F70"/>
    <w:rsid w:val="00DE43E5"/>
    <w:rsid w:val="00DE4E8A"/>
    <w:rsid w:val="00DE510E"/>
    <w:rsid w:val="00DE5AA2"/>
    <w:rsid w:val="00DE5AC9"/>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3C93"/>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4387"/>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B5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B62"/>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0FCC"/>
    <w:rsid w:val="00F92B57"/>
    <w:rsid w:val="00F92FBC"/>
    <w:rsid w:val="00F9313D"/>
    <w:rsid w:val="00F9341D"/>
    <w:rsid w:val="00F93441"/>
    <w:rsid w:val="00F93B4D"/>
    <w:rsid w:val="00F94F46"/>
    <w:rsid w:val="00F95A68"/>
    <w:rsid w:val="00F96E8D"/>
    <w:rsid w:val="00FA07DA"/>
    <w:rsid w:val="00FA0C03"/>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738E"/>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E70B5B"/>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E70B5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44</Pages>
  <Words>28257</Words>
  <Characters>161068</Characters>
  <Application>Microsoft Office Word</Application>
  <DocSecurity>0</DocSecurity>
  <Lines>1342</Lines>
  <Paragraphs>377</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188948</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49</cp:revision>
  <cp:lastPrinted>2026-10-03T04:14:00Z</cp:lastPrinted>
  <dcterms:created xsi:type="dcterms:W3CDTF">2026-10-06T01:01:00Z</dcterms:created>
  <dcterms:modified xsi:type="dcterms:W3CDTF">2026-10-08T19:33:00Z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