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FA7AC" w14:textId="02013F65" w:rsidR="006B6ECC" w:rsidRDefault="003B4DA2" w:rsidP="009C7844">
      <w:pPr>
        <w:rPr>
          <w:b/>
          <w:bCs/>
          <w:sz w:val="32"/>
          <w:szCs w:val="32"/>
        </w:rPr>
      </w:pPr>
      <w:commentRangeStart w:id="0"/>
      <w:r w:rsidRPr="00680532">
        <w:rPr>
          <w:b/>
          <w:bCs/>
          <w:sz w:val="32"/>
          <w:szCs w:val="32"/>
        </w:rPr>
        <w:t xml:space="preserve">Smart </w:t>
      </w:r>
      <w:ins w:id="1" w:author="Gledis Guri" w:date="2025-12-17T13:21:00Z" w16du:dateUtc="2025-12-17T21:21:00Z">
        <w:r w:rsidR="00A12675">
          <w:rPr>
            <w:b/>
            <w:bCs/>
            <w:sz w:val="32"/>
            <w:szCs w:val="32"/>
          </w:rPr>
          <w:t xml:space="preserve">marine </w:t>
        </w:r>
      </w:ins>
      <w:r w:rsidR="007C5E31" w:rsidRPr="00680532">
        <w:rPr>
          <w:b/>
          <w:bCs/>
          <w:sz w:val="32"/>
          <w:szCs w:val="32"/>
        </w:rPr>
        <w:t xml:space="preserve">eDNA </w:t>
      </w:r>
      <w:r w:rsidRPr="00680532">
        <w:rPr>
          <w:b/>
          <w:bCs/>
          <w:sz w:val="32"/>
          <w:szCs w:val="32"/>
        </w:rPr>
        <w:t>sampling</w:t>
      </w:r>
      <w:r w:rsidR="004E4B99" w:rsidRPr="00680532">
        <w:rPr>
          <w:b/>
          <w:bCs/>
          <w:sz w:val="32"/>
          <w:szCs w:val="32"/>
        </w:rPr>
        <w:t xml:space="preserve"> strategies</w:t>
      </w:r>
      <w:r w:rsidRPr="00680532">
        <w:rPr>
          <w:b/>
          <w:bCs/>
          <w:sz w:val="32"/>
          <w:szCs w:val="32"/>
        </w:rPr>
        <w:t>: Species spatial autocorrelation can guide efficient marine survey design</w:t>
      </w:r>
      <w:commentRangeEnd w:id="0"/>
      <w:r w:rsidR="00264954">
        <w:rPr>
          <w:rStyle w:val="CommentReference"/>
        </w:rPr>
        <w:commentReference w:id="0"/>
      </w:r>
    </w:p>
    <w:p w14:paraId="33D8EABB" w14:textId="77777777" w:rsidR="00680532" w:rsidRDefault="00680532" w:rsidP="009C7844">
      <w:pPr>
        <w:rPr>
          <w:b/>
          <w:bCs/>
          <w:sz w:val="32"/>
          <w:szCs w:val="32"/>
        </w:rPr>
      </w:pPr>
    </w:p>
    <w:p w14:paraId="7B65ACA2" w14:textId="5F977E3C" w:rsidR="00680532" w:rsidRPr="00030C37" w:rsidRDefault="00680532" w:rsidP="00016F53">
      <w:r>
        <w:t>Gledis Guri</w:t>
      </w:r>
      <w:r w:rsidR="00016F53" w:rsidRPr="00016F53">
        <w:rPr>
          <w:vertAlign w:val="superscript"/>
        </w:rPr>
        <w:t>1</w:t>
      </w:r>
      <w:r w:rsidR="00016F53">
        <w:t>, Ryan Kelly</w:t>
      </w:r>
      <w:r w:rsidR="00004D7A">
        <w:rPr>
          <w:vertAlign w:val="superscript"/>
        </w:rPr>
        <w:t>1</w:t>
      </w:r>
      <w:r w:rsidR="00016F53">
        <w:t>, Ole Shelton</w:t>
      </w:r>
      <w:r w:rsidR="00004D7A" w:rsidRPr="00004D7A">
        <w:rPr>
          <w:vertAlign w:val="superscript"/>
        </w:rPr>
        <w:t>2</w:t>
      </w:r>
      <w:r w:rsidR="00016F53">
        <w:t xml:space="preserve">, </w:t>
      </w:r>
      <w:r w:rsidR="00004D7A" w:rsidRPr="00004D7A">
        <w:t>Krista M. Nichols</w:t>
      </w:r>
      <w:r w:rsidR="00004D7A" w:rsidRPr="00004D7A">
        <w:rPr>
          <w:vertAlign w:val="superscript"/>
        </w:rPr>
        <w:t>2</w:t>
      </w:r>
      <w:r w:rsidR="00030C37">
        <w:t xml:space="preserve"> </w:t>
      </w:r>
      <w:commentRangeStart w:id="2"/>
      <w:r w:rsidR="00030C37">
        <w:t>(any other who should be included)</w:t>
      </w:r>
      <w:commentRangeEnd w:id="2"/>
      <w:r w:rsidR="00264954">
        <w:rPr>
          <w:rStyle w:val="CommentReference"/>
        </w:rPr>
        <w:commentReference w:id="2"/>
      </w:r>
    </w:p>
    <w:p w14:paraId="52215429" w14:textId="77777777" w:rsidR="003B4DA2" w:rsidRDefault="003B4DA2" w:rsidP="009C7844"/>
    <w:p w14:paraId="47215459" w14:textId="0FB02DA9" w:rsidR="009C7844" w:rsidRDefault="008A0CE7" w:rsidP="008E4146">
      <w:pPr>
        <w:pStyle w:val="Heading1"/>
      </w:pPr>
      <w:r w:rsidRPr="009C7844">
        <w:t>Introduction</w:t>
      </w:r>
    </w:p>
    <w:p w14:paraId="5AE8091E" w14:textId="77777777" w:rsidR="00F4101B" w:rsidRDefault="00F4101B" w:rsidP="00F4101B">
      <w:pPr>
        <w:rPr>
          <w:i/>
          <w:iCs/>
        </w:rPr>
      </w:pPr>
      <w:r w:rsidRPr="00C2701A">
        <w:rPr>
          <w:i/>
          <w:iCs/>
        </w:rPr>
        <w:t>Sampling efficiency is the perfect balance between having the least number of samples for the highest reward in information. You don’t want to have multiple samples that are giving the exact same information while you also don’t want to have too few samples that are not being able to give the information.</w:t>
      </w:r>
    </w:p>
    <w:p w14:paraId="4BAE228B" w14:textId="77777777" w:rsidR="00F4101B" w:rsidRPr="00C2701A" w:rsidRDefault="00F4101B" w:rsidP="00F4101B">
      <w:pPr>
        <w:rPr>
          <w:i/>
          <w:iCs/>
        </w:rPr>
      </w:pPr>
    </w:p>
    <w:p w14:paraId="00D49C0D" w14:textId="6ABB06D3" w:rsidR="002833AB" w:rsidRDefault="00595A69" w:rsidP="009C7844">
      <w:r w:rsidRPr="00595A69">
        <w:t xml:space="preserve">Marine sampling efficiency plays a critical role in </w:t>
      </w:r>
      <w:r w:rsidR="00CA2CBF" w:rsidRPr="00595A69">
        <w:t>collecting sufficient and representative samples to accurately assess species distributions,</w:t>
      </w:r>
      <w:r w:rsidR="00CA2CBF">
        <w:t xml:space="preserve"> </w:t>
      </w:r>
      <w:r w:rsidR="00A622D4" w:rsidRPr="00A622D4">
        <w:t>forming the foundation for sound fisheries management and stock assessment protocols</w:t>
      </w:r>
      <w:r w:rsidR="00CA2CBF">
        <w:t xml:space="preserve">. </w:t>
      </w:r>
      <w:commentRangeStart w:id="3"/>
      <w:r w:rsidR="00AF2647" w:rsidRPr="00AF2647">
        <w:t>In stock assessment contexts, determining the appropriate sample size is vital for reliable estimation of population parameters including abundance, demographic structure, and spatial distribution patterns.</w:t>
      </w:r>
      <w:r w:rsidR="007B51CA" w:rsidRPr="007B51CA">
        <w:t xml:space="preserve"> </w:t>
      </w:r>
      <w:commentRangeEnd w:id="3"/>
      <w:r w:rsidR="00264954">
        <w:rPr>
          <w:rStyle w:val="CommentReference"/>
        </w:rPr>
        <w:commentReference w:id="3"/>
      </w:r>
      <w:r w:rsidR="007B51CA" w:rsidRPr="007B51CA">
        <w:t xml:space="preserve">This process must balance the need for sufficient data </w:t>
      </w:r>
      <w:r w:rsidR="005723F1">
        <w:t xml:space="preserve">for </w:t>
      </w:r>
      <w:r w:rsidR="007B51CA" w:rsidRPr="007B51CA">
        <w:t>detect</w:t>
      </w:r>
      <w:r w:rsidR="005723F1">
        <w:t>ing</w:t>
      </w:r>
      <w:r w:rsidR="007B51CA" w:rsidRPr="007B51CA">
        <w:t xml:space="preserve"> trends and changes </w:t>
      </w:r>
      <w:r w:rsidR="00182F0E">
        <w:t xml:space="preserve">in </w:t>
      </w:r>
      <w:r w:rsidR="00182F0E" w:rsidRPr="007B51CA">
        <w:t>population</w:t>
      </w:r>
      <w:ins w:id="4" w:author="kmnichol" w:date="2025-10-20T12:28:00Z" w16du:dateUtc="2025-10-20T19:28:00Z">
        <w:r w:rsidR="00264954">
          <w:t>s</w:t>
        </w:r>
      </w:ins>
      <w:r w:rsidR="00182F0E" w:rsidRPr="007B51CA">
        <w:t xml:space="preserve"> </w:t>
      </w:r>
      <w:r w:rsidR="00771019">
        <w:t xml:space="preserve">while also ensuring that </w:t>
      </w:r>
      <w:r w:rsidR="00771019" w:rsidRPr="00771019">
        <w:t>incurring unnecessary costs or effort</w:t>
      </w:r>
      <w:r w:rsidR="00771019">
        <w:t xml:space="preserve"> are minimized</w:t>
      </w:r>
      <w:r w:rsidR="002E1BFD">
        <w:t xml:space="preserve">. </w:t>
      </w:r>
      <w:commentRangeStart w:id="5"/>
      <w:r w:rsidR="00F2407E">
        <w:t>E</w:t>
      </w:r>
      <w:r w:rsidR="00D642AA" w:rsidRPr="00D642AA">
        <w:t>xcessive sampling can lead to redundant data</w:t>
      </w:r>
      <w:r w:rsidR="00D642AA">
        <w:t xml:space="preserve"> --</w:t>
      </w:r>
      <w:r w:rsidR="00D642AA" w:rsidRPr="00D642AA">
        <w:t xml:space="preserve"> multiple samples that giv</w:t>
      </w:r>
      <w:r w:rsidR="00D642AA">
        <w:t>es</w:t>
      </w:r>
      <w:r w:rsidR="00D642AA" w:rsidRPr="00D642AA">
        <w:t xml:space="preserve"> the exact same information</w:t>
      </w:r>
      <w:r w:rsidR="00D642AA">
        <w:t xml:space="preserve"> </w:t>
      </w:r>
      <w:r w:rsidR="00F2407E">
        <w:t xml:space="preserve">– whereas </w:t>
      </w:r>
      <w:r w:rsidR="00F2407E" w:rsidRPr="00F2407E">
        <w:t>insufficient sampling risks overlooking critical patterns and producing unreliable estimates</w:t>
      </w:r>
      <w:r w:rsidR="002833AB">
        <w:t>.</w:t>
      </w:r>
      <w:r w:rsidR="00024F59" w:rsidRPr="00024F59">
        <w:t xml:space="preserve"> </w:t>
      </w:r>
      <w:commentRangeEnd w:id="5"/>
      <w:r w:rsidR="00264954">
        <w:rPr>
          <w:rStyle w:val="CommentReference"/>
        </w:rPr>
        <w:commentReference w:id="5"/>
      </w:r>
      <w:r w:rsidR="00024F59" w:rsidRPr="00024F59">
        <w:t>Identifying the point at which sampling efficiency is optimized is crucial therefore, efficient sampling strategies are designed to capture the spatial variability of marine communities, allowing researchers to infer ecological traits such as habitat preferences and ecological niches without making a big dent on the budget.</w:t>
      </w:r>
    </w:p>
    <w:p w14:paraId="1D816793" w14:textId="77777777" w:rsidR="002833AB" w:rsidRDefault="002833AB" w:rsidP="009C7844"/>
    <w:p w14:paraId="2E7EC8B8" w14:textId="77734DED" w:rsidR="00045E03" w:rsidRDefault="00F2407E" w:rsidP="009C7844">
      <w:r>
        <w:t xml:space="preserve"> there is a need for </w:t>
      </w:r>
      <w:r w:rsidR="006736B1">
        <w:t xml:space="preserve">determining where the sampling efficiency is optimal. </w:t>
      </w:r>
      <w:r w:rsidR="00933A07" w:rsidRPr="00933A07">
        <w:t>Therefore, efficient sampling strategies are designed to capture the spatial variability of marine communities, allowing researchers to infer important ecological traits such as habitat preferences and ecological niches.</w:t>
      </w:r>
    </w:p>
    <w:p w14:paraId="635BDEDC" w14:textId="77777777" w:rsidR="002D3A20" w:rsidRDefault="002D3A20" w:rsidP="009C7844"/>
    <w:p w14:paraId="335EDCAD" w14:textId="44CD45D6" w:rsidR="002D3A20" w:rsidRDefault="008C27F0" w:rsidP="009C7844">
      <w:r w:rsidRPr="008C27F0">
        <w:t>Identifying the point at which sampling efficiency is optimized is therefore crucial</w:t>
      </w:r>
      <w:r w:rsidR="005E6419">
        <w:t xml:space="preserve"> t</w:t>
      </w:r>
      <w:r w:rsidR="002D3A20" w:rsidRPr="002D3A20">
        <w:t>herefore, efficient sampling strategies are designed to capture the spatial variability of marine communities, allowing researchers to infer ecological traits such as habitat preferences and ecological niches</w:t>
      </w:r>
      <w:r w:rsidR="00024F59">
        <w:t xml:space="preserve"> without making a big dent on the budget.</w:t>
      </w:r>
    </w:p>
    <w:p w14:paraId="3C3733B9" w14:textId="77777777" w:rsidR="002D3A20" w:rsidRDefault="002D3A20" w:rsidP="009C7844"/>
    <w:p w14:paraId="5508EECC" w14:textId="5944B742" w:rsidR="008C27F0" w:rsidRDefault="008C27F0" w:rsidP="009C7844">
      <w:r w:rsidRPr="008C27F0">
        <w:t>Efficient sampling strategies aim to capture the spatial variability of marine communities, enabling researchers to infer critical ecological traits such as habitat preferences and species’ ecological niches.</w:t>
      </w:r>
    </w:p>
    <w:p w14:paraId="59A9CC99" w14:textId="77777777" w:rsidR="000C0412" w:rsidRDefault="000C0412" w:rsidP="009C7844"/>
    <w:p w14:paraId="3DE2AC3A" w14:textId="325DB336" w:rsidR="00C26268" w:rsidRDefault="00C26268" w:rsidP="009C7844">
      <w:r w:rsidRPr="00C26268">
        <w:t xml:space="preserve">While increased sampling intensity generally reduces variance in population estimates and </w:t>
      </w:r>
      <w:r w:rsidR="00A00687" w:rsidRPr="00A00687">
        <w:t>improves</w:t>
      </w:r>
      <w:r w:rsidR="00A00687">
        <w:t xml:space="preserve"> </w:t>
      </w:r>
      <w:r w:rsidRPr="00C26268">
        <w:t xml:space="preserve">the precision of spatial pattern detection, </w:t>
      </w:r>
      <w:r w:rsidR="00BA3A40" w:rsidRPr="00BA3A40">
        <w:t>this relationship exhibits diminishing returns</w:t>
      </w:r>
      <w:r w:rsidR="00BA3A40">
        <w:t xml:space="preserve"> </w:t>
      </w:r>
      <w:r w:rsidR="00933A07">
        <w:lastRenderedPageBreak/>
        <w:t>where b</w:t>
      </w:r>
      <w:r w:rsidRPr="00C26268">
        <w:t>eyond a certain threshold, additional sampling effort produces marginal gains in statistical precision that may not justify the associated costs and logistical demands.</w:t>
      </w:r>
      <w:r w:rsidR="005705EA">
        <w:t xml:space="preserve"> </w:t>
      </w:r>
      <w:r w:rsidRPr="00C26268">
        <w:t>The optimal sampling intensity occurs at the point where incremental improvements in precision or information content become disproportionately small relative to the required investment of resources and effort. This principle guides the development of cost-effective sampling strategies that maximize analytical power while minimizing operational expenditure.</w:t>
      </w:r>
    </w:p>
    <w:p w14:paraId="6BEA9C89" w14:textId="77777777" w:rsidR="007154D9" w:rsidRPr="00C26268" w:rsidRDefault="007154D9" w:rsidP="009C7844"/>
    <w:p w14:paraId="10B62D3C" w14:textId="5FC7DF46" w:rsidR="00F83313" w:rsidRDefault="002F7244" w:rsidP="009C7844">
      <w:r w:rsidRPr="002F7244">
        <w:t>The emergence of environmental DNA (eDNA) sampling has revolutionized marine monitoring capabilities, offering a non-invasive method to detect species presence and estimate relative abundance. However, eDNA introduces unique considerations for sampling design. Unlike traditional methods where detection occurs at the point of sampling, eDNA signals integrate information from surrounding areas through processes of DNA transport and decay. This spatial integration effect means that adjacent eDNA samples may contain overlapping information, making the question of optimal spatial sampling resolution even more critical.</w:t>
      </w:r>
    </w:p>
    <w:p w14:paraId="719F7800" w14:textId="77777777" w:rsidR="002F7244" w:rsidRDefault="002F7244" w:rsidP="009C7844"/>
    <w:p w14:paraId="153C6EBF" w14:textId="55DDDB21" w:rsidR="00244275" w:rsidRPr="000F62DB" w:rsidRDefault="00EC208A" w:rsidP="009C7844">
      <w:r>
        <w:t>In many inferences of species distribution</w:t>
      </w:r>
      <w:r w:rsidR="003B2B75">
        <w:t xml:space="preserve">, </w:t>
      </w:r>
      <w:r>
        <w:t>habitat preference</w:t>
      </w:r>
      <w:r w:rsidR="007930BC">
        <w:t>s</w:t>
      </w:r>
      <w:r w:rsidR="003B2B75">
        <w:t xml:space="preserve"> and </w:t>
      </w:r>
      <w:r w:rsidR="0088685B">
        <w:t>population estimates</w:t>
      </w:r>
      <w:r w:rsidR="007930BC">
        <w:t xml:space="preserve">, statistical models such as Gaussian Processes </w:t>
      </w:r>
      <w:r w:rsidR="000F62DB">
        <w:t xml:space="preserve">(GP) </w:t>
      </w:r>
      <w:r w:rsidR="007930BC">
        <w:t xml:space="preserve">are typically used to explain and understand the predictive patters </w:t>
      </w:r>
      <w:r w:rsidR="00036173">
        <w:t>of fish aggregations</w:t>
      </w:r>
      <w:r w:rsidR="00E12AD0">
        <w:t xml:space="preserve">, population estimates, </w:t>
      </w:r>
      <w:r w:rsidR="00036173">
        <w:t>and dispersal across space.</w:t>
      </w:r>
      <w:r w:rsidR="00F93E32">
        <w:t xml:space="preserve"> [</w:t>
      </w:r>
      <w:r w:rsidR="00775D20">
        <w:t xml:space="preserve">give some </w:t>
      </w:r>
      <w:r w:rsidR="00F93E32">
        <w:t>examples]</w:t>
      </w:r>
      <w:r w:rsidR="00AD47FC">
        <w:t>.</w:t>
      </w:r>
      <w:r w:rsidR="00C718A2">
        <w:t xml:space="preserve"> </w:t>
      </w:r>
      <w:r w:rsidR="006813F0" w:rsidRPr="000F62DB">
        <w:t>The foundation of this approach rests on the assumption that species distributions in nature follow patterns that can be effectively modeled using Gaussian Processes (GPs). This mathematical framework captures an essential ecological principle: species tend to form one or more areas of high concentration</w:t>
      </w:r>
      <w:r w:rsidR="008C115D">
        <w:t xml:space="preserve"> - </w:t>
      </w:r>
      <w:r w:rsidR="006813F0" w:rsidRPr="000F62DB">
        <w:t>"hotspots"</w:t>
      </w:r>
      <w:r w:rsidR="008C115D">
        <w:t xml:space="preserve"> - </w:t>
      </w:r>
      <w:r w:rsidR="006813F0" w:rsidRPr="000F62DB">
        <w:t>where individuals aggregate densely. As distance increases from these central areas, population density gradually declines in a smooth, continuous manner.</w:t>
      </w:r>
      <w:r w:rsidR="0088685B" w:rsidRPr="000F62DB">
        <w:t xml:space="preserve"> </w:t>
      </w:r>
      <w:r w:rsidR="00C26287" w:rsidRPr="000F62DB">
        <w:t>The distribution of a species at various locations can be expressed as:</w:t>
      </w:r>
    </w:p>
    <w:p w14:paraId="78106BED" w14:textId="7B25355C" w:rsidR="00244275" w:rsidRPr="006B6ECC" w:rsidRDefault="00000000" w:rsidP="009C7844">
      <m:oMathPara>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 xml:space="preserve"> ~ </m:t>
          </m:r>
          <m:r>
            <w:rPr>
              <w:rFonts w:ascii="Cambria Math" w:hAnsi="Cambria Math"/>
            </w:rPr>
            <m:t>MVN</m:t>
          </m:r>
          <m:r>
            <m:rPr>
              <m:sty m:val="p"/>
            </m:rPr>
            <w:rPr>
              <w:rFonts w:ascii="Cambria Math" w:hAnsi="Cambria Math"/>
            </w:rPr>
            <m:t>(</m:t>
          </m:r>
          <m:sSub>
            <m:sSubPr>
              <m:ctrlPr>
                <w:rPr>
                  <w:rFonts w:ascii="Cambria Math" w:hAnsi="Cambria Math"/>
                  <w:lang w:val="el-GR"/>
                </w:rPr>
              </m:ctrlPr>
            </m:sSubPr>
            <m:e>
              <m:r>
                <w:rPr>
                  <w:rFonts w:ascii="Cambria Math" w:hAnsi="Cambria Math"/>
                  <w:lang w:val="el-GR"/>
                </w:rPr>
                <m:t>μ</m:t>
              </m:r>
            </m:e>
            <m:sub>
              <m:r>
                <w:rPr>
                  <w:rFonts w:ascii="Cambria Math" w:hAnsi="Cambria Math"/>
                  <w:lang w:val="el-GR"/>
                </w:rPr>
                <m:t>i</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0FC2ED06" w14:textId="70615EA2" w:rsidR="008F6936" w:rsidRPr="006B6ECC" w:rsidRDefault="00CB49F4" w:rsidP="009C7844">
      <w:pPr>
        <w:pStyle w:val="p1"/>
      </w:pPr>
      <m:oMathPara>
        <m:oMath>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lang w:val="el-GR"/>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sSup>
                    <m:sSupPr>
                      <m:ctrlPr>
                        <w:rPr>
                          <w:rFonts w:ascii="Cambria Math" w:hAnsi="Cambria Math"/>
                          <w:lang w:val="el-GR"/>
                        </w:rPr>
                      </m:ctrlPr>
                    </m:sSupPr>
                    <m:e>
                      <m:r>
                        <w:rPr>
                          <w:rFonts w:ascii="Cambria Math" w:hAnsi="Cambria Math"/>
                          <w:lang w:val="el-GR"/>
                        </w:rPr>
                        <m:t>ρ</m:t>
                      </m:r>
                    </m:e>
                    <m:sup>
                      <m:r>
                        <m:rPr>
                          <m:sty m:val="p"/>
                        </m:rPr>
                        <w:rPr>
                          <w:rFonts w:ascii="Cambria Math" w:hAnsi="Cambria Math"/>
                          <w:lang w:val="el-GR"/>
                        </w:rPr>
                        <m:t>2</m:t>
                      </m:r>
                    </m:sup>
                  </m:sSup>
                </m:den>
              </m:f>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e>
                  </m:d>
                </m:e>
                <m:sup>
                  <m:r>
                    <m:rPr>
                      <m:sty m:val="p"/>
                    </m:rPr>
                    <w:rPr>
                      <w:rFonts w:ascii="Cambria Math" w:hAnsi="Cambria Math"/>
                    </w:rPr>
                    <m:t>2</m:t>
                  </m:r>
                </m:sup>
              </m:sSup>
            </m:e>
          </m:d>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oMath>
      </m:oMathPara>
    </w:p>
    <w:p w14:paraId="0751079D" w14:textId="6DA1140C" w:rsidR="00B275CA" w:rsidRDefault="0063242F" w:rsidP="009C7844">
      <w:r>
        <w:t>w</w:t>
      </w:r>
      <w:r w:rsidR="003062A5" w:rsidRPr="006B6ECC">
        <w:t xml:space="preserve">here Y is the observed abundance or density of the species at location </w:t>
      </w:r>
      <w:proofErr w:type="spellStart"/>
      <w:r w:rsidR="003062A5" w:rsidRPr="004E5063">
        <w:rPr>
          <w:i/>
          <w:iCs/>
        </w:rPr>
        <w:t>i</w:t>
      </w:r>
      <w:proofErr w:type="spellEnd"/>
      <w:r w:rsidR="003062A5" w:rsidRPr="006B6ECC">
        <w:t xml:space="preserve"> with a mean abundance </w:t>
      </w:r>
      <w:r w:rsidR="003062A5" w:rsidRPr="006B6ECC">
        <w:rPr>
          <w:lang w:val="el-GR"/>
        </w:rPr>
        <w:t>μ</w:t>
      </w:r>
      <w:r w:rsidR="003062A5" w:rsidRPr="006B6ECC">
        <w:t xml:space="preserve"> and covariate matrix </w:t>
      </w:r>
      <w:r w:rsidR="00CB49F4" w:rsidRPr="006B6ECC">
        <w:t>k</w:t>
      </w:r>
      <w:r w:rsidR="00405AA5" w:rsidRPr="006B6ECC">
        <w:t xml:space="preserve"> of coordinate x and x’</w:t>
      </w:r>
      <w:r w:rsidR="003062A5" w:rsidRPr="006B6ECC">
        <w:t xml:space="preserve">. The covariate matrix is the most important part of the Gaussian Process </w:t>
      </w:r>
      <w:r w:rsidR="00CB49F4" w:rsidRPr="006B6ECC">
        <w:t xml:space="preserve">(GP) </w:t>
      </w:r>
      <w:r w:rsidR="003062A5" w:rsidRPr="006B6ECC">
        <w:t>as it determines the spatial autocorrelation of the species distribution</w:t>
      </w:r>
      <w:r w:rsidR="003934DD" w:rsidRPr="006B6ECC">
        <w:t xml:space="preserve"> where </w:t>
      </w:r>
      <w:r w:rsidR="003934DD" w:rsidRPr="006B6ECC">
        <w:rPr>
          <w:lang w:val="el-GR"/>
        </w:rPr>
        <w:t>α</w:t>
      </w:r>
      <w:r w:rsidR="003934DD" w:rsidRPr="006B6ECC">
        <w:t xml:space="preserve"> is the amplitude of the x-x’ correlation, </w:t>
      </w:r>
      <w:r w:rsidR="003934DD" w:rsidRPr="006B6ECC">
        <w:rPr>
          <w:lang w:val="el-GR"/>
        </w:rPr>
        <w:t>ρ</w:t>
      </w:r>
      <w:r w:rsidR="003934DD" w:rsidRPr="006B6ECC">
        <w:t xml:space="preserve"> is the length-scale parameter meaning the correlation (in x-x’ units) where the signal fades out, and </w:t>
      </w:r>
      <w:r w:rsidR="003934DD" w:rsidRPr="006B6ECC">
        <w:rPr>
          <w:lang w:val="el-GR"/>
        </w:rPr>
        <w:t>σ</w:t>
      </w:r>
      <w:r w:rsidR="003934DD" w:rsidRPr="006B6ECC">
        <w:t xml:space="preserve"> is the noise in nature. </w:t>
      </w:r>
      <w:r w:rsidR="00B275CA" w:rsidRPr="00B275CA">
        <w:t xml:space="preserve">Species with small </w:t>
      </w:r>
      <w:r w:rsidR="002A310E" w:rsidRPr="002A310E">
        <w:t xml:space="preserve">spatial autocorrelation </w:t>
      </w:r>
      <w:r w:rsidR="002A310E">
        <w:t>(</w:t>
      </w:r>
      <w:r w:rsidR="00B275CA" w:rsidRPr="00B275CA">
        <w:t>ρ</w:t>
      </w:r>
      <w:r w:rsidR="00F4190D">
        <w:t>)</w:t>
      </w:r>
      <w:r w:rsidR="00B275CA" w:rsidRPr="00B275CA">
        <w:t xml:space="preserve"> values exhibit rapidly changing abundance patterns over space, indicating highly localized distributions with sharp boundaries between high and low-density areas. Conversely, species with large ρ values display smoothly varying abundances that remain spatially autocorrelated over greater distances, suggesting more gradual transitions and broader distribution patterns.</w:t>
      </w:r>
    </w:p>
    <w:p w14:paraId="70A2F0BF" w14:textId="77777777" w:rsidR="00EB0F20" w:rsidRDefault="00EB0F20" w:rsidP="009C7844"/>
    <w:p w14:paraId="49E46699" w14:textId="27E9D4C2" w:rsidR="00EB0F20" w:rsidRDefault="00EB0F20" w:rsidP="009C7844">
      <w:commentRangeStart w:id="6"/>
      <w:r w:rsidRPr="00EB0F20">
        <w:lastRenderedPageBreak/>
        <w:t xml:space="preserve">In simple terms, knowing the spatial autocorrelation of species distributions </w:t>
      </w:r>
      <w:r w:rsidR="00B36F50">
        <w:t xml:space="preserve">can </w:t>
      </w:r>
      <w:r w:rsidRPr="00EB0F20">
        <w:t>provide a quantitative basis for optimizing sampling effort</w:t>
      </w:r>
      <w:r w:rsidR="00B36F50">
        <w:t xml:space="preserve"> - </w:t>
      </w:r>
      <w:r w:rsidRPr="00EB0F20">
        <w:t>species exhibiting high spatial autocorrelation should require fewer samples to capture their distribution patterns due to their extended spatial coherence.</w:t>
      </w:r>
      <w:commentRangeEnd w:id="6"/>
      <w:r w:rsidR="00264954">
        <w:rPr>
          <w:rStyle w:val="CommentReference"/>
        </w:rPr>
        <w:commentReference w:id="6"/>
      </w:r>
    </w:p>
    <w:p w14:paraId="61D3CE67" w14:textId="77777777" w:rsidR="00EB0F20" w:rsidRDefault="00EB0F20" w:rsidP="009C7844"/>
    <w:p w14:paraId="75F0F1D9" w14:textId="3573F7E9" w:rsidR="003063E3" w:rsidRDefault="00EB0F20" w:rsidP="009C7844">
      <w:r w:rsidRPr="009C7844">
        <w:t xml:space="preserve">Here we investigate </w:t>
      </w:r>
      <w:r w:rsidR="00A463AE" w:rsidRPr="009C7844">
        <w:t xml:space="preserve">the relationship between </w:t>
      </w:r>
      <w:r w:rsidR="000A3F36" w:rsidRPr="009C7844">
        <w:t xml:space="preserve">species-specific precision of abundance estimate inferred from GP models under varying </w:t>
      </w:r>
      <w:r w:rsidR="003063E3" w:rsidRPr="009C7844">
        <w:t>sampling efforts and the spatial autocorrelation parameter.</w:t>
      </w:r>
      <w:r w:rsidR="004D7016" w:rsidRPr="009C7844">
        <w:t xml:space="preserve"> </w:t>
      </w:r>
      <w:r w:rsidR="00B80050" w:rsidRPr="009C7844">
        <w:t>Due to the spatiotemporal integration in eDNA signals</w:t>
      </w:r>
      <w:r w:rsidR="00E62461" w:rsidRPr="009C7844">
        <w:t xml:space="preserve"> – DNA </w:t>
      </w:r>
      <w:r w:rsidR="007C3E67" w:rsidRPr="009C7844">
        <w:t xml:space="preserve">signal </w:t>
      </w:r>
      <w:r w:rsidR="00E62461" w:rsidRPr="009C7844">
        <w:t xml:space="preserve">from organisms located at varying distances </w:t>
      </w:r>
      <w:r w:rsidR="00963515" w:rsidRPr="009C7844">
        <w:t xml:space="preserve">from the sampling site and at different time points prior to collection </w:t>
      </w:r>
      <w:r w:rsidR="00CD3C95" w:rsidRPr="009C7844">
        <w:t xml:space="preserve">- </w:t>
      </w:r>
      <w:r w:rsidR="00B80050" w:rsidRPr="009C7844">
        <w:t xml:space="preserve">an additional layer of spatial autocorrelation is introduced beyond what would be expected from species distribution patterns alone. </w:t>
      </w:r>
      <w:r w:rsidR="009B6CA9" w:rsidRPr="009C7844">
        <w:t>Consequently, when applying Gaussian Process models to eDNA data, the spatial autocorrelation parameter inherently captures both the natural clustering patterns of species distributions and the physical processes that govern DNA dispersal and decay in the marine environment. Without concurrent independent sampling methods such as trawl surveys or acoustic monitoring to provide direct measures of local abundance, these two fundamental processes</w:t>
      </w:r>
      <w:r w:rsidR="00963515" w:rsidRPr="009C7844">
        <w:t xml:space="preserve"> - </w:t>
      </w:r>
      <w:r w:rsidR="009B6CA9" w:rsidRPr="009C7844">
        <w:t xml:space="preserve">biological </w:t>
      </w:r>
      <w:r w:rsidR="002F7806" w:rsidRPr="009C7844">
        <w:t>smoothness</w:t>
      </w:r>
      <w:r w:rsidR="009B6CA9" w:rsidRPr="009C7844">
        <w:t xml:space="preserve"> and </w:t>
      </w:r>
      <w:r w:rsidR="004D7016" w:rsidRPr="009C7844">
        <w:t>spatiotemporal e</w:t>
      </w:r>
      <w:r w:rsidR="009B6CA9" w:rsidRPr="009C7844">
        <w:t xml:space="preserve">DNA </w:t>
      </w:r>
      <w:r w:rsidR="004D7016" w:rsidRPr="009C7844">
        <w:t>integration</w:t>
      </w:r>
      <w:r w:rsidR="00963515" w:rsidRPr="009C7844">
        <w:t xml:space="preserve"> - </w:t>
      </w:r>
      <w:r w:rsidR="009B6CA9" w:rsidRPr="009C7844">
        <w:t>cannot be empirically separated and are therefore represented as a single integrated parameter within the modeling framework.</w:t>
      </w:r>
    </w:p>
    <w:p w14:paraId="543FB958" w14:textId="77777777" w:rsidR="00EB66F1" w:rsidRDefault="00EB66F1" w:rsidP="009C7844"/>
    <w:p w14:paraId="6BE2E90D" w14:textId="3EF29634" w:rsidR="00C04336" w:rsidRPr="009C7844" w:rsidRDefault="00C04336" w:rsidP="009C7844">
      <w:r>
        <w:t xml:space="preserve">Here we investigate </w:t>
      </w:r>
      <w:r w:rsidR="00EB66F1">
        <w:t xml:space="preserve">the accuracy and estimate </w:t>
      </w:r>
    </w:p>
    <w:p w14:paraId="733D9C2E" w14:textId="1D9D8334" w:rsidR="008A0CE7" w:rsidRDefault="008A0CE7" w:rsidP="009C7844">
      <w:r>
        <w:br w:type="page"/>
      </w:r>
    </w:p>
    <w:p w14:paraId="3EBF2A59" w14:textId="16D42C24" w:rsidR="008A0CE7" w:rsidRDefault="008A0CE7" w:rsidP="008E4146">
      <w:pPr>
        <w:pStyle w:val="Heading1"/>
      </w:pPr>
      <w:r w:rsidRPr="008E4146">
        <w:lastRenderedPageBreak/>
        <w:t>Methods</w:t>
      </w:r>
      <w:r>
        <w:t xml:space="preserve"> </w:t>
      </w:r>
    </w:p>
    <w:p w14:paraId="2A2CCD18" w14:textId="77777777" w:rsidR="004F29E8" w:rsidRDefault="004F29E8" w:rsidP="004F29E8">
      <w:pPr>
        <w:pStyle w:val="Heading2"/>
      </w:pPr>
    </w:p>
    <w:p w14:paraId="0CC0D658" w14:textId="71F39F22" w:rsidR="00BE0676" w:rsidRDefault="006A1E01" w:rsidP="004F29E8">
      <w:pPr>
        <w:pStyle w:val="Heading2"/>
      </w:pPr>
      <w:r w:rsidRPr="006A1E01">
        <w:t>Sample Collection</w:t>
      </w:r>
    </w:p>
    <w:p w14:paraId="0300F079" w14:textId="77777777" w:rsidR="004F29E8" w:rsidRDefault="004F29E8" w:rsidP="004F29E8">
      <w:pPr>
        <w:pStyle w:val="Heading2"/>
      </w:pPr>
    </w:p>
    <w:p w14:paraId="4F1E353C" w14:textId="77777777" w:rsidR="004F29E8" w:rsidRDefault="00FF2112" w:rsidP="004F29E8">
      <w:pPr>
        <w:pStyle w:val="Heading2"/>
      </w:pPr>
      <w:r w:rsidRPr="00FF2112">
        <w:t>Metabarcoding</w:t>
      </w:r>
    </w:p>
    <w:p w14:paraId="29499AB2" w14:textId="77777777" w:rsidR="004F29E8" w:rsidRDefault="004F29E8" w:rsidP="004F29E8">
      <w:pPr>
        <w:pStyle w:val="Heading2"/>
      </w:pPr>
    </w:p>
    <w:p w14:paraId="23F6F81F" w14:textId="0A5DA9B8" w:rsidR="00025091" w:rsidRDefault="00025091" w:rsidP="00025091">
      <w:pPr>
        <w:pStyle w:val="Heading2"/>
      </w:pPr>
      <w:r>
        <w:t>Simulated eDNA data</w:t>
      </w:r>
    </w:p>
    <w:p w14:paraId="15E48E7F" w14:textId="77777777" w:rsidR="00025091" w:rsidRPr="00025091" w:rsidRDefault="00025091" w:rsidP="00025091"/>
    <w:p w14:paraId="5AA9CE9F" w14:textId="54ED28F8" w:rsidR="004F29E8" w:rsidRDefault="004F29E8" w:rsidP="004F29E8">
      <w:pPr>
        <w:pStyle w:val="Heading2"/>
      </w:pPr>
      <w:r>
        <w:t>Statistical inference</w:t>
      </w:r>
    </w:p>
    <w:p w14:paraId="32FC084D" w14:textId="2317B734" w:rsidR="0055092D" w:rsidRDefault="0055092D" w:rsidP="008E4146">
      <w:r w:rsidRPr="0055092D">
        <w:t>Here we used both simulated (Gaussian Process parameters) and real-world eDNA</w:t>
      </w:r>
      <w:r>
        <w:t xml:space="preserve"> </w:t>
      </w:r>
      <w:r w:rsidRPr="0055092D">
        <w:t xml:space="preserve">concentration data </w:t>
      </w:r>
      <w:r>
        <w:t xml:space="preserve">(unknown </w:t>
      </w:r>
      <w:r w:rsidRPr="0055092D">
        <w:t>Gaussian Process parameters</w:t>
      </w:r>
      <w:r>
        <w:t>)</w:t>
      </w:r>
      <w:r w:rsidRPr="0055092D">
        <w:t xml:space="preserve"> </w:t>
      </w:r>
      <w:ins w:id="7" w:author="kmnichol" w:date="2025-10-20T12:31:00Z" w16du:dateUtc="2025-10-20T19:31:00Z">
        <w:r w:rsidR="00264954">
          <w:t xml:space="preserve">from a large US West Coast </w:t>
        </w:r>
      </w:ins>
      <w:ins w:id="8" w:author="kmnichol" w:date="2025-10-20T12:32:00Z" w16du:dateUtc="2025-10-20T19:32:00Z">
        <w:r w:rsidR="00264954">
          <w:t xml:space="preserve">fisheries survey </w:t>
        </w:r>
      </w:ins>
      <w:r w:rsidR="001E6894">
        <w:t xml:space="preserve">to </w:t>
      </w:r>
      <w:r w:rsidRPr="0055092D">
        <w:t>evaluate the impact of sampling effort on spatial field prediction accuracy. For each dataset, we first fitted Gaussian Process models to</w:t>
      </w:r>
      <w:r w:rsidR="001045DD">
        <w:t xml:space="preserve"> estimate the GP</w:t>
      </w:r>
      <w:r w:rsidRPr="0055092D">
        <w:t xml:space="preserve"> </w:t>
      </w:r>
      <w:r w:rsidR="001045DD">
        <w:t>parameters</w:t>
      </w:r>
      <w:r w:rsidRPr="0055092D">
        <w:t xml:space="preserve"> </w:t>
      </w:r>
      <w:r w:rsidR="001045DD">
        <w:t>and</w:t>
      </w:r>
      <w:r w:rsidRPr="0055092D">
        <w:t xml:space="preserve"> predict eDNA concentration across the spatial field. We then systematically reduced sample sizes by randomly removing 10%, 20%, 30%, 40%, and 50% of the original sampling points and re-fitted the Gaussian Process models to these reduced datasets. To quantify the </w:t>
      </w:r>
      <w:r w:rsidR="00E41B0D">
        <w:t xml:space="preserve">accuracy of </w:t>
      </w:r>
      <w:r w:rsidR="00765CE3">
        <w:t xml:space="preserve">Gaussian Process </w:t>
      </w:r>
      <w:r w:rsidR="00765CE3" w:rsidRPr="00765CE3">
        <w:t>prediction</w:t>
      </w:r>
      <w:r w:rsidR="00765CE3">
        <w:t xml:space="preserve">s </w:t>
      </w:r>
      <w:r w:rsidR="00080D3E">
        <w:t xml:space="preserve">for each </w:t>
      </w:r>
      <w:r w:rsidRPr="0055092D">
        <w:t xml:space="preserve">sampling effort, we calculated the </w:t>
      </w:r>
      <w:r w:rsidR="00765CE3">
        <w:t xml:space="preserve">mean </w:t>
      </w:r>
      <w:r w:rsidRPr="0055092D">
        <w:t xml:space="preserve">prediction error (ε) as the difference between the spatial fields predicted from the complete dataset and those predicted from each reduced sampling scenario. </w:t>
      </w:r>
      <w:r w:rsidR="008A5C63">
        <w:t xml:space="preserve">We iterated this process </w:t>
      </w:r>
      <w:r w:rsidR="00330751">
        <w:t>20</w:t>
      </w:r>
      <w:r w:rsidR="008A5C63">
        <w:t>0 times to get better estimates</w:t>
      </w:r>
      <w:r w:rsidR="00FE7301">
        <w:t>.</w:t>
      </w:r>
    </w:p>
    <w:p w14:paraId="467A1393" w14:textId="77777777" w:rsidR="009F2F7A" w:rsidRDefault="009F2F7A" w:rsidP="009C7844"/>
    <w:p w14:paraId="45BC2801" w14:textId="7306C585" w:rsidR="0071265B" w:rsidRDefault="00AC61C0" w:rsidP="009C7844">
      <w:r>
        <w:rPr>
          <w:noProof/>
          <w14:ligatures w14:val="standardContextual"/>
        </w:rPr>
        <w:drawing>
          <wp:inline distT="0" distB="0" distL="0" distR="0" wp14:anchorId="65D46E35" wp14:editId="778D9471">
            <wp:extent cx="5967626" cy="3529890"/>
            <wp:effectExtent l="0" t="0" r="1905" b="1270"/>
            <wp:docPr id="1803856251" name="Picture 1" descr="A diagram of a sample sampl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56251" name="Picture 1" descr="A diagram of a sample sampling process&#10;&#10;AI-generated content may be incorrect."/>
                    <pic:cNvPicPr/>
                  </pic:nvPicPr>
                  <pic:blipFill rotWithShape="1">
                    <a:blip r:embed="rId8" cstate="print">
                      <a:extLst>
                        <a:ext uri="{28A0092B-C50C-407E-A947-70E740481C1C}">
                          <a14:useLocalDpi xmlns:a14="http://schemas.microsoft.com/office/drawing/2010/main" val="0"/>
                        </a:ext>
                      </a:extLst>
                    </a:blip>
                    <a:srcRect r="14998" b="10614"/>
                    <a:stretch>
                      <a:fillRect/>
                    </a:stretch>
                  </pic:blipFill>
                  <pic:spPr bwMode="auto">
                    <a:xfrm>
                      <a:off x="0" y="0"/>
                      <a:ext cx="5998870" cy="3548371"/>
                    </a:xfrm>
                    <a:prstGeom prst="rect">
                      <a:avLst/>
                    </a:prstGeom>
                    <a:ln>
                      <a:noFill/>
                    </a:ln>
                    <a:extLst>
                      <a:ext uri="{53640926-AAD7-44D8-BBD7-CCE9431645EC}">
                        <a14:shadowObscured xmlns:a14="http://schemas.microsoft.com/office/drawing/2010/main"/>
                      </a:ext>
                    </a:extLst>
                  </pic:spPr>
                </pic:pic>
              </a:graphicData>
            </a:graphic>
          </wp:inline>
        </w:drawing>
      </w:r>
    </w:p>
    <w:p w14:paraId="2BE5C73E" w14:textId="60DE2B75" w:rsidR="00375C50" w:rsidRDefault="00375C50" w:rsidP="00FD124A"/>
    <w:p w14:paraId="6A5D74E1" w14:textId="77777777" w:rsidR="002D38A4" w:rsidRDefault="002D38A4" w:rsidP="00FD124A"/>
    <w:p w14:paraId="04AF3D52" w14:textId="524CE0EB" w:rsidR="00957391" w:rsidRDefault="00957391" w:rsidP="00FD124A">
      <w:r>
        <w:lastRenderedPageBreak/>
        <w:t xml:space="preserve">2 types, </w:t>
      </w:r>
      <w:r w:rsidR="002D38A4">
        <w:t>ecological parameters and predictive precision.</w:t>
      </w:r>
    </w:p>
    <w:p w14:paraId="768B92E9" w14:textId="77777777" w:rsidR="002D38A4" w:rsidRDefault="002D38A4" w:rsidP="00FD124A"/>
    <w:p w14:paraId="0ED9BDA3" w14:textId="7AD715A1" w:rsidR="002D38A4" w:rsidRDefault="007E7FD4" w:rsidP="00FD124A">
      <w:r>
        <w:t>Results</w:t>
      </w:r>
    </w:p>
    <w:p w14:paraId="6D838608" w14:textId="77777777" w:rsidR="007E7FD4" w:rsidRDefault="007E7FD4" w:rsidP="00FD124A"/>
    <w:p w14:paraId="1EE76514" w14:textId="013BC865" w:rsidR="007E7FD4" w:rsidRDefault="007E7FD4" w:rsidP="00FD124A">
      <w:r>
        <w:t>Figure 2</w:t>
      </w:r>
    </w:p>
    <w:p w14:paraId="53C29B39" w14:textId="2ED5B741" w:rsidR="007E7FD4" w:rsidRDefault="007E7FD4" w:rsidP="00FD124A">
      <w:r>
        <w:rPr>
          <w:noProof/>
          <w14:ligatures w14:val="standardContextual"/>
        </w:rPr>
        <w:drawing>
          <wp:inline distT="0" distB="0" distL="0" distR="0" wp14:anchorId="57E3FAEC" wp14:editId="69B9DBB6">
            <wp:extent cx="5943600" cy="2476500"/>
            <wp:effectExtent l="0" t="0" r="0" b="0"/>
            <wp:docPr id="256341794"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41794" name="Picture 1" descr="A graph of different colored lin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p>
    <w:p w14:paraId="1F312296" w14:textId="02F7F365" w:rsidR="001367CB" w:rsidRPr="009E59FB" w:rsidRDefault="001367CB" w:rsidP="00FD124A">
      <w:r>
        <w:rPr>
          <w:noProof/>
          <w14:ligatures w14:val="standardContextual"/>
        </w:rPr>
        <w:drawing>
          <wp:inline distT="0" distB="0" distL="0" distR="0" wp14:anchorId="7D4115AC" wp14:editId="0B8F454B">
            <wp:extent cx="5943600" cy="3962400"/>
            <wp:effectExtent l="0" t="0" r="0" b="0"/>
            <wp:docPr id="1622381307" name="Picture 2" descr="A graph showing the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81307" name="Picture 2" descr="A graph showing the different colored lin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sectPr w:rsidR="001367CB" w:rsidRPr="009E59FB">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mnichol" w:date="2025-10-20T12:29:00Z" w:initials="k">
    <w:p w14:paraId="61EF369D" w14:textId="25372628" w:rsidR="00264954" w:rsidRDefault="00264954">
      <w:pPr>
        <w:pStyle w:val="CommentText"/>
      </w:pPr>
      <w:r>
        <w:rPr>
          <w:rStyle w:val="CommentReference"/>
        </w:rPr>
        <w:annotationRef/>
      </w:r>
      <w:r>
        <w:t>Convey that this is for the marine environment, with the goals of defining indices of abundance of individual species (like for stock assessments)</w:t>
      </w:r>
    </w:p>
  </w:comment>
  <w:comment w:id="2" w:author="kmnichol" w:date="2025-10-20T12:26:00Z" w:initials="k">
    <w:p w14:paraId="244F0986" w14:textId="731BE605" w:rsidR="00264954" w:rsidRDefault="00264954">
      <w:pPr>
        <w:pStyle w:val="CommentText"/>
      </w:pPr>
      <w:r>
        <w:rPr>
          <w:rStyle w:val="CommentReference"/>
        </w:rPr>
        <w:annotationRef/>
      </w:r>
      <w:r>
        <w:t>Potentially think about including a stock assessor on this, like Aaron Berger?</w:t>
      </w:r>
    </w:p>
  </w:comment>
  <w:comment w:id="3" w:author="kmnichol" w:date="2025-10-20T12:27:00Z" w:initials="k">
    <w:p w14:paraId="0B34E4E2" w14:textId="7E7CE0D8" w:rsidR="00264954" w:rsidRDefault="00264954">
      <w:pPr>
        <w:pStyle w:val="CommentText"/>
      </w:pPr>
      <w:r>
        <w:rPr>
          <w:rStyle w:val="CommentReference"/>
        </w:rPr>
        <w:annotationRef/>
      </w:r>
      <w:r>
        <w:t>Draw upon the literature that already considers these things with traditional surveys.</w:t>
      </w:r>
    </w:p>
  </w:comment>
  <w:comment w:id="5" w:author="kmnichol" w:date="2025-10-20T12:28:00Z" w:initials="k">
    <w:p w14:paraId="2D958CFB" w14:textId="7F7EE2D4" w:rsidR="00264954" w:rsidRDefault="00264954">
      <w:pPr>
        <w:pStyle w:val="CommentText"/>
      </w:pPr>
      <w:r>
        <w:rPr>
          <w:rStyle w:val="CommentReference"/>
        </w:rPr>
        <w:annotationRef/>
      </w:r>
      <w:r>
        <w:t>Balancing the cost and efficiency of a survey is key here too – days at sea are expensive.</w:t>
      </w:r>
    </w:p>
  </w:comment>
  <w:comment w:id="6" w:author="kmnichol" w:date="2025-10-20T12:30:00Z" w:initials="k">
    <w:p w14:paraId="69DC3C1E" w14:textId="74773D47" w:rsidR="00264954" w:rsidRDefault="00264954">
      <w:pPr>
        <w:pStyle w:val="CommentText"/>
      </w:pPr>
      <w:r>
        <w:rPr>
          <w:rStyle w:val="CommentReference"/>
        </w:rPr>
        <w:annotationRef/>
      </w:r>
      <w:r>
        <w:t>Somewhere in the introduction, make the point that finding balance for the optimal sampling for focal and non-focal survey species will provide a great benefit of time at sea, allowing for estimates of abundance for non-focal species from a single survey platform.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EF369D" w15:done="0"/>
  <w15:commentEx w15:paraId="244F0986" w15:done="0"/>
  <w15:commentEx w15:paraId="0B34E4E2" w15:done="0"/>
  <w15:commentEx w15:paraId="2D958CFB" w15:done="0"/>
  <w15:commentEx w15:paraId="69DC3C1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B2587C" w16cex:dateUtc="2025-10-20T19:29:00Z"/>
  <w16cex:commentExtensible w16cex:durableId="499C29C6" w16cex:dateUtc="2025-10-20T19:26:00Z"/>
  <w16cex:commentExtensible w16cex:durableId="54C070E4" w16cex:dateUtc="2025-10-20T19:27:00Z"/>
  <w16cex:commentExtensible w16cex:durableId="2679DC3C" w16cex:dateUtc="2025-10-20T19:28:00Z"/>
  <w16cex:commentExtensible w16cex:durableId="760BDA35" w16cex:dateUtc="2025-10-20T19: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EF369D" w16cid:durableId="20B2587C"/>
  <w16cid:commentId w16cid:paraId="244F0986" w16cid:durableId="499C29C6"/>
  <w16cid:commentId w16cid:paraId="0B34E4E2" w16cid:durableId="54C070E4"/>
  <w16cid:commentId w16cid:paraId="2D958CFB" w16cid:durableId="2679DC3C"/>
  <w16cid:commentId w16cid:paraId="69DC3C1E" w16cid:durableId="760BDA3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ledis Guri">
    <w15:presenceInfo w15:providerId="AD" w15:userId="S::gguri@uw.edu::83df82f3-47dd-4c7f-8014-681978acda03"/>
  </w15:person>
  <w15:person w15:author="kmnichol">
    <w15:presenceInfo w15:providerId="AD" w15:userId="S::kmnichol@uw.edu::500a2b4a-f52f-46e1-a57b-581ecc089d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185"/>
    <w:rsid w:val="00004D7A"/>
    <w:rsid w:val="000071B9"/>
    <w:rsid w:val="00016F53"/>
    <w:rsid w:val="00024F59"/>
    <w:rsid w:val="00025091"/>
    <w:rsid w:val="00030C37"/>
    <w:rsid w:val="000342B9"/>
    <w:rsid w:val="00035AB1"/>
    <w:rsid w:val="00036173"/>
    <w:rsid w:val="00045E03"/>
    <w:rsid w:val="000470D5"/>
    <w:rsid w:val="00055E06"/>
    <w:rsid w:val="00063614"/>
    <w:rsid w:val="0007439B"/>
    <w:rsid w:val="00080D3E"/>
    <w:rsid w:val="00084CAC"/>
    <w:rsid w:val="000871D9"/>
    <w:rsid w:val="00096048"/>
    <w:rsid w:val="000A3F36"/>
    <w:rsid w:val="000B05BE"/>
    <w:rsid w:val="000B235B"/>
    <w:rsid w:val="000C0412"/>
    <w:rsid w:val="000C3D4E"/>
    <w:rsid w:val="000D4185"/>
    <w:rsid w:val="000E56B2"/>
    <w:rsid w:val="000F62DB"/>
    <w:rsid w:val="001045DD"/>
    <w:rsid w:val="001367CB"/>
    <w:rsid w:val="0017092A"/>
    <w:rsid w:val="00182F0E"/>
    <w:rsid w:val="00193548"/>
    <w:rsid w:val="001936A4"/>
    <w:rsid w:val="001A6348"/>
    <w:rsid w:val="001A66A2"/>
    <w:rsid w:val="001B1CEB"/>
    <w:rsid w:val="001C1D41"/>
    <w:rsid w:val="001C30FB"/>
    <w:rsid w:val="001C692F"/>
    <w:rsid w:val="001D798A"/>
    <w:rsid w:val="001E63BB"/>
    <w:rsid w:val="001E6894"/>
    <w:rsid w:val="00211591"/>
    <w:rsid w:val="0021563C"/>
    <w:rsid w:val="00244275"/>
    <w:rsid w:val="00250DC7"/>
    <w:rsid w:val="00251189"/>
    <w:rsid w:val="00262647"/>
    <w:rsid w:val="00264954"/>
    <w:rsid w:val="002833AB"/>
    <w:rsid w:val="0029332C"/>
    <w:rsid w:val="002A310E"/>
    <w:rsid w:val="002A5CEB"/>
    <w:rsid w:val="002B5FAD"/>
    <w:rsid w:val="002C64E1"/>
    <w:rsid w:val="002D38A4"/>
    <w:rsid w:val="002D3A20"/>
    <w:rsid w:val="002E1BFD"/>
    <w:rsid w:val="002F5171"/>
    <w:rsid w:val="002F7244"/>
    <w:rsid w:val="002F7806"/>
    <w:rsid w:val="003062A5"/>
    <w:rsid w:val="003063E3"/>
    <w:rsid w:val="003127DC"/>
    <w:rsid w:val="00317863"/>
    <w:rsid w:val="00323EA1"/>
    <w:rsid w:val="00325B14"/>
    <w:rsid w:val="00330751"/>
    <w:rsid w:val="00332C3F"/>
    <w:rsid w:val="003337CB"/>
    <w:rsid w:val="00333E4D"/>
    <w:rsid w:val="00352862"/>
    <w:rsid w:val="00373C0C"/>
    <w:rsid w:val="00375C50"/>
    <w:rsid w:val="0038212F"/>
    <w:rsid w:val="003934DD"/>
    <w:rsid w:val="003A0600"/>
    <w:rsid w:val="003A0F01"/>
    <w:rsid w:val="003A2BA3"/>
    <w:rsid w:val="003B1233"/>
    <w:rsid w:val="003B2B75"/>
    <w:rsid w:val="003B4DA2"/>
    <w:rsid w:val="003D63EB"/>
    <w:rsid w:val="003F40E5"/>
    <w:rsid w:val="003F524D"/>
    <w:rsid w:val="003F571C"/>
    <w:rsid w:val="003F6CC6"/>
    <w:rsid w:val="00405AA5"/>
    <w:rsid w:val="004067A8"/>
    <w:rsid w:val="0041556E"/>
    <w:rsid w:val="00424787"/>
    <w:rsid w:val="00452D67"/>
    <w:rsid w:val="0046242E"/>
    <w:rsid w:val="004700FC"/>
    <w:rsid w:val="004850B7"/>
    <w:rsid w:val="004A7DC8"/>
    <w:rsid w:val="004D7016"/>
    <w:rsid w:val="004E4B99"/>
    <w:rsid w:val="004E5063"/>
    <w:rsid w:val="004F0846"/>
    <w:rsid w:val="004F1BAA"/>
    <w:rsid w:val="004F29E8"/>
    <w:rsid w:val="004F55C4"/>
    <w:rsid w:val="00502C76"/>
    <w:rsid w:val="00515226"/>
    <w:rsid w:val="00532C3A"/>
    <w:rsid w:val="005506B8"/>
    <w:rsid w:val="0055092D"/>
    <w:rsid w:val="005705EA"/>
    <w:rsid w:val="0057135E"/>
    <w:rsid w:val="005723F1"/>
    <w:rsid w:val="005730D5"/>
    <w:rsid w:val="00576530"/>
    <w:rsid w:val="00592287"/>
    <w:rsid w:val="00593469"/>
    <w:rsid w:val="00595A69"/>
    <w:rsid w:val="005A0521"/>
    <w:rsid w:val="005A6ABF"/>
    <w:rsid w:val="005C4417"/>
    <w:rsid w:val="005D35ED"/>
    <w:rsid w:val="005D58F6"/>
    <w:rsid w:val="005E401F"/>
    <w:rsid w:val="005E6419"/>
    <w:rsid w:val="005F5A5F"/>
    <w:rsid w:val="005F77C4"/>
    <w:rsid w:val="00610BE7"/>
    <w:rsid w:val="00610BE9"/>
    <w:rsid w:val="00616EBA"/>
    <w:rsid w:val="00623D71"/>
    <w:rsid w:val="006278B6"/>
    <w:rsid w:val="00627D77"/>
    <w:rsid w:val="006305C7"/>
    <w:rsid w:val="0063242F"/>
    <w:rsid w:val="00644872"/>
    <w:rsid w:val="00671D24"/>
    <w:rsid w:val="006736B1"/>
    <w:rsid w:val="00680532"/>
    <w:rsid w:val="006813F0"/>
    <w:rsid w:val="006A1E01"/>
    <w:rsid w:val="006A22FB"/>
    <w:rsid w:val="006A2ABB"/>
    <w:rsid w:val="006A5E32"/>
    <w:rsid w:val="006B0271"/>
    <w:rsid w:val="006B2CDC"/>
    <w:rsid w:val="006B691E"/>
    <w:rsid w:val="006B6ECC"/>
    <w:rsid w:val="006C7F21"/>
    <w:rsid w:val="006E251B"/>
    <w:rsid w:val="006E714C"/>
    <w:rsid w:val="006F0A15"/>
    <w:rsid w:val="006F3648"/>
    <w:rsid w:val="006F3D2B"/>
    <w:rsid w:val="006F60E8"/>
    <w:rsid w:val="0070136E"/>
    <w:rsid w:val="00710315"/>
    <w:rsid w:val="0071265B"/>
    <w:rsid w:val="007154D9"/>
    <w:rsid w:val="007158CB"/>
    <w:rsid w:val="00720B7A"/>
    <w:rsid w:val="00723378"/>
    <w:rsid w:val="0074482A"/>
    <w:rsid w:val="00753AD4"/>
    <w:rsid w:val="007574C0"/>
    <w:rsid w:val="007601B7"/>
    <w:rsid w:val="007654D2"/>
    <w:rsid w:val="00765CE3"/>
    <w:rsid w:val="00771019"/>
    <w:rsid w:val="00775D20"/>
    <w:rsid w:val="00791D12"/>
    <w:rsid w:val="007930BC"/>
    <w:rsid w:val="007944CA"/>
    <w:rsid w:val="00795834"/>
    <w:rsid w:val="007B51CA"/>
    <w:rsid w:val="007C3E67"/>
    <w:rsid w:val="007C5E31"/>
    <w:rsid w:val="007C7CF2"/>
    <w:rsid w:val="007E51AC"/>
    <w:rsid w:val="007E6430"/>
    <w:rsid w:val="007E7FD4"/>
    <w:rsid w:val="007F24C2"/>
    <w:rsid w:val="008325E6"/>
    <w:rsid w:val="00841BF8"/>
    <w:rsid w:val="008522AD"/>
    <w:rsid w:val="0086021C"/>
    <w:rsid w:val="00863AC1"/>
    <w:rsid w:val="00864F9C"/>
    <w:rsid w:val="00872E2A"/>
    <w:rsid w:val="00885061"/>
    <w:rsid w:val="0088685B"/>
    <w:rsid w:val="008A0CE7"/>
    <w:rsid w:val="008A5C63"/>
    <w:rsid w:val="008A66B2"/>
    <w:rsid w:val="008B41F0"/>
    <w:rsid w:val="008C115D"/>
    <w:rsid w:val="008C27F0"/>
    <w:rsid w:val="008E1806"/>
    <w:rsid w:val="008E4146"/>
    <w:rsid w:val="008E5465"/>
    <w:rsid w:val="008E7F25"/>
    <w:rsid w:val="008F6936"/>
    <w:rsid w:val="00915F1F"/>
    <w:rsid w:val="00920318"/>
    <w:rsid w:val="009240DA"/>
    <w:rsid w:val="00924D3C"/>
    <w:rsid w:val="00933A07"/>
    <w:rsid w:val="00937FA5"/>
    <w:rsid w:val="00950375"/>
    <w:rsid w:val="00956559"/>
    <w:rsid w:val="00957391"/>
    <w:rsid w:val="00963515"/>
    <w:rsid w:val="0097169B"/>
    <w:rsid w:val="009833F6"/>
    <w:rsid w:val="009909E1"/>
    <w:rsid w:val="00995B31"/>
    <w:rsid w:val="00996CB5"/>
    <w:rsid w:val="009B6CA9"/>
    <w:rsid w:val="009C50E9"/>
    <w:rsid w:val="009C7398"/>
    <w:rsid w:val="009C7844"/>
    <w:rsid w:val="009D71B2"/>
    <w:rsid w:val="009E0CDD"/>
    <w:rsid w:val="009E5400"/>
    <w:rsid w:val="009E5790"/>
    <w:rsid w:val="009E59FB"/>
    <w:rsid w:val="009F2F7A"/>
    <w:rsid w:val="009F41E0"/>
    <w:rsid w:val="00A00687"/>
    <w:rsid w:val="00A12675"/>
    <w:rsid w:val="00A139A4"/>
    <w:rsid w:val="00A1514E"/>
    <w:rsid w:val="00A45E73"/>
    <w:rsid w:val="00A463AE"/>
    <w:rsid w:val="00A46AD9"/>
    <w:rsid w:val="00A574DB"/>
    <w:rsid w:val="00A622D4"/>
    <w:rsid w:val="00A65F19"/>
    <w:rsid w:val="00A75D81"/>
    <w:rsid w:val="00A876CF"/>
    <w:rsid w:val="00AB1DD6"/>
    <w:rsid w:val="00AB5808"/>
    <w:rsid w:val="00AC61C0"/>
    <w:rsid w:val="00AD0DF9"/>
    <w:rsid w:val="00AD22A2"/>
    <w:rsid w:val="00AD47FC"/>
    <w:rsid w:val="00AE75FA"/>
    <w:rsid w:val="00AF2647"/>
    <w:rsid w:val="00B01FDA"/>
    <w:rsid w:val="00B06207"/>
    <w:rsid w:val="00B21094"/>
    <w:rsid w:val="00B275CA"/>
    <w:rsid w:val="00B36F50"/>
    <w:rsid w:val="00B46B7E"/>
    <w:rsid w:val="00B509B4"/>
    <w:rsid w:val="00B50DD5"/>
    <w:rsid w:val="00B64090"/>
    <w:rsid w:val="00B76390"/>
    <w:rsid w:val="00B80050"/>
    <w:rsid w:val="00B92F85"/>
    <w:rsid w:val="00B93E3D"/>
    <w:rsid w:val="00B95985"/>
    <w:rsid w:val="00BA3A40"/>
    <w:rsid w:val="00BA6750"/>
    <w:rsid w:val="00BB5A3D"/>
    <w:rsid w:val="00BB7BE0"/>
    <w:rsid w:val="00BC3579"/>
    <w:rsid w:val="00BD4C38"/>
    <w:rsid w:val="00BD5268"/>
    <w:rsid w:val="00BE0676"/>
    <w:rsid w:val="00BE244C"/>
    <w:rsid w:val="00BF0945"/>
    <w:rsid w:val="00C04336"/>
    <w:rsid w:val="00C0434A"/>
    <w:rsid w:val="00C047F0"/>
    <w:rsid w:val="00C255AF"/>
    <w:rsid w:val="00C26268"/>
    <w:rsid w:val="00C26287"/>
    <w:rsid w:val="00C2701A"/>
    <w:rsid w:val="00C63ABE"/>
    <w:rsid w:val="00C6482A"/>
    <w:rsid w:val="00C652A9"/>
    <w:rsid w:val="00C718A2"/>
    <w:rsid w:val="00C81069"/>
    <w:rsid w:val="00C90444"/>
    <w:rsid w:val="00C953D1"/>
    <w:rsid w:val="00CA0FBA"/>
    <w:rsid w:val="00CA2CBF"/>
    <w:rsid w:val="00CB49F4"/>
    <w:rsid w:val="00CB4EA5"/>
    <w:rsid w:val="00CC306B"/>
    <w:rsid w:val="00CC320C"/>
    <w:rsid w:val="00CC35D8"/>
    <w:rsid w:val="00CC3893"/>
    <w:rsid w:val="00CD3C95"/>
    <w:rsid w:val="00CF5B8B"/>
    <w:rsid w:val="00D0779F"/>
    <w:rsid w:val="00D53DBD"/>
    <w:rsid w:val="00D642AA"/>
    <w:rsid w:val="00D666C1"/>
    <w:rsid w:val="00D82AEE"/>
    <w:rsid w:val="00D845BB"/>
    <w:rsid w:val="00D8503D"/>
    <w:rsid w:val="00DB24FA"/>
    <w:rsid w:val="00DB4FF7"/>
    <w:rsid w:val="00DB59A3"/>
    <w:rsid w:val="00DC0549"/>
    <w:rsid w:val="00DC0EA2"/>
    <w:rsid w:val="00DC14A8"/>
    <w:rsid w:val="00DC5B16"/>
    <w:rsid w:val="00DD778E"/>
    <w:rsid w:val="00DE22E2"/>
    <w:rsid w:val="00DE2A41"/>
    <w:rsid w:val="00E117B6"/>
    <w:rsid w:val="00E12AD0"/>
    <w:rsid w:val="00E15254"/>
    <w:rsid w:val="00E22091"/>
    <w:rsid w:val="00E261CA"/>
    <w:rsid w:val="00E26EFE"/>
    <w:rsid w:val="00E36686"/>
    <w:rsid w:val="00E40781"/>
    <w:rsid w:val="00E41B0D"/>
    <w:rsid w:val="00E475A8"/>
    <w:rsid w:val="00E566F5"/>
    <w:rsid w:val="00E62461"/>
    <w:rsid w:val="00E62C8B"/>
    <w:rsid w:val="00E62F4C"/>
    <w:rsid w:val="00E646A6"/>
    <w:rsid w:val="00E74A74"/>
    <w:rsid w:val="00E80C87"/>
    <w:rsid w:val="00EB0F20"/>
    <w:rsid w:val="00EB66F1"/>
    <w:rsid w:val="00EB6C47"/>
    <w:rsid w:val="00EC208A"/>
    <w:rsid w:val="00ED0747"/>
    <w:rsid w:val="00F03163"/>
    <w:rsid w:val="00F05CC6"/>
    <w:rsid w:val="00F11609"/>
    <w:rsid w:val="00F158DA"/>
    <w:rsid w:val="00F21A23"/>
    <w:rsid w:val="00F2407E"/>
    <w:rsid w:val="00F3077D"/>
    <w:rsid w:val="00F4101B"/>
    <w:rsid w:val="00F4190D"/>
    <w:rsid w:val="00F615E9"/>
    <w:rsid w:val="00F6672D"/>
    <w:rsid w:val="00F83313"/>
    <w:rsid w:val="00F87378"/>
    <w:rsid w:val="00F93E32"/>
    <w:rsid w:val="00F93FDB"/>
    <w:rsid w:val="00FB1AF3"/>
    <w:rsid w:val="00FB5B11"/>
    <w:rsid w:val="00FC3832"/>
    <w:rsid w:val="00FC4DAB"/>
    <w:rsid w:val="00FD124A"/>
    <w:rsid w:val="00FD6890"/>
    <w:rsid w:val="00FE45EA"/>
    <w:rsid w:val="00FE7301"/>
    <w:rsid w:val="00FF2112"/>
    <w:rsid w:val="00FF4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C0851"/>
  <w15:chartTrackingRefBased/>
  <w15:docId w15:val="{B985EE5A-9731-5146-976A-BF12EFF40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844"/>
    <w:pPr>
      <w:spacing w:before="100" w:beforeAutospacing="1" w:after="0" w:line="276" w:lineRule="auto"/>
      <w:contextualSpacing/>
      <w:jc w:val="both"/>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E4146"/>
    <w:pPr>
      <w:keepNext/>
      <w:keepLines/>
      <w:spacing w:before="0" w:beforeAutospacing="0" w:line="240" w:lineRule="auto"/>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4F29E8"/>
    <w:pPr>
      <w:keepNext/>
      <w:keepLines/>
      <w:spacing w:before="0" w:beforeAutospacing="0" w:line="240" w:lineRule="auto"/>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0D41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D41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1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18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18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18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18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146"/>
    <w:rPr>
      <w:rFonts w:ascii="Times New Roman" w:eastAsiaTheme="majorEastAsia" w:hAnsi="Times New Roman" w:cs="Times New Roman"/>
      <w:b/>
      <w:bCs/>
      <w:kern w:val="0"/>
      <w:sz w:val="28"/>
      <w:szCs w:val="28"/>
      <w14:ligatures w14:val="none"/>
    </w:rPr>
  </w:style>
  <w:style w:type="character" w:customStyle="1" w:styleId="Heading2Char">
    <w:name w:val="Heading 2 Char"/>
    <w:basedOn w:val="DefaultParagraphFont"/>
    <w:link w:val="Heading2"/>
    <w:uiPriority w:val="9"/>
    <w:rsid w:val="004F29E8"/>
    <w:rPr>
      <w:rFonts w:ascii="Times New Roman" w:eastAsiaTheme="majorEastAsia" w:hAnsi="Times New Roman" w:cstheme="majorBidi"/>
      <w:b/>
      <w:kern w:val="0"/>
      <w:szCs w:val="32"/>
      <w14:ligatures w14:val="none"/>
    </w:rPr>
  </w:style>
  <w:style w:type="character" w:customStyle="1" w:styleId="Heading3Char">
    <w:name w:val="Heading 3 Char"/>
    <w:basedOn w:val="DefaultParagraphFont"/>
    <w:link w:val="Heading3"/>
    <w:uiPriority w:val="9"/>
    <w:rsid w:val="000D41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D41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1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1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1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1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185"/>
    <w:rPr>
      <w:rFonts w:eastAsiaTheme="majorEastAsia" w:cstheme="majorBidi"/>
      <w:color w:val="272727" w:themeColor="text1" w:themeTint="D8"/>
    </w:rPr>
  </w:style>
  <w:style w:type="paragraph" w:styleId="Title">
    <w:name w:val="Title"/>
    <w:basedOn w:val="Normal"/>
    <w:next w:val="Normal"/>
    <w:link w:val="TitleChar"/>
    <w:uiPriority w:val="10"/>
    <w:qFormat/>
    <w:rsid w:val="000D4185"/>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1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1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185"/>
    <w:pPr>
      <w:spacing w:before="160"/>
      <w:jc w:val="center"/>
    </w:pPr>
    <w:rPr>
      <w:i/>
      <w:iCs/>
      <w:color w:val="404040" w:themeColor="text1" w:themeTint="BF"/>
    </w:rPr>
  </w:style>
  <w:style w:type="character" w:customStyle="1" w:styleId="QuoteChar">
    <w:name w:val="Quote Char"/>
    <w:basedOn w:val="DefaultParagraphFont"/>
    <w:link w:val="Quote"/>
    <w:uiPriority w:val="29"/>
    <w:rsid w:val="000D4185"/>
    <w:rPr>
      <w:i/>
      <w:iCs/>
      <w:color w:val="404040" w:themeColor="text1" w:themeTint="BF"/>
    </w:rPr>
  </w:style>
  <w:style w:type="paragraph" w:styleId="ListParagraph">
    <w:name w:val="List Paragraph"/>
    <w:basedOn w:val="Normal"/>
    <w:uiPriority w:val="34"/>
    <w:qFormat/>
    <w:rsid w:val="000D4185"/>
    <w:pPr>
      <w:ind w:left="720"/>
    </w:pPr>
  </w:style>
  <w:style w:type="character" w:styleId="IntenseEmphasis">
    <w:name w:val="Intense Emphasis"/>
    <w:basedOn w:val="DefaultParagraphFont"/>
    <w:uiPriority w:val="21"/>
    <w:qFormat/>
    <w:rsid w:val="000D4185"/>
    <w:rPr>
      <w:i/>
      <w:iCs/>
      <w:color w:val="0F4761" w:themeColor="accent1" w:themeShade="BF"/>
    </w:rPr>
  </w:style>
  <w:style w:type="paragraph" w:styleId="IntenseQuote">
    <w:name w:val="Intense Quote"/>
    <w:basedOn w:val="Normal"/>
    <w:next w:val="Normal"/>
    <w:link w:val="IntenseQuoteChar"/>
    <w:uiPriority w:val="30"/>
    <w:qFormat/>
    <w:rsid w:val="000D41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185"/>
    <w:rPr>
      <w:i/>
      <w:iCs/>
      <w:color w:val="0F4761" w:themeColor="accent1" w:themeShade="BF"/>
    </w:rPr>
  </w:style>
  <w:style w:type="character" w:styleId="IntenseReference">
    <w:name w:val="Intense Reference"/>
    <w:basedOn w:val="DefaultParagraphFont"/>
    <w:uiPriority w:val="32"/>
    <w:qFormat/>
    <w:rsid w:val="000D4185"/>
    <w:rPr>
      <w:b/>
      <w:bCs/>
      <w:smallCaps/>
      <w:color w:val="0F4761" w:themeColor="accent1" w:themeShade="BF"/>
      <w:spacing w:val="5"/>
    </w:rPr>
  </w:style>
  <w:style w:type="paragraph" w:customStyle="1" w:styleId="p1">
    <w:name w:val="p1"/>
    <w:basedOn w:val="Normal"/>
    <w:rsid w:val="000D4185"/>
    <w:pPr>
      <w:spacing w:after="100" w:afterAutospacing="1" w:line="240" w:lineRule="auto"/>
    </w:pPr>
  </w:style>
  <w:style w:type="character" w:styleId="PlaceholderText">
    <w:name w:val="Placeholder Text"/>
    <w:basedOn w:val="DefaultParagraphFont"/>
    <w:uiPriority w:val="99"/>
    <w:semiHidden/>
    <w:rsid w:val="008F6936"/>
    <w:rPr>
      <w:color w:val="666666"/>
    </w:rPr>
  </w:style>
  <w:style w:type="character" w:styleId="Strong">
    <w:name w:val="Strong"/>
    <w:basedOn w:val="DefaultParagraphFont"/>
    <w:uiPriority w:val="22"/>
    <w:qFormat/>
    <w:rsid w:val="00644872"/>
    <w:rPr>
      <w:b/>
      <w:bCs/>
    </w:rPr>
  </w:style>
  <w:style w:type="paragraph" w:customStyle="1" w:styleId="ds-markdown-paragraph">
    <w:name w:val="ds-markdown-paragraph"/>
    <w:basedOn w:val="Normal"/>
    <w:rsid w:val="00644872"/>
    <w:pPr>
      <w:spacing w:after="100" w:afterAutospacing="1" w:line="240" w:lineRule="auto"/>
    </w:pPr>
  </w:style>
  <w:style w:type="character" w:customStyle="1" w:styleId="katex-mathml">
    <w:name w:val="katex-mathml"/>
    <w:basedOn w:val="DefaultParagraphFont"/>
    <w:rsid w:val="00644872"/>
  </w:style>
  <w:style w:type="character" w:customStyle="1" w:styleId="mord">
    <w:name w:val="mord"/>
    <w:basedOn w:val="DefaultParagraphFont"/>
    <w:rsid w:val="00644872"/>
  </w:style>
  <w:style w:type="character" w:customStyle="1" w:styleId="mopen">
    <w:name w:val="mopen"/>
    <w:basedOn w:val="DefaultParagraphFont"/>
    <w:rsid w:val="00644872"/>
  </w:style>
  <w:style w:type="character" w:customStyle="1" w:styleId="mpunct">
    <w:name w:val="mpunct"/>
    <w:basedOn w:val="DefaultParagraphFont"/>
    <w:rsid w:val="00644872"/>
  </w:style>
  <w:style w:type="character" w:customStyle="1" w:styleId="mclose">
    <w:name w:val="mclose"/>
    <w:basedOn w:val="DefaultParagraphFont"/>
    <w:rsid w:val="00644872"/>
  </w:style>
  <w:style w:type="paragraph" w:styleId="Revision">
    <w:name w:val="Revision"/>
    <w:hidden/>
    <w:uiPriority w:val="99"/>
    <w:semiHidden/>
    <w:rsid w:val="00264954"/>
    <w:pPr>
      <w:spacing w:after="0"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264954"/>
    <w:rPr>
      <w:sz w:val="16"/>
      <w:szCs w:val="16"/>
    </w:rPr>
  </w:style>
  <w:style w:type="paragraph" w:styleId="CommentText">
    <w:name w:val="annotation text"/>
    <w:basedOn w:val="Normal"/>
    <w:link w:val="CommentTextChar"/>
    <w:uiPriority w:val="99"/>
    <w:semiHidden/>
    <w:unhideWhenUsed/>
    <w:rsid w:val="00264954"/>
    <w:pPr>
      <w:spacing w:line="240" w:lineRule="auto"/>
    </w:pPr>
    <w:rPr>
      <w:sz w:val="20"/>
      <w:szCs w:val="20"/>
    </w:rPr>
  </w:style>
  <w:style w:type="character" w:customStyle="1" w:styleId="CommentTextChar">
    <w:name w:val="Comment Text Char"/>
    <w:basedOn w:val="DefaultParagraphFont"/>
    <w:link w:val="CommentText"/>
    <w:uiPriority w:val="99"/>
    <w:semiHidden/>
    <w:rsid w:val="00264954"/>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264954"/>
    <w:rPr>
      <w:b/>
      <w:bCs/>
    </w:rPr>
  </w:style>
  <w:style w:type="character" w:customStyle="1" w:styleId="CommentSubjectChar">
    <w:name w:val="Comment Subject Char"/>
    <w:basedOn w:val="CommentTextChar"/>
    <w:link w:val="CommentSubject"/>
    <w:uiPriority w:val="99"/>
    <w:semiHidden/>
    <w:rsid w:val="00264954"/>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23315">
      <w:bodyDiv w:val="1"/>
      <w:marLeft w:val="0"/>
      <w:marRight w:val="0"/>
      <w:marTop w:val="0"/>
      <w:marBottom w:val="0"/>
      <w:divBdr>
        <w:top w:val="none" w:sz="0" w:space="0" w:color="auto"/>
        <w:left w:val="none" w:sz="0" w:space="0" w:color="auto"/>
        <w:bottom w:val="none" w:sz="0" w:space="0" w:color="auto"/>
        <w:right w:val="none" w:sz="0" w:space="0" w:color="auto"/>
      </w:divBdr>
    </w:div>
    <w:div w:id="150875422">
      <w:bodyDiv w:val="1"/>
      <w:marLeft w:val="0"/>
      <w:marRight w:val="0"/>
      <w:marTop w:val="0"/>
      <w:marBottom w:val="0"/>
      <w:divBdr>
        <w:top w:val="none" w:sz="0" w:space="0" w:color="auto"/>
        <w:left w:val="none" w:sz="0" w:space="0" w:color="auto"/>
        <w:bottom w:val="none" w:sz="0" w:space="0" w:color="auto"/>
        <w:right w:val="none" w:sz="0" w:space="0" w:color="auto"/>
      </w:divBdr>
    </w:div>
    <w:div w:id="320693299">
      <w:bodyDiv w:val="1"/>
      <w:marLeft w:val="0"/>
      <w:marRight w:val="0"/>
      <w:marTop w:val="0"/>
      <w:marBottom w:val="0"/>
      <w:divBdr>
        <w:top w:val="none" w:sz="0" w:space="0" w:color="auto"/>
        <w:left w:val="none" w:sz="0" w:space="0" w:color="auto"/>
        <w:bottom w:val="none" w:sz="0" w:space="0" w:color="auto"/>
        <w:right w:val="none" w:sz="0" w:space="0" w:color="auto"/>
      </w:divBdr>
    </w:div>
    <w:div w:id="396172126">
      <w:bodyDiv w:val="1"/>
      <w:marLeft w:val="0"/>
      <w:marRight w:val="0"/>
      <w:marTop w:val="0"/>
      <w:marBottom w:val="0"/>
      <w:divBdr>
        <w:top w:val="none" w:sz="0" w:space="0" w:color="auto"/>
        <w:left w:val="none" w:sz="0" w:space="0" w:color="auto"/>
        <w:bottom w:val="none" w:sz="0" w:space="0" w:color="auto"/>
        <w:right w:val="none" w:sz="0" w:space="0" w:color="auto"/>
      </w:divBdr>
    </w:div>
    <w:div w:id="404500375">
      <w:bodyDiv w:val="1"/>
      <w:marLeft w:val="0"/>
      <w:marRight w:val="0"/>
      <w:marTop w:val="0"/>
      <w:marBottom w:val="0"/>
      <w:divBdr>
        <w:top w:val="none" w:sz="0" w:space="0" w:color="auto"/>
        <w:left w:val="none" w:sz="0" w:space="0" w:color="auto"/>
        <w:bottom w:val="none" w:sz="0" w:space="0" w:color="auto"/>
        <w:right w:val="none" w:sz="0" w:space="0" w:color="auto"/>
      </w:divBdr>
    </w:div>
    <w:div w:id="443186947">
      <w:bodyDiv w:val="1"/>
      <w:marLeft w:val="0"/>
      <w:marRight w:val="0"/>
      <w:marTop w:val="0"/>
      <w:marBottom w:val="0"/>
      <w:divBdr>
        <w:top w:val="none" w:sz="0" w:space="0" w:color="auto"/>
        <w:left w:val="none" w:sz="0" w:space="0" w:color="auto"/>
        <w:bottom w:val="none" w:sz="0" w:space="0" w:color="auto"/>
        <w:right w:val="none" w:sz="0" w:space="0" w:color="auto"/>
      </w:divBdr>
    </w:div>
    <w:div w:id="578910454">
      <w:bodyDiv w:val="1"/>
      <w:marLeft w:val="0"/>
      <w:marRight w:val="0"/>
      <w:marTop w:val="0"/>
      <w:marBottom w:val="0"/>
      <w:divBdr>
        <w:top w:val="none" w:sz="0" w:space="0" w:color="auto"/>
        <w:left w:val="none" w:sz="0" w:space="0" w:color="auto"/>
        <w:bottom w:val="none" w:sz="0" w:space="0" w:color="auto"/>
        <w:right w:val="none" w:sz="0" w:space="0" w:color="auto"/>
      </w:divBdr>
    </w:div>
    <w:div w:id="651909334">
      <w:bodyDiv w:val="1"/>
      <w:marLeft w:val="0"/>
      <w:marRight w:val="0"/>
      <w:marTop w:val="0"/>
      <w:marBottom w:val="0"/>
      <w:divBdr>
        <w:top w:val="none" w:sz="0" w:space="0" w:color="auto"/>
        <w:left w:val="none" w:sz="0" w:space="0" w:color="auto"/>
        <w:bottom w:val="none" w:sz="0" w:space="0" w:color="auto"/>
        <w:right w:val="none" w:sz="0" w:space="0" w:color="auto"/>
      </w:divBdr>
    </w:div>
    <w:div w:id="790051417">
      <w:bodyDiv w:val="1"/>
      <w:marLeft w:val="0"/>
      <w:marRight w:val="0"/>
      <w:marTop w:val="0"/>
      <w:marBottom w:val="0"/>
      <w:divBdr>
        <w:top w:val="none" w:sz="0" w:space="0" w:color="auto"/>
        <w:left w:val="none" w:sz="0" w:space="0" w:color="auto"/>
        <w:bottom w:val="none" w:sz="0" w:space="0" w:color="auto"/>
        <w:right w:val="none" w:sz="0" w:space="0" w:color="auto"/>
      </w:divBdr>
    </w:div>
    <w:div w:id="1073310817">
      <w:bodyDiv w:val="1"/>
      <w:marLeft w:val="0"/>
      <w:marRight w:val="0"/>
      <w:marTop w:val="0"/>
      <w:marBottom w:val="0"/>
      <w:divBdr>
        <w:top w:val="none" w:sz="0" w:space="0" w:color="auto"/>
        <w:left w:val="none" w:sz="0" w:space="0" w:color="auto"/>
        <w:bottom w:val="none" w:sz="0" w:space="0" w:color="auto"/>
        <w:right w:val="none" w:sz="0" w:space="0" w:color="auto"/>
      </w:divBdr>
    </w:div>
    <w:div w:id="1334182386">
      <w:bodyDiv w:val="1"/>
      <w:marLeft w:val="0"/>
      <w:marRight w:val="0"/>
      <w:marTop w:val="0"/>
      <w:marBottom w:val="0"/>
      <w:divBdr>
        <w:top w:val="none" w:sz="0" w:space="0" w:color="auto"/>
        <w:left w:val="none" w:sz="0" w:space="0" w:color="auto"/>
        <w:bottom w:val="none" w:sz="0" w:space="0" w:color="auto"/>
        <w:right w:val="none" w:sz="0" w:space="0" w:color="auto"/>
      </w:divBdr>
    </w:div>
    <w:div w:id="1406147411">
      <w:bodyDiv w:val="1"/>
      <w:marLeft w:val="0"/>
      <w:marRight w:val="0"/>
      <w:marTop w:val="0"/>
      <w:marBottom w:val="0"/>
      <w:divBdr>
        <w:top w:val="none" w:sz="0" w:space="0" w:color="auto"/>
        <w:left w:val="none" w:sz="0" w:space="0" w:color="auto"/>
        <w:bottom w:val="none" w:sz="0" w:space="0" w:color="auto"/>
        <w:right w:val="none" w:sz="0" w:space="0" w:color="auto"/>
      </w:divBdr>
    </w:div>
    <w:div w:id="1540702652">
      <w:bodyDiv w:val="1"/>
      <w:marLeft w:val="0"/>
      <w:marRight w:val="0"/>
      <w:marTop w:val="0"/>
      <w:marBottom w:val="0"/>
      <w:divBdr>
        <w:top w:val="none" w:sz="0" w:space="0" w:color="auto"/>
        <w:left w:val="none" w:sz="0" w:space="0" w:color="auto"/>
        <w:bottom w:val="none" w:sz="0" w:space="0" w:color="auto"/>
        <w:right w:val="none" w:sz="0" w:space="0" w:color="auto"/>
      </w:divBdr>
    </w:div>
    <w:div w:id="1554727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8/08/relationships/commentsExtensible" Target="commentsExtensible.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fontTable" Target="fontTable.xml"/><Relationship Id="rId5" Type="http://schemas.microsoft.com/office/2011/relationships/commentsExtended" Target="commentsExtended.xml"/><Relationship Id="rId10" Type="http://schemas.openxmlformats.org/officeDocument/2006/relationships/image" Target="media/image3.jpeg"/><Relationship Id="rId4" Type="http://schemas.openxmlformats.org/officeDocument/2006/relationships/comments" Target="comment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11</TotalTime>
  <Pages>5</Pages>
  <Words>1241</Words>
  <Characters>7074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Gled Guri</dc:creator>
  <cp:keywords/>
  <dc:description/>
  <cp:lastModifiedBy>Gledis Guri</cp:lastModifiedBy>
  <cp:revision>3</cp:revision>
  <dcterms:created xsi:type="dcterms:W3CDTF">2025-10-20T19:32:00Z</dcterms:created>
  <dcterms:modified xsi:type="dcterms:W3CDTF">2025-12-17T21:21:00Z</dcterms:modified>
</cp:coreProperties>
</file>